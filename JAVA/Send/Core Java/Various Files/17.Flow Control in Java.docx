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570A" w:rsidRPr="008B0A59" w:rsidRDefault="00763891" w:rsidP="00D0570A">
      <w:pPr>
        <w:spacing w:before="2" w:after="2" w:line="288" w:lineRule="exact"/>
        <w:ind w:left="1440"/>
        <w:rPr>
          <w:rFonts w:ascii="Times New Roman" w:hAnsi="Times New Roman" w:cs="Times New Roman"/>
          <w:b/>
          <w:sz w:val="28"/>
          <w:szCs w:val="28"/>
          <w:u w:val="single"/>
        </w:rPr>
      </w:pPr>
      <w:r>
        <w:rPr>
          <w:rFonts w:ascii="Times New Roman" w:hAnsi="Times New Roman" w:cs="Times New Roman"/>
          <w:b/>
          <w:sz w:val="28"/>
          <w:szCs w:val="28"/>
          <w:u w:val="single"/>
        </w:rPr>
        <w:t xml:space="preserve">Control  statements </w:t>
      </w:r>
      <w:r w:rsidR="00D0570A" w:rsidRPr="008B0A59">
        <w:rPr>
          <w:rFonts w:ascii="Times New Roman" w:hAnsi="Times New Roman" w:cs="Times New Roman"/>
          <w:b/>
          <w:sz w:val="28"/>
          <w:szCs w:val="28"/>
          <w:u w:val="single"/>
        </w:rPr>
        <w:t>(flow control)</w:t>
      </w:r>
    </w:p>
    <w:p w:rsidR="00D0570A" w:rsidRPr="008B0A59" w:rsidRDefault="00D0570A" w:rsidP="00D0570A">
      <w:pPr>
        <w:spacing w:before="2" w:after="2" w:line="288" w:lineRule="exact"/>
        <w:ind w:left="1440"/>
        <w:rPr>
          <w:rFonts w:ascii="Times New Roman" w:hAnsi="Times New Roman" w:cs="Times New Roman"/>
          <w:b/>
          <w:sz w:val="28"/>
          <w:szCs w:val="28"/>
          <w:u w:val="single"/>
        </w:rPr>
      </w:pPr>
    </w:p>
    <w:p w:rsidR="00D0570A" w:rsidRPr="008B0A59" w:rsidRDefault="00D0570A" w:rsidP="00D0570A">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In java we can write any</w:t>
      </w:r>
      <w:r w:rsidR="00763891">
        <w:rPr>
          <w:rFonts w:ascii="Times New Roman" w:hAnsi="Times New Roman" w:cs="Times New Roman"/>
          <w:sz w:val="28"/>
          <w:szCs w:val="28"/>
        </w:rPr>
        <w:t xml:space="preserve"> number of statements which are executed in sequence order </w:t>
      </w:r>
      <w:r w:rsidRPr="008B0A59">
        <w:rPr>
          <w:rFonts w:ascii="Times New Roman" w:hAnsi="Times New Roman" w:cs="Times New Roman"/>
          <w:sz w:val="28"/>
          <w:szCs w:val="28"/>
        </w:rPr>
        <w:t>by default.</w:t>
      </w:r>
    </w:p>
    <w:p w:rsidR="00D0570A" w:rsidRPr="008B0A59" w:rsidRDefault="00D0570A" w:rsidP="00D0570A">
      <w:pPr>
        <w:spacing w:before="2" w:after="2" w:line="288" w:lineRule="exact"/>
        <w:rPr>
          <w:rFonts w:ascii="Times New Roman" w:hAnsi="Times New Roman" w:cs="Times New Roman"/>
          <w:sz w:val="28"/>
          <w:szCs w:val="28"/>
        </w:rPr>
      </w:pPr>
    </w:p>
    <w:p w:rsidR="00D0570A" w:rsidRPr="008B0A59" w:rsidRDefault="00D0570A" w:rsidP="00D0570A">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But if we w</w:t>
      </w:r>
      <w:r w:rsidR="00763891">
        <w:rPr>
          <w:rFonts w:ascii="Times New Roman" w:hAnsi="Times New Roman" w:cs="Times New Roman"/>
          <w:sz w:val="28"/>
          <w:szCs w:val="28"/>
        </w:rPr>
        <w:t xml:space="preserve">ant to execute java statements randomly according to </w:t>
      </w:r>
      <w:r w:rsidRPr="008B0A59">
        <w:rPr>
          <w:rFonts w:ascii="Times New Roman" w:hAnsi="Times New Roman" w:cs="Times New Roman"/>
          <w:sz w:val="28"/>
          <w:szCs w:val="28"/>
        </w:rPr>
        <w:t>our requirement then we have to use control statements</w:t>
      </w:r>
    </w:p>
    <w:p w:rsidR="00D0570A" w:rsidRPr="008B0A59" w:rsidRDefault="00D0570A" w:rsidP="00D0570A">
      <w:pPr>
        <w:spacing w:before="2" w:after="2" w:line="288" w:lineRule="exact"/>
        <w:rPr>
          <w:rFonts w:ascii="Times New Roman" w:hAnsi="Times New Roman" w:cs="Times New Roman"/>
          <w:sz w:val="28"/>
          <w:szCs w:val="28"/>
        </w:rPr>
      </w:pPr>
    </w:p>
    <w:p w:rsidR="00D0570A" w:rsidRPr="008B0A59" w:rsidRDefault="00D0570A" w:rsidP="00D0570A">
      <w:pPr>
        <w:spacing w:before="2" w:after="2" w:line="288" w:lineRule="exact"/>
        <w:rPr>
          <w:rFonts w:ascii="Times New Roman" w:hAnsi="Times New Roman" w:cs="Times New Roman"/>
          <w:b/>
          <w:sz w:val="28"/>
          <w:szCs w:val="28"/>
          <w:u w:val="single"/>
        </w:rPr>
      </w:pPr>
      <w:r w:rsidRPr="008B0A59">
        <w:rPr>
          <w:rFonts w:ascii="Times New Roman" w:hAnsi="Times New Roman" w:cs="Times New Roman"/>
          <w:b/>
          <w:sz w:val="28"/>
          <w:szCs w:val="28"/>
          <w:u w:val="single"/>
        </w:rPr>
        <w:t>In java we have following 3 types of control statements</w:t>
      </w:r>
    </w:p>
    <w:p w:rsidR="00D0570A" w:rsidRPr="008B0A59" w:rsidRDefault="00D0570A" w:rsidP="00D0570A">
      <w:pPr>
        <w:spacing w:before="2" w:after="2" w:line="288" w:lineRule="exact"/>
        <w:rPr>
          <w:rFonts w:ascii="Times New Roman" w:hAnsi="Times New Roman" w:cs="Times New Roman"/>
          <w:b/>
          <w:sz w:val="28"/>
          <w:szCs w:val="28"/>
          <w:u w:val="single"/>
        </w:rPr>
      </w:pPr>
    </w:p>
    <w:p w:rsidR="00D0570A" w:rsidRPr="00763891" w:rsidRDefault="001B37FA" w:rsidP="00D0570A">
      <w:pPr>
        <w:spacing w:before="2" w:after="2" w:line="288" w:lineRule="exact"/>
        <w:ind w:left="720"/>
        <w:rPr>
          <w:rFonts w:ascii="Times New Roman" w:hAnsi="Times New Roman" w:cs="Times New Roman"/>
          <w:b/>
          <w:sz w:val="28"/>
          <w:szCs w:val="28"/>
        </w:rPr>
      </w:pPr>
      <w:r w:rsidRPr="00763891">
        <w:rPr>
          <w:rFonts w:ascii="Times New Roman" w:hAnsi="Times New Roman" w:cs="Times New Roman"/>
          <w:b/>
          <w:sz w:val="28"/>
          <w:szCs w:val="28"/>
        </w:rPr>
        <w:t xml:space="preserve">    1. C</w:t>
      </w:r>
      <w:r w:rsidR="00763891" w:rsidRPr="00763891">
        <w:rPr>
          <w:rFonts w:ascii="Times New Roman" w:hAnsi="Times New Roman" w:cs="Times New Roman"/>
          <w:b/>
          <w:sz w:val="28"/>
          <w:szCs w:val="28"/>
        </w:rPr>
        <w:t xml:space="preserve">onditional </w:t>
      </w:r>
      <w:r w:rsidR="00D0570A" w:rsidRPr="00763891">
        <w:rPr>
          <w:rFonts w:ascii="Times New Roman" w:hAnsi="Times New Roman" w:cs="Times New Roman"/>
          <w:b/>
          <w:sz w:val="28"/>
          <w:szCs w:val="28"/>
        </w:rPr>
        <w:t>statements</w:t>
      </w:r>
    </w:p>
    <w:p w:rsidR="00763891" w:rsidRDefault="00763891" w:rsidP="00D0570A">
      <w:pPr>
        <w:spacing w:before="2" w:after="2" w:line="288" w:lineRule="exact"/>
        <w:ind w:left="1440"/>
        <w:rPr>
          <w:rFonts w:ascii="Times New Roman" w:hAnsi="Times New Roman" w:cs="Times New Roman"/>
          <w:b/>
          <w:sz w:val="28"/>
          <w:szCs w:val="28"/>
        </w:rPr>
      </w:pPr>
    </w:p>
    <w:p w:rsidR="00D0570A" w:rsidRPr="008B0A59" w:rsidRDefault="00D0570A" w:rsidP="00D0570A">
      <w:pPr>
        <w:spacing w:before="2" w:after="2" w:line="288" w:lineRule="exact"/>
        <w:ind w:left="1440"/>
        <w:rPr>
          <w:rFonts w:ascii="Times New Roman" w:hAnsi="Times New Roman" w:cs="Times New Roman"/>
          <w:sz w:val="28"/>
          <w:szCs w:val="28"/>
        </w:rPr>
      </w:pPr>
      <w:r w:rsidRPr="008B0A59">
        <w:rPr>
          <w:rFonts w:ascii="Times New Roman" w:hAnsi="Times New Roman" w:cs="Times New Roman"/>
          <w:b/>
          <w:sz w:val="28"/>
          <w:szCs w:val="28"/>
        </w:rPr>
        <w:t xml:space="preserve">       </w:t>
      </w:r>
      <w:r w:rsidRPr="008B0A59">
        <w:rPr>
          <w:rFonts w:ascii="Times New Roman" w:hAnsi="Times New Roman" w:cs="Times New Roman"/>
          <w:sz w:val="28"/>
          <w:szCs w:val="28"/>
        </w:rPr>
        <w:t>1. if..else</w:t>
      </w:r>
    </w:p>
    <w:p w:rsidR="00D0570A" w:rsidRDefault="00D0570A" w:rsidP="00D0570A">
      <w:pPr>
        <w:spacing w:before="2" w:after="2" w:line="288" w:lineRule="exact"/>
        <w:ind w:left="1440"/>
        <w:rPr>
          <w:rFonts w:ascii="Times New Roman" w:hAnsi="Times New Roman" w:cs="Times New Roman"/>
          <w:sz w:val="28"/>
          <w:szCs w:val="28"/>
        </w:rPr>
      </w:pPr>
      <w:r w:rsidRPr="008B0A59">
        <w:rPr>
          <w:rFonts w:ascii="Times New Roman" w:hAnsi="Times New Roman" w:cs="Times New Roman"/>
          <w:sz w:val="28"/>
          <w:szCs w:val="28"/>
        </w:rPr>
        <w:t xml:space="preserve">       2. switch-case</w:t>
      </w:r>
    </w:p>
    <w:p w:rsidR="00763891" w:rsidRPr="008B0A59" w:rsidRDefault="00763891" w:rsidP="00D0570A">
      <w:pPr>
        <w:spacing w:before="2" w:after="2" w:line="288" w:lineRule="exact"/>
        <w:ind w:left="1440"/>
        <w:rPr>
          <w:rFonts w:ascii="Times New Roman" w:hAnsi="Times New Roman" w:cs="Times New Roman"/>
          <w:sz w:val="28"/>
          <w:szCs w:val="28"/>
        </w:rPr>
      </w:pPr>
    </w:p>
    <w:p w:rsidR="00D0570A" w:rsidRPr="008B0A59" w:rsidRDefault="001B37FA" w:rsidP="00D0570A">
      <w:pPr>
        <w:spacing w:before="2" w:after="2" w:line="288" w:lineRule="exact"/>
        <w:ind w:left="720"/>
        <w:rPr>
          <w:rFonts w:ascii="Times New Roman" w:hAnsi="Times New Roman" w:cs="Times New Roman"/>
          <w:b/>
          <w:sz w:val="28"/>
          <w:szCs w:val="28"/>
        </w:rPr>
      </w:pPr>
      <w:r w:rsidRPr="008B0A59">
        <w:rPr>
          <w:rFonts w:ascii="Times New Roman" w:hAnsi="Times New Roman" w:cs="Times New Roman"/>
          <w:b/>
          <w:sz w:val="28"/>
          <w:szCs w:val="28"/>
        </w:rPr>
        <w:t xml:space="preserve">    2. I</w:t>
      </w:r>
      <w:r w:rsidR="00D0570A" w:rsidRPr="008B0A59">
        <w:rPr>
          <w:rFonts w:ascii="Times New Roman" w:hAnsi="Times New Roman" w:cs="Times New Roman"/>
          <w:b/>
          <w:sz w:val="28"/>
          <w:szCs w:val="28"/>
        </w:rPr>
        <w:t>terative statements</w:t>
      </w:r>
    </w:p>
    <w:p w:rsidR="00763891" w:rsidRDefault="00763891" w:rsidP="00D0570A">
      <w:pPr>
        <w:spacing w:before="2" w:after="2" w:line="288" w:lineRule="exact"/>
        <w:ind w:left="1440"/>
        <w:rPr>
          <w:rFonts w:ascii="Times New Roman" w:hAnsi="Times New Roman" w:cs="Times New Roman"/>
          <w:sz w:val="28"/>
          <w:szCs w:val="28"/>
        </w:rPr>
      </w:pPr>
    </w:p>
    <w:p w:rsidR="00D0570A" w:rsidRPr="008B0A59" w:rsidRDefault="00D0570A" w:rsidP="00D0570A">
      <w:pPr>
        <w:spacing w:before="2" w:after="2" w:line="288" w:lineRule="exact"/>
        <w:ind w:left="1440"/>
        <w:rPr>
          <w:rFonts w:ascii="Times New Roman" w:hAnsi="Times New Roman" w:cs="Times New Roman"/>
          <w:sz w:val="28"/>
          <w:szCs w:val="28"/>
        </w:rPr>
      </w:pPr>
      <w:r w:rsidRPr="008B0A59">
        <w:rPr>
          <w:rFonts w:ascii="Times New Roman" w:hAnsi="Times New Roman" w:cs="Times New Roman"/>
          <w:sz w:val="28"/>
          <w:szCs w:val="28"/>
        </w:rPr>
        <w:t xml:space="preserve">         1. for</w:t>
      </w:r>
    </w:p>
    <w:p w:rsidR="00D0570A" w:rsidRPr="008B0A59" w:rsidRDefault="00D0570A" w:rsidP="00D0570A">
      <w:pPr>
        <w:spacing w:before="2" w:after="2" w:line="288" w:lineRule="exact"/>
        <w:ind w:left="1440"/>
        <w:rPr>
          <w:rFonts w:ascii="Times New Roman" w:hAnsi="Times New Roman" w:cs="Times New Roman"/>
          <w:sz w:val="28"/>
          <w:szCs w:val="28"/>
        </w:rPr>
      </w:pPr>
      <w:r w:rsidRPr="008B0A59">
        <w:rPr>
          <w:rFonts w:ascii="Times New Roman" w:hAnsi="Times New Roman" w:cs="Times New Roman"/>
          <w:sz w:val="28"/>
          <w:szCs w:val="28"/>
        </w:rPr>
        <w:t xml:space="preserve">         2. while</w:t>
      </w:r>
    </w:p>
    <w:p w:rsidR="00D0570A" w:rsidRPr="008B0A59" w:rsidRDefault="00D0570A" w:rsidP="00D0570A">
      <w:pPr>
        <w:spacing w:before="2" w:after="2" w:line="288" w:lineRule="exact"/>
        <w:ind w:left="1440"/>
        <w:rPr>
          <w:rFonts w:ascii="Times New Roman" w:hAnsi="Times New Roman" w:cs="Times New Roman"/>
          <w:sz w:val="28"/>
          <w:szCs w:val="28"/>
        </w:rPr>
      </w:pPr>
      <w:r w:rsidRPr="008B0A59">
        <w:rPr>
          <w:rFonts w:ascii="Times New Roman" w:hAnsi="Times New Roman" w:cs="Times New Roman"/>
          <w:sz w:val="28"/>
          <w:szCs w:val="28"/>
        </w:rPr>
        <w:t xml:space="preserve">         3. do..while</w:t>
      </w:r>
    </w:p>
    <w:p w:rsidR="00D0570A" w:rsidRDefault="00D0570A" w:rsidP="00D0570A">
      <w:pPr>
        <w:spacing w:before="2" w:after="2" w:line="288" w:lineRule="exact"/>
        <w:ind w:left="1440"/>
        <w:rPr>
          <w:rFonts w:ascii="Times New Roman" w:hAnsi="Times New Roman" w:cs="Times New Roman"/>
          <w:sz w:val="28"/>
          <w:szCs w:val="28"/>
        </w:rPr>
      </w:pPr>
      <w:r w:rsidRPr="008B0A59">
        <w:rPr>
          <w:rFonts w:ascii="Times New Roman" w:hAnsi="Times New Roman" w:cs="Times New Roman"/>
          <w:sz w:val="28"/>
          <w:szCs w:val="28"/>
        </w:rPr>
        <w:t xml:space="preserve">         4. foreach(not a java keyword)</w:t>
      </w:r>
    </w:p>
    <w:p w:rsidR="00763891" w:rsidRPr="008B0A59" w:rsidRDefault="00763891" w:rsidP="00D0570A">
      <w:pPr>
        <w:spacing w:before="2" w:after="2" w:line="288" w:lineRule="exact"/>
        <w:ind w:left="1440"/>
        <w:rPr>
          <w:rFonts w:ascii="Times New Roman" w:hAnsi="Times New Roman" w:cs="Times New Roman"/>
          <w:sz w:val="28"/>
          <w:szCs w:val="28"/>
        </w:rPr>
      </w:pPr>
    </w:p>
    <w:p w:rsidR="00D0570A" w:rsidRPr="008B0A59" w:rsidRDefault="001B37FA" w:rsidP="00D0570A">
      <w:pPr>
        <w:spacing w:before="2" w:after="2" w:line="288" w:lineRule="exact"/>
        <w:ind w:left="720"/>
        <w:rPr>
          <w:rFonts w:ascii="Times New Roman" w:hAnsi="Times New Roman" w:cs="Times New Roman"/>
          <w:b/>
          <w:sz w:val="28"/>
          <w:szCs w:val="28"/>
        </w:rPr>
      </w:pPr>
      <w:r w:rsidRPr="008B0A59">
        <w:rPr>
          <w:rFonts w:ascii="Times New Roman" w:hAnsi="Times New Roman" w:cs="Times New Roman"/>
          <w:b/>
          <w:sz w:val="28"/>
          <w:szCs w:val="28"/>
        </w:rPr>
        <w:t xml:space="preserve">    3. T</w:t>
      </w:r>
      <w:r w:rsidR="00D0570A" w:rsidRPr="008B0A59">
        <w:rPr>
          <w:rFonts w:ascii="Times New Roman" w:hAnsi="Times New Roman" w:cs="Times New Roman"/>
          <w:b/>
          <w:sz w:val="28"/>
          <w:szCs w:val="28"/>
        </w:rPr>
        <w:t>ransfering statements</w:t>
      </w:r>
    </w:p>
    <w:p w:rsidR="00763891" w:rsidRDefault="00763891" w:rsidP="00D0570A">
      <w:pPr>
        <w:spacing w:before="2" w:after="2" w:line="288" w:lineRule="exact"/>
        <w:ind w:left="1440"/>
        <w:rPr>
          <w:rFonts w:ascii="Times New Roman" w:hAnsi="Times New Roman" w:cs="Times New Roman"/>
          <w:sz w:val="28"/>
          <w:szCs w:val="28"/>
        </w:rPr>
      </w:pPr>
    </w:p>
    <w:p w:rsidR="00D0570A" w:rsidRPr="008B0A59" w:rsidRDefault="00D0570A" w:rsidP="00D0570A">
      <w:pPr>
        <w:spacing w:before="2" w:after="2" w:line="288" w:lineRule="exact"/>
        <w:ind w:left="1440"/>
        <w:rPr>
          <w:rFonts w:ascii="Times New Roman" w:hAnsi="Times New Roman" w:cs="Times New Roman"/>
          <w:sz w:val="28"/>
          <w:szCs w:val="28"/>
        </w:rPr>
      </w:pPr>
      <w:r w:rsidRPr="008B0A59">
        <w:rPr>
          <w:rFonts w:ascii="Times New Roman" w:hAnsi="Times New Roman" w:cs="Times New Roman"/>
          <w:sz w:val="28"/>
          <w:szCs w:val="28"/>
        </w:rPr>
        <w:t xml:space="preserve">          1.break</w:t>
      </w:r>
    </w:p>
    <w:p w:rsidR="00D0570A" w:rsidRPr="008B0A59" w:rsidRDefault="00D0570A" w:rsidP="00D0570A">
      <w:pPr>
        <w:spacing w:before="2" w:after="2" w:line="288" w:lineRule="exact"/>
        <w:ind w:left="1440"/>
        <w:rPr>
          <w:rFonts w:ascii="Times New Roman" w:hAnsi="Times New Roman" w:cs="Times New Roman"/>
          <w:sz w:val="28"/>
          <w:szCs w:val="28"/>
        </w:rPr>
      </w:pPr>
      <w:r w:rsidRPr="008B0A59">
        <w:rPr>
          <w:rFonts w:ascii="Times New Roman" w:hAnsi="Times New Roman" w:cs="Times New Roman"/>
          <w:sz w:val="28"/>
          <w:szCs w:val="28"/>
        </w:rPr>
        <w:t xml:space="preserve">          2.continue</w:t>
      </w:r>
    </w:p>
    <w:p w:rsidR="00D0570A" w:rsidRPr="008B0A59" w:rsidRDefault="00D0570A" w:rsidP="00D0570A">
      <w:pPr>
        <w:spacing w:before="2" w:after="2" w:line="288" w:lineRule="exact"/>
        <w:ind w:left="1440"/>
        <w:rPr>
          <w:rFonts w:ascii="Times New Roman" w:hAnsi="Times New Roman" w:cs="Times New Roman"/>
          <w:sz w:val="28"/>
          <w:szCs w:val="28"/>
        </w:rPr>
      </w:pPr>
      <w:r w:rsidRPr="008B0A59">
        <w:rPr>
          <w:rFonts w:ascii="Times New Roman" w:hAnsi="Times New Roman" w:cs="Times New Roman"/>
          <w:sz w:val="28"/>
          <w:szCs w:val="28"/>
        </w:rPr>
        <w:t xml:space="preserve">          3.return</w:t>
      </w:r>
    </w:p>
    <w:p w:rsidR="00DB5915" w:rsidRPr="008B0A59" w:rsidRDefault="00D0570A" w:rsidP="003D6D4E">
      <w:pPr>
        <w:spacing w:before="48" w:after="48" w:line="346" w:lineRule="atLeast"/>
        <w:ind w:left="2160" w:right="48" w:firstLine="720"/>
        <w:outlineLvl w:val="0"/>
        <w:rPr>
          <w:rFonts w:ascii="Times New Roman" w:eastAsia="Times New Roman" w:hAnsi="Times New Roman" w:cs="Times New Roman"/>
          <w:b/>
          <w:spacing w:val="-12"/>
          <w:kern w:val="36"/>
          <w:sz w:val="28"/>
          <w:szCs w:val="28"/>
          <w:u w:val="single"/>
        </w:rPr>
      </w:pPr>
      <w:r w:rsidRPr="008B0A59">
        <w:rPr>
          <w:rFonts w:ascii="Times New Roman" w:eastAsia="Times New Roman" w:hAnsi="Times New Roman" w:cs="Times New Roman"/>
          <w:b/>
          <w:spacing w:val="-12"/>
          <w:kern w:val="36"/>
          <w:sz w:val="28"/>
          <w:szCs w:val="28"/>
          <w:u w:val="single"/>
        </w:rPr>
        <w:br/>
      </w:r>
      <w:r w:rsidR="00DB5915" w:rsidRPr="008B0A59">
        <w:rPr>
          <w:rFonts w:ascii="Times New Roman" w:eastAsia="Times New Roman" w:hAnsi="Times New Roman" w:cs="Times New Roman"/>
          <w:b/>
          <w:spacing w:val="-12"/>
          <w:kern w:val="36"/>
          <w:sz w:val="28"/>
          <w:szCs w:val="28"/>
          <w:u w:val="single"/>
        </w:rPr>
        <w:t>Java - Decision Making</w:t>
      </w:r>
    </w:p>
    <w:p w:rsidR="002D1D70" w:rsidRPr="008B0A59" w:rsidRDefault="002D1D70" w:rsidP="003D6D4E">
      <w:pPr>
        <w:spacing w:before="48" w:after="48" w:line="346" w:lineRule="atLeast"/>
        <w:ind w:left="2160" w:right="48" w:firstLine="720"/>
        <w:outlineLvl w:val="0"/>
        <w:rPr>
          <w:rFonts w:ascii="Times New Roman" w:eastAsia="Times New Roman" w:hAnsi="Times New Roman" w:cs="Times New Roman"/>
          <w:b/>
          <w:spacing w:val="-12"/>
          <w:kern w:val="36"/>
          <w:sz w:val="28"/>
          <w:szCs w:val="28"/>
          <w:u w:val="single"/>
        </w:rPr>
      </w:pPr>
    </w:p>
    <w:p w:rsidR="00614AED" w:rsidRPr="008B0A59" w:rsidRDefault="00614AED" w:rsidP="00420A8C">
      <w:pPr>
        <w:pStyle w:val="NormalWeb"/>
        <w:spacing w:before="0" w:beforeAutospacing="0" w:after="240" w:afterAutospacing="0" w:line="276" w:lineRule="atLeast"/>
        <w:ind w:left="48" w:right="48"/>
        <w:jc w:val="both"/>
        <w:rPr>
          <w:sz w:val="28"/>
          <w:szCs w:val="28"/>
        </w:rPr>
      </w:pPr>
      <w:r w:rsidRPr="008B0A59">
        <w:rPr>
          <w:sz w:val="28"/>
          <w:szCs w:val="28"/>
        </w:rPr>
        <w:t>Decision making structures have one or more conditions to be evaluated or tested by the program, along with a statement or statements that are to be executed if the condition is determined to be true, and optionally, other statements to be executed if the condition is determined to be false.</w:t>
      </w:r>
    </w:p>
    <w:p w:rsidR="00614AED" w:rsidRPr="008B0A59" w:rsidRDefault="00614AED" w:rsidP="00614AED">
      <w:pPr>
        <w:pStyle w:val="NormalWeb"/>
        <w:spacing w:before="0" w:beforeAutospacing="0" w:after="240" w:afterAutospacing="0" w:line="276" w:lineRule="atLeast"/>
        <w:ind w:left="48" w:right="48"/>
        <w:jc w:val="both"/>
        <w:rPr>
          <w:b/>
          <w:sz w:val="28"/>
          <w:szCs w:val="28"/>
        </w:rPr>
      </w:pPr>
      <w:r w:rsidRPr="008B0A59">
        <w:rPr>
          <w:b/>
          <w:sz w:val="28"/>
          <w:szCs w:val="28"/>
        </w:rPr>
        <w:t>Following is the general form of a typical decision making structure found in most of the programming languages:</w:t>
      </w:r>
    </w:p>
    <w:p w:rsidR="00614AED" w:rsidRPr="008B0A59" w:rsidRDefault="00614AED" w:rsidP="00420A8C">
      <w:pPr>
        <w:ind w:left="720" w:firstLine="720"/>
        <w:rPr>
          <w:rFonts w:ascii="Times New Roman" w:hAnsi="Times New Roman" w:cs="Times New Roman"/>
          <w:sz w:val="28"/>
          <w:szCs w:val="28"/>
        </w:rPr>
      </w:pPr>
      <w:r w:rsidRPr="008B0A59">
        <w:rPr>
          <w:rFonts w:ascii="Times New Roman" w:hAnsi="Times New Roman" w:cs="Times New Roman"/>
          <w:noProof/>
          <w:sz w:val="28"/>
          <w:szCs w:val="28"/>
        </w:rPr>
        <w:lastRenderedPageBreak/>
        <w:drawing>
          <wp:inline distT="0" distB="0" distL="0" distR="0">
            <wp:extent cx="2523490" cy="3225800"/>
            <wp:effectExtent l="19050" t="0" r="0" b="0"/>
            <wp:docPr id="3" name="Picture 3" descr="Java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Tutorial"/>
                    <pic:cNvPicPr>
                      <a:picLocks noChangeAspect="1" noChangeArrowheads="1"/>
                    </pic:cNvPicPr>
                  </pic:nvPicPr>
                  <pic:blipFill>
                    <a:blip r:embed="rId6"/>
                    <a:srcRect/>
                    <a:stretch>
                      <a:fillRect/>
                    </a:stretch>
                  </pic:blipFill>
                  <pic:spPr bwMode="auto">
                    <a:xfrm>
                      <a:off x="0" y="0"/>
                      <a:ext cx="2523490" cy="3225800"/>
                    </a:xfrm>
                    <a:prstGeom prst="rect">
                      <a:avLst/>
                    </a:prstGeom>
                    <a:noFill/>
                    <a:ln w="9525">
                      <a:noFill/>
                      <a:miter lim="800000"/>
                      <a:headEnd/>
                      <a:tailEnd/>
                    </a:ln>
                  </pic:spPr>
                </pic:pic>
              </a:graphicData>
            </a:graphic>
          </wp:inline>
        </w:drawing>
      </w:r>
    </w:p>
    <w:p w:rsidR="00614AED" w:rsidRPr="008B0A59" w:rsidRDefault="00614AED" w:rsidP="00614AED">
      <w:pPr>
        <w:pStyle w:val="NormalWeb"/>
        <w:spacing w:before="0" w:beforeAutospacing="0" w:after="240" w:afterAutospacing="0" w:line="276" w:lineRule="atLeast"/>
        <w:ind w:left="48" w:right="48"/>
        <w:jc w:val="both"/>
        <w:rPr>
          <w:sz w:val="28"/>
          <w:szCs w:val="28"/>
        </w:rPr>
      </w:pPr>
      <w:r w:rsidRPr="008B0A59">
        <w:rPr>
          <w:sz w:val="28"/>
          <w:szCs w:val="28"/>
        </w:rPr>
        <w:t xml:space="preserve">Java programming language provides following types of decision making statements. </w:t>
      </w:r>
    </w:p>
    <w:tbl>
      <w:tblPr>
        <w:tblW w:w="9347"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3532"/>
        <w:gridCol w:w="5815"/>
      </w:tblGrid>
      <w:tr w:rsidR="00614AED" w:rsidRPr="008B0A59" w:rsidTr="005B3D7A">
        <w:trPr>
          <w:trHeight w:val="146"/>
        </w:trPr>
        <w:tc>
          <w:tcPr>
            <w:tcW w:w="3532" w:type="dxa"/>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rsidR="00614AED" w:rsidRPr="008B0A59" w:rsidRDefault="00614AED">
            <w:pPr>
              <w:spacing w:after="230"/>
              <w:rPr>
                <w:rFonts w:ascii="Times New Roman" w:hAnsi="Times New Roman" w:cs="Times New Roman"/>
                <w:b/>
                <w:bCs/>
                <w:sz w:val="28"/>
                <w:szCs w:val="28"/>
              </w:rPr>
            </w:pPr>
            <w:r w:rsidRPr="008B0A59">
              <w:rPr>
                <w:rFonts w:ascii="Times New Roman" w:hAnsi="Times New Roman" w:cs="Times New Roman"/>
                <w:b/>
                <w:bCs/>
                <w:sz w:val="28"/>
                <w:szCs w:val="28"/>
              </w:rPr>
              <w:t>Statement</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rsidR="00614AED" w:rsidRPr="008B0A59" w:rsidRDefault="00614AED">
            <w:pPr>
              <w:spacing w:after="230"/>
              <w:rPr>
                <w:rFonts w:ascii="Times New Roman" w:hAnsi="Times New Roman" w:cs="Times New Roman"/>
                <w:b/>
                <w:bCs/>
                <w:sz w:val="28"/>
                <w:szCs w:val="28"/>
              </w:rPr>
            </w:pPr>
            <w:r w:rsidRPr="008B0A59">
              <w:rPr>
                <w:rFonts w:ascii="Times New Roman" w:hAnsi="Times New Roman" w:cs="Times New Roman"/>
                <w:b/>
                <w:bCs/>
                <w:sz w:val="28"/>
                <w:szCs w:val="28"/>
              </w:rPr>
              <w:t>Description</w:t>
            </w:r>
          </w:p>
        </w:tc>
      </w:tr>
      <w:tr w:rsidR="00614AED" w:rsidRPr="008B0A59" w:rsidTr="005B3D7A">
        <w:trPr>
          <w:trHeight w:val="146"/>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614AED" w:rsidRPr="008B0A59" w:rsidRDefault="00650F3A">
            <w:pPr>
              <w:pStyle w:val="NormalWeb"/>
              <w:spacing w:before="0" w:beforeAutospacing="0" w:after="240" w:afterAutospacing="0" w:line="276" w:lineRule="atLeast"/>
              <w:ind w:left="48" w:right="48"/>
              <w:jc w:val="both"/>
              <w:rPr>
                <w:sz w:val="28"/>
                <w:szCs w:val="28"/>
              </w:rPr>
            </w:pPr>
            <w:hyperlink r:id="rId7" w:tooltip="if statement in java" w:history="1">
              <w:r w:rsidR="00614AED" w:rsidRPr="008B0A59">
                <w:rPr>
                  <w:rStyle w:val="Hyperlink"/>
                  <w:b/>
                  <w:bCs/>
                  <w:color w:val="auto"/>
                  <w:sz w:val="28"/>
                  <w:szCs w:val="28"/>
                  <w:u w:val="none"/>
                </w:rPr>
                <w:t>if statement</w:t>
              </w:r>
            </w:hyperlink>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614AED" w:rsidRPr="008B0A59" w:rsidRDefault="00614AED">
            <w:pPr>
              <w:rPr>
                <w:rFonts w:ascii="Times New Roman" w:hAnsi="Times New Roman" w:cs="Times New Roman"/>
                <w:sz w:val="28"/>
                <w:szCs w:val="28"/>
              </w:rPr>
            </w:pPr>
            <w:r w:rsidRPr="008B0A59">
              <w:rPr>
                <w:rFonts w:ascii="Times New Roman" w:hAnsi="Times New Roman" w:cs="Times New Roman"/>
                <w:sz w:val="28"/>
                <w:szCs w:val="28"/>
              </w:rPr>
              <w:t>An</w:t>
            </w:r>
            <w:r w:rsidRPr="008B0A59">
              <w:rPr>
                <w:rStyle w:val="apple-converted-space"/>
                <w:rFonts w:ascii="Times New Roman" w:hAnsi="Times New Roman" w:cs="Times New Roman"/>
                <w:sz w:val="28"/>
                <w:szCs w:val="28"/>
              </w:rPr>
              <w:t> </w:t>
            </w:r>
            <w:r w:rsidRPr="008B0A59">
              <w:rPr>
                <w:rFonts w:ascii="Times New Roman" w:hAnsi="Times New Roman" w:cs="Times New Roman"/>
                <w:b/>
                <w:bCs/>
                <w:sz w:val="28"/>
                <w:szCs w:val="28"/>
              </w:rPr>
              <w:t>if statement</w:t>
            </w:r>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consists of a boolean expression followed by one or more statements.</w:t>
            </w:r>
          </w:p>
        </w:tc>
      </w:tr>
      <w:tr w:rsidR="00614AED" w:rsidRPr="008B0A59" w:rsidTr="005B3D7A">
        <w:trPr>
          <w:trHeight w:val="146"/>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614AED" w:rsidRPr="008B0A59" w:rsidRDefault="00650F3A">
            <w:pPr>
              <w:pStyle w:val="NormalWeb"/>
              <w:spacing w:before="0" w:beforeAutospacing="0" w:after="240" w:afterAutospacing="0" w:line="276" w:lineRule="atLeast"/>
              <w:ind w:left="48" w:right="48"/>
              <w:jc w:val="both"/>
              <w:rPr>
                <w:sz w:val="28"/>
                <w:szCs w:val="28"/>
              </w:rPr>
            </w:pPr>
            <w:hyperlink r:id="rId8" w:tooltip="if...else statement in java" w:history="1">
              <w:r w:rsidR="00614AED" w:rsidRPr="008B0A59">
                <w:rPr>
                  <w:rStyle w:val="Hyperlink"/>
                  <w:b/>
                  <w:bCs/>
                  <w:color w:val="auto"/>
                  <w:sz w:val="28"/>
                  <w:szCs w:val="28"/>
                  <w:u w:val="none"/>
                </w:rPr>
                <w:t>if...else statement</w:t>
              </w:r>
            </w:hyperlink>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614AED" w:rsidRPr="008B0A59" w:rsidRDefault="00614AED">
            <w:pPr>
              <w:rPr>
                <w:rFonts w:ascii="Times New Roman" w:hAnsi="Times New Roman" w:cs="Times New Roman"/>
                <w:sz w:val="28"/>
                <w:szCs w:val="28"/>
              </w:rPr>
            </w:pPr>
            <w:r w:rsidRPr="008B0A59">
              <w:rPr>
                <w:rFonts w:ascii="Times New Roman" w:hAnsi="Times New Roman" w:cs="Times New Roman"/>
                <w:sz w:val="28"/>
                <w:szCs w:val="28"/>
              </w:rPr>
              <w:t>An</w:t>
            </w:r>
            <w:r w:rsidRPr="008B0A59">
              <w:rPr>
                <w:rStyle w:val="apple-converted-space"/>
                <w:rFonts w:ascii="Times New Roman" w:hAnsi="Times New Roman" w:cs="Times New Roman"/>
                <w:sz w:val="28"/>
                <w:szCs w:val="28"/>
              </w:rPr>
              <w:t> </w:t>
            </w:r>
            <w:r w:rsidRPr="008B0A59">
              <w:rPr>
                <w:rFonts w:ascii="Times New Roman" w:hAnsi="Times New Roman" w:cs="Times New Roman"/>
                <w:b/>
                <w:bCs/>
                <w:sz w:val="28"/>
                <w:szCs w:val="28"/>
              </w:rPr>
              <w:t>if statement</w:t>
            </w:r>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can be followed by an optional</w:t>
            </w:r>
            <w:r w:rsidRPr="008B0A59">
              <w:rPr>
                <w:rStyle w:val="apple-converted-space"/>
                <w:rFonts w:ascii="Times New Roman" w:hAnsi="Times New Roman" w:cs="Times New Roman"/>
                <w:sz w:val="28"/>
                <w:szCs w:val="28"/>
              </w:rPr>
              <w:t> </w:t>
            </w:r>
            <w:r w:rsidRPr="008B0A59">
              <w:rPr>
                <w:rFonts w:ascii="Times New Roman" w:hAnsi="Times New Roman" w:cs="Times New Roman"/>
                <w:b/>
                <w:bCs/>
                <w:sz w:val="28"/>
                <w:szCs w:val="28"/>
              </w:rPr>
              <w:t>else statement</w:t>
            </w:r>
            <w:r w:rsidRPr="008B0A59">
              <w:rPr>
                <w:rFonts w:ascii="Times New Roman" w:hAnsi="Times New Roman" w:cs="Times New Roman"/>
                <w:sz w:val="28"/>
                <w:szCs w:val="28"/>
              </w:rPr>
              <w:t>, which executes when the boolean expression is false.</w:t>
            </w:r>
          </w:p>
        </w:tc>
      </w:tr>
      <w:tr w:rsidR="00614AED" w:rsidRPr="008B0A59" w:rsidTr="005B3D7A">
        <w:trPr>
          <w:trHeight w:val="1345"/>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614AED" w:rsidRPr="008B0A59" w:rsidRDefault="00650F3A">
            <w:pPr>
              <w:pStyle w:val="NormalWeb"/>
              <w:spacing w:before="0" w:beforeAutospacing="0" w:after="240" w:afterAutospacing="0" w:line="276" w:lineRule="atLeast"/>
              <w:ind w:left="48" w:right="48"/>
              <w:jc w:val="both"/>
              <w:rPr>
                <w:sz w:val="28"/>
                <w:szCs w:val="28"/>
              </w:rPr>
            </w:pPr>
            <w:hyperlink r:id="rId9" w:tooltip="nested if statements in java" w:history="1">
              <w:r w:rsidR="00614AED" w:rsidRPr="008B0A59">
                <w:rPr>
                  <w:rStyle w:val="Hyperlink"/>
                  <w:b/>
                  <w:bCs/>
                  <w:color w:val="auto"/>
                  <w:sz w:val="28"/>
                  <w:szCs w:val="28"/>
                  <w:u w:val="none"/>
                </w:rPr>
                <w:t>nested if statements</w:t>
              </w:r>
            </w:hyperlink>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614AED" w:rsidRPr="008B0A59" w:rsidRDefault="00614AED">
            <w:pPr>
              <w:rPr>
                <w:rFonts w:ascii="Times New Roman" w:hAnsi="Times New Roman" w:cs="Times New Roman"/>
                <w:sz w:val="28"/>
                <w:szCs w:val="28"/>
              </w:rPr>
            </w:pPr>
            <w:r w:rsidRPr="008B0A59">
              <w:rPr>
                <w:rFonts w:ascii="Times New Roman" w:hAnsi="Times New Roman" w:cs="Times New Roman"/>
                <w:sz w:val="28"/>
                <w:szCs w:val="28"/>
              </w:rPr>
              <w:t>You can use one</w:t>
            </w:r>
            <w:r w:rsidRPr="008B0A59">
              <w:rPr>
                <w:rStyle w:val="apple-converted-space"/>
                <w:rFonts w:ascii="Times New Roman" w:hAnsi="Times New Roman" w:cs="Times New Roman"/>
                <w:sz w:val="28"/>
                <w:szCs w:val="28"/>
              </w:rPr>
              <w:t> </w:t>
            </w:r>
            <w:r w:rsidRPr="008B0A59">
              <w:rPr>
                <w:rFonts w:ascii="Times New Roman" w:hAnsi="Times New Roman" w:cs="Times New Roman"/>
                <w:b/>
                <w:bCs/>
                <w:sz w:val="28"/>
                <w:szCs w:val="28"/>
              </w:rPr>
              <w:t>if</w:t>
            </w:r>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or</w:t>
            </w:r>
            <w:r w:rsidRPr="008B0A59">
              <w:rPr>
                <w:rStyle w:val="apple-converted-space"/>
                <w:rFonts w:ascii="Times New Roman" w:hAnsi="Times New Roman" w:cs="Times New Roman"/>
                <w:sz w:val="28"/>
                <w:szCs w:val="28"/>
              </w:rPr>
              <w:t> </w:t>
            </w:r>
            <w:r w:rsidRPr="008B0A59">
              <w:rPr>
                <w:rFonts w:ascii="Times New Roman" w:hAnsi="Times New Roman" w:cs="Times New Roman"/>
                <w:b/>
                <w:bCs/>
                <w:sz w:val="28"/>
                <w:szCs w:val="28"/>
              </w:rPr>
              <w:t>else if</w:t>
            </w:r>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statement inside another</w:t>
            </w:r>
            <w:r w:rsidRPr="008B0A59">
              <w:rPr>
                <w:rStyle w:val="apple-converted-space"/>
                <w:rFonts w:ascii="Times New Roman" w:hAnsi="Times New Roman" w:cs="Times New Roman"/>
                <w:sz w:val="28"/>
                <w:szCs w:val="28"/>
              </w:rPr>
              <w:t> </w:t>
            </w:r>
            <w:r w:rsidRPr="008B0A59">
              <w:rPr>
                <w:rFonts w:ascii="Times New Roman" w:hAnsi="Times New Roman" w:cs="Times New Roman"/>
                <w:b/>
                <w:bCs/>
                <w:sz w:val="28"/>
                <w:szCs w:val="28"/>
              </w:rPr>
              <w:t>if</w:t>
            </w:r>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or</w:t>
            </w:r>
            <w:r w:rsidRPr="008B0A59">
              <w:rPr>
                <w:rStyle w:val="apple-converted-space"/>
                <w:rFonts w:ascii="Times New Roman" w:hAnsi="Times New Roman" w:cs="Times New Roman"/>
                <w:sz w:val="28"/>
                <w:szCs w:val="28"/>
              </w:rPr>
              <w:t> </w:t>
            </w:r>
            <w:r w:rsidRPr="008B0A59">
              <w:rPr>
                <w:rFonts w:ascii="Times New Roman" w:hAnsi="Times New Roman" w:cs="Times New Roman"/>
                <w:b/>
                <w:bCs/>
                <w:sz w:val="28"/>
                <w:szCs w:val="28"/>
              </w:rPr>
              <w:t>else if</w:t>
            </w:r>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statement(s).</w:t>
            </w:r>
          </w:p>
        </w:tc>
      </w:tr>
      <w:tr w:rsidR="00614AED" w:rsidRPr="008B0A59" w:rsidTr="005B3D7A">
        <w:trPr>
          <w:trHeight w:val="1333"/>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614AED" w:rsidRPr="008B0A59" w:rsidRDefault="00650F3A">
            <w:pPr>
              <w:pStyle w:val="NormalWeb"/>
              <w:spacing w:before="0" w:beforeAutospacing="0" w:after="240" w:afterAutospacing="0" w:line="276" w:lineRule="atLeast"/>
              <w:ind w:left="48" w:right="48"/>
              <w:jc w:val="both"/>
              <w:rPr>
                <w:sz w:val="28"/>
                <w:szCs w:val="28"/>
              </w:rPr>
            </w:pPr>
            <w:hyperlink r:id="rId10" w:tooltip="switch statement in java" w:history="1">
              <w:r w:rsidR="00614AED" w:rsidRPr="008B0A59">
                <w:rPr>
                  <w:rStyle w:val="Hyperlink"/>
                  <w:b/>
                  <w:bCs/>
                  <w:color w:val="auto"/>
                  <w:sz w:val="28"/>
                  <w:szCs w:val="28"/>
                  <w:u w:val="none"/>
                </w:rPr>
                <w:t>switch statement</w:t>
              </w:r>
            </w:hyperlink>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614AED" w:rsidRPr="008B0A59" w:rsidRDefault="00614AED">
            <w:pPr>
              <w:rPr>
                <w:rFonts w:ascii="Times New Roman" w:hAnsi="Times New Roman" w:cs="Times New Roman"/>
                <w:sz w:val="28"/>
                <w:szCs w:val="28"/>
              </w:rPr>
            </w:pPr>
            <w:r w:rsidRPr="008B0A59">
              <w:rPr>
                <w:rFonts w:ascii="Times New Roman" w:hAnsi="Times New Roman" w:cs="Times New Roman"/>
                <w:sz w:val="28"/>
                <w:szCs w:val="28"/>
              </w:rPr>
              <w:t>A</w:t>
            </w:r>
            <w:r w:rsidRPr="008B0A59">
              <w:rPr>
                <w:rStyle w:val="apple-converted-space"/>
                <w:rFonts w:ascii="Times New Roman" w:hAnsi="Times New Roman" w:cs="Times New Roman"/>
                <w:sz w:val="28"/>
                <w:szCs w:val="28"/>
              </w:rPr>
              <w:t> </w:t>
            </w:r>
            <w:r w:rsidRPr="008B0A59">
              <w:rPr>
                <w:rFonts w:ascii="Times New Roman" w:hAnsi="Times New Roman" w:cs="Times New Roman"/>
                <w:b/>
                <w:bCs/>
                <w:sz w:val="28"/>
                <w:szCs w:val="28"/>
              </w:rPr>
              <w:t>switch</w:t>
            </w:r>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statement allows a variable to be tested for equality against a list of values.</w:t>
            </w:r>
          </w:p>
        </w:tc>
      </w:tr>
    </w:tbl>
    <w:p w:rsidR="00420A8C" w:rsidRPr="008B0A59" w:rsidRDefault="00420A8C" w:rsidP="00420A8C">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rPr>
      </w:pPr>
      <w:r w:rsidRPr="008B0A59">
        <w:rPr>
          <w:rFonts w:ascii="Times New Roman" w:hAnsi="Times New Roman" w:cs="Times New Roman"/>
          <w:bCs w:val="0"/>
          <w:color w:val="auto"/>
          <w:spacing w:val="-12"/>
          <w:sz w:val="28"/>
          <w:szCs w:val="28"/>
        </w:rPr>
        <w:lastRenderedPageBreak/>
        <w:t>If Statement in Java Programming : Conditional Selection</w:t>
      </w:r>
    </w:p>
    <w:p w:rsidR="00420A8C" w:rsidRPr="008B0A59" w:rsidRDefault="00420A8C" w:rsidP="00582FD5">
      <w:pPr>
        <w:numPr>
          <w:ilvl w:val="0"/>
          <w:numId w:val="3"/>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The if statement is a conditional branch statement.</w:t>
      </w:r>
    </w:p>
    <w:p w:rsidR="00420A8C" w:rsidRPr="008B0A59" w:rsidRDefault="00420A8C" w:rsidP="00582FD5">
      <w:pPr>
        <w:numPr>
          <w:ilvl w:val="0"/>
          <w:numId w:val="3"/>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It tells your program to</w:t>
      </w:r>
      <w:r w:rsidRPr="008B0A59">
        <w:rPr>
          <w:rStyle w:val="apple-converted-space"/>
          <w:rFonts w:ascii="Times New Roman" w:hAnsi="Times New Roman" w:cs="Times New Roman"/>
          <w:sz w:val="28"/>
          <w:szCs w:val="28"/>
        </w:rPr>
        <w:t> </w:t>
      </w:r>
      <w:r w:rsidRPr="008B0A59">
        <w:rPr>
          <w:rStyle w:val="Strong"/>
          <w:rFonts w:ascii="Times New Roman" w:hAnsi="Times New Roman" w:cs="Times New Roman"/>
          <w:sz w:val="28"/>
          <w:szCs w:val="28"/>
          <w:u w:val="single"/>
        </w:rPr>
        <w:t>execute a certain section of code only if a particular test evaluates to true</w:t>
      </w:r>
      <w:r w:rsidRPr="008B0A59">
        <w:rPr>
          <w:rFonts w:ascii="Times New Roman" w:hAnsi="Times New Roman" w:cs="Times New Roman"/>
          <w:sz w:val="28"/>
          <w:szCs w:val="28"/>
        </w:rPr>
        <w:t>.</w:t>
      </w:r>
    </w:p>
    <w:p w:rsidR="00420A8C" w:rsidRPr="008B0A59" w:rsidRDefault="00420A8C" w:rsidP="00582FD5">
      <w:pPr>
        <w:numPr>
          <w:ilvl w:val="0"/>
          <w:numId w:val="3"/>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If</w:t>
      </w:r>
      <w:r w:rsidRPr="008B0A59">
        <w:rPr>
          <w:rStyle w:val="apple-converted-space"/>
          <w:rFonts w:ascii="Times New Roman" w:hAnsi="Times New Roman" w:cs="Times New Roman"/>
          <w:sz w:val="28"/>
          <w:szCs w:val="28"/>
        </w:rPr>
        <w:t> </w:t>
      </w:r>
      <w:r w:rsidRPr="008B0A59">
        <w:rPr>
          <w:rStyle w:val="Strong"/>
          <w:rFonts w:ascii="Times New Roman" w:hAnsi="Times New Roman" w:cs="Times New Roman"/>
          <w:sz w:val="28"/>
          <w:szCs w:val="28"/>
          <w:u w:val="single"/>
        </w:rPr>
        <w:t>boolean Expression</w:t>
      </w:r>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evaluates to true, the statements in the block following the if statement are executed.</w:t>
      </w:r>
    </w:p>
    <w:p w:rsidR="00420A8C" w:rsidRPr="008B0A59" w:rsidRDefault="00420A8C" w:rsidP="00582FD5">
      <w:pPr>
        <w:numPr>
          <w:ilvl w:val="0"/>
          <w:numId w:val="3"/>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If it evaluates to false, the statements in the</w:t>
      </w:r>
      <w:r w:rsidRPr="008B0A59">
        <w:rPr>
          <w:rStyle w:val="apple-converted-space"/>
          <w:rFonts w:ascii="Times New Roman" w:hAnsi="Times New Roman" w:cs="Times New Roman"/>
          <w:sz w:val="28"/>
          <w:szCs w:val="28"/>
        </w:rPr>
        <w:t> </w:t>
      </w:r>
      <w:r w:rsidRPr="008B0A59">
        <w:rPr>
          <w:rStyle w:val="Strong"/>
          <w:rFonts w:ascii="Times New Roman" w:hAnsi="Times New Roman" w:cs="Times New Roman"/>
          <w:sz w:val="28"/>
          <w:szCs w:val="28"/>
          <w:u w:val="single"/>
        </w:rPr>
        <w:t>if block are not executed</w:t>
      </w:r>
      <w:r w:rsidRPr="008B0A59">
        <w:rPr>
          <w:rFonts w:ascii="Times New Roman" w:hAnsi="Times New Roman" w:cs="Times New Roman"/>
          <w:sz w:val="28"/>
          <w:szCs w:val="28"/>
        </w:rPr>
        <w:t>.</w:t>
      </w:r>
    </w:p>
    <w:p w:rsidR="00420A8C" w:rsidRPr="008B0A59" w:rsidRDefault="00420A8C" w:rsidP="005B3D7A">
      <w:pPr>
        <w:pStyle w:val="NormalWeb"/>
        <w:shd w:val="clear" w:color="auto" w:fill="FFFFFF"/>
        <w:spacing w:before="115" w:beforeAutospacing="0" w:after="115" w:afterAutospacing="0" w:line="276" w:lineRule="atLeast"/>
        <w:ind w:left="2160" w:firstLine="720"/>
        <w:jc w:val="both"/>
        <w:rPr>
          <w:sz w:val="28"/>
          <w:szCs w:val="28"/>
        </w:rPr>
      </w:pPr>
      <w:r w:rsidRPr="008B0A59">
        <w:rPr>
          <w:noProof/>
          <w:sz w:val="28"/>
          <w:szCs w:val="28"/>
        </w:rPr>
        <w:drawing>
          <wp:inline distT="0" distB="0" distL="0" distR="0">
            <wp:extent cx="2859723" cy="1660551"/>
            <wp:effectExtent l="19050" t="0" r="0" b="0"/>
            <wp:docPr id="5" name="Picture 5" descr="if statement in java programming languag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f statement in java programming language">
                      <a:hlinkClick r:id="rId11"/>
                    </pic:cNvPr>
                    <pic:cNvPicPr>
                      <a:picLocks noChangeAspect="1" noChangeArrowheads="1"/>
                    </pic:cNvPicPr>
                  </pic:nvPicPr>
                  <pic:blipFill>
                    <a:blip r:embed="rId12"/>
                    <a:srcRect/>
                    <a:stretch>
                      <a:fillRect/>
                    </a:stretch>
                  </pic:blipFill>
                  <pic:spPr bwMode="auto">
                    <a:xfrm>
                      <a:off x="0" y="0"/>
                      <a:ext cx="2860040" cy="1660735"/>
                    </a:xfrm>
                    <a:prstGeom prst="rect">
                      <a:avLst/>
                    </a:prstGeom>
                    <a:noFill/>
                    <a:ln w="9525">
                      <a:noFill/>
                      <a:miter lim="800000"/>
                      <a:headEnd/>
                      <a:tailEnd/>
                    </a:ln>
                  </pic:spPr>
                </pic:pic>
              </a:graphicData>
            </a:graphic>
          </wp:inline>
        </w:drawing>
      </w:r>
    </w:p>
    <w:p w:rsidR="00420A8C" w:rsidRPr="008B0A59" w:rsidRDefault="00420A8C" w:rsidP="005B3D7A">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rPr>
      </w:pPr>
      <w:r w:rsidRPr="008B0A59">
        <w:rPr>
          <w:rFonts w:ascii="Times New Roman" w:hAnsi="Times New Roman" w:cs="Times New Roman"/>
          <w:bCs w:val="0"/>
          <w:color w:val="auto"/>
          <w:spacing w:val="-12"/>
          <w:sz w:val="28"/>
          <w:szCs w:val="28"/>
        </w:rPr>
        <w:t>Syntax : If Statement</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b/>
          <w:bCs/>
          <w:i/>
          <w:sz w:val="32"/>
          <w:szCs w:val="28"/>
        </w:rPr>
        <w:t>if</w:t>
      </w:r>
      <w:r w:rsidRPr="008B0A59">
        <w:rPr>
          <w:rFonts w:ascii="Times New Roman" w:hAnsi="Times New Roman" w:cs="Times New Roman"/>
          <w:i/>
          <w:sz w:val="32"/>
          <w:szCs w:val="28"/>
        </w:rPr>
        <w:t xml:space="preserve"> (booleanExpression) {</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statement(s)</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w:t>
      </w:r>
    </w:p>
    <w:p w:rsidR="00420A8C" w:rsidRPr="008B0A59" w:rsidRDefault="00420A8C" w:rsidP="004A7515">
      <w:p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If</w:t>
      </w:r>
      <w:r w:rsidRPr="008B0A59">
        <w:rPr>
          <w:rStyle w:val="apple-converted-space"/>
          <w:rFonts w:ascii="Times New Roman" w:hAnsi="Times New Roman" w:cs="Times New Roman"/>
          <w:sz w:val="28"/>
          <w:szCs w:val="28"/>
        </w:rPr>
        <w:t> </w:t>
      </w:r>
      <w:r w:rsidRPr="008B0A59">
        <w:rPr>
          <w:rStyle w:val="Strong"/>
          <w:rFonts w:ascii="Times New Roman" w:hAnsi="Times New Roman" w:cs="Times New Roman"/>
          <w:sz w:val="28"/>
          <w:szCs w:val="28"/>
          <w:u w:val="single"/>
        </w:rPr>
        <w:t>boolean Expression evaluates to false</w:t>
      </w:r>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and there is an</w:t>
      </w:r>
      <w:r w:rsidRPr="008B0A59">
        <w:rPr>
          <w:rStyle w:val="apple-converted-space"/>
          <w:rFonts w:ascii="Times New Roman" w:hAnsi="Times New Roman" w:cs="Times New Roman"/>
          <w:sz w:val="28"/>
          <w:szCs w:val="28"/>
        </w:rPr>
        <w:t> </w:t>
      </w:r>
      <w:r w:rsidRPr="008B0A59">
        <w:rPr>
          <w:rStyle w:val="Strong"/>
          <w:rFonts w:ascii="Times New Roman" w:hAnsi="Times New Roman" w:cs="Times New Roman"/>
          <w:sz w:val="28"/>
          <w:szCs w:val="28"/>
          <w:u w:val="single"/>
        </w:rPr>
        <w:t>else block</w:t>
      </w:r>
      <w:r w:rsidRPr="008B0A59">
        <w:rPr>
          <w:rFonts w:ascii="Times New Roman" w:hAnsi="Times New Roman" w:cs="Times New Roman"/>
          <w:sz w:val="28"/>
          <w:szCs w:val="28"/>
        </w:rPr>
        <w:t>, the statements in the else block are executed.</w:t>
      </w:r>
    </w:p>
    <w:p w:rsidR="00420A8C" w:rsidRPr="008B0A59" w:rsidRDefault="00420A8C" w:rsidP="00420A8C">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rPr>
      </w:pPr>
      <w:r w:rsidRPr="008B0A59">
        <w:rPr>
          <w:rFonts w:ascii="Times New Roman" w:hAnsi="Times New Roman" w:cs="Times New Roman"/>
          <w:bCs w:val="0"/>
          <w:color w:val="auto"/>
          <w:spacing w:val="-12"/>
          <w:sz w:val="28"/>
          <w:szCs w:val="28"/>
        </w:rPr>
        <w:t>Syntax : If-Else Statement</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b/>
          <w:bCs/>
          <w:i/>
          <w:sz w:val="32"/>
          <w:szCs w:val="28"/>
        </w:rPr>
        <w:t>if</w:t>
      </w:r>
      <w:r w:rsidRPr="008B0A59">
        <w:rPr>
          <w:rFonts w:ascii="Times New Roman" w:hAnsi="Times New Roman" w:cs="Times New Roman"/>
          <w:i/>
          <w:sz w:val="32"/>
          <w:szCs w:val="28"/>
        </w:rPr>
        <w:t xml:space="preserve"> (booleanExpression) {</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statement(s)</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else</w:t>
      </w:r>
      <w:r w:rsidRPr="008B0A59">
        <w:rPr>
          <w:rFonts w:ascii="Times New Roman" w:hAnsi="Times New Roman" w:cs="Times New Roman"/>
          <w:i/>
          <w:sz w:val="32"/>
          <w:szCs w:val="28"/>
        </w:rPr>
        <w:t xml:space="preserve"> {</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statement(s)</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lastRenderedPageBreak/>
        <w:t>}</w:t>
      </w:r>
    </w:p>
    <w:p w:rsidR="00420A8C" w:rsidRPr="008B0A59" w:rsidRDefault="00420A8C" w:rsidP="00420A8C">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rPr>
      </w:pPr>
      <w:r w:rsidRPr="008B0A59">
        <w:rPr>
          <w:rFonts w:ascii="Times New Roman" w:hAnsi="Times New Roman" w:cs="Times New Roman"/>
          <w:bCs w:val="0"/>
          <w:color w:val="auto"/>
          <w:spacing w:val="-12"/>
          <w:sz w:val="28"/>
          <w:szCs w:val="28"/>
        </w:rPr>
        <w:t>Syntax : If-Else Ladder Statement</w:t>
      </w:r>
    </w:p>
    <w:p w:rsidR="00420A8C" w:rsidRPr="008B0A59" w:rsidRDefault="00420A8C" w:rsidP="00582FD5">
      <w:pPr>
        <w:numPr>
          <w:ilvl w:val="0"/>
          <w:numId w:val="5"/>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If we have multiple conditions then we can use if-else ladder –</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b/>
          <w:bCs/>
          <w:i/>
          <w:sz w:val="32"/>
          <w:szCs w:val="28"/>
        </w:rPr>
        <w:t>if</w:t>
      </w:r>
      <w:r w:rsidRPr="008B0A59">
        <w:rPr>
          <w:rFonts w:ascii="Times New Roman" w:hAnsi="Times New Roman" w:cs="Times New Roman"/>
          <w:i/>
          <w:sz w:val="32"/>
          <w:szCs w:val="28"/>
        </w:rPr>
        <w:t xml:space="preserve"> (booleanExpression1) {</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 statements</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else</w:t>
      </w: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if</w:t>
      </w:r>
      <w:r w:rsidRPr="008B0A59">
        <w:rPr>
          <w:rFonts w:ascii="Times New Roman" w:hAnsi="Times New Roman" w:cs="Times New Roman"/>
          <w:i/>
          <w:sz w:val="32"/>
          <w:szCs w:val="28"/>
        </w:rPr>
        <w:t xml:space="preserve"> (booleanExpression2) {</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 statements</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w:t>
      </w:r>
      <w:r w:rsidRPr="008B0A59">
        <w:rPr>
          <w:rFonts w:ascii="Times New Roman" w:hAnsi="Times New Roman" w:cs="Times New Roman"/>
          <w:b/>
          <w:bCs/>
          <w:i/>
          <w:sz w:val="32"/>
          <w:szCs w:val="28"/>
        </w:rPr>
        <w:t>else</w:t>
      </w:r>
      <w:r w:rsidRPr="008B0A59">
        <w:rPr>
          <w:rFonts w:ascii="Times New Roman" w:hAnsi="Times New Roman" w:cs="Times New Roman"/>
          <w:i/>
          <w:sz w:val="32"/>
          <w:szCs w:val="28"/>
        </w:rPr>
        <w:t xml:space="preserve"> {</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 statements</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w:t>
      </w:r>
    </w:p>
    <w:p w:rsidR="00420A8C" w:rsidRPr="008B0A59" w:rsidRDefault="00420A8C" w:rsidP="00420A8C">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rPr>
      </w:pPr>
      <w:r w:rsidRPr="008B0A59">
        <w:rPr>
          <w:rFonts w:ascii="Times New Roman" w:hAnsi="Times New Roman" w:cs="Times New Roman"/>
          <w:bCs w:val="0"/>
          <w:color w:val="auto"/>
          <w:spacing w:val="-12"/>
          <w:sz w:val="28"/>
          <w:szCs w:val="28"/>
        </w:rPr>
        <w:t>Live Example 1 : Simple If-Else Ladder Statement</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8B0A59">
        <w:rPr>
          <w:rFonts w:ascii="Times New Roman" w:hAnsi="Times New Roman" w:cs="Times New Roman"/>
          <w:i/>
          <w:sz w:val="32"/>
          <w:szCs w:val="28"/>
        </w:rPr>
        <w:t>class IfDemo {</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8B0A59">
        <w:rPr>
          <w:rFonts w:ascii="Times New Roman" w:hAnsi="Times New Roman" w:cs="Times New Roman"/>
          <w:i/>
          <w:sz w:val="32"/>
          <w:szCs w:val="28"/>
        </w:rPr>
        <w:t xml:space="preserve">    public </w:t>
      </w:r>
      <w:r w:rsidRPr="008B0A59">
        <w:rPr>
          <w:rFonts w:ascii="Times New Roman" w:hAnsi="Times New Roman" w:cs="Times New Roman"/>
          <w:b/>
          <w:bCs/>
          <w:i/>
          <w:sz w:val="32"/>
          <w:szCs w:val="28"/>
        </w:rPr>
        <w:t>static</w:t>
      </w: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void</w:t>
      </w:r>
      <w:r w:rsidRPr="008B0A59">
        <w:rPr>
          <w:rFonts w:ascii="Times New Roman" w:hAnsi="Times New Roman" w:cs="Times New Roman"/>
          <w:i/>
          <w:sz w:val="32"/>
          <w:szCs w:val="28"/>
        </w:rPr>
        <w:t xml:space="preserve"> main(String[] args) {</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int</w:t>
      </w:r>
      <w:r w:rsidRPr="008B0A59">
        <w:rPr>
          <w:rFonts w:ascii="Times New Roman" w:hAnsi="Times New Roman" w:cs="Times New Roman"/>
          <w:i/>
          <w:sz w:val="32"/>
          <w:szCs w:val="28"/>
        </w:rPr>
        <w:t xml:space="preserve"> marks = 76;</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8B0A59">
        <w:rPr>
          <w:rFonts w:ascii="Times New Roman" w:hAnsi="Times New Roman" w:cs="Times New Roman"/>
          <w:i/>
          <w:sz w:val="32"/>
          <w:szCs w:val="28"/>
        </w:rPr>
        <w:t xml:space="preserve">        String grade;</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if</w:t>
      </w:r>
      <w:r w:rsidRPr="008B0A59">
        <w:rPr>
          <w:rFonts w:ascii="Times New Roman" w:hAnsi="Times New Roman" w:cs="Times New Roman"/>
          <w:i/>
          <w:sz w:val="32"/>
          <w:szCs w:val="28"/>
        </w:rPr>
        <w:t xml:space="preserve"> (marks &gt;= 40) {</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8B0A59">
        <w:rPr>
          <w:rFonts w:ascii="Times New Roman" w:hAnsi="Times New Roman" w:cs="Times New Roman"/>
          <w:i/>
          <w:sz w:val="32"/>
          <w:szCs w:val="28"/>
        </w:rPr>
        <w:t xml:space="preserve">            grade = "Pass";</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if</w:t>
      </w:r>
      <w:r w:rsidRPr="008B0A59">
        <w:rPr>
          <w:rFonts w:ascii="Times New Roman" w:hAnsi="Times New Roman" w:cs="Times New Roman"/>
          <w:i/>
          <w:sz w:val="32"/>
          <w:szCs w:val="28"/>
        </w:rPr>
        <w:t xml:space="preserve"> (marks &lt; 40) {</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8B0A59">
        <w:rPr>
          <w:rFonts w:ascii="Times New Roman" w:hAnsi="Times New Roman" w:cs="Times New Roman"/>
          <w:i/>
          <w:sz w:val="32"/>
          <w:szCs w:val="28"/>
        </w:rPr>
        <w:t xml:space="preserve">            grade = "Fail";</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8B0A59">
        <w:rPr>
          <w:rFonts w:ascii="Times New Roman" w:hAnsi="Times New Roman" w:cs="Times New Roman"/>
          <w:i/>
          <w:sz w:val="32"/>
          <w:szCs w:val="28"/>
        </w:rPr>
        <w:t xml:space="preserve">        System.out.println("Grade = " + grade);</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8B0A59">
        <w:rPr>
          <w:rFonts w:ascii="Times New Roman" w:hAnsi="Times New Roman" w:cs="Times New Roman"/>
          <w:i/>
          <w:sz w:val="32"/>
          <w:szCs w:val="28"/>
        </w:rPr>
        <w:t>}</w:t>
      </w:r>
    </w:p>
    <w:p w:rsidR="00420A8C" w:rsidRPr="008B0A59" w:rsidRDefault="00420A8C" w:rsidP="00420A8C">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rPr>
      </w:pPr>
      <w:r w:rsidRPr="008B0A59">
        <w:rPr>
          <w:rFonts w:ascii="Times New Roman" w:hAnsi="Times New Roman" w:cs="Times New Roman"/>
          <w:bCs w:val="0"/>
          <w:color w:val="auto"/>
          <w:spacing w:val="-12"/>
          <w:sz w:val="28"/>
          <w:szCs w:val="28"/>
        </w:rPr>
        <w:lastRenderedPageBreak/>
        <w:t>Output :</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Grade = Pass</w:t>
      </w:r>
    </w:p>
    <w:p w:rsidR="00420A8C" w:rsidRPr="008B0A59" w:rsidRDefault="00420A8C" w:rsidP="00420A8C">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rPr>
      </w:pPr>
      <w:r w:rsidRPr="008B0A59">
        <w:rPr>
          <w:rFonts w:ascii="Times New Roman" w:hAnsi="Times New Roman" w:cs="Times New Roman"/>
          <w:bCs w:val="0"/>
          <w:color w:val="auto"/>
          <w:spacing w:val="-12"/>
          <w:sz w:val="28"/>
          <w:szCs w:val="28"/>
        </w:rPr>
        <w:t>Live Example 2 : Simple If-Else Ladder Statement</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8B0A59">
        <w:rPr>
          <w:rFonts w:ascii="Times New Roman" w:hAnsi="Times New Roman" w:cs="Times New Roman"/>
          <w:i/>
          <w:sz w:val="32"/>
          <w:szCs w:val="28"/>
        </w:rPr>
        <w:t>class IfDemo {</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8B0A59">
        <w:rPr>
          <w:rFonts w:ascii="Times New Roman" w:hAnsi="Times New Roman" w:cs="Times New Roman"/>
          <w:i/>
          <w:sz w:val="32"/>
          <w:szCs w:val="28"/>
        </w:rPr>
        <w:t xml:space="preserve">    public </w:t>
      </w:r>
      <w:r w:rsidRPr="008B0A59">
        <w:rPr>
          <w:rFonts w:ascii="Times New Roman" w:hAnsi="Times New Roman" w:cs="Times New Roman"/>
          <w:b/>
          <w:bCs/>
          <w:i/>
          <w:sz w:val="32"/>
          <w:szCs w:val="28"/>
        </w:rPr>
        <w:t>static</w:t>
      </w: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void</w:t>
      </w:r>
      <w:r w:rsidRPr="008B0A59">
        <w:rPr>
          <w:rFonts w:ascii="Times New Roman" w:hAnsi="Times New Roman" w:cs="Times New Roman"/>
          <w:i/>
          <w:sz w:val="32"/>
          <w:szCs w:val="28"/>
        </w:rPr>
        <w:t xml:space="preserve"> main(String[] args) {</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int</w:t>
      </w:r>
      <w:r w:rsidRPr="008B0A59">
        <w:rPr>
          <w:rFonts w:ascii="Times New Roman" w:hAnsi="Times New Roman" w:cs="Times New Roman"/>
          <w:i/>
          <w:sz w:val="32"/>
          <w:szCs w:val="28"/>
        </w:rPr>
        <w:t xml:space="preserve"> marks = 76;</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8B0A59">
        <w:rPr>
          <w:rFonts w:ascii="Times New Roman" w:hAnsi="Times New Roman" w:cs="Times New Roman"/>
          <w:i/>
          <w:sz w:val="32"/>
          <w:szCs w:val="28"/>
        </w:rPr>
        <w:t xml:space="preserve">        String grade;</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if</w:t>
      </w:r>
      <w:r w:rsidRPr="008B0A59">
        <w:rPr>
          <w:rFonts w:ascii="Times New Roman" w:hAnsi="Times New Roman" w:cs="Times New Roman"/>
          <w:i/>
          <w:sz w:val="32"/>
          <w:szCs w:val="28"/>
        </w:rPr>
        <w:t xml:space="preserve"> (marks &gt;= 40) {</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8B0A59">
        <w:rPr>
          <w:rFonts w:ascii="Times New Roman" w:hAnsi="Times New Roman" w:cs="Times New Roman"/>
          <w:i/>
          <w:sz w:val="32"/>
          <w:szCs w:val="28"/>
        </w:rPr>
        <w:t xml:space="preserve">            grade = "Pass";</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else</w:t>
      </w:r>
      <w:r w:rsidRPr="008B0A59">
        <w:rPr>
          <w:rFonts w:ascii="Times New Roman" w:hAnsi="Times New Roman" w:cs="Times New Roman"/>
          <w:i/>
          <w:sz w:val="32"/>
          <w:szCs w:val="28"/>
        </w:rPr>
        <w:t>{</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8B0A59">
        <w:rPr>
          <w:rFonts w:ascii="Times New Roman" w:hAnsi="Times New Roman" w:cs="Times New Roman"/>
          <w:i/>
          <w:sz w:val="32"/>
          <w:szCs w:val="28"/>
        </w:rPr>
        <w:t xml:space="preserve">            grade = "Fail";</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8B0A59">
        <w:rPr>
          <w:rFonts w:ascii="Times New Roman" w:hAnsi="Times New Roman" w:cs="Times New Roman"/>
          <w:i/>
          <w:sz w:val="32"/>
          <w:szCs w:val="28"/>
        </w:rPr>
        <w:t xml:space="preserve">        System.out.println("Grade = " + grade);</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20A8C" w:rsidRPr="008B0A59" w:rsidRDefault="00420A8C" w:rsidP="005B3D7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8B0A59">
        <w:rPr>
          <w:rFonts w:ascii="Times New Roman" w:hAnsi="Times New Roman" w:cs="Times New Roman"/>
          <w:i/>
          <w:sz w:val="32"/>
          <w:szCs w:val="28"/>
        </w:rPr>
        <w:t>}</w:t>
      </w:r>
    </w:p>
    <w:p w:rsidR="00420A8C" w:rsidRPr="008B0A59" w:rsidRDefault="00420A8C" w:rsidP="00420A8C">
      <w:pPr>
        <w:pStyle w:val="Heading2"/>
        <w:pBdr>
          <w:bottom w:val="single" w:sz="8" w:space="0" w:color="DEDEDE"/>
        </w:pBdr>
        <w:shd w:val="clear" w:color="auto" w:fill="FFFFFF"/>
        <w:spacing w:before="173" w:after="173" w:line="312" w:lineRule="atLeast"/>
        <w:jc w:val="both"/>
        <w:rPr>
          <w:rFonts w:ascii="Times New Roman" w:hAnsi="Times New Roman" w:cs="Times New Roman"/>
          <w:b w:val="0"/>
          <w:bCs w:val="0"/>
          <w:color w:val="auto"/>
          <w:spacing w:val="-12"/>
          <w:sz w:val="28"/>
          <w:szCs w:val="28"/>
        </w:rPr>
      </w:pPr>
      <w:r w:rsidRPr="008B0A59">
        <w:rPr>
          <w:rFonts w:ascii="Times New Roman" w:hAnsi="Times New Roman" w:cs="Times New Roman"/>
          <w:b w:val="0"/>
          <w:bCs w:val="0"/>
          <w:color w:val="auto"/>
          <w:spacing w:val="-12"/>
          <w:sz w:val="28"/>
          <w:szCs w:val="28"/>
        </w:rPr>
        <w:t>Output :</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Grade = Pass</w:t>
      </w:r>
    </w:p>
    <w:p w:rsidR="00420A8C" w:rsidRPr="008B0A59" w:rsidRDefault="00420A8C" w:rsidP="00420A8C">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rPr>
      </w:pPr>
      <w:r w:rsidRPr="008B0A59">
        <w:rPr>
          <w:rFonts w:ascii="Times New Roman" w:hAnsi="Times New Roman" w:cs="Times New Roman"/>
          <w:bCs w:val="0"/>
          <w:color w:val="auto"/>
          <w:spacing w:val="-12"/>
          <w:sz w:val="28"/>
          <w:szCs w:val="28"/>
        </w:rPr>
        <w:t>Live Example 3 : Simple If-Else Ladder Statement</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class IfElseDemo {</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public </w:t>
      </w:r>
      <w:r w:rsidRPr="008B0A59">
        <w:rPr>
          <w:rFonts w:ascii="Times New Roman" w:hAnsi="Times New Roman" w:cs="Times New Roman"/>
          <w:b/>
          <w:bCs/>
          <w:i/>
          <w:sz w:val="32"/>
          <w:szCs w:val="28"/>
        </w:rPr>
        <w:t>static</w:t>
      </w: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void</w:t>
      </w:r>
      <w:r w:rsidRPr="008B0A59">
        <w:rPr>
          <w:rFonts w:ascii="Times New Roman" w:hAnsi="Times New Roman" w:cs="Times New Roman"/>
          <w:i/>
          <w:sz w:val="32"/>
          <w:szCs w:val="28"/>
        </w:rPr>
        <w:t xml:space="preserve"> main(String[] args) {</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int</w:t>
      </w:r>
      <w:r w:rsidRPr="008B0A59">
        <w:rPr>
          <w:rFonts w:ascii="Times New Roman" w:hAnsi="Times New Roman" w:cs="Times New Roman"/>
          <w:i/>
          <w:sz w:val="32"/>
          <w:szCs w:val="28"/>
        </w:rPr>
        <w:t xml:space="preserve"> marks = 76;</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char</w:t>
      </w:r>
      <w:r w:rsidRPr="008B0A59">
        <w:rPr>
          <w:rFonts w:ascii="Times New Roman" w:hAnsi="Times New Roman" w:cs="Times New Roman"/>
          <w:i/>
          <w:sz w:val="32"/>
          <w:szCs w:val="28"/>
        </w:rPr>
        <w:t xml:space="preserve"> grade;</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if</w:t>
      </w:r>
      <w:r w:rsidRPr="008B0A59">
        <w:rPr>
          <w:rFonts w:ascii="Times New Roman" w:hAnsi="Times New Roman" w:cs="Times New Roman"/>
          <w:i/>
          <w:sz w:val="32"/>
          <w:szCs w:val="28"/>
        </w:rPr>
        <w:t xml:space="preserve"> (marks &gt;= 90) {</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grade = 'A';</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lastRenderedPageBreak/>
        <w:t xml:space="preserve">        } </w:t>
      </w:r>
      <w:r w:rsidRPr="008B0A59">
        <w:rPr>
          <w:rFonts w:ascii="Times New Roman" w:hAnsi="Times New Roman" w:cs="Times New Roman"/>
          <w:b/>
          <w:bCs/>
          <w:i/>
          <w:sz w:val="32"/>
          <w:szCs w:val="28"/>
        </w:rPr>
        <w:t>else</w:t>
      </w: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if</w:t>
      </w:r>
      <w:r w:rsidRPr="008B0A59">
        <w:rPr>
          <w:rFonts w:ascii="Times New Roman" w:hAnsi="Times New Roman" w:cs="Times New Roman"/>
          <w:i/>
          <w:sz w:val="32"/>
          <w:szCs w:val="28"/>
        </w:rPr>
        <w:t xml:space="preserve"> (marks &gt;= 80) {</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grade = 'B';</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 </w:t>
      </w:r>
      <w:r w:rsidRPr="008B0A59">
        <w:rPr>
          <w:rFonts w:ascii="Times New Roman" w:hAnsi="Times New Roman" w:cs="Times New Roman"/>
          <w:b/>
          <w:bCs/>
          <w:i/>
          <w:sz w:val="32"/>
          <w:szCs w:val="28"/>
        </w:rPr>
        <w:t>else</w:t>
      </w: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if</w:t>
      </w:r>
      <w:r w:rsidRPr="008B0A59">
        <w:rPr>
          <w:rFonts w:ascii="Times New Roman" w:hAnsi="Times New Roman" w:cs="Times New Roman"/>
          <w:i/>
          <w:sz w:val="32"/>
          <w:szCs w:val="28"/>
        </w:rPr>
        <w:t xml:space="preserve"> (marks &gt;= 70) {</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grade = 'C';</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 </w:t>
      </w:r>
      <w:r w:rsidRPr="008B0A59">
        <w:rPr>
          <w:rFonts w:ascii="Times New Roman" w:hAnsi="Times New Roman" w:cs="Times New Roman"/>
          <w:b/>
          <w:bCs/>
          <w:i/>
          <w:sz w:val="32"/>
          <w:szCs w:val="28"/>
        </w:rPr>
        <w:t>else</w:t>
      </w: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if</w:t>
      </w:r>
      <w:r w:rsidRPr="008B0A59">
        <w:rPr>
          <w:rFonts w:ascii="Times New Roman" w:hAnsi="Times New Roman" w:cs="Times New Roman"/>
          <w:i/>
          <w:sz w:val="32"/>
          <w:szCs w:val="28"/>
        </w:rPr>
        <w:t xml:space="preserve"> (marks &gt;= 60) {</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grade = 'D';</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 </w:t>
      </w:r>
      <w:r w:rsidRPr="008B0A59">
        <w:rPr>
          <w:rFonts w:ascii="Times New Roman" w:hAnsi="Times New Roman" w:cs="Times New Roman"/>
          <w:b/>
          <w:bCs/>
          <w:i/>
          <w:sz w:val="32"/>
          <w:szCs w:val="28"/>
        </w:rPr>
        <w:t>else</w:t>
      </w:r>
      <w:r w:rsidRPr="008B0A59">
        <w:rPr>
          <w:rFonts w:ascii="Times New Roman" w:hAnsi="Times New Roman" w:cs="Times New Roman"/>
          <w:i/>
          <w:sz w:val="32"/>
          <w:szCs w:val="28"/>
        </w:rPr>
        <w:t xml:space="preserve"> {</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grade = 'F';</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System.out.println("Grade = " + grade);</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w:t>
      </w:r>
    </w:p>
    <w:p w:rsidR="00420A8C" w:rsidRPr="008B0A59" w:rsidRDefault="00420A8C" w:rsidP="00420A8C">
      <w:pPr>
        <w:pStyle w:val="Heading2"/>
        <w:pBdr>
          <w:bottom w:val="single" w:sz="8" w:space="0" w:color="DEDEDE"/>
        </w:pBdr>
        <w:shd w:val="clear" w:color="auto" w:fill="FFFFFF"/>
        <w:spacing w:before="173" w:after="173" w:line="312" w:lineRule="atLeast"/>
        <w:jc w:val="both"/>
        <w:rPr>
          <w:rFonts w:ascii="Times New Roman" w:hAnsi="Times New Roman" w:cs="Times New Roman"/>
          <w:b w:val="0"/>
          <w:bCs w:val="0"/>
          <w:color w:val="auto"/>
          <w:spacing w:val="-12"/>
          <w:sz w:val="28"/>
          <w:szCs w:val="28"/>
        </w:rPr>
      </w:pPr>
      <w:r w:rsidRPr="008B0A59">
        <w:rPr>
          <w:rFonts w:ascii="Times New Roman" w:hAnsi="Times New Roman" w:cs="Times New Roman"/>
          <w:b w:val="0"/>
          <w:bCs w:val="0"/>
          <w:color w:val="auto"/>
          <w:spacing w:val="-12"/>
          <w:sz w:val="28"/>
          <w:szCs w:val="28"/>
        </w:rPr>
        <w:t>Output :</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Grade = C</w:t>
      </w:r>
    </w:p>
    <w:p w:rsidR="00420A8C" w:rsidRPr="008B0A59" w:rsidRDefault="00420A8C" w:rsidP="00420A8C">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rPr>
      </w:pPr>
      <w:r w:rsidRPr="008B0A59">
        <w:rPr>
          <w:rFonts w:ascii="Times New Roman" w:hAnsi="Times New Roman" w:cs="Times New Roman"/>
          <w:bCs w:val="0"/>
          <w:color w:val="auto"/>
          <w:spacing w:val="-12"/>
          <w:sz w:val="28"/>
          <w:szCs w:val="28"/>
        </w:rPr>
        <w:t>Live Example 4 : We can have multiple conditions inside If</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b/>
          <w:bCs/>
          <w:i/>
          <w:sz w:val="32"/>
          <w:szCs w:val="28"/>
        </w:rPr>
        <w:t>if</w:t>
      </w:r>
      <w:r w:rsidRPr="008B0A59">
        <w:rPr>
          <w:rFonts w:ascii="Times New Roman" w:hAnsi="Times New Roman" w:cs="Times New Roman"/>
          <w:i/>
          <w:sz w:val="32"/>
          <w:szCs w:val="28"/>
        </w:rPr>
        <w:t>(marks &gt; 70 || marks &lt; 90)</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System.out.println("Class A");</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b/>
          <w:bCs/>
          <w:i/>
          <w:sz w:val="32"/>
          <w:szCs w:val="28"/>
        </w:rPr>
        <w:t>else</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System.out.println("Class B");</w:t>
      </w:r>
    </w:p>
    <w:p w:rsidR="00420A8C" w:rsidRPr="008B0A59" w:rsidRDefault="00420A8C" w:rsidP="00582FD5">
      <w:pPr>
        <w:numPr>
          <w:ilvl w:val="0"/>
          <w:numId w:val="6"/>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We can use “&amp;&amp;” , “||” operators in order to refine condition.</w:t>
      </w:r>
    </w:p>
    <w:p w:rsidR="00420A8C" w:rsidRPr="008B0A59" w:rsidRDefault="00420A8C" w:rsidP="00582FD5">
      <w:pPr>
        <w:numPr>
          <w:ilvl w:val="0"/>
          <w:numId w:val="6"/>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&amp;&amp; operator will check whether both left hand and right hand conditions are true or not.</w:t>
      </w:r>
    </w:p>
    <w:p w:rsidR="00420A8C" w:rsidRPr="008B0A59" w:rsidRDefault="00420A8C" w:rsidP="00582FD5">
      <w:pPr>
        <w:numPr>
          <w:ilvl w:val="0"/>
          <w:numId w:val="6"/>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 condition will check</w:t>
      </w:r>
    </w:p>
    <w:p w:rsidR="00420A8C" w:rsidRPr="008B0A59" w:rsidRDefault="00420A8C" w:rsidP="00420A8C">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rPr>
      </w:pPr>
      <w:r w:rsidRPr="008B0A59">
        <w:rPr>
          <w:rFonts w:ascii="Times New Roman" w:hAnsi="Times New Roman" w:cs="Times New Roman"/>
          <w:bCs w:val="0"/>
          <w:color w:val="auto"/>
          <w:spacing w:val="-12"/>
          <w:sz w:val="28"/>
          <w:szCs w:val="28"/>
        </w:rPr>
        <w:lastRenderedPageBreak/>
        <w:t>Must Read Note :</w:t>
      </w:r>
    </w:p>
    <w:p w:rsidR="00420A8C" w:rsidRPr="008B0A59" w:rsidRDefault="00420A8C" w:rsidP="00420A8C">
      <w:pPr>
        <w:pStyle w:val="NormalWeb"/>
        <w:shd w:val="clear" w:color="auto" w:fill="FFFFFF"/>
        <w:spacing w:before="115" w:beforeAutospacing="0" w:after="115" w:afterAutospacing="0" w:line="276" w:lineRule="atLeast"/>
        <w:jc w:val="both"/>
        <w:rPr>
          <w:b/>
          <w:sz w:val="28"/>
          <w:szCs w:val="28"/>
        </w:rPr>
      </w:pPr>
      <w:r w:rsidRPr="008B0A59">
        <w:rPr>
          <w:b/>
          <w:sz w:val="28"/>
          <w:szCs w:val="28"/>
        </w:rPr>
        <w:t>If we have written two conditions inside “If Condition” then –</w:t>
      </w:r>
    </w:p>
    <w:p w:rsidR="00420A8C" w:rsidRPr="008B0A59" w:rsidRDefault="00420A8C" w:rsidP="00582FD5">
      <w:pPr>
        <w:numPr>
          <w:ilvl w:val="0"/>
          <w:numId w:val="7"/>
        </w:numPr>
        <w:shd w:val="clear" w:color="auto" w:fill="FFFFFF"/>
        <w:spacing w:before="100" w:beforeAutospacing="1" w:after="100" w:afterAutospacing="1" w:line="480" w:lineRule="atLeast"/>
        <w:jc w:val="both"/>
        <w:rPr>
          <w:rFonts w:ascii="Times New Roman" w:hAnsi="Times New Roman" w:cs="Times New Roman"/>
          <w:b/>
          <w:sz w:val="28"/>
          <w:szCs w:val="28"/>
        </w:rPr>
      </w:pPr>
      <w:r w:rsidRPr="008B0A59">
        <w:rPr>
          <w:rStyle w:val="Strong"/>
          <w:rFonts w:ascii="Times New Roman" w:hAnsi="Times New Roman" w:cs="Times New Roman"/>
          <w:b w:val="0"/>
          <w:sz w:val="28"/>
          <w:szCs w:val="28"/>
        </w:rPr>
        <w:t>If First Condition is true</w:t>
      </w:r>
      <w:r w:rsidRPr="008B0A59">
        <w:rPr>
          <w:rStyle w:val="apple-converted-space"/>
          <w:rFonts w:ascii="Times New Roman" w:hAnsi="Times New Roman" w:cs="Times New Roman"/>
          <w:b/>
          <w:sz w:val="28"/>
          <w:szCs w:val="28"/>
        </w:rPr>
        <w:t> </w:t>
      </w:r>
      <w:r w:rsidRPr="008B0A59">
        <w:rPr>
          <w:rFonts w:ascii="Times New Roman" w:hAnsi="Times New Roman" w:cs="Times New Roman"/>
          <w:b/>
          <w:sz w:val="28"/>
          <w:szCs w:val="28"/>
        </w:rPr>
        <w:t>then || operator will</w:t>
      </w:r>
      <w:r w:rsidRPr="008B0A59">
        <w:rPr>
          <w:rStyle w:val="apple-converted-space"/>
          <w:rFonts w:ascii="Times New Roman" w:hAnsi="Times New Roman" w:cs="Times New Roman"/>
          <w:b/>
          <w:sz w:val="28"/>
          <w:szCs w:val="28"/>
        </w:rPr>
        <w:t> </w:t>
      </w:r>
      <w:r w:rsidRPr="008B0A59">
        <w:rPr>
          <w:rStyle w:val="Strong"/>
          <w:rFonts w:ascii="Times New Roman" w:hAnsi="Times New Roman" w:cs="Times New Roman"/>
          <w:b w:val="0"/>
          <w:sz w:val="28"/>
          <w:szCs w:val="28"/>
        </w:rPr>
        <w:t>skip checking second condition</w:t>
      </w:r>
      <w:r w:rsidRPr="008B0A59">
        <w:rPr>
          <w:rFonts w:ascii="Times New Roman" w:hAnsi="Times New Roman" w:cs="Times New Roman"/>
          <w:b/>
          <w:sz w:val="28"/>
          <w:szCs w:val="28"/>
        </w:rPr>
        <w:t>.</w:t>
      </w:r>
    </w:p>
    <w:p w:rsidR="00420A8C" w:rsidRPr="008B0A59" w:rsidRDefault="00420A8C" w:rsidP="00582FD5">
      <w:pPr>
        <w:numPr>
          <w:ilvl w:val="0"/>
          <w:numId w:val="7"/>
        </w:numPr>
        <w:shd w:val="clear" w:color="auto" w:fill="FFFFFF"/>
        <w:spacing w:before="100" w:beforeAutospacing="1" w:after="100" w:afterAutospacing="1" w:line="480" w:lineRule="atLeast"/>
        <w:jc w:val="both"/>
        <w:rPr>
          <w:rFonts w:ascii="Times New Roman" w:hAnsi="Times New Roman" w:cs="Times New Roman"/>
          <w:b/>
          <w:sz w:val="28"/>
          <w:szCs w:val="28"/>
        </w:rPr>
      </w:pPr>
      <w:r w:rsidRPr="008B0A59">
        <w:rPr>
          <w:rStyle w:val="Strong"/>
          <w:rFonts w:ascii="Times New Roman" w:hAnsi="Times New Roman" w:cs="Times New Roman"/>
          <w:b w:val="0"/>
          <w:sz w:val="28"/>
          <w:szCs w:val="28"/>
        </w:rPr>
        <w:t>If First Condition is false</w:t>
      </w:r>
      <w:r w:rsidRPr="008B0A59">
        <w:rPr>
          <w:rStyle w:val="apple-converted-space"/>
          <w:rFonts w:ascii="Times New Roman" w:hAnsi="Times New Roman" w:cs="Times New Roman"/>
          <w:b/>
          <w:sz w:val="28"/>
          <w:szCs w:val="28"/>
        </w:rPr>
        <w:t> </w:t>
      </w:r>
      <w:r w:rsidRPr="008B0A59">
        <w:rPr>
          <w:rFonts w:ascii="Times New Roman" w:hAnsi="Times New Roman" w:cs="Times New Roman"/>
          <w:b/>
          <w:sz w:val="28"/>
          <w:szCs w:val="28"/>
        </w:rPr>
        <w:t>then || operator will</w:t>
      </w:r>
      <w:r w:rsidRPr="008B0A59">
        <w:rPr>
          <w:rStyle w:val="apple-converted-space"/>
          <w:rFonts w:ascii="Times New Roman" w:hAnsi="Times New Roman" w:cs="Times New Roman"/>
          <w:b/>
          <w:sz w:val="28"/>
          <w:szCs w:val="28"/>
        </w:rPr>
        <w:t> </w:t>
      </w:r>
      <w:r w:rsidRPr="008B0A59">
        <w:rPr>
          <w:rStyle w:val="Strong"/>
          <w:rFonts w:ascii="Times New Roman" w:hAnsi="Times New Roman" w:cs="Times New Roman"/>
          <w:b w:val="0"/>
          <w:sz w:val="28"/>
          <w:szCs w:val="28"/>
        </w:rPr>
        <w:t>check second condition if second condition is true</w:t>
      </w:r>
      <w:r w:rsidRPr="008B0A59">
        <w:rPr>
          <w:rStyle w:val="apple-converted-space"/>
          <w:rFonts w:ascii="Times New Roman" w:hAnsi="Times New Roman" w:cs="Times New Roman"/>
          <w:b/>
          <w:sz w:val="28"/>
          <w:szCs w:val="28"/>
        </w:rPr>
        <w:t> </w:t>
      </w:r>
      <w:r w:rsidRPr="008B0A59">
        <w:rPr>
          <w:rFonts w:ascii="Times New Roman" w:hAnsi="Times New Roman" w:cs="Times New Roman"/>
          <w:b/>
          <w:sz w:val="28"/>
          <w:szCs w:val="28"/>
        </w:rPr>
        <w:t>then overall if will follow true block otherwise it will follow else block.</w:t>
      </w:r>
    </w:p>
    <w:p w:rsidR="00420A8C" w:rsidRPr="008B0A59" w:rsidRDefault="00420A8C" w:rsidP="00420A8C">
      <w:pPr>
        <w:pStyle w:val="Heading3"/>
        <w:pBdr>
          <w:bottom w:val="single" w:sz="8" w:space="0" w:color="DEDEDE"/>
        </w:pBdr>
        <w:shd w:val="clear" w:color="auto" w:fill="FFFFFF"/>
        <w:spacing w:before="180" w:after="173" w:line="312" w:lineRule="atLeast"/>
        <w:jc w:val="both"/>
        <w:rPr>
          <w:rFonts w:ascii="Times New Roman" w:hAnsi="Times New Roman" w:cs="Times New Roman"/>
          <w:bCs w:val="0"/>
          <w:color w:val="auto"/>
          <w:sz w:val="28"/>
          <w:szCs w:val="28"/>
        </w:rPr>
      </w:pPr>
      <w:r w:rsidRPr="008B0A59">
        <w:rPr>
          <w:rFonts w:ascii="Times New Roman" w:hAnsi="Times New Roman" w:cs="Times New Roman"/>
          <w:bCs w:val="0"/>
          <w:color w:val="auto"/>
          <w:sz w:val="28"/>
          <w:szCs w:val="28"/>
        </w:rPr>
        <w:t>Proof –</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class Test{</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public </w:t>
      </w:r>
      <w:r w:rsidRPr="008B0A59">
        <w:rPr>
          <w:rFonts w:ascii="Times New Roman" w:hAnsi="Times New Roman" w:cs="Times New Roman"/>
          <w:b/>
          <w:bCs/>
          <w:i/>
          <w:sz w:val="32"/>
          <w:szCs w:val="28"/>
        </w:rPr>
        <w:t>static</w:t>
      </w: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void</w:t>
      </w:r>
      <w:r w:rsidRPr="008B0A59">
        <w:rPr>
          <w:rFonts w:ascii="Times New Roman" w:hAnsi="Times New Roman" w:cs="Times New Roman"/>
          <w:i/>
          <w:sz w:val="32"/>
          <w:szCs w:val="28"/>
        </w:rPr>
        <w:t xml:space="preserve"> main(String args[])  {</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int</w:t>
      </w:r>
      <w:r w:rsidRPr="008B0A59">
        <w:rPr>
          <w:rFonts w:ascii="Times New Roman" w:hAnsi="Times New Roman" w:cs="Times New Roman"/>
          <w:i/>
          <w:sz w:val="32"/>
          <w:szCs w:val="28"/>
        </w:rPr>
        <w:t xml:space="preserve"> num1 = 10;</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int</w:t>
      </w:r>
      <w:r w:rsidRPr="008B0A59">
        <w:rPr>
          <w:rFonts w:ascii="Times New Roman" w:hAnsi="Times New Roman" w:cs="Times New Roman"/>
          <w:i/>
          <w:sz w:val="32"/>
          <w:szCs w:val="28"/>
        </w:rPr>
        <w:t xml:space="preserve"> num2 = 20;</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if</w:t>
      </w:r>
      <w:r w:rsidRPr="008B0A59">
        <w:rPr>
          <w:rFonts w:ascii="Times New Roman" w:hAnsi="Times New Roman" w:cs="Times New Roman"/>
          <w:i/>
          <w:sz w:val="32"/>
          <w:szCs w:val="28"/>
        </w:rPr>
        <w:t xml:space="preserve">  ((++num1 &gt; 0) || (++num2 &gt; 0))     {</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System.out.println(num1);</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System.out.println(num2);</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w:t>
      </w:r>
    </w:p>
    <w:p w:rsidR="00420A8C" w:rsidRPr="008B0A59" w:rsidRDefault="00420A8C" w:rsidP="00420A8C">
      <w:pPr>
        <w:pStyle w:val="Heading3"/>
        <w:pBdr>
          <w:bottom w:val="single" w:sz="8" w:space="0" w:color="DEDEDE"/>
        </w:pBdr>
        <w:shd w:val="clear" w:color="auto" w:fill="FFFFFF"/>
        <w:spacing w:before="180" w:after="173" w:line="312" w:lineRule="atLeast"/>
        <w:jc w:val="both"/>
        <w:rPr>
          <w:rFonts w:ascii="Times New Roman" w:hAnsi="Times New Roman" w:cs="Times New Roman"/>
          <w:bCs w:val="0"/>
          <w:color w:val="auto"/>
          <w:sz w:val="28"/>
          <w:szCs w:val="28"/>
        </w:rPr>
      </w:pPr>
      <w:r w:rsidRPr="008B0A59">
        <w:rPr>
          <w:rFonts w:ascii="Times New Roman" w:hAnsi="Times New Roman" w:cs="Times New Roman"/>
          <w:bCs w:val="0"/>
          <w:color w:val="auto"/>
          <w:sz w:val="28"/>
          <w:szCs w:val="28"/>
        </w:rPr>
        <w:t>Output :</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11</w:t>
      </w:r>
    </w:p>
    <w:p w:rsidR="00420A8C" w:rsidRPr="008B0A59" w:rsidRDefault="00420A8C" w:rsidP="00053B8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20</w:t>
      </w:r>
    </w:p>
    <w:p w:rsidR="00420A8C" w:rsidRPr="008B0A59" w:rsidRDefault="00420A8C" w:rsidP="00420A8C">
      <w:pPr>
        <w:pStyle w:val="Heading3"/>
        <w:pBdr>
          <w:bottom w:val="single" w:sz="8" w:space="0" w:color="DEDEDE"/>
        </w:pBdr>
        <w:shd w:val="clear" w:color="auto" w:fill="FFFFFF"/>
        <w:spacing w:before="180" w:after="173" w:line="312" w:lineRule="atLeast"/>
        <w:jc w:val="both"/>
        <w:rPr>
          <w:rFonts w:ascii="Times New Roman" w:hAnsi="Times New Roman" w:cs="Times New Roman"/>
          <w:bCs w:val="0"/>
          <w:color w:val="auto"/>
          <w:sz w:val="28"/>
          <w:szCs w:val="28"/>
        </w:rPr>
      </w:pPr>
      <w:r w:rsidRPr="008B0A59">
        <w:rPr>
          <w:rFonts w:ascii="Times New Roman" w:hAnsi="Times New Roman" w:cs="Times New Roman"/>
          <w:bCs w:val="0"/>
          <w:color w:val="auto"/>
          <w:sz w:val="28"/>
          <w:szCs w:val="28"/>
        </w:rPr>
        <w:t>Explanation :</w:t>
      </w:r>
    </w:p>
    <w:p w:rsidR="00420A8C" w:rsidRPr="008B0A59" w:rsidRDefault="00420A8C" w:rsidP="00582FD5">
      <w:pPr>
        <w:numPr>
          <w:ilvl w:val="0"/>
          <w:numId w:val="8"/>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First condition is true so it skip out checking second condition.</w:t>
      </w:r>
    </w:p>
    <w:p w:rsidR="00420A8C" w:rsidRPr="008B0A59" w:rsidRDefault="00420A8C" w:rsidP="008F6DB3">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360"/>
        <w:jc w:val="both"/>
        <w:rPr>
          <w:rFonts w:ascii="Times New Roman" w:hAnsi="Times New Roman" w:cs="Times New Roman"/>
          <w:i/>
          <w:sz w:val="32"/>
          <w:szCs w:val="28"/>
        </w:rPr>
      </w:pPr>
      <w:r w:rsidRPr="008B0A59">
        <w:rPr>
          <w:rFonts w:ascii="Times New Roman" w:hAnsi="Times New Roman" w:cs="Times New Roman"/>
          <w:i/>
          <w:sz w:val="32"/>
          <w:szCs w:val="28"/>
        </w:rPr>
        <w:lastRenderedPageBreak/>
        <w:t>class Test{</w:t>
      </w:r>
    </w:p>
    <w:p w:rsidR="00420A8C" w:rsidRPr="008B0A59" w:rsidRDefault="00420A8C" w:rsidP="008F6DB3">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360"/>
        <w:jc w:val="both"/>
        <w:rPr>
          <w:rFonts w:ascii="Times New Roman" w:hAnsi="Times New Roman" w:cs="Times New Roman"/>
          <w:i/>
          <w:sz w:val="32"/>
          <w:szCs w:val="28"/>
        </w:rPr>
      </w:pPr>
      <w:r w:rsidRPr="008B0A59">
        <w:rPr>
          <w:rFonts w:ascii="Times New Roman" w:hAnsi="Times New Roman" w:cs="Times New Roman"/>
          <w:i/>
          <w:sz w:val="32"/>
          <w:szCs w:val="28"/>
        </w:rPr>
        <w:t xml:space="preserve"> public </w:t>
      </w:r>
      <w:r w:rsidRPr="008B0A59">
        <w:rPr>
          <w:rFonts w:ascii="Times New Roman" w:hAnsi="Times New Roman" w:cs="Times New Roman"/>
          <w:b/>
          <w:bCs/>
          <w:i/>
          <w:sz w:val="32"/>
          <w:szCs w:val="28"/>
        </w:rPr>
        <w:t>static</w:t>
      </w: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void</w:t>
      </w:r>
      <w:r w:rsidRPr="008B0A59">
        <w:rPr>
          <w:rFonts w:ascii="Times New Roman" w:hAnsi="Times New Roman" w:cs="Times New Roman"/>
          <w:i/>
          <w:sz w:val="32"/>
          <w:szCs w:val="28"/>
        </w:rPr>
        <w:t xml:space="preserve"> main(String args[])  {</w:t>
      </w:r>
    </w:p>
    <w:p w:rsidR="00420A8C" w:rsidRPr="008B0A59" w:rsidRDefault="00420A8C" w:rsidP="008F6DB3">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36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int</w:t>
      </w:r>
      <w:r w:rsidRPr="008B0A59">
        <w:rPr>
          <w:rFonts w:ascii="Times New Roman" w:hAnsi="Times New Roman" w:cs="Times New Roman"/>
          <w:i/>
          <w:sz w:val="32"/>
          <w:szCs w:val="28"/>
        </w:rPr>
        <w:t xml:space="preserve"> num1 = 10;</w:t>
      </w:r>
    </w:p>
    <w:p w:rsidR="00420A8C" w:rsidRPr="008B0A59" w:rsidRDefault="00420A8C" w:rsidP="008F6DB3">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36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int</w:t>
      </w:r>
      <w:r w:rsidRPr="008B0A59">
        <w:rPr>
          <w:rFonts w:ascii="Times New Roman" w:hAnsi="Times New Roman" w:cs="Times New Roman"/>
          <w:i/>
          <w:sz w:val="32"/>
          <w:szCs w:val="28"/>
        </w:rPr>
        <w:t xml:space="preserve"> num2 = 20;</w:t>
      </w:r>
    </w:p>
    <w:p w:rsidR="00420A8C" w:rsidRPr="008B0A59" w:rsidRDefault="00420A8C" w:rsidP="008F6DB3">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36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if</w:t>
      </w:r>
      <w:r w:rsidRPr="008B0A59">
        <w:rPr>
          <w:rFonts w:ascii="Times New Roman" w:hAnsi="Times New Roman" w:cs="Times New Roman"/>
          <w:i/>
          <w:sz w:val="32"/>
          <w:szCs w:val="28"/>
        </w:rPr>
        <w:t xml:space="preserve">  ((++num1 &lt; 0) &amp;&amp; (++num2 &gt; 0))     {</w:t>
      </w:r>
    </w:p>
    <w:p w:rsidR="00420A8C" w:rsidRPr="008B0A59" w:rsidRDefault="00420A8C" w:rsidP="008F6DB3">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360"/>
        <w:jc w:val="both"/>
        <w:rPr>
          <w:rFonts w:ascii="Times New Roman" w:hAnsi="Times New Roman" w:cs="Times New Roman"/>
          <w:i/>
          <w:sz w:val="32"/>
          <w:szCs w:val="28"/>
        </w:rPr>
      </w:pPr>
      <w:r w:rsidRPr="008B0A59">
        <w:rPr>
          <w:rFonts w:ascii="Times New Roman" w:hAnsi="Times New Roman" w:cs="Times New Roman"/>
          <w:i/>
          <w:sz w:val="32"/>
          <w:szCs w:val="28"/>
        </w:rPr>
        <w:t xml:space="preserve">     System.out.println(num1);</w:t>
      </w:r>
    </w:p>
    <w:p w:rsidR="00420A8C" w:rsidRPr="008B0A59" w:rsidRDefault="00420A8C" w:rsidP="008F6DB3">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360"/>
        <w:jc w:val="both"/>
        <w:rPr>
          <w:rFonts w:ascii="Times New Roman" w:hAnsi="Times New Roman" w:cs="Times New Roman"/>
          <w:i/>
          <w:sz w:val="32"/>
          <w:szCs w:val="28"/>
        </w:rPr>
      </w:pPr>
      <w:r w:rsidRPr="008B0A59">
        <w:rPr>
          <w:rFonts w:ascii="Times New Roman" w:hAnsi="Times New Roman" w:cs="Times New Roman"/>
          <w:i/>
          <w:sz w:val="32"/>
          <w:szCs w:val="28"/>
        </w:rPr>
        <w:t xml:space="preserve">     System.out.println(num2);</w:t>
      </w:r>
    </w:p>
    <w:p w:rsidR="00420A8C" w:rsidRPr="008B0A59" w:rsidRDefault="00420A8C" w:rsidP="008F6DB3">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36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20A8C" w:rsidRPr="008B0A59" w:rsidRDefault="00420A8C" w:rsidP="008F6DB3">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360"/>
        <w:jc w:val="both"/>
        <w:rPr>
          <w:rFonts w:ascii="Times New Roman" w:hAnsi="Times New Roman" w:cs="Times New Roman"/>
          <w:i/>
          <w:sz w:val="32"/>
          <w:szCs w:val="28"/>
        </w:rPr>
      </w:pPr>
      <w:r w:rsidRPr="008B0A59">
        <w:rPr>
          <w:rFonts w:ascii="Times New Roman" w:hAnsi="Times New Roman" w:cs="Times New Roman"/>
          <w:i/>
          <w:sz w:val="32"/>
          <w:szCs w:val="28"/>
        </w:rPr>
        <w:t xml:space="preserve">      System.out.println(num1);</w:t>
      </w:r>
    </w:p>
    <w:p w:rsidR="00420A8C" w:rsidRPr="008B0A59" w:rsidRDefault="00420A8C" w:rsidP="008F6DB3">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360"/>
        <w:jc w:val="both"/>
        <w:rPr>
          <w:rFonts w:ascii="Times New Roman" w:hAnsi="Times New Roman" w:cs="Times New Roman"/>
          <w:i/>
          <w:sz w:val="32"/>
          <w:szCs w:val="28"/>
        </w:rPr>
      </w:pPr>
      <w:r w:rsidRPr="008B0A59">
        <w:rPr>
          <w:rFonts w:ascii="Times New Roman" w:hAnsi="Times New Roman" w:cs="Times New Roman"/>
          <w:i/>
          <w:sz w:val="32"/>
          <w:szCs w:val="28"/>
        </w:rPr>
        <w:t xml:space="preserve">     System.out.println(num2);</w:t>
      </w:r>
    </w:p>
    <w:p w:rsidR="00420A8C" w:rsidRPr="008B0A59" w:rsidRDefault="00420A8C" w:rsidP="008F6DB3">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36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20A8C" w:rsidRPr="008B0A59" w:rsidRDefault="00420A8C" w:rsidP="008F6DB3">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360"/>
        <w:jc w:val="both"/>
        <w:rPr>
          <w:rFonts w:ascii="Times New Roman" w:hAnsi="Times New Roman" w:cs="Times New Roman"/>
          <w:i/>
          <w:sz w:val="32"/>
          <w:szCs w:val="28"/>
        </w:rPr>
      </w:pPr>
      <w:r w:rsidRPr="008B0A59">
        <w:rPr>
          <w:rFonts w:ascii="Times New Roman" w:hAnsi="Times New Roman" w:cs="Times New Roman"/>
          <w:i/>
          <w:sz w:val="32"/>
          <w:szCs w:val="28"/>
        </w:rPr>
        <w:t>}</w:t>
      </w:r>
    </w:p>
    <w:p w:rsidR="00420A8C" w:rsidRPr="008B0A59" w:rsidRDefault="00420A8C" w:rsidP="00420A8C">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rPr>
      </w:pPr>
      <w:r w:rsidRPr="008B0A59">
        <w:rPr>
          <w:rFonts w:ascii="Times New Roman" w:hAnsi="Times New Roman" w:cs="Times New Roman"/>
          <w:bCs w:val="0"/>
          <w:color w:val="auto"/>
          <w:spacing w:val="-12"/>
          <w:sz w:val="28"/>
          <w:szCs w:val="28"/>
        </w:rPr>
        <w:t>Output :</w:t>
      </w:r>
    </w:p>
    <w:p w:rsidR="00420A8C" w:rsidRPr="008B0A59" w:rsidRDefault="00420A8C" w:rsidP="008F6D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11</w:t>
      </w:r>
    </w:p>
    <w:p w:rsidR="00420A8C" w:rsidRPr="008B0A59" w:rsidRDefault="00420A8C" w:rsidP="008F6DB3">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20</w:t>
      </w:r>
    </w:p>
    <w:p w:rsidR="00420A8C" w:rsidRPr="008B0A59" w:rsidRDefault="00420A8C" w:rsidP="00420A8C">
      <w:pPr>
        <w:pStyle w:val="Heading3"/>
        <w:pBdr>
          <w:bottom w:val="single" w:sz="8" w:space="0" w:color="DEDEDE"/>
        </w:pBdr>
        <w:shd w:val="clear" w:color="auto" w:fill="FFFFFF"/>
        <w:spacing w:before="180" w:after="173" w:line="312" w:lineRule="atLeast"/>
        <w:jc w:val="both"/>
        <w:rPr>
          <w:rFonts w:ascii="Times New Roman" w:hAnsi="Times New Roman" w:cs="Times New Roman"/>
          <w:bCs w:val="0"/>
          <w:color w:val="auto"/>
          <w:sz w:val="28"/>
          <w:szCs w:val="28"/>
        </w:rPr>
      </w:pPr>
      <w:r w:rsidRPr="008B0A59">
        <w:rPr>
          <w:rFonts w:ascii="Times New Roman" w:hAnsi="Times New Roman" w:cs="Times New Roman"/>
          <w:bCs w:val="0"/>
          <w:color w:val="auto"/>
          <w:sz w:val="28"/>
          <w:szCs w:val="28"/>
        </w:rPr>
        <w:t>Explanation :</w:t>
      </w:r>
    </w:p>
    <w:p w:rsidR="00420A8C" w:rsidRPr="008B0A59" w:rsidRDefault="00420A8C" w:rsidP="00582FD5">
      <w:pPr>
        <w:numPr>
          <w:ilvl w:val="0"/>
          <w:numId w:val="9"/>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If</w:t>
      </w:r>
      <w:r w:rsidRPr="008B0A59">
        <w:rPr>
          <w:rStyle w:val="apple-converted-space"/>
          <w:rFonts w:ascii="Times New Roman" w:hAnsi="Times New Roman" w:cs="Times New Roman"/>
          <w:sz w:val="28"/>
          <w:szCs w:val="28"/>
        </w:rPr>
        <w:t> </w:t>
      </w:r>
      <w:r w:rsidRPr="008B0A59">
        <w:rPr>
          <w:rStyle w:val="Strong"/>
          <w:rFonts w:ascii="Times New Roman" w:hAnsi="Times New Roman" w:cs="Times New Roman"/>
          <w:sz w:val="28"/>
          <w:szCs w:val="28"/>
        </w:rPr>
        <w:t>First Condition is true</w:t>
      </w:r>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then &amp;&amp; operator will check second condition.</w:t>
      </w:r>
    </w:p>
    <w:p w:rsidR="00420A8C" w:rsidRPr="008B0A59" w:rsidRDefault="00420A8C" w:rsidP="00582FD5">
      <w:pPr>
        <w:numPr>
          <w:ilvl w:val="0"/>
          <w:numId w:val="9"/>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If</w:t>
      </w:r>
      <w:r w:rsidRPr="008B0A59">
        <w:rPr>
          <w:rStyle w:val="apple-converted-space"/>
          <w:rFonts w:ascii="Times New Roman" w:hAnsi="Times New Roman" w:cs="Times New Roman"/>
          <w:sz w:val="28"/>
          <w:szCs w:val="28"/>
        </w:rPr>
        <w:t> </w:t>
      </w:r>
      <w:r w:rsidRPr="008B0A59">
        <w:rPr>
          <w:rStyle w:val="Strong"/>
          <w:rFonts w:ascii="Times New Roman" w:hAnsi="Times New Roman" w:cs="Times New Roman"/>
          <w:sz w:val="28"/>
          <w:szCs w:val="28"/>
        </w:rPr>
        <w:t>First Condition is false then</w:t>
      </w:r>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&amp;&amp; operator will skip checking second condition.</w:t>
      </w:r>
    </w:p>
    <w:p w:rsidR="005C3B0D" w:rsidRPr="008B0A59" w:rsidRDefault="005C3B0D" w:rsidP="005C3B0D">
      <w:pPr>
        <w:pStyle w:val="Heading2"/>
        <w:pBdr>
          <w:top w:val="single" w:sz="2" w:space="2" w:color="660000"/>
          <w:left w:val="single" w:sz="2" w:space="0" w:color="660000"/>
          <w:bottom w:val="single" w:sz="4" w:space="2" w:color="660000"/>
          <w:right w:val="single" w:sz="2" w:space="2" w:color="660000"/>
        </w:pBdr>
        <w:shd w:val="clear" w:color="auto" w:fill="FFFFFF"/>
        <w:spacing w:before="360" w:after="12" w:line="184" w:lineRule="atLeast"/>
        <w:ind w:left="12" w:right="12"/>
        <w:rPr>
          <w:rFonts w:ascii="Times New Roman" w:hAnsi="Times New Roman" w:cs="Times New Roman"/>
          <w:color w:val="auto"/>
          <w:sz w:val="32"/>
          <w:szCs w:val="28"/>
          <w:u w:val="single"/>
        </w:rPr>
      </w:pPr>
      <w:r w:rsidRPr="008B0A59">
        <w:rPr>
          <w:rFonts w:ascii="Times New Roman" w:hAnsi="Times New Roman" w:cs="Times New Roman"/>
          <w:color w:val="auto"/>
          <w:sz w:val="32"/>
          <w:szCs w:val="28"/>
          <w:u w:val="single"/>
        </w:rPr>
        <w:t>Alternate ways to write the above</w:t>
      </w:r>
      <w:r w:rsidRPr="008B0A59">
        <w:rPr>
          <w:rStyle w:val="apple-converted-space"/>
          <w:rFonts w:ascii="Times New Roman" w:hAnsi="Times New Roman" w:cs="Times New Roman"/>
          <w:color w:val="auto"/>
          <w:sz w:val="32"/>
          <w:szCs w:val="28"/>
          <w:u w:val="single"/>
        </w:rPr>
        <w:t> </w:t>
      </w:r>
      <w:r w:rsidRPr="008B0A59">
        <w:rPr>
          <w:rFonts w:ascii="Times New Roman" w:hAnsi="Times New Roman" w:cs="Times New Roman"/>
          <w:i/>
          <w:iCs/>
          <w:color w:val="auto"/>
          <w:sz w:val="32"/>
          <w:szCs w:val="28"/>
          <w:u w:val="single"/>
        </w:rPr>
        <w:t>if</w:t>
      </w:r>
      <w:r w:rsidRPr="008B0A59">
        <w:rPr>
          <w:rStyle w:val="apple-converted-space"/>
          <w:rFonts w:ascii="Times New Roman" w:hAnsi="Times New Roman" w:cs="Times New Roman"/>
          <w:color w:val="auto"/>
          <w:sz w:val="32"/>
          <w:szCs w:val="28"/>
          <w:u w:val="single"/>
        </w:rPr>
        <w:t> </w:t>
      </w:r>
      <w:r w:rsidRPr="008B0A59">
        <w:rPr>
          <w:rFonts w:ascii="Times New Roman" w:hAnsi="Times New Roman" w:cs="Times New Roman"/>
          <w:color w:val="auto"/>
          <w:sz w:val="32"/>
          <w:szCs w:val="28"/>
          <w:u w:val="single"/>
        </w:rPr>
        <w:t>statement</w:t>
      </w:r>
    </w:p>
    <w:p w:rsidR="005C3B0D" w:rsidRPr="008B0A59" w:rsidRDefault="005C3B0D" w:rsidP="005C3B0D">
      <w:pPr>
        <w:pStyle w:val="NormalWeb"/>
        <w:shd w:val="clear" w:color="auto" w:fill="FFFFFF"/>
        <w:spacing w:before="120" w:beforeAutospacing="0" w:after="120" w:afterAutospacing="0" w:line="184" w:lineRule="atLeast"/>
        <w:rPr>
          <w:sz w:val="28"/>
          <w:szCs w:val="28"/>
        </w:rPr>
      </w:pPr>
      <w:r w:rsidRPr="008B0A59">
        <w:rPr>
          <w:sz w:val="28"/>
          <w:szCs w:val="28"/>
        </w:rPr>
        <w:t>There are lots of ways to write the above if statement. Here are some.</w:t>
      </w:r>
    </w:p>
    <w:p w:rsidR="008F6DB3" w:rsidRPr="008B0A59" w:rsidRDefault="005C3B0D" w:rsidP="005C3B0D">
      <w:pPr>
        <w:numPr>
          <w:ilvl w:val="0"/>
          <w:numId w:val="66"/>
        </w:numPr>
        <w:shd w:val="clear" w:color="auto" w:fill="FFFFFF"/>
        <w:spacing w:before="120" w:after="100" w:afterAutospacing="1" w:line="184" w:lineRule="atLeast"/>
        <w:rPr>
          <w:rFonts w:ascii="Times New Roman" w:hAnsi="Times New Roman" w:cs="Times New Roman"/>
          <w:sz w:val="28"/>
          <w:szCs w:val="28"/>
        </w:rPr>
      </w:pPr>
      <w:r w:rsidRPr="008B0A59">
        <w:rPr>
          <w:rFonts w:ascii="Times New Roman" w:hAnsi="Times New Roman" w:cs="Times New Roman"/>
          <w:sz w:val="28"/>
          <w:szCs w:val="28"/>
        </w:rPr>
        <w:t xml:space="preserve">Reverse the condition. Which to put first? </w:t>
      </w:r>
    </w:p>
    <w:p w:rsidR="008F6DB3" w:rsidRPr="008B0A59" w:rsidRDefault="005C3B0D" w:rsidP="008F6DB3">
      <w:pPr>
        <w:shd w:val="clear" w:color="auto" w:fill="FFFFFF"/>
        <w:spacing w:before="120" w:after="100" w:afterAutospacing="1" w:line="184" w:lineRule="atLeast"/>
        <w:ind w:left="720"/>
        <w:rPr>
          <w:rFonts w:ascii="Times New Roman" w:hAnsi="Times New Roman" w:cs="Times New Roman"/>
          <w:b/>
          <w:sz w:val="28"/>
          <w:szCs w:val="28"/>
        </w:rPr>
      </w:pPr>
      <w:r w:rsidRPr="008B0A59">
        <w:rPr>
          <w:rFonts w:ascii="Times New Roman" w:hAnsi="Times New Roman" w:cs="Times New Roman"/>
          <w:b/>
          <w:sz w:val="28"/>
          <w:szCs w:val="28"/>
        </w:rPr>
        <w:t xml:space="preserve">There are two practices: </w:t>
      </w:r>
    </w:p>
    <w:p w:rsidR="005C3B0D" w:rsidRPr="008B0A59" w:rsidRDefault="005C3B0D" w:rsidP="008F6DB3">
      <w:pPr>
        <w:shd w:val="clear" w:color="auto" w:fill="FFFFFF"/>
        <w:spacing w:before="120" w:after="100" w:afterAutospacing="1" w:line="184" w:lineRule="atLeast"/>
        <w:ind w:left="720"/>
        <w:rPr>
          <w:rFonts w:ascii="Times New Roman" w:hAnsi="Times New Roman" w:cs="Times New Roman"/>
          <w:sz w:val="28"/>
          <w:szCs w:val="28"/>
        </w:rPr>
      </w:pPr>
      <w:r w:rsidRPr="008B0A59">
        <w:rPr>
          <w:rFonts w:ascii="Times New Roman" w:hAnsi="Times New Roman" w:cs="Times New Roman"/>
          <w:sz w:val="28"/>
          <w:szCs w:val="28"/>
        </w:rPr>
        <w:lastRenderedPageBreak/>
        <w:t>Either put the normal case first, or the case that makes the boolean condition easiest to read.</w:t>
      </w:r>
    </w:p>
    <w:p w:rsidR="005C3B0D" w:rsidRPr="008B0A59" w:rsidRDefault="005C3B0D" w:rsidP="008F6DB3">
      <w:pPr>
        <w:pStyle w:val="HTMLPreformatted"/>
        <w:pBdr>
          <w:top w:val="dashed" w:sz="6" w:space="2" w:color="auto"/>
          <w:left w:val="dashed" w:sz="6" w:space="2" w:color="auto"/>
          <w:bottom w:val="dashed" w:sz="6" w:space="2" w:color="auto"/>
          <w:right w:val="dashed" w:sz="6" w:space="2" w:color="auto"/>
        </w:pBdr>
        <w:shd w:val="clear" w:color="auto" w:fill="FFFFDD"/>
        <w:spacing w:line="184" w:lineRule="atLeast"/>
        <w:ind w:left="960"/>
        <w:rPr>
          <w:rFonts w:ascii="Times New Roman" w:hAnsi="Times New Roman" w:cs="Times New Roman"/>
          <w:b/>
          <w:i/>
          <w:sz w:val="32"/>
          <w:szCs w:val="28"/>
        </w:rPr>
      </w:pPr>
      <w:r w:rsidRPr="008B0A59">
        <w:rPr>
          <w:rFonts w:ascii="Times New Roman" w:hAnsi="Times New Roman" w:cs="Times New Roman"/>
          <w:b/>
          <w:i/>
          <w:sz w:val="32"/>
          <w:szCs w:val="28"/>
        </w:rPr>
        <w:t>String comment;   // Message to the user.</w:t>
      </w:r>
    </w:p>
    <w:p w:rsidR="005C3B0D" w:rsidRPr="008B0A59" w:rsidRDefault="005C3B0D" w:rsidP="008F6DB3">
      <w:pPr>
        <w:pStyle w:val="HTMLPreformatted"/>
        <w:pBdr>
          <w:top w:val="dashed" w:sz="6" w:space="2" w:color="auto"/>
          <w:left w:val="dashed" w:sz="6" w:space="2" w:color="auto"/>
          <w:bottom w:val="dashed" w:sz="6" w:space="2" w:color="auto"/>
          <w:right w:val="dashed" w:sz="6" w:space="2" w:color="auto"/>
        </w:pBdr>
        <w:shd w:val="clear" w:color="auto" w:fill="FFFFDD"/>
        <w:spacing w:line="184" w:lineRule="atLeast"/>
        <w:ind w:left="960"/>
        <w:rPr>
          <w:rFonts w:ascii="Times New Roman" w:hAnsi="Times New Roman" w:cs="Times New Roman"/>
          <w:i/>
          <w:sz w:val="32"/>
          <w:szCs w:val="28"/>
        </w:rPr>
      </w:pPr>
      <w:r w:rsidRPr="008B0A59">
        <w:rPr>
          <w:rFonts w:ascii="Times New Roman" w:hAnsi="Times New Roman" w:cs="Times New Roman"/>
          <w:i/>
          <w:sz w:val="32"/>
          <w:szCs w:val="28"/>
        </w:rPr>
        <w:t xml:space="preserve">       if (score &lt; 60) {</w:t>
      </w:r>
    </w:p>
    <w:p w:rsidR="005C3B0D" w:rsidRPr="008B0A59" w:rsidRDefault="005C3B0D" w:rsidP="008F6DB3">
      <w:pPr>
        <w:pStyle w:val="HTMLPreformatted"/>
        <w:pBdr>
          <w:top w:val="dashed" w:sz="6" w:space="2" w:color="auto"/>
          <w:left w:val="dashed" w:sz="6" w:space="2" w:color="auto"/>
          <w:bottom w:val="dashed" w:sz="6" w:space="2" w:color="auto"/>
          <w:right w:val="dashed" w:sz="6" w:space="2" w:color="auto"/>
        </w:pBdr>
        <w:shd w:val="clear" w:color="auto" w:fill="FFFFDD"/>
        <w:spacing w:line="184" w:lineRule="atLeast"/>
        <w:ind w:left="960"/>
        <w:rPr>
          <w:rFonts w:ascii="Times New Roman" w:hAnsi="Times New Roman" w:cs="Times New Roman"/>
          <w:i/>
          <w:sz w:val="32"/>
          <w:szCs w:val="28"/>
        </w:rPr>
      </w:pPr>
      <w:r w:rsidRPr="008B0A59">
        <w:rPr>
          <w:rFonts w:ascii="Times New Roman" w:hAnsi="Times New Roman" w:cs="Times New Roman"/>
          <w:i/>
          <w:sz w:val="32"/>
          <w:szCs w:val="28"/>
        </w:rPr>
        <w:t xml:space="preserve">           comment = "This is terrible";</w:t>
      </w:r>
    </w:p>
    <w:p w:rsidR="005C3B0D" w:rsidRPr="008B0A59" w:rsidRDefault="005C3B0D" w:rsidP="008F6DB3">
      <w:pPr>
        <w:pStyle w:val="HTMLPreformatted"/>
        <w:pBdr>
          <w:top w:val="dashed" w:sz="6" w:space="2" w:color="auto"/>
          <w:left w:val="dashed" w:sz="6" w:space="2" w:color="auto"/>
          <w:bottom w:val="dashed" w:sz="6" w:space="2" w:color="auto"/>
          <w:right w:val="dashed" w:sz="6" w:space="2" w:color="auto"/>
        </w:pBdr>
        <w:shd w:val="clear" w:color="auto" w:fill="FFFFDD"/>
        <w:spacing w:line="184" w:lineRule="atLeast"/>
        <w:ind w:left="960"/>
        <w:rPr>
          <w:rFonts w:ascii="Times New Roman" w:hAnsi="Times New Roman" w:cs="Times New Roman"/>
          <w:i/>
          <w:sz w:val="32"/>
          <w:szCs w:val="28"/>
        </w:rPr>
      </w:pPr>
      <w:r w:rsidRPr="008B0A59">
        <w:rPr>
          <w:rFonts w:ascii="Times New Roman" w:hAnsi="Times New Roman" w:cs="Times New Roman"/>
          <w:i/>
          <w:sz w:val="32"/>
          <w:szCs w:val="28"/>
        </w:rPr>
        <w:t xml:space="preserve">       } else {</w:t>
      </w:r>
    </w:p>
    <w:p w:rsidR="005C3B0D" w:rsidRPr="008B0A59" w:rsidRDefault="005C3B0D" w:rsidP="008F6DB3">
      <w:pPr>
        <w:pStyle w:val="HTMLPreformatted"/>
        <w:pBdr>
          <w:top w:val="dashed" w:sz="6" w:space="2" w:color="auto"/>
          <w:left w:val="dashed" w:sz="6" w:space="2" w:color="auto"/>
          <w:bottom w:val="dashed" w:sz="6" w:space="2" w:color="auto"/>
          <w:right w:val="dashed" w:sz="6" w:space="2" w:color="auto"/>
        </w:pBdr>
        <w:shd w:val="clear" w:color="auto" w:fill="FFFFDD"/>
        <w:spacing w:line="184" w:lineRule="atLeast"/>
        <w:ind w:left="960"/>
        <w:rPr>
          <w:rFonts w:ascii="Times New Roman" w:hAnsi="Times New Roman" w:cs="Times New Roman"/>
          <w:i/>
          <w:sz w:val="32"/>
          <w:szCs w:val="28"/>
        </w:rPr>
      </w:pPr>
      <w:r w:rsidRPr="008B0A59">
        <w:rPr>
          <w:rFonts w:ascii="Times New Roman" w:hAnsi="Times New Roman" w:cs="Times New Roman"/>
          <w:i/>
          <w:sz w:val="32"/>
          <w:szCs w:val="28"/>
        </w:rPr>
        <w:t xml:space="preserve">           comment = "Not so bad";</w:t>
      </w:r>
    </w:p>
    <w:p w:rsidR="005C3B0D" w:rsidRPr="008B0A59" w:rsidRDefault="005C3B0D" w:rsidP="005C3B0D">
      <w:pPr>
        <w:pStyle w:val="HTMLPreformatted"/>
        <w:pBdr>
          <w:top w:val="dashed" w:sz="6" w:space="2" w:color="auto"/>
          <w:left w:val="dashed" w:sz="6" w:space="2" w:color="auto"/>
          <w:bottom w:val="dashed" w:sz="6" w:space="2" w:color="auto"/>
          <w:right w:val="dashed" w:sz="6" w:space="2" w:color="auto"/>
        </w:pBdr>
        <w:shd w:val="clear" w:color="auto" w:fill="FFFFDD"/>
        <w:spacing w:line="184" w:lineRule="atLeast"/>
        <w:ind w:left="96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5C3B0D" w:rsidRPr="008B0A59" w:rsidRDefault="005C3B0D" w:rsidP="005C3B0D">
      <w:pPr>
        <w:numPr>
          <w:ilvl w:val="0"/>
          <w:numId w:val="66"/>
        </w:numPr>
        <w:shd w:val="clear" w:color="auto" w:fill="FFFFFF"/>
        <w:spacing w:before="120" w:after="100" w:afterAutospacing="1" w:line="184" w:lineRule="atLeast"/>
        <w:rPr>
          <w:rFonts w:ascii="Times New Roman" w:hAnsi="Times New Roman" w:cs="Times New Roman"/>
          <w:sz w:val="28"/>
          <w:szCs w:val="28"/>
        </w:rPr>
      </w:pPr>
      <w:r w:rsidRPr="008B0A59">
        <w:rPr>
          <w:rFonts w:ascii="Times New Roman" w:hAnsi="Times New Roman" w:cs="Times New Roman"/>
          <w:sz w:val="28"/>
          <w:szCs w:val="28"/>
        </w:rPr>
        <w:t>Initialize the variable to a default value, and only change it if necessary. This is often used when the condition is only rarely true.</w:t>
      </w:r>
    </w:p>
    <w:p w:rsidR="005C3B0D" w:rsidRPr="008B0A59" w:rsidRDefault="005C3B0D" w:rsidP="008F6DB3">
      <w:pPr>
        <w:pStyle w:val="HTMLPreformatted"/>
        <w:pBdr>
          <w:top w:val="dashed" w:sz="6" w:space="2" w:color="auto"/>
          <w:left w:val="dashed" w:sz="6" w:space="2" w:color="auto"/>
          <w:bottom w:val="dashed" w:sz="6" w:space="2" w:color="auto"/>
          <w:right w:val="dashed" w:sz="6" w:space="2" w:color="auto"/>
        </w:pBdr>
        <w:shd w:val="clear" w:color="auto" w:fill="FFFFDD"/>
        <w:spacing w:line="184" w:lineRule="atLeast"/>
        <w:ind w:left="960"/>
        <w:rPr>
          <w:rFonts w:ascii="Times New Roman" w:hAnsi="Times New Roman" w:cs="Times New Roman"/>
          <w:i/>
          <w:sz w:val="32"/>
          <w:szCs w:val="28"/>
        </w:rPr>
      </w:pPr>
      <w:r w:rsidRPr="008B0A59">
        <w:rPr>
          <w:rFonts w:ascii="Times New Roman" w:hAnsi="Times New Roman" w:cs="Times New Roman"/>
          <w:i/>
          <w:sz w:val="32"/>
          <w:szCs w:val="28"/>
        </w:rPr>
        <w:t xml:space="preserve">        String comment = "Not so bad;   // Message to the user.</w:t>
      </w:r>
    </w:p>
    <w:p w:rsidR="005C3B0D" w:rsidRPr="008B0A59" w:rsidRDefault="005C3B0D" w:rsidP="008F6DB3">
      <w:pPr>
        <w:pStyle w:val="HTMLPreformatted"/>
        <w:pBdr>
          <w:top w:val="dashed" w:sz="6" w:space="2" w:color="auto"/>
          <w:left w:val="dashed" w:sz="6" w:space="2" w:color="auto"/>
          <w:bottom w:val="dashed" w:sz="6" w:space="2" w:color="auto"/>
          <w:right w:val="dashed" w:sz="6" w:space="2" w:color="auto"/>
        </w:pBdr>
        <w:shd w:val="clear" w:color="auto" w:fill="FFFFDD"/>
        <w:spacing w:line="184" w:lineRule="atLeast"/>
        <w:ind w:left="960"/>
        <w:rPr>
          <w:rFonts w:ascii="Times New Roman" w:hAnsi="Times New Roman" w:cs="Times New Roman"/>
          <w:i/>
          <w:sz w:val="32"/>
          <w:szCs w:val="28"/>
        </w:rPr>
      </w:pPr>
      <w:r w:rsidRPr="008B0A59">
        <w:rPr>
          <w:rFonts w:ascii="Times New Roman" w:hAnsi="Times New Roman" w:cs="Times New Roman"/>
          <w:i/>
          <w:sz w:val="32"/>
          <w:szCs w:val="28"/>
        </w:rPr>
        <w:t xml:space="preserve">       if (score &lt; 60) {</w:t>
      </w:r>
    </w:p>
    <w:p w:rsidR="005C3B0D" w:rsidRPr="008B0A59" w:rsidRDefault="005C3B0D" w:rsidP="008F6DB3">
      <w:pPr>
        <w:pStyle w:val="HTMLPreformatted"/>
        <w:pBdr>
          <w:top w:val="dashed" w:sz="6" w:space="2" w:color="auto"/>
          <w:left w:val="dashed" w:sz="6" w:space="2" w:color="auto"/>
          <w:bottom w:val="dashed" w:sz="6" w:space="2" w:color="auto"/>
          <w:right w:val="dashed" w:sz="6" w:space="2" w:color="auto"/>
        </w:pBdr>
        <w:shd w:val="clear" w:color="auto" w:fill="FFFFDD"/>
        <w:spacing w:line="184" w:lineRule="atLeast"/>
        <w:ind w:left="960"/>
        <w:rPr>
          <w:rFonts w:ascii="Times New Roman" w:hAnsi="Times New Roman" w:cs="Times New Roman"/>
          <w:i/>
          <w:sz w:val="32"/>
          <w:szCs w:val="28"/>
        </w:rPr>
      </w:pPr>
      <w:r w:rsidRPr="008B0A59">
        <w:rPr>
          <w:rFonts w:ascii="Times New Roman" w:hAnsi="Times New Roman" w:cs="Times New Roman"/>
          <w:i/>
          <w:sz w:val="32"/>
          <w:szCs w:val="28"/>
        </w:rPr>
        <w:t xml:space="preserve">           comment = "This is terrible";</w:t>
      </w:r>
    </w:p>
    <w:p w:rsidR="005C3B0D" w:rsidRPr="008B0A59" w:rsidRDefault="005C3B0D" w:rsidP="005C3B0D">
      <w:pPr>
        <w:pStyle w:val="HTMLPreformatted"/>
        <w:pBdr>
          <w:top w:val="dashed" w:sz="6" w:space="2" w:color="auto"/>
          <w:left w:val="dashed" w:sz="6" w:space="2" w:color="auto"/>
          <w:bottom w:val="dashed" w:sz="6" w:space="2" w:color="auto"/>
          <w:right w:val="dashed" w:sz="6" w:space="2" w:color="auto"/>
        </w:pBdr>
        <w:shd w:val="clear" w:color="auto" w:fill="FFFFDD"/>
        <w:spacing w:line="184" w:lineRule="atLeast"/>
        <w:ind w:left="96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8F6DB3" w:rsidRPr="008B0A59" w:rsidRDefault="005C3B0D" w:rsidP="005C3B0D">
      <w:pPr>
        <w:numPr>
          <w:ilvl w:val="0"/>
          <w:numId w:val="66"/>
        </w:numPr>
        <w:shd w:val="clear" w:color="auto" w:fill="FFFFFF"/>
        <w:spacing w:before="120" w:after="100" w:afterAutospacing="1" w:line="184" w:lineRule="atLeast"/>
        <w:rPr>
          <w:rFonts w:ascii="Times New Roman" w:hAnsi="Times New Roman" w:cs="Times New Roman"/>
          <w:sz w:val="28"/>
          <w:szCs w:val="28"/>
        </w:rPr>
      </w:pPr>
      <w:r w:rsidRPr="008B0A59">
        <w:rPr>
          <w:rFonts w:ascii="Times New Roman" w:hAnsi="Times New Roman" w:cs="Times New Roman"/>
          <w:b/>
          <w:sz w:val="28"/>
          <w:szCs w:val="28"/>
        </w:rPr>
        <w:t>BAD</w:t>
      </w:r>
      <w:r w:rsidRPr="008B0A59">
        <w:rPr>
          <w:rFonts w:ascii="Times New Roman" w:hAnsi="Times New Roman" w:cs="Times New Roman"/>
          <w:sz w:val="28"/>
          <w:szCs w:val="28"/>
        </w:rPr>
        <w:t xml:space="preserve">: </w:t>
      </w:r>
    </w:p>
    <w:p w:rsidR="005C3B0D" w:rsidRPr="008B0A59" w:rsidRDefault="005C3B0D" w:rsidP="008F6DB3">
      <w:pPr>
        <w:shd w:val="clear" w:color="auto" w:fill="FFFFFF"/>
        <w:spacing w:before="120" w:after="100" w:afterAutospacing="1" w:line="184" w:lineRule="atLeast"/>
        <w:ind w:left="720"/>
        <w:rPr>
          <w:rFonts w:ascii="Times New Roman" w:hAnsi="Times New Roman" w:cs="Times New Roman"/>
          <w:sz w:val="28"/>
          <w:szCs w:val="28"/>
        </w:rPr>
      </w:pPr>
      <w:r w:rsidRPr="008B0A59">
        <w:rPr>
          <w:rFonts w:ascii="Times New Roman" w:hAnsi="Times New Roman" w:cs="Times New Roman"/>
          <w:sz w:val="28"/>
          <w:szCs w:val="28"/>
        </w:rPr>
        <w:t>Two if</w:t>
      </w:r>
      <w:r w:rsidR="00D62653">
        <w:rPr>
          <w:rFonts w:ascii="Times New Roman" w:hAnsi="Times New Roman" w:cs="Times New Roman"/>
          <w:sz w:val="28"/>
          <w:szCs w:val="28"/>
        </w:rPr>
        <w:t>’</w:t>
      </w:r>
      <w:r w:rsidRPr="008B0A59">
        <w:rPr>
          <w:rFonts w:ascii="Times New Roman" w:hAnsi="Times New Roman" w:cs="Times New Roman"/>
          <w:sz w:val="28"/>
          <w:szCs w:val="28"/>
        </w:rPr>
        <w:t>s. This is almost always a bad way to write an if-else. It's confusing to read, border values can slip through, and both conditions must be evaluated (inefficiency).</w:t>
      </w:r>
    </w:p>
    <w:p w:rsidR="005C3B0D" w:rsidRPr="008B0A59" w:rsidRDefault="005C3B0D" w:rsidP="008F6DB3">
      <w:pPr>
        <w:pStyle w:val="HTMLPreformatted"/>
        <w:pBdr>
          <w:top w:val="dashed" w:sz="6" w:space="2" w:color="auto"/>
          <w:left w:val="dashed" w:sz="6" w:space="2" w:color="auto"/>
          <w:bottom w:val="dashed" w:sz="6" w:space="2" w:color="auto"/>
          <w:right w:val="dashed" w:sz="6" w:space="2" w:color="auto"/>
        </w:pBdr>
        <w:shd w:val="clear" w:color="auto" w:fill="FFFFDD"/>
        <w:spacing w:line="184" w:lineRule="atLeast"/>
        <w:ind w:left="960"/>
        <w:rPr>
          <w:rFonts w:ascii="Times New Roman" w:hAnsi="Times New Roman" w:cs="Times New Roman"/>
          <w:b/>
          <w:i/>
          <w:sz w:val="32"/>
          <w:szCs w:val="28"/>
        </w:rPr>
      </w:pPr>
      <w:r w:rsidRPr="008B0A59">
        <w:rPr>
          <w:rFonts w:ascii="Times New Roman" w:hAnsi="Times New Roman" w:cs="Times New Roman"/>
          <w:b/>
          <w:i/>
          <w:sz w:val="32"/>
          <w:szCs w:val="28"/>
        </w:rPr>
        <w:t xml:space="preserve">        // BAD BAD BAD BAD BAD BAD BAD BAD BAD</w:t>
      </w:r>
    </w:p>
    <w:p w:rsidR="005C3B0D" w:rsidRPr="008B0A59" w:rsidRDefault="005C3B0D" w:rsidP="008F6DB3">
      <w:pPr>
        <w:pStyle w:val="HTMLPreformatted"/>
        <w:pBdr>
          <w:top w:val="dashed" w:sz="6" w:space="2" w:color="auto"/>
          <w:left w:val="dashed" w:sz="6" w:space="2" w:color="auto"/>
          <w:bottom w:val="dashed" w:sz="6" w:space="2" w:color="auto"/>
          <w:right w:val="dashed" w:sz="6" w:space="2" w:color="auto"/>
        </w:pBdr>
        <w:shd w:val="clear" w:color="auto" w:fill="FFFFDD"/>
        <w:spacing w:line="184" w:lineRule="atLeast"/>
        <w:ind w:left="960"/>
        <w:rPr>
          <w:rFonts w:ascii="Times New Roman" w:hAnsi="Times New Roman" w:cs="Times New Roman"/>
          <w:i/>
          <w:sz w:val="32"/>
          <w:szCs w:val="28"/>
        </w:rPr>
      </w:pPr>
      <w:r w:rsidRPr="008B0A59">
        <w:rPr>
          <w:rFonts w:ascii="Times New Roman" w:hAnsi="Times New Roman" w:cs="Times New Roman"/>
          <w:i/>
          <w:sz w:val="32"/>
          <w:szCs w:val="28"/>
        </w:rPr>
        <w:t xml:space="preserve">       String comment;   // Message to the user.</w:t>
      </w:r>
    </w:p>
    <w:p w:rsidR="005C3B0D" w:rsidRPr="008B0A59" w:rsidRDefault="005C3B0D" w:rsidP="008F6DB3">
      <w:pPr>
        <w:pStyle w:val="HTMLPreformatted"/>
        <w:pBdr>
          <w:top w:val="dashed" w:sz="6" w:space="2" w:color="auto"/>
          <w:left w:val="dashed" w:sz="6" w:space="2" w:color="auto"/>
          <w:bottom w:val="dashed" w:sz="6" w:space="2" w:color="auto"/>
          <w:right w:val="dashed" w:sz="6" w:space="2" w:color="auto"/>
        </w:pBdr>
        <w:shd w:val="clear" w:color="auto" w:fill="FFFFDD"/>
        <w:spacing w:line="184" w:lineRule="atLeast"/>
        <w:ind w:left="960"/>
        <w:rPr>
          <w:rFonts w:ascii="Times New Roman" w:hAnsi="Times New Roman" w:cs="Times New Roman"/>
          <w:i/>
          <w:sz w:val="32"/>
          <w:szCs w:val="28"/>
        </w:rPr>
      </w:pPr>
      <w:r w:rsidRPr="008B0A59">
        <w:rPr>
          <w:rFonts w:ascii="Times New Roman" w:hAnsi="Times New Roman" w:cs="Times New Roman"/>
          <w:i/>
          <w:sz w:val="32"/>
          <w:szCs w:val="28"/>
        </w:rPr>
        <w:t xml:space="preserve">       if (score &lt; 60) {</w:t>
      </w:r>
    </w:p>
    <w:p w:rsidR="005C3B0D" w:rsidRPr="008B0A59" w:rsidRDefault="005C3B0D" w:rsidP="008F6DB3">
      <w:pPr>
        <w:pStyle w:val="HTMLPreformatted"/>
        <w:pBdr>
          <w:top w:val="dashed" w:sz="6" w:space="2" w:color="auto"/>
          <w:left w:val="dashed" w:sz="6" w:space="2" w:color="auto"/>
          <w:bottom w:val="dashed" w:sz="6" w:space="2" w:color="auto"/>
          <w:right w:val="dashed" w:sz="6" w:space="2" w:color="auto"/>
        </w:pBdr>
        <w:shd w:val="clear" w:color="auto" w:fill="FFFFDD"/>
        <w:spacing w:line="184" w:lineRule="atLeast"/>
        <w:ind w:left="960"/>
        <w:rPr>
          <w:rFonts w:ascii="Times New Roman" w:hAnsi="Times New Roman" w:cs="Times New Roman"/>
          <w:i/>
          <w:sz w:val="32"/>
          <w:szCs w:val="28"/>
        </w:rPr>
      </w:pPr>
      <w:r w:rsidRPr="008B0A59">
        <w:rPr>
          <w:rFonts w:ascii="Times New Roman" w:hAnsi="Times New Roman" w:cs="Times New Roman"/>
          <w:i/>
          <w:sz w:val="32"/>
          <w:szCs w:val="28"/>
        </w:rPr>
        <w:t xml:space="preserve">           comment = "This is terrible";</w:t>
      </w:r>
    </w:p>
    <w:p w:rsidR="005C3B0D" w:rsidRPr="008B0A59" w:rsidRDefault="005C3B0D" w:rsidP="008F6DB3">
      <w:pPr>
        <w:pStyle w:val="HTMLPreformatted"/>
        <w:pBdr>
          <w:top w:val="dashed" w:sz="6" w:space="2" w:color="auto"/>
          <w:left w:val="dashed" w:sz="6" w:space="2" w:color="auto"/>
          <w:bottom w:val="dashed" w:sz="6" w:space="2" w:color="auto"/>
          <w:right w:val="dashed" w:sz="6" w:space="2" w:color="auto"/>
        </w:pBdr>
        <w:shd w:val="clear" w:color="auto" w:fill="FFFFDD"/>
        <w:spacing w:line="184" w:lineRule="atLeast"/>
        <w:ind w:left="96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5C3B0D" w:rsidRPr="008B0A59" w:rsidRDefault="005C3B0D" w:rsidP="008F6DB3">
      <w:pPr>
        <w:pStyle w:val="HTMLPreformatted"/>
        <w:pBdr>
          <w:top w:val="dashed" w:sz="6" w:space="2" w:color="auto"/>
          <w:left w:val="dashed" w:sz="6" w:space="2" w:color="auto"/>
          <w:bottom w:val="dashed" w:sz="6" w:space="2" w:color="auto"/>
          <w:right w:val="dashed" w:sz="6" w:space="2" w:color="auto"/>
        </w:pBdr>
        <w:shd w:val="clear" w:color="auto" w:fill="FFFFDD"/>
        <w:spacing w:line="184" w:lineRule="atLeast"/>
        <w:ind w:left="960"/>
        <w:rPr>
          <w:rFonts w:ascii="Times New Roman" w:hAnsi="Times New Roman" w:cs="Times New Roman"/>
          <w:i/>
          <w:sz w:val="32"/>
          <w:szCs w:val="28"/>
        </w:rPr>
      </w:pPr>
      <w:r w:rsidRPr="008B0A59">
        <w:rPr>
          <w:rFonts w:ascii="Times New Roman" w:hAnsi="Times New Roman" w:cs="Times New Roman"/>
          <w:i/>
          <w:sz w:val="32"/>
          <w:szCs w:val="28"/>
        </w:rPr>
        <w:t xml:space="preserve">       if (score &gt;= 60) {</w:t>
      </w:r>
    </w:p>
    <w:p w:rsidR="005C3B0D" w:rsidRPr="008B0A59" w:rsidRDefault="005C3B0D" w:rsidP="008F6DB3">
      <w:pPr>
        <w:pStyle w:val="HTMLPreformatted"/>
        <w:pBdr>
          <w:top w:val="dashed" w:sz="6" w:space="2" w:color="auto"/>
          <w:left w:val="dashed" w:sz="6" w:space="2" w:color="auto"/>
          <w:bottom w:val="dashed" w:sz="6" w:space="2" w:color="auto"/>
          <w:right w:val="dashed" w:sz="6" w:space="2" w:color="auto"/>
        </w:pBdr>
        <w:shd w:val="clear" w:color="auto" w:fill="FFFFDD"/>
        <w:spacing w:line="184" w:lineRule="atLeast"/>
        <w:ind w:left="960"/>
        <w:rPr>
          <w:rFonts w:ascii="Times New Roman" w:hAnsi="Times New Roman" w:cs="Times New Roman"/>
          <w:i/>
          <w:sz w:val="32"/>
          <w:szCs w:val="28"/>
        </w:rPr>
      </w:pPr>
      <w:r w:rsidRPr="008B0A59">
        <w:rPr>
          <w:rFonts w:ascii="Times New Roman" w:hAnsi="Times New Roman" w:cs="Times New Roman"/>
          <w:i/>
          <w:sz w:val="32"/>
          <w:szCs w:val="28"/>
        </w:rPr>
        <w:t xml:space="preserve">           comment = "Not so bad";</w:t>
      </w:r>
    </w:p>
    <w:p w:rsidR="005C3B0D" w:rsidRPr="008B0A59" w:rsidRDefault="005C3B0D" w:rsidP="005C3B0D">
      <w:pPr>
        <w:pStyle w:val="HTMLPreformatted"/>
        <w:pBdr>
          <w:top w:val="dashed" w:sz="6" w:space="2" w:color="auto"/>
          <w:left w:val="dashed" w:sz="6" w:space="2" w:color="auto"/>
          <w:bottom w:val="dashed" w:sz="6" w:space="2" w:color="auto"/>
          <w:right w:val="dashed" w:sz="6" w:space="2" w:color="auto"/>
        </w:pBdr>
        <w:shd w:val="clear" w:color="auto" w:fill="FFFFDD"/>
        <w:spacing w:line="184" w:lineRule="atLeast"/>
        <w:ind w:left="96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5C3B0D" w:rsidRPr="008B0A59" w:rsidRDefault="005C3B0D" w:rsidP="005C3B0D">
      <w:pPr>
        <w:pStyle w:val="Heading2"/>
        <w:pBdr>
          <w:top w:val="single" w:sz="2" w:space="2" w:color="660000"/>
          <w:left w:val="single" w:sz="2" w:space="0" w:color="660000"/>
          <w:bottom w:val="single" w:sz="4" w:space="2" w:color="660000"/>
          <w:right w:val="single" w:sz="2" w:space="2" w:color="660000"/>
        </w:pBdr>
        <w:shd w:val="clear" w:color="auto" w:fill="FFFFFF"/>
        <w:spacing w:before="360" w:after="12" w:line="184" w:lineRule="atLeast"/>
        <w:ind w:left="12" w:right="12"/>
        <w:rPr>
          <w:rFonts w:ascii="Times New Roman" w:hAnsi="Times New Roman" w:cs="Times New Roman"/>
          <w:color w:val="auto"/>
          <w:sz w:val="28"/>
          <w:szCs w:val="28"/>
          <w:u w:val="single"/>
        </w:rPr>
      </w:pPr>
      <w:r w:rsidRPr="008B0A59">
        <w:rPr>
          <w:rFonts w:ascii="Times New Roman" w:hAnsi="Times New Roman" w:cs="Times New Roman"/>
          <w:color w:val="auto"/>
          <w:sz w:val="28"/>
          <w:szCs w:val="28"/>
          <w:u w:val="single"/>
        </w:rPr>
        <w:t>Brace style</w:t>
      </w:r>
    </w:p>
    <w:p w:rsidR="005C3B0D" w:rsidRPr="008B0A59" w:rsidRDefault="005C3B0D" w:rsidP="008F6DB3">
      <w:pPr>
        <w:pStyle w:val="NormalWeb"/>
        <w:shd w:val="clear" w:color="auto" w:fill="FFFFFF"/>
        <w:spacing w:before="120" w:beforeAutospacing="0" w:after="120" w:afterAutospacing="0" w:line="184" w:lineRule="atLeast"/>
        <w:ind w:firstLine="360"/>
        <w:rPr>
          <w:sz w:val="28"/>
          <w:szCs w:val="28"/>
        </w:rPr>
      </w:pPr>
      <w:r w:rsidRPr="008B0A59">
        <w:rPr>
          <w:b/>
          <w:bCs/>
          <w:sz w:val="28"/>
          <w:szCs w:val="28"/>
        </w:rPr>
        <w:t>Always write braces.</w:t>
      </w:r>
      <w:r w:rsidRPr="008B0A59">
        <w:rPr>
          <w:rStyle w:val="apple-converted-space"/>
          <w:sz w:val="28"/>
          <w:szCs w:val="28"/>
        </w:rPr>
        <w:t> </w:t>
      </w:r>
      <w:r w:rsidRPr="008B0A59">
        <w:rPr>
          <w:sz w:val="28"/>
          <w:szCs w:val="28"/>
        </w:rPr>
        <w:t>It is good programming style to always write the curly braces,</w:t>
      </w:r>
      <w:r w:rsidRPr="008B0A59">
        <w:rPr>
          <w:rStyle w:val="apple-converted-space"/>
          <w:sz w:val="28"/>
          <w:szCs w:val="28"/>
        </w:rPr>
        <w:t> </w:t>
      </w:r>
      <w:r w:rsidRPr="008B0A59">
        <w:rPr>
          <w:rStyle w:val="HTMLCode"/>
          <w:rFonts w:ascii="Times New Roman" w:hAnsi="Times New Roman" w:cs="Times New Roman"/>
          <w:sz w:val="28"/>
          <w:szCs w:val="28"/>
        </w:rPr>
        <w:t>{}</w:t>
      </w:r>
      <w:r w:rsidRPr="008B0A59">
        <w:rPr>
          <w:sz w:val="28"/>
          <w:szCs w:val="28"/>
        </w:rPr>
        <w:t>, altho</w:t>
      </w:r>
      <w:r w:rsidR="00A2098F" w:rsidRPr="008B0A59">
        <w:rPr>
          <w:sz w:val="28"/>
          <w:szCs w:val="28"/>
        </w:rPr>
        <w:t>ugh</w:t>
      </w:r>
      <w:r w:rsidRPr="008B0A59">
        <w:rPr>
          <w:sz w:val="28"/>
          <w:szCs w:val="28"/>
        </w:rPr>
        <w:t xml:space="preserve"> they are not needed if the clause contains only a single statement. There are two reasons this is good.</w:t>
      </w:r>
    </w:p>
    <w:p w:rsidR="005C3B0D" w:rsidRPr="008B0A59" w:rsidRDefault="005C3B0D" w:rsidP="005C3B0D">
      <w:pPr>
        <w:numPr>
          <w:ilvl w:val="0"/>
          <w:numId w:val="67"/>
        </w:numPr>
        <w:shd w:val="clear" w:color="auto" w:fill="FFFFFF"/>
        <w:spacing w:before="120" w:after="100" w:afterAutospacing="1" w:line="184" w:lineRule="atLeast"/>
        <w:rPr>
          <w:rFonts w:ascii="Times New Roman" w:hAnsi="Times New Roman" w:cs="Times New Roman"/>
          <w:sz w:val="28"/>
          <w:szCs w:val="28"/>
        </w:rPr>
      </w:pPr>
      <w:r w:rsidRPr="008B0A59">
        <w:rPr>
          <w:rFonts w:ascii="Times New Roman" w:hAnsi="Times New Roman" w:cs="Times New Roman"/>
          <w:b/>
          <w:bCs/>
          <w:sz w:val="28"/>
          <w:szCs w:val="28"/>
        </w:rPr>
        <w:lastRenderedPageBreak/>
        <w:t>Reliability</w:t>
      </w:r>
      <w:r w:rsidRPr="008B0A59">
        <w:rPr>
          <w:rFonts w:ascii="Times New Roman" w:hAnsi="Times New Roman" w:cs="Times New Roman"/>
          <w:sz w:val="28"/>
          <w:szCs w:val="28"/>
        </w:rPr>
        <w:t>. When code is modified, the indentation is such a strong indicator of structure that the programmer may not notice that the addition of a statement at the "correct" indentation level really isn't included in the scope of the</w:t>
      </w:r>
      <w:r w:rsidRPr="008B0A59">
        <w:rPr>
          <w:rStyle w:val="apple-converted-space"/>
          <w:rFonts w:ascii="Times New Roman" w:hAnsi="Times New Roman" w:cs="Times New Roman"/>
          <w:sz w:val="28"/>
          <w:szCs w:val="28"/>
        </w:rPr>
        <w:t> </w:t>
      </w:r>
      <w:r w:rsidRPr="008B0A59">
        <w:rPr>
          <w:rFonts w:ascii="Times New Roman" w:hAnsi="Times New Roman" w:cs="Times New Roman"/>
          <w:i/>
          <w:iCs/>
          <w:sz w:val="28"/>
          <w:szCs w:val="28"/>
        </w:rPr>
        <w:t>if</w:t>
      </w:r>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statement. This is a su</w:t>
      </w:r>
      <w:r w:rsidR="00D62653">
        <w:rPr>
          <w:rFonts w:ascii="Times New Roman" w:hAnsi="Times New Roman" w:cs="Times New Roman"/>
          <w:sz w:val="28"/>
          <w:szCs w:val="28"/>
        </w:rPr>
        <w:t>r</w:t>
      </w:r>
      <w:r w:rsidRPr="008B0A59">
        <w:rPr>
          <w:rFonts w:ascii="Times New Roman" w:hAnsi="Times New Roman" w:cs="Times New Roman"/>
          <w:sz w:val="28"/>
          <w:szCs w:val="28"/>
        </w:rPr>
        <w:t>prisingly common error.</w:t>
      </w:r>
    </w:p>
    <w:p w:rsidR="005C3B0D" w:rsidRPr="008B0A59" w:rsidRDefault="005C3B0D" w:rsidP="005C3B0D">
      <w:pPr>
        <w:numPr>
          <w:ilvl w:val="0"/>
          <w:numId w:val="67"/>
        </w:numPr>
        <w:shd w:val="clear" w:color="auto" w:fill="FFFFFF"/>
        <w:spacing w:before="120" w:after="100" w:afterAutospacing="1" w:line="184" w:lineRule="atLeast"/>
        <w:rPr>
          <w:rFonts w:ascii="Times New Roman" w:hAnsi="Times New Roman" w:cs="Times New Roman"/>
          <w:sz w:val="28"/>
          <w:szCs w:val="28"/>
        </w:rPr>
      </w:pPr>
      <w:r w:rsidRPr="008B0A59">
        <w:rPr>
          <w:rFonts w:ascii="Times New Roman" w:hAnsi="Times New Roman" w:cs="Times New Roman"/>
          <w:b/>
          <w:bCs/>
          <w:sz w:val="28"/>
          <w:szCs w:val="28"/>
        </w:rPr>
        <w:t>Readability</w:t>
      </w:r>
      <w:r w:rsidRPr="008B0A59">
        <w:rPr>
          <w:rFonts w:ascii="Times New Roman" w:hAnsi="Times New Roman" w:cs="Times New Roman"/>
          <w:sz w:val="28"/>
          <w:szCs w:val="28"/>
        </w:rPr>
        <w:t>. It is faster to read code with the braces because the reader doesn't have to keep in mind whether they are dealing with an un-braced single statement or a braced block.</w:t>
      </w:r>
    </w:p>
    <w:p w:rsidR="003A3934" w:rsidRPr="008B0A59" w:rsidRDefault="003A3934" w:rsidP="003A3934">
      <w:pPr>
        <w:pStyle w:val="NormalWeb"/>
        <w:numPr>
          <w:ilvl w:val="0"/>
          <w:numId w:val="67"/>
        </w:numPr>
        <w:shd w:val="clear" w:color="auto" w:fill="FFFFFF"/>
        <w:spacing w:before="120" w:beforeAutospacing="0" w:after="120" w:afterAutospacing="0" w:line="184" w:lineRule="atLeast"/>
        <w:rPr>
          <w:sz w:val="28"/>
          <w:szCs w:val="28"/>
        </w:rPr>
      </w:pPr>
      <w:r w:rsidRPr="008B0A59">
        <w:rPr>
          <w:sz w:val="28"/>
          <w:szCs w:val="28"/>
        </w:rPr>
        <w:t>Java doesn't care about your indentation -- it is for humans (including yourself!).</w:t>
      </w:r>
    </w:p>
    <w:p w:rsidR="003A3934" w:rsidRPr="008B0A59" w:rsidRDefault="003A3934" w:rsidP="00A2098F">
      <w:pPr>
        <w:pStyle w:val="Heading2"/>
        <w:pBdr>
          <w:top w:val="single" w:sz="2" w:space="2" w:color="660000"/>
          <w:left w:val="single" w:sz="2" w:space="0" w:color="660000"/>
          <w:bottom w:val="single" w:sz="4" w:space="2" w:color="660000"/>
          <w:right w:val="single" w:sz="2" w:space="2" w:color="660000"/>
        </w:pBdr>
        <w:shd w:val="clear" w:color="auto" w:fill="D9D9D9" w:themeFill="background1" w:themeFillShade="D9"/>
        <w:spacing w:before="360" w:after="12" w:line="184" w:lineRule="atLeast"/>
        <w:ind w:right="12"/>
        <w:rPr>
          <w:rFonts w:ascii="Times New Roman" w:hAnsi="Times New Roman" w:cs="Times New Roman"/>
          <w:color w:val="auto"/>
          <w:sz w:val="28"/>
          <w:szCs w:val="28"/>
        </w:rPr>
      </w:pPr>
      <w:r w:rsidRPr="008B0A59">
        <w:rPr>
          <w:rFonts w:ascii="Times New Roman" w:hAnsi="Times New Roman" w:cs="Times New Roman"/>
          <w:color w:val="auto"/>
          <w:sz w:val="28"/>
          <w:szCs w:val="28"/>
        </w:rPr>
        <w:t>Example 1 - No indentation - BAD BAD BAD</w:t>
      </w:r>
    </w:p>
    <w:p w:rsidR="003A3934" w:rsidRPr="008B0A59" w:rsidRDefault="003A3934" w:rsidP="00A2098F">
      <w:pPr>
        <w:rPr>
          <w:rFonts w:ascii="Times New Roman" w:hAnsi="Times New Roman" w:cs="Times New Roman"/>
          <w:sz w:val="28"/>
          <w:szCs w:val="28"/>
        </w:rPr>
      </w:pPr>
      <w:r w:rsidRPr="008B0A59">
        <w:rPr>
          <w:rFonts w:ascii="Times New Roman" w:hAnsi="Times New Roman" w:cs="Times New Roman"/>
          <w:sz w:val="28"/>
          <w:szCs w:val="28"/>
          <w:shd w:val="clear" w:color="auto" w:fill="FFFFFF"/>
        </w:rPr>
        <w:t>Here is the</w:t>
      </w:r>
      <w:r w:rsidRPr="008B0A59">
        <w:rPr>
          <w:rStyle w:val="apple-converted-space"/>
          <w:rFonts w:ascii="Times New Roman" w:hAnsi="Times New Roman" w:cs="Times New Roman"/>
          <w:sz w:val="28"/>
          <w:szCs w:val="28"/>
          <w:shd w:val="clear" w:color="auto" w:fill="FFFFFF"/>
        </w:rPr>
        <w:t> </w:t>
      </w:r>
      <w:r w:rsidRPr="008B0A59">
        <w:rPr>
          <w:rStyle w:val="HTMLCode"/>
          <w:rFonts w:ascii="Times New Roman" w:eastAsiaTheme="majorEastAsia" w:hAnsi="Times New Roman" w:cs="Times New Roman"/>
          <w:sz w:val="28"/>
          <w:szCs w:val="28"/>
          <w:shd w:val="clear" w:color="auto" w:fill="FFFFFF"/>
        </w:rPr>
        <w:t>paintComponent()</w:t>
      </w:r>
      <w:r w:rsidRPr="008B0A59">
        <w:rPr>
          <w:rStyle w:val="apple-converted-space"/>
          <w:rFonts w:ascii="Times New Roman" w:hAnsi="Times New Roman" w:cs="Times New Roman"/>
          <w:sz w:val="28"/>
          <w:szCs w:val="28"/>
          <w:shd w:val="clear" w:color="auto" w:fill="FFFFFF"/>
        </w:rPr>
        <w:t> </w:t>
      </w:r>
      <w:r w:rsidRPr="008B0A59">
        <w:rPr>
          <w:rFonts w:ascii="Times New Roman" w:hAnsi="Times New Roman" w:cs="Times New Roman"/>
          <w:sz w:val="28"/>
          <w:szCs w:val="28"/>
          <w:shd w:val="clear" w:color="auto" w:fill="FFFFFF"/>
        </w:rPr>
        <w:t>method from a previous page without indentation. This is small, so it's easy to see which statements are in the true and false parts. If the</w:t>
      </w:r>
      <w:r w:rsidRPr="008B0A59">
        <w:rPr>
          <w:rStyle w:val="apple-converted-space"/>
          <w:rFonts w:ascii="Times New Roman" w:hAnsi="Times New Roman" w:cs="Times New Roman"/>
          <w:sz w:val="28"/>
          <w:szCs w:val="28"/>
          <w:shd w:val="clear" w:color="auto" w:fill="FFFFFF"/>
        </w:rPr>
        <w:t> </w:t>
      </w:r>
      <w:r w:rsidRPr="008B0A59">
        <w:rPr>
          <w:rStyle w:val="HTMLCode"/>
          <w:rFonts w:ascii="Times New Roman" w:eastAsiaTheme="majorEastAsia" w:hAnsi="Times New Roman" w:cs="Times New Roman"/>
          <w:sz w:val="28"/>
          <w:szCs w:val="28"/>
          <w:shd w:val="clear" w:color="auto" w:fill="FFFFFF"/>
        </w:rPr>
        <w:t>if</w:t>
      </w:r>
      <w:r w:rsidRPr="008B0A59">
        <w:rPr>
          <w:rStyle w:val="apple-converted-space"/>
          <w:rFonts w:ascii="Times New Roman" w:hAnsi="Times New Roman" w:cs="Times New Roman"/>
          <w:sz w:val="28"/>
          <w:szCs w:val="28"/>
          <w:shd w:val="clear" w:color="auto" w:fill="FFFFFF"/>
        </w:rPr>
        <w:t> </w:t>
      </w:r>
      <w:r w:rsidRPr="008B0A59">
        <w:rPr>
          <w:rFonts w:ascii="Times New Roman" w:hAnsi="Times New Roman" w:cs="Times New Roman"/>
          <w:sz w:val="28"/>
          <w:szCs w:val="28"/>
          <w:shd w:val="clear" w:color="auto" w:fill="FFFFFF"/>
        </w:rPr>
        <w:t>statement is much larger, it will be unreadable without indentation.</w:t>
      </w:r>
    </w:p>
    <w:p w:rsidR="003A3934" w:rsidRPr="008B0A59" w:rsidRDefault="003A3934" w:rsidP="00A2098F">
      <w:pPr>
        <w:pStyle w:val="HTMLPreformatted"/>
        <w:shd w:val="clear" w:color="auto" w:fill="FFFFFF"/>
        <w:spacing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public void paintComponent(Graphics g) {</w:t>
      </w:r>
    </w:p>
    <w:p w:rsidR="003A3934" w:rsidRPr="008B0A59" w:rsidRDefault="003A3934" w:rsidP="00A2098F">
      <w:pPr>
        <w:pStyle w:val="HTMLPreformatted"/>
        <w:shd w:val="clear" w:color="auto" w:fill="FFFFFF"/>
        <w:spacing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super.paintComponent(g);</w:t>
      </w:r>
    </w:p>
    <w:p w:rsidR="003A3934" w:rsidRPr="008B0A59" w:rsidRDefault="003A3934" w:rsidP="00A2098F">
      <w:pPr>
        <w:pStyle w:val="HTMLPreformatted"/>
        <w:shd w:val="clear" w:color="auto" w:fill="FFFFFF"/>
        <w:spacing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if (marks &lt; 50)</w:t>
      </w:r>
    </w:p>
    <w:p w:rsidR="003A3934" w:rsidRPr="008B0A59" w:rsidRDefault="003A3934" w:rsidP="00A2098F">
      <w:pPr>
        <w:pStyle w:val="HTMLPreformatted"/>
        <w:shd w:val="clear" w:color="auto" w:fill="FFFFFF"/>
        <w:spacing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g.setColor(Color.red);</w:t>
      </w:r>
    </w:p>
    <w:p w:rsidR="003A3934" w:rsidRPr="008B0A59" w:rsidRDefault="003A3934" w:rsidP="00A2098F">
      <w:pPr>
        <w:pStyle w:val="HTMLPreformatted"/>
        <w:shd w:val="clear" w:color="auto" w:fill="FFFFFF"/>
        <w:spacing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else</w:t>
      </w:r>
    </w:p>
    <w:p w:rsidR="003A3934" w:rsidRPr="008B0A59" w:rsidRDefault="003A3934" w:rsidP="00A2098F">
      <w:pPr>
        <w:pStyle w:val="HTMLPreformatted"/>
        <w:shd w:val="clear" w:color="auto" w:fill="FFFFFF"/>
        <w:spacing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g.setColor(Color.black);</w:t>
      </w:r>
    </w:p>
    <w:p w:rsidR="003A3934" w:rsidRPr="008B0A59" w:rsidRDefault="003A3934" w:rsidP="00A2098F">
      <w:pPr>
        <w:pStyle w:val="HTMLPreformatted"/>
        <w:shd w:val="clear" w:color="auto" w:fill="FFFFFF"/>
        <w:spacing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g.drawString("Score = " + marks, 10, 50);</w:t>
      </w:r>
    </w:p>
    <w:p w:rsidR="003A3934" w:rsidRPr="008B0A59" w:rsidRDefault="003A3934" w:rsidP="00A2098F">
      <w:pPr>
        <w:pStyle w:val="HTMLPreformatted"/>
        <w:shd w:val="clear" w:color="auto" w:fill="FFFFFF"/>
        <w:spacing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3A3934" w:rsidRPr="008B0A59" w:rsidRDefault="003A3934" w:rsidP="00A2098F">
      <w:pPr>
        <w:pStyle w:val="Heading2"/>
        <w:pBdr>
          <w:top w:val="single" w:sz="2" w:space="2" w:color="660000"/>
          <w:left w:val="single" w:sz="2" w:space="0" w:color="660000"/>
          <w:bottom w:val="single" w:sz="4" w:space="2" w:color="660000"/>
          <w:right w:val="single" w:sz="2" w:space="2" w:color="660000"/>
        </w:pBdr>
        <w:shd w:val="clear" w:color="auto" w:fill="D9D9D9" w:themeFill="background1" w:themeFillShade="D9"/>
        <w:spacing w:before="360" w:after="12" w:line="184" w:lineRule="atLeast"/>
        <w:ind w:right="12"/>
        <w:rPr>
          <w:rFonts w:ascii="Times New Roman" w:hAnsi="Times New Roman" w:cs="Times New Roman"/>
          <w:color w:val="auto"/>
          <w:sz w:val="28"/>
          <w:szCs w:val="28"/>
        </w:rPr>
      </w:pPr>
      <w:r w:rsidRPr="008B0A59">
        <w:rPr>
          <w:rFonts w:ascii="Times New Roman" w:hAnsi="Times New Roman" w:cs="Times New Roman"/>
          <w:color w:val="auto"/>
          <w:sz w:val="28"/>
          <w:szCs w:val="28"/>
        </w:rPr>
        <w:t>Example 2 - No indentation and no line breaks</w:t>
      </w:r>
    </w:p>
    <w:p w:rsidR="00A2098F" w:rsidRPr="008B0A59" w:rsidRDefault="003A3934" w:rsidP="00A2098F">
      <w:p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shd w:val="clear" w:color="auto" w:fill="FFFFFF"/>
        </w:rPr>
        <w:t>Even a very short method is almost unreadable when you take out the line breaks and spaces. Here is the same method:</w:t>
      </w:r>
      <w:r w:rsidRPr="008B0A59">
        <w:rPr>
          <w:rStyle w:val="apple-converted-space"/>
          <w:rFonts w:ascii="Times New Roman" w:hAnsi="Times New Roman" w:cs="Times New Roman"/>
          <w:sz w:val="28"/>
          <w:szCs w:val="28"/>
          <w:shd w:val="clear" w:color="auto" w:fill="FFFFFF"/>
        </w:rPr>
        <w:t> </w:t>
      </w:r>
    </w:p>
    <w:p w:rsidR="008B2CBC" w:rsidRPr="008B0A59" w:rsidRDefault="003A3934" w:rsidP="00A2098F">
      <w:pPr>
        <w:shd w:val="clear" w:color="auto" w:fill="FFFFFF"/>
        <w:spacing w:before="100" w:beforeAutospacing="1" w:after="100" w:afterAutospacing="1" w:line="480" w:lineRule="atLeast"/>
        <w:ind w:left="12"/>
        <w:jc w:val="both"/>
        <w:rPr>
          <w:rStyle w:val="HTMLCode"/>
          <w:rFonts w:ascii="Times New Roman" w:eastAsiaTheme="minorHAnsi" w:hAnsi="Times New Roman" w:cs="Times New Roman"/>
          <w:i/>
          <w:sz w:val="32"/>
          <w:szCs w:val="28"/>
        </w:rPr>
      </w:pPr>
      <w:r w:rsidRPr="008B0A59">
        <w:rPr>
          <w:rStyle w:val="HTMLCode"/>
          <w:rFonts w:ascii="Times New Roman" w:eastAsiaTheme="majorEastAsia" w:hAnsi="Times New Roman" w:cs="Times New Roman"/>
          <w:i/>
          <w:sz w:val="32"/>
          <w:szCs w:val="28"/>
          <w:shd w:val="clear" w:color="auto" w:fill="FFFFFF"/>
        </w:rPr>
        <w:t>public void paintComponent(Graphics g) {super.</w:t>
      </w:r>
      <w:r w:rsidR="00A2098F" w:rsidRPr="008B0A59">
        <w:rPr>
          <w:rStyle w:val="HTMLCode"/>
          <w:rFonts w:ascii="Times New Roman" w:eastAsiaTheme="majorEastAsia" w:hAnsi="Times New Roman" w:cs="Times New Roman"/>
          <w:i/>
          <w:sz w:val="32"/>
          <w:szCs w:val="28"/>
          <w:shd w:val="clear" w:color="auto" w:fill="FFFFFF"/>
        </w:rPr>
        <w:t>paintComponent(g);if (marks&lt;50)</w:t>
      </w:r>
      <w:r w:rsidRPr="008B0A59">
        <w:rPr>
          <w:rStyle w:val="HTMLCode"/>
          <w:rFonts w:ascii="Times New Roman" w:eastAsiaTheme="majorEastAsia" w:hAnsi="Times New Roman" w:cs="Times New Roman"/>
          <w:i/>
          <w:sz w:val="32"/>
          <w:szCs w:val="28"/>
          <w:shd w:val="clear" w:color="auto" w:fill="FFFFFF"/>
        </w:rPr>
        <w:t>g.setColor(Color.red);else g.setColor(Color.black);g.drawString("Score = " + marks,10,50);}</w:t>
      </w:r>
    </w:p>
    <w:p w:rsidR="00B04953" w:rsidRPr="008B0A59" w:rsidRDefault="00B04953" w:rsidP="00A2098F">
      <w:pPr>
        <w:pStyle w:val="Heading2"/>
        <w:pBdr>
          <w:top w:val="single" w:sz="2" w:space="2" w:color="660000"/>
          <w:left w:val="single" w:sz="2" w:space="0" w:color="660000"/>
          <w:bottom w:val="single" w:sz="4" w:space="2" w:color="660000"/>
          <w:right w:val="single" w:sz="2" w:space="2" w:color="660000"/>
        </w:pBdr>
        <w:shd w:val="clear" w:color="auto" w:fill="D9D9D9" w:themeFill="background1" w:themeFillShade="D9"/>
        <w:spacing w:before="360" w:after="12" w:line="184" w:lineRule="atLeast"/>
        <w:ind w:left="12" w:right="12"/>
        <w:rPr>
          <w:rFonts w:ascii="Times New Roman" w:hAnsi="Times New Roman" w:cs="Times New Roman"/>
          <w:color w:val="auto"/>
          <w:sz w:val="28"/>
          <w:szCs w:val="28"/>
        </w:rPr>
      </w:pPr>
      <w:r w:rsidRPr="008B0A59">
        <w:rPr>
          <w:rFonts w:ascii="Times New Roman" w:hAnsi="Times New Roman" w:cs="Times New Roman"/>
          <w:color w:val="auto"/>
          <w:sz w:val="28"/>
          <w:szCs w:val="28"/>
        </w:rPr>
        <w:lastRenderedPageBreak/>
        <w:t>if inside if</w:t>
      </w:r>
    </w:p>
    <w:p w:rsidR="00B04953" w:rsidRPr="008B0A59" w:rsidRDefault="00B04953" w:rsidP="00B04953">
      <w:pPr>
        <w:pStyle w:val="NormalWeb"/>
        <w:shd w:val="clear" w:color="auto" w:fill="FFFFFF"/>
        <w:spacing w:before="120" w:beforeAutospacing="0" w:after="120" w:afterAutospacing="0" w:line="184" w:lineRule="atLeast"/>
        <w:rPr>
          <w:sz w:val="28"/>
          <w:szCs w:val="28"/>
        </w:rPr>
      </w:pPr>
      <w:r w:rsidRPr="008B0A59">
        <w:rPr>
          <w:sz w:val="28"/>
          <w:szCs w:val="28"/>
        </w:rPr>
        <w:t>You can put an</w:t>
      </w:r>
      <w:r w:rsidRPr="008B0A59">
        <w:rPr>
          <w:rStyle w:val="apple-converted-space"/>
          <w:sz w:val="28"/>
          <w:szCs w:val="28"/>
        </w:rPr>
        <w:t> </w:t>
      </w:r>
      <w:r w:rsidRPr="008B0A59">
        <w:rPr>
          <w:rStyle w:val="HTMLCode"/>
          <w:rFonts w:ascii="Times New Roman" w:eastAsiaTheme="majorEastAsia" w:hAnsi="Times New Roman" w:cs="Times New Roman"/>
          <w:sz w:val="28"/>
          <w:szCs w:val="28"/>
        </w:rPr>
        <w:t>if</w:t>
      </w:r>
      <w:r w:rsidRPr="008B0A59">
        <w:rPr>
          <w:rStyle w:val="apple-converted-space"/>
          <w:sz w:val="28"/>
          <w:szCs w:val="28"/>
        </w:rPr>
        <w:t> </w:t>
      </w:r>
      <w:r w:rsidRPr="008B0A59">
        <w:rPr>
          <w:sz w:val="28"/>
          <w:szCs w:val="28"/>
        </w:rPr>
        <w:t>statement inside another</w:t>
      </w:r>
      <w:r w:rsidRPr="008B0A59">
        <w:rPr>
          <w:rStyle w:val="apple-converted-space"/>
          <w:sz w:val="28"/>
          <w:szCs w:val="28"/>
        </w:rPr>
        <w:t> </w:t>
      </w:r>
      <w:r w:rsidRPr="008B0A59">
        <w:rPr>
          <w:rStyle w:val="HTMLCode"/>
          <w:rFonts w:ascii="Times New Roman" w:eastAsiaTheme="majorEastAsia" w:hAnsi="Times New Roman" w:cs="Times New Roman"/>
          <w:sz w:val="28"/>
          <w:szCs w:val="28"/>
        </w:rPr>
        <w:t>if</w:t>
      </w:r>
      <w:r w:rsidRPr="008B0A59">
        <w:rPr>
          <w:rStyle w:val="apple-converted-space"/>
          <w:sz w:val="28"/>
          <w:szCs w:val="28"/>
        </w:rPr>
        <w:t> </w:t>
      </w:r>
      <w:r w:rsidRPr="008B0A59">
        <w:rPr>
          <w:sz w:val="28"/>
          <w:szCs w:val="28"/>
        </w:rPr>
        <w:t>statement.</w:t>
      </w:r>
    </w:p>
    <w:p w:rsidR="00B04953" w:rsidRPr="008B0A59" w:rsidRDefault="00B04953" w:rsidP="00A2098F">
      <w:pPr>
        <w:pStyle w:val="Heading2"/>
        <w:pBdr>
          <w:top w:val="single" w:sz="2" w:space="2" w:color="660000"/>
          <w:left w:val="single" w:sz="2" w:space="0" w:color="660000"/>
          <w:bottom w:val="single" w:sz="4" w:space="2" w:color="660000"/>
          <w:right w:val="single" w:sz="2" w:space="2" w:color="660000"/>
        </w:pBdr>
        <w:shd w:val="clear" w:color="auto" w:fill="D9D9D9" w:themeFill="background1" w:themeFillShade="D9"/>
        <w:spacing w:before="360" w:after="12" w:line="184" w:lineRule="atLeast"/>
        <w:ind w:left="12" w:right="12"/>
        <w:rPr>
          <w:rFonts w:ascii="Times New Roman" w:hAnsi="Times New Roman" w:cs="Times New Roman"/>
          <w:color w:val="auto"/>
          <w:sz w:val="28"/>
          <w:szCs w:val="28"/>
        </w:rPr>
      </w:pPr>
      <w:r w:rsidRPr="008B0A59">
        <w:rPr>
          <w:rFonts w:ascii="Times New Roman" w:hAnsi="Times New Roman" w:cs="Times New Roman"/>
          <w:color w:val="auto"/>
          <w:sz w:val="28"/>
          <w:szCs w:val="28"/>
        </w:rPr>
        <w:t>Nearest 'else'</w:t>
      </w:r>
    </w:p>
    <w:p w:rsidR="00B04953" w:rsidRPr="008B0A59" w:rsidRDefault="00B04953" w:rsidP="00B04953">
      <w:pPr>
        <w:pStyle w:val="NormalWeb"/>
        <w:shd w:val="clear" w:color="auto" w:fill="FFFFFF"/>
        <w:spacing w:before="120" w:beforeAutospacing="0" w:after="120" w:afterAutospacing="0" w:line="184" w:lineRule="atLeast"/>
        <w:rPr>
          <w:sz w:val="28"/>
          <w:szCs w:val="28"/>
        </w:rPr>
      </w:pPr>
      <w:r w:rsidRPr="008B0A59">
        <w:rPr>
          <w:sz w:val="28"/>
          <w:szCs w:val="28"/>
        </w:rPr>
        <w:t>If you use braces, there is no problem with deciding which</w:t>
      </w:r>
      <w:r w:rsidRPr="008B0A59">
        <w:rPr>
          <w:rStyle w:val="apple-converted-space"/>
          <w:sz w:val="28"/>
          <w:szCs w:val="28"/>
        </w:rPr>
        <w:t> </w:t>
      </w:r>
      <w:r w:rsidRPr="008B0A59">
        <w:rPr>
          <w:rStyle w:val="HTMLCode"/>
          <w:rFonts w:ascii="Times New Roman" w:eastAsiaTheme="majorEastAsia" w:hAnsi="Times New Roman" w:cs="Times New Roman"/>
          <w:sz w:val="28"/>
          <w:szCs w:val="28"/>
        </w:rPr>
        <w:t>else</w:t>
      </w:r>
      <w:r w:rsidRPr="008B0A59">
        <w:rPr>
          <w:rStyle w:val="apple-converted-space"/>
          <w:sz w:val="28"/>
          <w:szCs w:val="28"/>
        </w:rPr>
        <w:t> </w:t>
      </w:r>
      <w:r w:rsidRPr="008B0A59">
        <w:rPr>
          <w:sz w:val="28"/>
          <w:szCs w:val="28"/>
        </w:rPr>
        <w:t>goes with which</w:t>
      </w:r>
      <w:r w:rsidRPr="008B0A59">
        <w:rPr>
          <w:rStyle w:val="apple-converted-space"/>
          <w:sz w:val="28"/>
          <w:szCs w:val="28"/>
        </w:rPr>
        <w:t> </w:t>
      </w:r>
      <w:r w:rsidRPr="008B0A59">
        <w:rPr>
          <w:rStyle w:val="HTMLCode"/>
          <w:rFonts w:ascii="Times New Roman" w:eastAsiaTheme="majorEastAsia" w:hAnsi="Times New Roman" w:cs="Times New Roman"/>
          <w:sz w:val="28"/>
          <w:szCs w:val="28"/>
        </w:rPr>
        <w:t>if</w:t>
      </w:r>
      <w:r w:rsidRPr="008B0A59">
        <w:rPr>
          <w:rStyle w:val="apple-converted-space"/>
          <w:sz w:val="28"/>
          <w:szCs w:val="28"/>
        </w:rPr>
        <w:t> </w:t>
      </w:r>
      <w:r w:rsidRPr="008B0A59">
        <w:rPr>
          <w:sz w:val="28"/>
          <w:szCs w:val="28"/>
        </w:rPr>
        <w:t>For example,</w:t>
      </w:r>
    </w:p>
    <w:p w:rsidR="00B04953" w:rsidRPr="008B0A59" w:rsidRDefault="00B04953"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if (age &lt; 24) {</w:t>
      </w:r>
    </w:p>
    <w:p w:rsidR="00B04953" w:rsidRPr="008B0A59" w:rsidRDefault="00B04953"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if (height &gt; 200) {</w:t>
      </w:r>
    </w:p>
    <w:p w:rsidR="00B04953" w:rsidRPr="008B0A59" w:rsidRDefault="00B04953"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c = Color.RED;</w:t>
      </w:r>
    </w:p>
    <w:p w:rsidR="00B04953" w:rsidRPr="008B0A59" w:rsidRDefault="00B04953"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B04953" w:rsidRPr="008B0A59" w:rsidRDefault="00B04953"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else {</w:t>
      </w:r>
    </w:p>
    <w:p w:rsidR="00B04953" w:rsidRPr="008B0A59" w:rsidRDefault="00B04953"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c = Color.BLUE;</w:t>
      </w:r>
    </w:p>
    <w:p w:rsidR="00B04953" w:rsidRPr="008B0A59" w:rsidRDefault="00B04953"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w:t>
      </w:r>
    </w:p>
    <w:p w:rsidR="00B04953" w:rsidRPr="008B0A59" w:rsidRDefault="00B04953" w:rsidP="00B04953">
      <w:pPr>
        <w:pStyle w:val="NormalWeb"/>
        <w:shd w:val="clear" w:color="auto" w:fill="FFFFFF"/>
        <w:spacing w:before="120" w:beforeAutospacing="0" w:after="120" w:afterAutospacing="0" w:line="184" w:lineRule="atLeast"/>
        <w:rPr>
          <w:sz w:val="28"/>
          <w:szCs w:val="28"/>
        </w:rPr>
      </w:pPr>
      <w:r w:rsidRPr="008B0A59">
        <w:rPr>
          <w:sz w:val="28"/>
          <w:szCs w:val="28"/>
        </w:rPr>
        <w:t>Because the true and false parts are both single statements, you might be tempted to omit braces and write:</w:t>
      </w:r>
    </w:p>
    <w:p w:rsidR="00B04953" w:rsidRPr="008B0A59" w:rsidRDefault="00B04953"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if (age &lt; 24) </w:t>
      </w:r>
    </w:p>
    <w:p w:rsidR="00B04953" w:rsidRPr="008B0A59" w:rsidRDefault="00B04953"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if (height &gt; 200) </w:t>
      </w:r>
    </w:p>
    <w:p w:rsidR="00B04953" w:rsidRPr="008B0A59" w:rsidRDefault="00B04953"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c = Color.RED;</w:t>
      </w:r>
    </w:p>
    <w:p w:rsidR="00B04953" w:rsidRPr="008B0A59" w:rsidRDefault="00B04953"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else                // DANGER: which 'if' goes with this 'else'</w:t>
      </w:r>
    </w:p>
    <w:p w:rsidR="00B04953" w:rsidRPr="008B0A59" w:rsidRDefault="00B04953"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c = Color.BLUE;</w:t>
      </w:r>
    </w:p>
    <w:p w:rsidR="00B04953" w:rsidRPr="008B0A59" w:rsidRDefault="00B04953" w:rsidP="00B04953">
      <w:pPr>
        <w:pStyle w:val="NormalWeb"/>
        <w:shd w:val="clear" w:color="auto" w:fill="FFFFFF"/>
        <w:spacing w:before="120" w:beforeAutospacing="0" w:after="120" w:afterAutospacing="0" w:line="184" w:lineRule="atLeast"/>
        <w:rPr>
          <w:sz w:val="28"/>
          <w:szCs w:val="28"/>
        </w:rPr>
      </w:pPr>
      <w:r w:rsidRPr="008B0A59">
        <w:rPr>
          <w:sz w:val="28"/>
          <w:szCs w:val="28"/>
        </w:rPr>
        <w:t>But this is WRONG, because 'else' always goes with the nearest 'if' when there are no braces. This code is the same as:</w:t>
      </w:r>
    </w:p>
    <w:p w:rsidR="00B04953" w:rsidRPr="008B0A59" w:rsidRDefault="00B04953"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if (age &lt; 24) {</w:t>
      </w:r>
    </w:p>
    <w:p w:rsidR="00B04953" w:rsidRPr="008B0A59" w:rsidRDefault="00B04953"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if (height &gt; 200) </w:t>
      </w:r>
    </w:p>
    <w:p w:rsidR="00B04953" w:rsidRPr="008B0A59" w:rsidRDefault="00B04953"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c = Color.RED;</w:t>
      </w:r>
    </w:p>
    <w:p w:rsidR="00B04953" w:rsidRPr="008B0A59" w:rsidRDefault="00B04953"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else</w:t>
      </w:r>
    </w:p>
    <w:p w:rsidR="00B04953" w:rsidRPr="008B0A59" w:rsidRDefault="00B04953"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c = Color.BLUE;</w:t>
      </w:r>
    </w:p>
    <w:p w:rsidR="00B04953" w:rsidRPr="008B0A59" w:rsidRDefault="00B04953"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w:t>
      </w:r>
    </w:p>
    <w:p w:rsidR="00B04953" w:rsidRPr="008B0A59" w:rsidRDefault="00B04953" w:rsidP="00A2098F">
      <w:pPr>
        <w:pStyle w:val="Heading2"/>
        <w:pBdr>
          <w:top w:val="single" w:sz="2" w:space="2" w:color="660000"/>
          <w:left w:val="single" w:sz="2" w:space="0" w:color="660000"/>
          <w:bottom w:val="single" w:sz="4" w:space="2" w:color="660000"/>
          <w:right w:val="single" w:sz="2" w:space="2" w:color="660000"/>
        </w:pBdr>
        <w:shd w:val="clear" w:color="auto" w:fill="D9D9D9" w:themeFill="background1" w:themeFillShade="D9"/>
        <w:spacing w:before="360" w:after="12" w:line="184" w:lineRule="atLeast"/>
        <w:ind w:left="12" w:right="12"/>
        <w:rPr>
          <w:rFonts w:ascii="Times New Roman" w:hAnsi="Times New Roman" w:cs="Times New Roman"/>
          <w:color w:val="auto"/>
          <w:sz w:val="28"/>
          <w:szCs w:val="28"/>
        </w:rPr>
      </w:pPr>
      <w:r w:rsidRPr="008B0A59">
        <w:rPr>
          <w:rFonts w:ascii="Times New Roman" w:hAnsi="Times New Roman" w:cs="Times New Roman"/>
          <w:color w:val="auto"/>
          <w:sz w:val="28"/>
          <w:szCs w:val="28"/>
        </w:rPr>
        <w:lastRenderedPageBreak/>
        <w:t>Advice: Always use braces on</w:t>
      </w:r>
      <w:r w:rsidRPr="008B0A59">
        <w:rPr>
          <w:rStyle w:val="apple-converted-space"/>
          <w:rFonts w:ascii="Times New Roman" w:hAnsi="Times New Roman" w:cs="Times New Roman"/>
          <w:color w:val="auto"/>
          <w:sz w:val="28"/>
          <w:szCs w:val="28"/>
        </w:rPr>
        <w:t> </w:t>
      </w:r>
      <w:r w:rsidRPr="008B0A59">
        <w:rPr>
          <w:rStyle w:val="HTMLCode"/>
          <w:rFonts w:ascii="Times New Roman" w:eastAsiaTheme="majorEastAsia" w:hAnsi="Times New Roman" w:cs="Times New Roman"/>
          <w:color w:val="auto"/>
          <w:sz w:val="28"/>
          <w:szCs w:val="28"/>
        </w:rPr>
        <w:t>if</w:t>
      </w:r>
      <w:r w:rsidRPr="008B0A59">
        <w:rPr>
          <w:rStyle w:val="apple-converted-space"/>
          <w:rFonts w:ascii="Times New Roman" w:hAnsi="Times New Roman" w:cs="Times New Roman"/>
          <w:color w:val="auto"/>
          <w:sz w:val="28"/>
          <w:szCs w:val="28"/>
        </w:rPr>
        <w:t> </w:t>
      </w:r>
      <w:r w:rsidRPr="008B0A59">
        <w:rPr>
          <w:rFonts w:ascii="Times New Roman" w:hAnsi="Times New Roman" w:cs="Times New Roman"/>
          <w:color w:val="auto"/>
          <w:sz w:val="28"/>
          <w:szCs w:val="28"/>
        </w:rPr>
        <w:t>statements</w:t>
      </w:r>
    </w:p>
    <w:p w:rsidR="00B04953" w:rsidRPr="008B0A59" w:rsidRDefault="00B04953" w:rsidP="00B04953">
      <w:pPr>
        <w:pStyle w:val="NormalWeb"/>
        <w:shd w:val="clear" w:color="auto" w:fill="FFFFFF"/>
        <w:spacing w:before="120" w:beforeAutospacing="0" w:after="120" w:afterAutospacing="0" w:line="184" w:lineRule="atLeast"/>
        <w:rPr>
          <w:sz w:val="28"/>
          <w:szCs w:val="28"/>
        </w:rPr>
      </w:pPr>
      <w:r w:rsidRPr="008B0A59">
        <w:rPr>
          <w:sz w:val="28"/>
          <w:szCs w:val="28"/>
        </w:rPr>
        <w:t>These kinds of errors are very hard to find. This is another good reason to</w:t>
      </w:r>
      <w:r w:rsidRPr="008B0A59">
        <w:rPr>
          <w:rStyle w:val="apple-converted-space"/>
          <w:sz w:val="28"/>
          <w:szCs w:val="28"/>
        </w:rPr>
        <w:t> </w:t>
      </w:r>
      <w:r w:rsidRPr="008B0A59">
        <w:rPr>
          <w:i/>
          <w:iCs/>
          <w:sz w:val="28"/>
          <w:szCs w:val="28"/>
        </w:rPr>
        <w:t>always use braces</w:t>
      </w:r>
      <w:r w:rsidRPr="008B0A59">
        <w:rPr>
          <w:sz w:val="28"/>
          <w:szCs w:val="28"/>
        </w:rPr>
        <w:t>.</w:t>
      </w:r>
    </w:p>
    <w:p w:rsidR="00B04953" w:rsidRPr="008B0A59" w:rsidRDefault="00B04953" w:rsidP="00A2098F">
      <w:pPr>
        <w:pStyle w:val="Heading2"/>
        <w:pBdr>
          <w:top w:val="single" w:sz="2" w:space="2" w:color="660000"/>
          <w:left w:val="single" w:sz="2" w:space="0" w:color="660000"/>
          <w:bottom w:val="single" w:sz="4" w:space="2" w:color="660000"/>
          <w:right w:val="single" w:sz="2" w:space="2" w:color="660000"/>
        </w:pBdr>
        <w:shd w:val="clear" w:color="auto" w:fill="D9D9D9" w:themeFill="background1" w:themeFillShade="D9"/>
        <w:spacing w:before="360" w:after="12" w:line="184" w:lineRule="atLeast"/>
        <w:ind w:left="12" w:right="12"/>
        <w:rPr>
          <w:rFonts w:ascii="Times New Roman" w:hAnsi="Times New Roman" w:cs="Times New Roman"/>
          <w:color w:val="auto"/>
          <w:sz w:val="28"/>
          <w:szCs w:val="28"/>
        </w:rPr>
      </w:pPr>
      <w:r w:rsidRPr="008B0A59">
        <w:rPr>
          <w:rFonts w:ascii="Times New Roman" w:hAnsi="Times New Roman" w:cs="Times New Roman"/>
          <w:color w:val="auto"/>
          <w:sz w:val="28"/>
          <w:szCs w:val="28"/>
        </w:rPr>
        <w:t>Watch out for semicolons on your if statements</w:t>
      </w:r>
    </w:p>
    <w:p w:rsidR="00B04953" w:rsidRPr="008B0A59" w:rsidRDefault="00B04953" w:rsidP="00B04953">
      <w:pPr>
        <w:pStyle w:val="NormalWeb"/>
        <w:shd w:val="clear" w:color="auto" w:fill="FFFFFF"/>
        <w:spacing w:before="120" w:beforeAutospacing="0" w:after="120" w:afterAutospacing="0" w:line="184" w:lineRule="atLeast"/>
        <w:rPr>
          <w:sz w:val="28"/>
          <w:szCs w:val="28"/>
        </w:rPr>
      </w:pPr>
      <w:r w:rsidRPr="008B0A59">
        <w:rPr>
          <w:sz w:val="28"/>
          <w:szCs w:val="28"/>
        </w:rPr>
        <w:t>Why does the following code always say it thinks the user is lying?</w:t>
      </w:r>
    </w:p>
    <w:p w:rsidR="00B04953" w:rsidRPr="008B0A59" w:rsidRDefault="00B04953"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String ageStr = JOptionPane.showInputDialog(null, "How old are you?");</w:t>
      </w:r>
    </w:p>
    <w:p w:rsidR="00B04953" w:rsidRPr="008B0A59" w:rsidRDefault="00B04953"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int age = Integer.parseInt(ageStr);</w:t>
      </w:r>
    </w:p>
    <w:p w:rsidR="00B04953" w:rsidRPr="008B0A59" w:rsidRDefault="00B04953"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if (age &gt; 120 || age &lt; 0);</w:t>
      </w:r>
    </w:p>
    <w:p w:rsidR="00B04953" w:rsidRPr="008B0A59" w:rsidRDefault="00B04953"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System.out.println("I think you're lying about your age!");</w:t>
      </w:r>
    </w:p>
    <w:p w:rsidR="00B04953" w:rsidRPr="008B0A59" w:rsidRDefault="00A2098F" w:rsidP="00A2098F">
      <w:pPr>
        <w:pStyle w:val="NormalWeb"/>
        <w:shd w:val="clear" w:color="auto" w:fill="FFFFFF"/>
        <w:spacing w:before="120" w:beforeAutospacing="0" w:after="120" w:afterAutospacing="0" w:line="184" w:lineRule="atLeast"/>
        <w:ind w:firstLine="720"/>
        <w:rPr>
          <w:sz w:val="28"/>
          <w:szCs w:val="28"/>
        </w:rPr>
      </w:pPr>
      <w:r w:rsidRPr="008B0A59">
        <w:rPr>
          <w:sz w:val="28"/>
          <w:szCs w:val="28"/>
        </w:rPr>
        <w:t xml:space="preserve"> </w:t>
      </w:r>
      <w:r w:rsidR="00B04953" w:rsidRPr="008B0A59">
        <w:rPr>
          <w:sz w:val="28"/>
          <w:szCs w:val="28"/>
        </w:rPr>
        <w:t>It's the semicolon! if you put a semicolon directly after the condition in an</w:t>
      </w:r>
      <w:r w:rsidR="00B04953" w:rsidRPr="008B0A59">
        <w:rPr>
          <w:rStyle w:val="apple-converted-space"/>
          <w:sz w:val="28"/>
          <w:szCs w:val="28"/>
        </w:rPr>
        <w:t> </w:t>
      </w:r>
      <w:r w:rsidR="00B04953" w:rsidRPr="008B0A59">
        <w:rPr>
          <w:rStyle w:val="HTMLCode"/>
          <w:rFonts w:ascii="Times New Roman" w:eastAsiaTheme="majorEastAsia" w:hAnsi="Times New Roman" w:cs="Times New Roman"/>
          <w:sz w:val="28"/>
          <w:szCs w:val="28"/>
        </w:rPr>
        <w:t>if</w:t>
      </w:r>
      <w:r w:rsidR="00B04953" w:rsidRPr="008B0A59">
        <w:rPr>
          <w:rStyle w:val="apple-converted-space"/>
          <w:sz w:val="28"/>
          <w:szCs w:val="28"/>
        </w:rPr>
        <w:t> </w:t>
      </w:r>
      <w:r w:rsidR="00B04953" w:rsidRPr="008B0A59">
        <w:rPr>
          <w:sz w:val="28"/>
          <w:szCs w:val="28"/>
        </w:rPr>
        <w:t>statement, Java thinks it's finished with the body of the statement. The indentation of the next line, which is so important to human readers, is ignored by Java.</w:t>
      </w:r>
    </w:p>
    <w:p w:rsidR="00B04953" w:rsidRPr="008B0A59" w:rsidRDefault="00B04953" w:rsidP="00B04953">
      <w:pPr>
        <w:pStyle w:val="NormalWeb"/>
        <w:shd w:val="clear" w:color="auto" w:fill="FFFFFF"/>
        <w:spacing w:before="120" w:beforeAutospacing="0" w:after="120" w:afterAutospacing="0" w:line="184" w:lineRule="atLeast"/>
        <w:rPr>
          <w:sz w:val="28"/>
          <w:szCs w:val="28"/>
        </w:rPr>
      </w:pPr>
      <w:r w:rsidRPr="008B0A59">
        <w:rPr>
          <w:sz w:val="28"/>
          <w:szCs w:val="28"/>
        </w:rPr>
        <w:t>This is another error that's harder to make if you always follow the condition by an opening brace.</w:t>
      </w:r>
    </w:p>
    <w:p w:rsidR="008E7595" w:rsidRPr="008B0A59" w:rsidRDefault="008E7595" w:rsidP="00A2098F">
      <w:pPr>
        <w:pStyle w:val="Heading2"/>
        <w:pBdr>
          <w:top w:val="single" w:sz="2" w:space="2" w:color="660000"/>
          <w:left w:val="single" w:sz="2" w:space="0" w:color="660000"/>
          <w:bottom w:val="single" w:sz="4" w:space="2" w:color="660000"/>
          <w:right w:val="single" w:sz="2" w:space="2" w:color="660000"/>
        </w:pBdr>
        <w:shd w:val="clear" w:color="auto" w:fill="D9D9D9" w:themeFill="background1" w:themeFillShade="D9"/>
        <w:spacing w:before="360" w:after="12" w:line="184" w:lineRule="atLeast"/>
        <w:ind w:left="12" w:right="12"/>
        <w:rPr>
          <w:rFonts w:ascii="Times New Roman" w:hAnsi="Times New Roman" w:cs="Times New Roman"/>
          <w:color w:val="auto"/>
          <w:sz w:val="28"/>
          <w:szCs w:val="28"/>
        </w:rPr>
      </w:pPr>
      <w:r w:rsidRPr="008B0A59">
        <w:rPr>
          <w:rFonts w:ascii="Times New Roman" w:hAnsi="Times New Roman" w:cs="Times New Roman"/>
          <w:color w:val="auto"/>
          <w:sz w:val="28"/>
          <w:szCs w:val="28"/>
        </w:rPr>
        <w:t>Series of tests</w:t>
      </w:r>
    </w:p>
    <w:p w:rsidR="008E7595" w:rsidRPr="008B0A59" w:rsidRDefault="008E7595" w:rsidP="008E7595">
      <w:pPr>
        <w:pStyle w:val="NormalWeb"/>
        <w:shd w:val="clear" w:color="auto" w:fill="FFFFFF"/>
        <w:spacing w:before="120" w:beforeAutospacing="0" w:after="120" w:afterAutospacing="0" w:line="184" w:lineRule="atLeast"/>
        <w:rPr>
          <w:sz w:val="28"/>
          <w:szCs w:val="28"/>
        </w:rPr>
      </w:pPr>
      <w:r w:rsidRPr="008B0A59">
        <w:rPr>
          <w:sz w:val="28"/>
          <w:szCs w:val="28"/>
        </w:rPr>
        <w:t>It is common to make a series of tests on a value, where the</w:t>
      </w:r>
      <w:r w:rsidRPr="008B0A59">
        <w:rPr>
          <w:rStyle w:val="apple-converted-space"/>
          <w:sz w:val="28"/>
          <w:szCs w:val="28"/>
        </w:rPr>
        <w:t> </w:t>
      </w:r>
      <w:r w:rsidRPr="008B0A59">
        <w:rPr>
          <w:rStyle w:val="HTMLCode"/>
          <w:rFonts w:ascii="Times New Roman" w:eastAsiaTheme="majorEastAsia" w:hAnsi="Times New Roman" w:cs="Times New Roman"/>
          <w:sz w:val="28"/>
          <w:szCs w:val="28"/>
        </w:rPr>
        <w:t>else</w:t>
      </w:r>
      <w:r w:rsidRPr="008B0A59">
        <w:rPr>
          <w:rStyle w:val="apple-converted-space"/>
          <w:sz w:val="28"/>
          <w:szCs w:val="28"/>
        </w:rPr>
        <w:t> </w:t>
      </w:r>
      <w:r w:rsidRPr="008B0A59">
        <w:rPr>
          <w:sz w:val="28"/>
          <w:szCs w:val="28"/>
        </w:rPr>
        <w:t>part contains only another</w:t>
      </w:r>
      <w:r w:rsidRPr="008B0A59">
        <w:rPr>
          <w:rStyle w:val="apple-converted-space"/>
          <w:sz w:val="28"/>
          <w:szCs w:val="28"/>
        </w:rPr>
        <w:t> </w:t>
      </w:r>
      <w:r w:rsidRPr="008B0A59">
        <w:rPr>
          <w:rStyle w:val="HTMLCode"/>
          <w:rFonts w:ascii="Times New Roman" w:eastAsiaTheme="majorEastAsia" w:hAnsi="Times New Roman" w:cs="Times New Roman"/>
          <w:sz w:val="28"/>
          <w:szCs w:val="28"/>
        </w:rPr>
        <w:t>if</w:t>
      </w:r>
      <w:r w:rsidRPr="008B0A59">
        <w:rPr>
          <w:rStyle w:val="apple-converted-space"/>
          <w:sz w:val="28"/>
          <w:szCs w:val="28"/>
        </w:rPr>
        <w:t> </w:t>
      </w:r>
      <w:r w:rsidRPr="008B0A59">
        <w:rPr>
          <w:sz w:val="28"/>
          <w:szCs w:val="28"/>
        </w:rPr>
        <w:t>statement. If you use indentation for the else part, it isn't easy to see that these are really a series of tests which are similar. It is better to write them at the same indentation level by writing the</w:t>
      </w:r>
      <w:r w:rsidRPr="008B0A59">
        <w:rPr>
          <w:rStyle w:val="apple-converted-space"/>
          <w:sz w:val="28"/>
          <w:szCs w:val="28"/>
        </w:rPr>
        <w:t> </w:t>
      </w:r>
      <w:r w:rsidRPr="008B0A59">
        <w:rPr>
          <w:rStyle w:val="HTMLCode"/>
          <w:rFonts w:ascii="Times New Roman" w:eastAsiaTheme="majorEastAsia" w:hAnsi="Times New Roman" w:cs="Times New Roman"/>
          <w:sz w:val="28"/>
          <w:szCs w:val="28"/>
        </w:rPr>
        <w:t>if</w:t>
      </w:r>
      <w:r w:rsidRPr="008B0A59">
        <w:rPr>
          <w:rStyle w:val="apple-converted-space"/>
          <w:sz w:val="28"/>
          <w:szCs w:val="28"/>
        </w:rPr>
        <w:t> </w:t>
      </w:r>
      <w:r w:rsidRPr="008B0A59">
        <w:rPr>
          <w:sz w:val="28"/>
          <w:szCs w:val="28"/>
        </w:rPr>
        <w:t>on the same line as the</w:t>
      </w:r>
      <w:r w:rsidRPr="008B0A59">
        <w:rPr>
          <w:rStyle w:val="apple-converted-space"/>
          <w:sz w:val="28"/>
          <w:szCs w:val="28"/>
        </w:rPr>
        <w:t> </w:t>
      </w:r>
      <w:r w:rsidRPr="008B0A59">
        <w:rPr>
          <w:rStyle w:val="HTMLCode"/>
          <w:rFonts w:ascii="Times New Roman" w:eastAsiaTheme="majorEastAsia" w:hAnsi="Times New Roman" w:cs="Times New Roman"/>
          <w:sz w:val="28"/>
          <w:szCs w:val="28"/>
        </w:rPr>
        <w:t>else</w:t>
      </w:r>
      <w:r w:rsidRPr="008B0A59">
        <w:rPr>
          <w:sz w:val="28"/>
          <w:szCs w:val="28"/>
        </w:rPr>
        <w:t>.</w:t>
      </w:r>
    </w:p>
    <w:p w:rsidR="008E7595" w:rsidRPr="008B0A59" w:rsidRDefault="008E7595" w:rsidP="00A2098F">
      <w:pPr>
        <w:pStyle w:val="Heading2"/>
        <w:pBdr>
          <w:top w:val="single" w:sz="2" w:space="2" w:color="660000"/>
          <w:left w:val="single" w:sz="2" w:space="0" w:color="660000"/>
          <w:bottom w:val="single" w:sz="4" w:space="2" w:color="660000"/>
          <w:right w:val="single" w:sz="2" w:space="2" w:color="660000"/>
        </w:pBdr>
        <w:shd w:val="clear" w:color="auto" w:fill="D9D9D9" w:themeFill="background1" w:themeFillShade="D9"/>
        <w:spacing w:before="360" w:after="12" w:line="184" w:lineRule="atLeast"/>
        <w:ind w:left="12" w:right="12"/>
        <w:rPr>
          <w:rFonts w:ascii="Times New Roman" w:hAnsi="Times New Roman" w:cs="Times New Roman"/>
          <w:color w:val="auto"/>
          <w:sz w:val="28"/>
          <w:szCs w:val="28"/>
        </w:rPr>
      </w:pPr>
      <w:r w:rsidRPr="008B0A59">
        <w:rPr>
          <w:rFonts w:ascii="Times New Roman" w:hAnsi="Times New Roman" w:cs="Times New Roman"/>
          <w:color w:val="auto"/>
          <w:sz w:val="28"/>
          <w:szCs w:val="28"/>
        </w:rPr>
        <w:t>Example -- series of tests - cascading ifs</w:t>
      </w:r>
    </w:p>
    <w:p w:rsidR="008E7595" w:rsidRPr="008B0A59" w:rsidRDefault="008E7595" w:rsidP="008E7595">
      <w:pPr>
        <w:pStyle w:val="NormalWeb"/>
        <w:shd w:val="clear" w:color="auto" w:fill="FFFFFF"/>
        <w:spacing w:before="120" w:beforeAutospacing="0" w:after="120" w:afterAutospacing="0" w:line="184" w:lineRule="atLeast"/>
        <w:rPr>
          <w:sz w:val="28"/>
          <w:szCs w:val="28"/>
        </w:rPr>
      </w:pPr>
      <w:r w:rsidRPr="008B0A59">
        <w:rPr>
          <w:sz w:val="28"/>
          <w:szCs w:val="28"/>
        </w:rPr>
        <w:t>This code is correctly indented, but ugly and hard to read. It also can go very far to the right if there are many tests.</w:t>
      </w:r>
    </w:p>
    <w:p w:rsidR="008E7595" w:rsidRPr="008B0A59" w:rsidRDefault="008E7595"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if (score &lt; 35) {</w:t>
      </w:r>
    </w:p>
    <w:p w:rsidR="008E7595" w:rsidRPr="008B0A59" w:rsidRDefault="008E7595"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g.setColor(Color.MAGENTA);</w:t>
      </w:r>
    </w:p>
    <w:p w:rsidR="008E7595" w:rsidRPr="008B0A59" w:rsidRDefault="008E7595"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else {</w:t>
      </w:r>
    </w:p>
    <w:p w:rsidR="008E7595" w:rsidRPr="008B0A59" w:rsidRDefault="008E7595"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if (score &lt; 50) {</w:t>
      </w:r>
    </w:p>
    <w:p w:rsidR="008E7595" w:rsidRPr="008B0A59" w:rsidRDefault="008E7595"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lastRenderedPageBreak/>
        <w:t xml:space="preserve">        g.setColor(Color.RED);</w:t>
      </w:r>
    </w:p>
    <w:p w:rsidR="008E7595" w:rsidRPr="008B0A59" w:rsidRDefault="008E7595"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 else {</w:t>
      </w:r>
    </w:p>
    <w:p w:rsidR="008E7595" w:rsidRPr="008B0A59" w:rsidRDefault="008E7595"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if (score &lt; 60) {</w:t>
      </w:r>
    </w:p>
    <w:p w:rsidR="008E7595" w:rsidRPr="008B0A59" w:rsidRDefault="008E7595"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g.setColor(Color.ORANGE);</w:t>
      </w:r>
    </w:p>
    <w:p w:rsidR="008E7595" w:rsidRPr="008B0A59" w:rsidRDefault="008E7595"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 else  {</w:t>
      </w:r>
    </w:p>
    <w:p w:rsidR="008E7595" w:rsidRPr="008B0A59" w:rsidRDefault="008E7595"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if (score &lt; 80) {</w:t>
      </w:r>
    </w:p>
    <w:p w:rsidR="008E7595" w:rsidRPr="008B0A59" w:rsidRDefault="008E7595"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g.setColor(Color.YELLOW);</w:t>
      </w:r>
    </w:p>
    <w:p w:rsidR="008E7595" w:rsidRPr="008B0A59" w:rsidRDefault="008E7595"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 else {</w:t>
      </w:r>
    </w:p>
    <w:p w:rsidR="008E7595" w:rsidRPr="008B0A59" w:rsidRDefault="008E7595"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g.setColor(Color.GREEN);</w:t>
      </w:r>
    </w:p>
    <w:p w:rsidR="008E7595" w:rsidRPr="008B0A59" w:rsidRDefault="008E7595"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8E7595" w:rsidRPr="008B0A59" w:rsidRDefault="008E7595"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8E7595" w:rsidRPr="008B0A59" w:rsidRDefault="008E7595"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8E7595" w:rsidRPr="008B0A59" w:rsidRDefault="008E7595"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w:t>
      </w:r>
    </w:p>
    <w:p w:rsidR="008E7595" w:rsidRPr="008B0A59" w:rsidRDefault="008E7595" w:rsidP="00A2098F">
      <w:pPr>
        <w:pStyle w:val="Heading2"/>
        <w:pBdr>
          <w:top w:val="single" w:sz="2" w:space="2" w:color="660000"/>
          <w:left w:val="single" w:sz="2" w:space="0" w:color="660000"/>
          <w:bottom w:val="single" w:sz="4" w:space="2" w:color="660000"/>
          <w:right w:val="single" w:sz="2" w:space="2" w:color="660000"/>
        </w:pBdr>
        <w:shd w:val="clear" w:color="auto" w:fill="D9D9D9" w:themeFill="background1" w:themeFillShade="D9"/>
        <w:spacing w:before="360" w:after="12" w:line="184" w:lineRule="atLeast"/>
        <w:ind w:left="12" w:right="12"/>
        <w:rPr>
          <w:rFonts w:ascii="Times New Roman" w:hAnsi="Times New Roman" w:cs="Times New Roman"/>
          <w:color w:val="auto"/>
          <w:sz w:val="28"/>
          <w:szCs w:val="28"/>
        </w:rPr>
      </w:pPr>
      <w:r w:rsidRPr="008B0A59">
        <w:rPr>
          <w:rFonts w:ascii="Times New Roman" w:hAnsi="Times New Roman" w:cs="Times New Roman"/>
          <w:color w:val="auto"/>
          <w:sz w:val="28"/>
          <w:szCs w:val="28"/>
        </w:rPr>
        <w:t>Example -- using 'else if' style for formatting</w:t>
      </w:r>
    </w:p>
    <w:p w:rsidR="008E7595" w:rsidRPr="008B0A59" w:rsidRDefault="008E7595" w:rsidP="008E7595">
      <w:pPr>
        <w:pStyle w:val="NormalWeb"/>
        <w:shd w:val="clear" w:color="auto" w:fill="FFFFFF"/>
        <w:spacing w:before="120" w:beforeAutospacing="0" w:after="120" w:afterAutospacing="0" w:line="184" w:lineRule="atLeast"/>
        <w:rPr>
          <w:sz w:val="28"/>
          <w:szCs w:val="28"/>
        </w:rPr>
      </w:pPr>
      <w:r w:rsidRPr="008B0A59">
        <w:rPr>
          <w:sz w:val="28"/>
          <w:szCs w:val="28"/>
        </w:rPr>
        <w:t>Here is the same example, using a style of writing the</w:t>
      </w:r>
      <w:r w:rsidRPr="008B0A59">
        <w:rPr>
          <w:rStyle w:val="apple-converted-space"/>
          <w:sz w:val="28"/>
          <w:szCs w:val="28"/>
        </w:rPr>
        <w:t> </w:t>
      </w:r>
      <w:r w:rsidRPr="008B0A59">
        <w:rPr>
          <w:rStyle w:val="HTMLCode"/>
          <w:rFonts w:ascii="Times New Roman" w:eastAsiaTheme="majorEastAsia" w:hAnsi="Times New Roman" w:cs="Times New Roman"/>
          <w:sz w:val="28"/>
          <w:szCs w:val="28"/>
        </w:rPr>
        <w:t>if</w:t>
      </w:r>
      <w:r w:rsidRPr="008B0A59">
        <w:rPr>
          <w:rStyle w:val="apple-converted-space"/>
          <w:sz w:val="28"/>
          <w:szCs w:val="28"/>
        </w:rPr>
        <w:t> </w:t>
      </w:r>
      <w:r w:rsidRPr="008B0A59">
        <w:rPr>
          <w:sz w:val="28"/>
          <w:szCs w:val="28"/>
        </w:rPr>
        <w:t>immediately after the</w:t>
      </w:r>
      <w:r w:rsidRPr="008B0A59">
        <w:rPr>
          <w:rStyle w:val="apple-converted-space"/>
          <w:sz w:val="28"/>
          <w:szCs w:val="28"/>
        </w:rPr>
        <w:t> </w:t>
      </w:r>
      <w:r w:rsidRPr="008B0A59">
        <w:rPr>
          <w:rStyle w:val="HTMLCode"/>
          <w:rFonts w:ascii="Times New Roman" w:eastAsiaTheme="majorEastAsia" w:hAnsi="Times New Roman" w:cs="Times New Roman"/>
          <w:sz w:val="28"/>
          <w:szCs w:val="28"/>
        </w:rPr>
        <w:t>else</w:t>
      </w:r>
      <w:r w:rsidRPr="008B0A59">
        <w:rPr>
          <w:sz w:val="28"/>
          <w:szCs w:val="28"/>
        </w:rPr>
        <w:t>. This is a common exception to the indenting rules, because it results in more readable programs. Note that it makes use of the rule that a single statement in one of the Java clauses doesn't need braces.</w:t>
      </w:r>
    </w:p>
    <w:p w:rsidR="008E7595" w:rsidRPr="008B0A59" w:rsidRDefault="008E7595"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if (score &lt; 35) {</w:t>
      </w:r>
    </w:p>
    <w:p w:rsidR="008E7595" w:rsidRPr="008B0A59" w:rsidRDefault="008E7595"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g.setColor(Color.MAGENTA);</w:t>
      </w:r>
    </w:p>
    <w:p w:rsidR="008E7595" w:rsidRPr="008B0A59" w:rsidRDefault="008E7595"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else if (score &lt; 50) {</w:t>
      </w:r>
    </w:p>
    <w:p w:rsidR="008E7595" w:rsidRPr="008B0A59" w:rsidRDefault="008E7595"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g.setColor(Color.RED);</w:t>
      </w:r>
    </w:p>
    <w:p w:rsidR="008E7595" w:rsidRPr="008B0A59" w:rsidRDefault="008E7595"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else if (score &lt; 60) {</w:t>
      </w:r>
    </w:p>
    <w:p w:rsidR="008E7595" w:rsidRPr="008B0A59" w:rsidRDefault="008E7595"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g.setColor(Color.ORANGE);</w:t>
      </w:r>
    </w:p>
    <w:p w:rsidR="008E7595" w:rsidRPr="008B0A59" w:rsidRDefault="008E7595"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else if (score &lt; 80) {</w:t>
      </w:r>
    </w:p>
    <w:p w:rsidR="008E7595" w:rsidRPr="008B0A59" w:rsidRDefault="008E7595"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g.setColor(Color.YELLOW);</w:t>
      </w:r>
    </w:p>
    <w:p w:rsidR="008E7595" w:rsidRPr="008B0A59" w:rsidRDefault="008E7595"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else {</w:t>
      </w:r>
    </w:p>
    <w:p w:rsidR="008E7595" w:rsidRPr="008B0A59" w:rsidRDefault="008E7595"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lastRenderedPageBreak/>
        <w:t xml:space="preserve">    g.setColor(Color.GREEN);</w:t>
      </w:r>
    </w:p>
    <w:p w:rsidR="008E7595" w:rsidRPr="008B0A59" w:rsidRDefault="008E7595" w:rsidP="00A2098F">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8E7595" w:rsidRPr="008B0A59" w:rsidRDefault="008E7595" w:rsidP="00A2098F">
      <w:pPr>
        <w:pStyle w:val="Heading2"/>
        <w:pBdr>
          <w:top w:val="single" w:sz="2" w:space="2" w:color="660000"/>
          <w:left w:val="single" w:sz="2" w:space="0" w:color="660000"/>
          <w:bottom w:val="single" w:sz="4" w:space="2" w:color="660000"/>
          <w:right w:val="single" w:sz="2" w:space="2" w:color="660000"/>
        </w:pBdr>
        <w:shd w:val="clear" w:color="auto" w:fill="D9D9D9" w:themeFill="background1" w:themeFillShade="D9"/>
        <w:spacing w:before="360" w:after="12" w:line="184" w:lineRule="atLeast"/>
        <w:ind w:left="12" w:right="12"/>
        <w:rPr>
          <w:rFonts w:ascii="Times New Roman" w:hAnsi="Times New Roman" w:cs="Times New Roman"/>
          <w:color w:val="auto"/>
          <w:sz w:val="28"/>
          <w:szCs w:val="28"/>
        </w:rPr>
      </w:pPr>
      <w:r w:rsidRPr="008B0A59">
        <w:rPr>
          <w:rFonts w:ascii="Times New Roman" w:hAnsi="Times New Roman" w:cs="Times New Roman"/>
          <w:color w:val="auto"/>
          <w:sz w:val="28"/>
          <w:szCs w:val="28"/>
        </w:rPr>
        <w:t>Other languages</w:t>
      </w:r>
    </w:p>
    <w:p w:rsidR="008E7595" w:rsidRPr="008B0A59" w:rsidRDefault="00A2098F" w:rsidP="00A2098F">
      <w:pPr>
        <w:pStyle w:val="NormalWeb"/>
        <w:shd w:val="clear" w:color="auto" w:fill="FFFFFF"/>
        <w:spacing w:before="120" w:beforeAutospacing="0" w:after="120" w:afterAutospacing="0" w:line="184" w:lineRule="atLeast"/>
        <w:ind w:firstLine="720"/>
        <w:rPr>
          <w:sz w:val="28"/>
          <w:szCs w:val="28"/>
        </w:rPr>
      </w:pPr>
      <w:r w:rsidRPr="008B0A59">
        <w:rPr>
          <w:sz w:val="28"/>
          <w:szCs w:val="28"/>
        </w:rPr>
        <w:t xml:space="preserve"> </w:t>
      </w:r>
      <w:r w:rsidR="008E7595" w:rsidRPr="008B0A59">
        <w:rPr>
          <w:sz w:val="28"/>
          <w:szCs w:val="28"/>
        </w:rPr>
        <w:t>Some programming languages recognize this common construction with a special</w:t>
      </w:r>
      <w:r w:rsidR="008E7595" w:rsidRPr="008B0A59">
        <w:rPr>
          <w:rStyle w:val="apple-converted-space"/>
          <w:sz w:val="28"/>
          <w:szCs w:val="28"/>
        </w:rPr>
        <w:t> </w:t>
      </w:r>
      <w:r w:rsidR="008E7595" w:rsidRPr="008B0A59">
        <w:rPr>
          <w:i/>
          <w:iCs/>
          <w:sz w:val="28"/>
          <w:szCs w:val="28"/>
        </w:rPr>
        <w:t>elseif</w:t>
      </w:r>
      <w:r w:rsidR="008E7595" w:rsidRPr="008B0A59">
        <w:rPr>
          <w:rStyle w:val="apple-converted-space"/>
          <w:sz w:val="28"/>
          <w:szCs w:val="28"/>
        </w:rPr>
        <w:t> </w:t>
      </w:r>
      <w:r w:rsidR="008E7595" w:rsidRPr="008B0A59">
        <w:rPr>
          <w:sz w:val="28"/>
          <w:szCs w:val="28"/>
        </w:rPr>
        <w:t>keyword. Although it is hardly necessary, this kind of small touch can make a language a little nicer to use. The Java language designers are very conservative about adding keywords to the language, so don't expect it.</w:t>
      </w:r>
    </w:p>
    <w:p w:rsidR="00305BF3" w:rsidRPr="008B0A59" w:rsidRDefault="00305BF3" w:rsidP="00305BF3">
      <w:pPr>
        <w:pStyle w:val="Heading2"/>
        <w:shd w:val="clear" w:color="auto" w:fill="FFFFFF"/>
        <w:spacing w:line="312" w:lineRule="atLeast"/>
        <w:jc w:val="both"/>
        <w:rPr>
          <w:rFonts w:ascii="Times New Roman" w:hAnsi="Times New Roman" w:cs="Times New Roman"/>
          <w:bCs w:val="0"/>
          <w:color w:val="auto"/>
          <w:sz w:val="28"/>
          <w:szCs w:val="28"/>
          <w:u w:val="single"/>
        </w:rPr>
      </w:pPr>
      <w:r w:rsidRPr="008B0A59">
        <w:rPr>
          <w:rFonts w:ascii="Times New Roman" w:hAnsi="Times New Roman" w:cs="Times New Roman"/>
          <w:bCs w:val="0"/>
          <w:color w:val="auto"/>
          <w:sz w:val="28"/>
          <w:szCs w:val="28"/>
          <w:u w:val="single"/>
        </w:rPr>
        <w:t>Java IF-else-if ladder Statement</w:t>
      </w:r>
    </w:p>
    <w:p w:rsidR="00305BF3" w:rsidRPr="008B0A59" w:rsidRDefault="00305BF3" w:rsidP="00305BF3">
      <w:pPr>
        <w:pStyle w:val="NormalWeb"/>
        <w:shd w:val="clear" w:color="auto" w:fill="FFFFFF"/>
        <w:spacing w:line="265" w:lineRule="atLeast"/>
        <w:jc w:val="both"/>
        <w:rPr>
          <w:sz w:val="28"/>
          <w:szCs w:val="28"/>
        </w:rPr>
      </w:pPr>
      <w:r w:rsidRPr="008B0A59">
        <w:rPr>
          <w:sz w:val="28"/>
          <w:szCs w:val="28"/>
        </w:rPr>
        <w:t>The if-else-if ladder statement executes one condition from multiple statements.</w:t>
      </w:r>
    </w:p>
    <w:p w:rsidR="00305BF3" w:rsidRPr="008B0A59" w:rsidRDefault="00305BF3" w:rsidP="00305BF3">
      <w:pPr>
        <w:pStyle w:val="NormalWeb"/>
        <w:shd w:val="clear" w:color="auto" w:fill="FFFFFF"/>
        <w:spacing w:line="265" w:lineRule="atLeast"/>
        <w:jc w:val="both"/>
        <w:rPr>
          <w:sz w:val="28"/>
          <w:szCs w:val="28"/>
          <w:u w:val="single"/>
        </w:rPr>
      </w:pPr>
      <w:r w:rsidRPr="008B0A59">
        <w:rPr>
          <w:rStyle w:val="Strong"/>
          <w:sz w:val="28"/>
          <w:szCs w:val="28"/>
          <w:u w:val="single"/>
        </w:rPr>
        <w:t>Syntax:</w:t>
      </w:r>
    </w:p>
    <w:p w:rsidR="00305BF3" w:rsidRPr="008B0A59" w:rsidRDefault="00305BF3" w:rsidP="00EF0CFE">
      <w:pPr>
        <w:shd w:val="clear" w:color="auto" w:fill="FFFFFF"/>
        <w:spacing w:after="0" w:line="265" w:lineRule="atLeast"/>
        <w:ind w:left="720"/>
        <w:jc w:val="both"/>
        <w:rPr>
          <w:rFonts w:ascii="Times New Roman" w:hAnsi="Times New Roman" w:cs="Times New Roman"/>
          <w:i/>
          <w:sz w:val="32"/>
          <w:szCs w:val="28"/>
        </w:rPr>
      </w:pPr>
      <w:r w:rsidRPr="008B0A59">
        <w:rPr>
          <w:rStyle w:val="keyword"/>
          <w:rFonts w:ascii="Times New Roman" w:hAnsi="Times New Roman" w:cs="Times New Roman"/>
          <w:b/>
          <w:bCs/>
          <w:i/>
          <w:sz w:val="32"/>
          <w:szCs w:val="28"/>
          <w:bdr w:val="none" w:sz="0" w:space="0" w:color="auto" w:frame="1"/>
        </w:rPr>
        <w:t>if</w:t>
      </w:r>
      <w:r w:rsidRPr="008B0A59">
        <w:rPr>
          <w:rFonts w:ascii="Times New Roman" w:hAnsi="Times New Roman" w:cs="Times New Roman"/>
          <w:i/>
          <w:sz w:val="32"/>
          <w:szCs w:val="28"/>
          <w:bdr w:val="none" w:sz="0" w:space="0" w:color="auto" w:frame="1"/>
        </w:rPr>
        <w:t>(condition1){  </w:t>
      </w:r>
    </w:p>
    <w:p w:rsidR="00305BF3" w:rsidRPr="008B0A59" w:rsidRDefault="00305BF3" w:rsidP="00EF0CFE">
      <w:pPr>
        <w:shd w:val="clear" w:color="auto" w:fill="FFFFFF"/>
        <w:spacing w:after="0" w:line="265" w:lineRule="atLeast"/>
        <w:ind w:left="720"/>
        <w:jc w:val="both"/>
        <w:rPr>
          <w:rFonts w:ascii="Times New Roman" w:hAnsi="Times New Roman" w:cs="Times New Roman"/>
          <w:i/>
          <w:sz w:val="32"/>
          <w:szCs w:val="28"/>
        </w:rPr>
      </w:pPr>
      <w:r w:rsidRPr="008B0A59">
        <w:rPr>
          <w:rStyle w:val="comment"/>
          <w:rFonts w:ascii="Times New Roman" w:hAnsi="Times New Roman" w:cs="Times New Roman"/>
          <w:i/>
          <w:sz w:val="32"/>
          <w:szCs w:val="28"/>
          <w:bdr w:val="none" w:sz="0" w:space="0" w:color="auto" w:frame="1"/>
        </w:rPr>
        <w:t>//code to be executed if condition1 is true</w:t>
      </w:r>
      <w:r w:rsidRPr="008B0A59">
        <w:rPr>
          <w:rFonts w:ascii="Times New Roman" w:hAnsi="Times New Roman" w:cs="Times New Roman"/>
          <w:i/>
          <w:sz w:val="32"/>
          <w:szCs w:val="28"/>
          <w:bdr w:val="none" w:sz="0" w:space="0" w:color="auto" w:frame="1"/>
        </w:rPr>
        <w:t>  </w:t>
      </w:r>
    </w:p>
    <w:p w:rsidR="00305BF3" w:rsidRPr="008B0A59" w:rsidRDefault="00305BF3" w:rsidP="00EF0CFE">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w:t>
      </w:r>
      <w:r w:rsidRPr="008B0A59">
        <w:rPr>
          <w:rStyle w:val="keyword"/>
          <w:rFonts w:ascii="Times New Roman" w:hAnsi="Times New Roman" w:cs="Times New Roman"/>
          <w:b/>
          <w:bCs/>
          <w:i/>
          <w:sz w:val="32"/>
          <w:szCs w:val="28"/>
          <w:bdr w:val="none" w:sz="0" w:space="0" w:color="auto" w:frame="1"/>
        </w:rPr>
        <w:t>else</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if</w:t>
      </w:r>
      <w:r w:rsidRPr="008B0A59">
        <w:rPr>
          <w:rFonts w:ascii="Times New Roman" w:hAnsi="Times New Roman" w:cs="Times New Roman"/>
          <w:i/>
          <w:sz w:val="32"/>
          <w:szCs w:val="28"/>
          <w:bdr w:val="none" w:sz="0" w:space="0" w:color="auto" w:frame="1"/>
        </w:rPr>
        <w:t>(condition2){  </w:t>
      </w:r>
    </w:p>
    <w:p w:rsidR="00305BF3" w:rsidRPr="008B0A59" w:rsidRDefault="00305BF3" w:rsidP="00EF0CFE">
      <w:pPr>
        <w:shd w:val="clear" w:color="auto" w:fill="FFFFFF"/>
        <w:spacing w:after="0" w:line="265" w:lineRule="atLeast"/>
        <w:ind w:left="720"/>
        <w:jc w:val="both"/>
        <w:rPr>
          <w:rFonts w:ascii="Times New Roman" w:hAnsi="Times New Roman" w:cs="Times New Roman"/>
          <w:i/>
          <w:sz w:val="32"/>
          <w:szCs w:val="28"/>
        </w:rPr>
      </w:pPr>
      <w:r w:rsidRPr="008B0A59">
        <w:rPr>
          <w:rStyle w:val="comment"/>
          <w:rFonts w:ascii="Times New Roman" w:hAnsi="Times New Roman" w:cs="Times New Roman"/>
          <w:i/>
          <w:sz w:val="32"/>
          <w:szCs w:val="28"/>
          <w:bdr w:val="none" w:sz="0" w:space="0" w:color="auto" w:frame="1"/>
        </w:rPr>
        <w:t>//code to be executed if condition2 is true</w:t>
      </w:r>
      <w:r w:rsidRPr="008B0A59">
        <w:rPr>
          <w:rFonts w:ascii="Times New Roman" w:hAnsi="Times New Roman" w:cs="Times New Roman"/>
          <w:i/>
          <w:sz w:val="32"/>
          <w:szCs w:val="28"/>
          <w:bdr w:val="none" w:sz="0" w:space="0" w:color="auto" w:frame="1"/>
        </w:rPr>
        <w:t>  </w:t>
      </w:r>
    </w:p>
    <w:p w:rsidR="00305BF3" w:rsidRPr="008B0A59" w:rsidRDefault="00305BF3" w:rsidP="00EF0CFE">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p>
    <w:p w:rsidR="00305BF3" w:rsidRPr="008B0A59" w:rsidRDefault="00305BF3" w:rsidP="00EF0CFE">
      <w:pPr>
        <w:shd w:val="clear" w:color="auto" w:fill="FFFFFF"/>
        <w:spacing w:after="0" w:line="265" w:lineRule="atLeast"/>
        <w:ind w:left="720"/>
        <w:jc w:val="both"/>
        <w:rPr>
          <w:rFonts w:ascii="Times New Roman" w:hAnsi="Times New Roman" w:cs="Times New Roman"/>
          <w:i/>
          <w:sz w:val="32"/>
          <w:szCs w:val="28"/>
        </w:rPr>
      </w:pPr>
      <w:r w:rsidRPr="008B0A59">
        <w:rPr>
          <w:rStyle w:val="keyword"/>
          <w:rFonts w:ascii="Times New Roman" w:hAnsi="Times New Roman" w:cs="Times New Roman"/>
          <w:b/>
          <w:bCs/>
          <w:i/>
          <w:sz w:val="32"/>
          <w:szCs w:val="28"/>
          <w:bdr w:val="none" w:sz="0" w:space="0" w:color="auto" w:frame="1"/>
        </w:rPr>
        <w:t>else</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if</w:t>
      </w:r>
      <w:r w:rsidRPr="008B0A59">
        <w:rPr>
          <w:rFonts w:ascii="Times New Roman" w:hAnsi="Times New Roman" w:cs="Times New Roman"/>
          <w:i/>
          <w:sz w:val="32"/>
          <w:szCs w:val="28"/>
          <w:bdr w:val="none" w:sz="0" w:space="0" w:color="auto" w:frame="1"/>
        </w:rPr>
        <w:t>(condition3){  </w:t>
      </w:r>
    </w:p>
    <w:p w:rsidR="00305BF3" w:rsidRPr="008B0A59" w:rsidRDefault="00305BF3" w:rsidP="00EF0CFE">
      <w:pPr>
        <w:shd w:val="clear" w:color="auto" w:fill="FFFFFF"/>
        <w:spacing w:after="0" w:line="265" w:lineRule="atLeast"/>
        <w:ind w:left="720"/>
        <w:jc w:val="both"/>
        <w:rPr>
          <w:rFonts w:ascii="Times New Roman" w:hAnsi="Times New Roman" w:cs="Times New Roman"/>
          <w:i/>
          <w:sz w:val="32"/>
          <w:szCs w:val="28"/>
        </w:rPr>
      </w:pPr>
      <w:r w:rsidRPr="008B0A59">
        <w:rPr>
          <w:rStyle w:val="comment"/>
          <w:rFonts w:ascii="Times New Roman" w:hAnsi="Times New Roman" w:cs="Times New Roman"/>
          <w:i/>
          <w:sz w:val="32"/>
          <w:szCs w:val="28"/>
          <w:bdr w:val="none" w:sz="0" w:space="0" w:color="auto" w:frame="1"/>
        </w:rPr>
        <w:t>//code to be executed if condition3 is true</w:t>
      </w:r>
      <w:r w:rsidRPr="008B0A59">
        <w:rPr>
          <w:rFonts w:ascii="Times New Roman" w:hAnsi="Times New Roman" w:cs="Times New Roman"/>
          <w:i/>
          <w:sz w:val="32"/>
          <w:szCs w:val="28"/>
          <w:bdr w:val="none" w:sz="0" w:space="0" w:color="auto" w:frame="1"/>
        </w:rPr>
        <w:t>  </w:t>
      </w:r>
    </w:p>
    <w:p w:rsidR="00305BF3" w:rsidRPr="008B0A59" w:rsidRDefault="00305BF3" w:rsidP="00EF0CFE">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p>
    <w:p w:rsidR="00305BF3" w:rsidRPr="008B0A59" w:rsidRDefault="00305BF3" w:rsidP="00EF0CFE">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p>
    <w:p w:rsidR="00305BF3" w:rsidRPr="008B0A59" w:rsidRDefault="00305BF3" w:rsidP="00EF0CFE">
      <w:pPr>
        <w:shd w:val="clear" w:color="auto" w:fill="FFFFFF"/>
        <w:spacing w:after="0" w:line="265" w:lineRule="atLeast"/>
        <w:ind w:left="720"/>
        <w:jc w:val="both"/>
        <w:rPr>
          <w:rFonts w:ascii="Times New Roman" w:hAnsi="Times New Roman" w:cs="Times New Roman"/>
          <w:i/>
          <w:sz w:val="32"/>
          <w:szCs w:val="28"/>
        </w:rPr>
      </w:pPr>
      <w:r w:rsidRPr="008B0A59">
        <w:rPr>
          <w:rStyle w:val="keyword"/>
          <w:rFonts w:ascii="Times New Roman" w:hAnsi="Times New Roman" w:cs="Times New Roman"/>
          <w:b/>
          <w:bCs/>
          <w:i/>
          <w:sz w:val="32"/>
          <w:szCs w:val="28"/>
          <w:bdr w:val="none" w:sz="0" w:space="0" w:color="auto" w:frame="1"/>
        </w:rPr>
        <w:t>else</w:t>
      </w:r>
      <w:r w:rsidRPr="008B0A59">
        <w:rPr>
          <w:rFonts w:ascii="Times New Roman" w:hAnsi="Times New Roman" w:cs="Times New Roman"/>
          <w:i/>
          <w:sz w:val="32"/>
          <w:szCs w:val="28"/>
          <w:bdr w:val="none" w:sz="0" w:space="0" w:color="auto" w:frame="1"/>
        </w:rPr>
        <w:t>{  </w:t>
      </w:r>
    </w:p>
    <w:p w:rsidR="00305BF3" w:rsidRPr="008B0A59" w:rsidRDefault="00305BF3" w:rsidP="00EF0CFE">
      <w:pPr>
        <w:shd w:val="clear" w:color="auto" w:fill="FFFFFF"/>
        <w:spacing w:after="0" w:line="265" w:lineRule="atLeast"/>
        <w:ind w:left="720"/>
        <w:jc w:val="both"/>
        <w:rPr>
          <w:rFonts w:ascii="Times New Roman" w:hAnsi="Times New Roman" w:cs="Times New Roman"/>
          <w:i/>
          <w:sz w:val="32"/>
          <w:szCs w:val="28"/>
        </w:rPr>
      </w:pPr>
      <w:r w:rsidRPr="008B0A59">
        <w:rPr>
          <w:rStyle w:val="comment"/>
          <w:rFonts w:ascii="Times New Roman" w:hAnsi="Times New Roman" w:cs="Times New Roman"/>
          <w:i/>
          <w:sz w:val="32"/>
          <w:szCs w:val="28"/>
          <w:bdr w:val="none" w:sz="0" w:space="0" w:color="auto" w:frame="1"/>
        </w:rPr>
        <w:t>//code to be executed if all the conditions are false</w:t>
      </w:r>
      <w:r w:rsidRPr="008B0A59">
        <w:rPr>
          <w:rFonts w:ascii="Times New Roman" w:hAnsi="Times New Roman" w:cs="Times New Roman"/>
          <w:i/>
          <w:sz w:val="32"/>
          <w:szCs w:val="28"/>
          <w:bdr w:val="none" w:sz="0" w:space="0" w:color="auto" w:frame="1"/>
        </w:rPr>
        <w:t>  </w:t>
      </w:r>
    </w:p>
    <w:p w:rsidR="00305BF3" w:rsidRPr="008B0A59" w:rsidRDefault="00305BF3" w:rsidP="00EF0CFE">
      <w:pPr>
        <w:shd w:val="clear" w:color="auto" w:fill="FFFFFF"/>
        <w:spacing w:after="0" w:line="265" w:lineRule="atLeast"/>
        <w:ind w:left="720"/>
        <w:jc w:val="both"/>
        <w:rPr>
          <w:rFonts w:ascii="Times New Roman" w:hAnsi="Times New Roman" w:cs="Times New Roman"/>
          <w:sz w:val="28"/>
          <w:szCs w:val="28"/>
        </w:rPr>
      </w:pPr>
      <w:r w:rsidRPr="008B0A59">
        <w:rPr>
          <w:rFonts w:ascii="Times New Roman" w:hAnsi="Times New Roman" w:cs="Times New Roman"/>
          <w:i/>
          <w:sz w:val="32"/>
          <w:szCs w:val="28"/>
          <w:bdr w:val="none" w:sz="0" w:space="0" w:color="auto" w:frame="1"/>
        </w:rPr>
        <w:t>}</w:t>
      </w:r>
      <w:r w:rsidRPr="008B0A59">
        <w:rPr>
          <w:rFonts w:ascii="Times New Roman" w:hAnsi="Times New Roman" w:cs="Times New Roman"/>
          <w:sz w:val="28"/>
          <w:szCs w:val="28"/>
          <w:bdr w:val="none" w:sz="0" w:space="0" w:color="auto" w:frame="1"/>
        </w:rPr>
        <w:t>  </w:t>
      </w:r>
    </w:p>
    <w:p w:rsidR="00305BF3" w:rsidRPr="008B0A59" w:rsidRDefault="00305BF3" w:rsidP="00305BF3">
      <w:pPr>
        <w:spacing w:line="240" w:lineRule="auto"/>
        <w:rPr>
          <w:rFonts w:ascii="Times New Roman" w:hAnsi="Times New Roman" w:cs="Times New Roman"/>
          <w:sz w:val="28"/>
          <w:szCs w:val="28"/>
        </w:rPr>
      </w:pPr>
      <w:r w:rsidRPr="008B0A59">
        <w:rPr>
          <w:rFonts w:ascii="Times New Roman" w:hAnsi="Times New Roman" w:cs="Times New Roman"/>
          <w:noProof/>
          <w:sz w:val="28"/>
          <w:szCs w:val="28"/>
        </w:rPr>
        <w:lastRenderedPageBreak/>
        <w:drawing>
          <wp:inline distT="0" distB="0" distL="0" distR="0">
            <wp:extent cx="6111088" cy="4118458"/>
            <wp:effectExtent l="19050" t="0" r="3962" b="0"/>
            <wp:docPr id="36" name="Picture 36" descr="if-else-if ladder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f-else-if ladder statement in java"/>
                    <pic:cNvPicPr>
                      <a:picLocks noChangeAspect="1" noChangeArrowheads="1"/>
                    </pic:cNvPicPr>
                  </pic:nvPicPr>
                  <pic:blipFill>
                    <a:blip r:embed="rId13"/>
                    <a:srcRect/>
                    <a:stretch>
                      <a:fillRect/>
                    </a:stretch>
                  </pic:blipFill>
                  <pic:spPr bwMode="auto">
                    <a:xfrm>
                      <a:off x="0" y="0"/>
                      <a:ext cx="6116118" cy="4121848"/>
                    </a:xfrm>
                    <a:prstGeom prst="rect">
                      <a:avLst/>
                    </a:prstGeom>
                    <a:noFill/>
                    <a:ln w="9525">
                      <a:noFill/>
                      <a:miter lim="800000"/>
                      <a:headEnd/>
                      <a:tailEnd/>
                    </a:ln>
                  </pic:spPr>
                </pic:pic>
              </a:graphicData>
            </a:graphic>
          </wp:inline>
        </w:drawing>
      </w:r>
    </w:p>
    <w:p w:rsidR="00305BF3" w:rsidRPr="008B0A59" w:rsidRDefault="00305BF3" w:rsidP="00305BF3">
      <w:pPr>
        <w:pStyle w:val="NormalWeb"/>
        <w:shd w:val="clear" w:color="auto" w:fill="FFFFFF"/>
        <w:spacing w:line="265" w:lineRule="atLeast"/>
        <w:jc w:val="both"/>
        <w:rPr>
          <w:sz w:val="28"/>
          <w:szCs w:val="28"/>
          <w:u w:val="single"/>
        </w:rPr>
      </w:pPr>
      <w:r w:rsidRPr="008B0A59">
        <w:rPr>
          <w:rStyle w:val="Strong"/>
          <w:sz w:val="28"/>
          <w:szCs w:val="28"/>
          <w:u w:val="single"/>
        </w:rPr>
        <w:t>Example:</w:t>
      </w:r>
    </w:p>
    <w:p w:rsidR="00305BF3" w:rsidRPr="008B0A59" w:rsidRDefault="00305BF3" w:rsidP="00EF0CFE">
      <w:pPr>
        <w:shd w:val="clear" w:color="auto" w:fill="FFFFFF"/>
        <w:spacing w:after="0" w:line="265" w:lineRule="atLeast"/>
        <w:ind w:left="720"/>
        <w:jc w:val="both"/>
        <w:rPr>
          <w:rFonts w:ascii="Times New Roman" w:hAnsi="Times New Roman" w:cs="Times New Roman"/>
          <w:i/>
          <w:sz w:val="32"/>
          <w:szCs w:val="28"/>
        </w:rPr>
      </w:pPr>
      <w:r w:rsidRPr="008B0A59">
        <w:rPr>
          <w:rStyle w:val="keyword"/>
          <w:rFonts w:ascii="Times New Roman" w:hAnsi="Times New Roman" w:cs="Times New Roman"/>
          <w:b/>
          <w:bCs/>
          <w:i/>
          <w:sz w:val="32"/>
          <w:szCs w:val="28"/>
          <w:bdr w:val="none" w:sz="0" w:space="0" w:color="auto" w:frame="1"/>
        </w:rPr>
        <w:t>public</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class</w:t>
      </w:r>
      <w:r w:rsidRPr="008B0A59">
        <w:rPr>
          <w:rFonts w:ascii="Times New Roman" w:hAnsi="Times New Roman" w:cs="Times New Roman"/>
          <w:i/>
          <w:sz w:val="32"/>
          <w:szCs w:val="28"/>
          <w:bdr w:val="none" w:sz="0" w:space="0" w:color="auto" w:frame="1"/>
        </w:rPr>
        <w:t> IfElseIfExample {  </w:t>
      </w:r>
    </w:p>
    <w:p w:rsidR="00305BF3" w:rsidRPr="008B0A59" w:rsidRDefault="00305BF3" w:rsidP="00EF0CFE">
      <w:pPr>
        <w:shd w:val="clear" w:color="auto" w:fill="FFFFFF"/>
        <w:spacing w:after="0" w:line="265" w:lineRule="atLeast"/>
        <w:ind w:left="720"/>
        <w:jc w:val="both"/>
        <w:rPr>
          <w:rFonts w:ascii="Times New Roman" w:hAnsi="Times New Roman" w:cs="Times New Roman"/>
          <w:i/>
          <w:sz w:val="32"/>
          <w:szCs w:val="28"/>
        </w:rPr>
      </w:pPr>
      <w:r w:rsidRPr="008B0A59">
        <w:rPr>
          <w:rStyle w:val="keyword"/>
          <w:rFonts w:ascii="Times New Roman" w:hAnsi="Times New Roman" w:cs="Times New Roman"/>
          <w:b/>
          <w:bCs/>
          <w:i/>
          <w:sz w:val="32"/>
          <w:szCs w:val="28"/>
          <w:bdr w:val="none" w:sz="0" w:space="0" w:color="auto" w:frame="1"/>
        </w:rPr>
        <w:t>public</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static</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void</w:t>
      </w:r>
      <w:r w:rsidRPr="008B0A59">
        <w:rPr>
          <w:rFonts w:ascii="Times New Roman" w:hAnsi="Times New Roman" w:cs="Times New Roman"/>
          <w:i/>
          <w:sz w:val="32"/>
          <w:szCs w:val="28"/>
          <w:bdr w:val="none" w:sz="0" w:space="0" w:color="auto" w:frame="1"/>
        </w:rPr>
        <w:t> main(String[] args) {  </w:t>
      </w:r>
    </w:p>
    <w:p w:rsidR="00305BF3" w:rsidRPr="008B0A59" w:rsidRDefault="00305BF3" w:rsidP="00EF0CFE">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int</w:t>
      </w:r>
      <w:r w:rsidRPr="008B0A59">
        <w:rPr>
          <w:rFonts w:ascii="Times New Roman" w:hAnsi="Times New Roman" w:cs="Times New Roman"/>
          <w:i/>
          <w:sz w:val="32"/>
          <w:szCs w:val="28"/>
          <w:bdr w:val="none" w:sz="0" w:space="0" w:color="auto" w:frame="1"/>
        </w:rPr>
        <w:t> marks=</w:t>
      </w:r>
      <w:r w:rsidRPr="008B0A59">
        <w:rPr>
          <w:rStyle w:val="number"/>
          <w:rFonts w:ascii="Times New Roman" w:hAnsi="Times New Roman" w:cs="Times New Roman"/>
          <w:i/>
          <w:sz w:val="32"/>
          <w:szCs w:val="28"/>
          <w:bdr w:val="none" w:sz="0" w:space="0" w:color="auto" w:frame="1"/>
        </w:rPr>
        <w:t>65</w:t>
      </w:r>
      <w:r w:rsidRPr="008B0A59">
        <w:rPr>
          <w:rFonts w:ascii="Times New Roman" w:hAnsi="Times New Roman" w:cs="Times New Roman"/>
          <w:i/>
          <w:sz w:val="32"/>
          <w:szCs w:val="28"/>
          <w:bdr w:val="none" w:sz="0" w:space="0" w:color="auto" w:frame="1"/>
        </w:rPr>
        <w:t>;        </w:t>
      </w:r>
    </w:p>
    <w:p w:rsidR="00305BF3" w:rsidRPr="008B0A59" w:rsidRDefault="00305BF3" w:rsidP="00EF0CFE">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if</w:t>
      </w:r>
      <w:r w:rsidRPr="008B0A59">
        <w:rPr>
          <w:rFonts w:ascii="Times New Roman" w:hAnsi="Times New Roman" w:cs="Times New Roman"/>
          <w:i/>
          <w:sz w:val="32"/>
          <w:szCs w:val="28"/>
          <w:bdr w:val="none" w:sz="0" w:space="0" w:color="auto" w:frame="1"/>
        </w:rPr>
        <w:t>(marks&lt;</w:t>
      </w:r>
      <w:r w:rsidRPr="008B0A59">
        <w:rPr>
          <w:rStyle w:val="number"/>
          <w:rFonts w:ascii="Times New Roman" w:hAnsi="Times New Roman" w:cs="Times New Roman"/>
          <w:i/>
          <w:sz w:val="32"/>
          <w:szCs w:val="28"/>
          <w:bdr w:val="none" w:sz="0" w:space="0" w:color="auto" w:frame="1"/>
        </w:rPr>
        <w:t>50</w:t>
      </w:r>
      <w:r w:rsidRPr="008B0A59">
        <w:rPr>
          <w:rFonts w:ascii="Times New Roman" w:hAnsi="Times New Roman" w:cs="Times New Roman"/>
          <w:i/>
          <w:sz w:val="32"/>
          <w:szCs w:val="28"/>
          <w:bdr w:val="none" w:sz="0" w:space="0" w:color="auto" w:frame="1"/>
        </w:rPr>
        <w:t>){  </w:t>
      </w:r>
    </w:p>
    <w:p w:rsidR="00305BF3" w:rsidRPr="008B0A59" w:rsidRDefault="00305BF3" w:rsidP="00EF0CFE">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System.out.println(</w:t>
      </w:r>
      <w:r w:rsidRPr="008B0A59">
        <w:rPr>
          <w:rStyle w:val="string"/>
          <w:rFonts w:ascii="Times New Roman" w:hAnsi="Times New Roman" w:cs="Times New Roman"/>
          <w:i/>
          <w:sz w:val="32"/>
          <w:szCs w:val="28"/>
          <w:bdr w:val="none" w:sz="0" w:space="0" w:color="auto" w:frame="1"/>
        </w:rPr>
        <w:t>"fail"</w:t>
      </w:r>
      <w:r w:rsidRPr="008B0A59">
        <w:rPr>
          <w:rFonts w:ascii="Times New Roman" w:hAnsi="Times New Roman" w:cs="Times New Roman"/>
          <w:i/>
          <w:sz w:val="32"/>
          <w:szCs w:val="28"/>
          <w:bdr w:val="none" w:sz="0" w:space="0" w:color="auto" w:frame="1"/>
        </w:rPr>
        <w:t>);  </w:t>
      </w:r>
    </w:p>
    <w:p w:rsidR="00305BF3" w:rsidRPr="008B0A59" w:rsidRDefault="00305BF3" w:rsidP="00EF0CFE">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else</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if</w:t>
      </w:r>
      <w:r w:rsidRPr="008B0A59">
        <w:rPr>
          <w:rFonts w:ascii="Times New Roman" w:hAnsi="Times New Roman" w:cs="Times New Roman"/>
          <w:i/>
          <w:sz w:val="32"/>
          <w:szCs w:val="28"/>
          <w:bdr w:val="none" w:sz="0" w:space="0" w:color="auto" w:frame="1"/>
        </w:rPr>
        <w:t>(marks&gt;=</w:t>
      </w:r>
      <w:r w:rsidRPr="008B0A59">
        <w:rPr>
          <w:rStyle w:val="number"/>
          <w:rFonts w:ascii="Times New Roman" w:hAnsi="Times New Roman" w:cs="Times New Roman"/>
          <w:i/>
          <w:sz w:val="32"/>
          <w:szCs w:val="28"/>
          <w:bdr w:val="none" w:sz="0" w:space="0" w:color="auto" w:frame="1"/>
        </w:rPr>
        <w:t>50</w:t>
      </w:r>
      <w:r w:rsidRPr="008B0A59">
        <w:rPr>
          <w:rFonts w:ascii="Times New Roman" w:hAnsi="Times New Roman" w:cs="Times New Roman"/>
          <w:i/>
          <w:sz w:val="32"/>
          <w:szCs w:val="28"/>
          <w:bdr w:val="none" w:sz="0" w:space="0" w:color="auto" w:frame="1"/>
        </w:rPr>
        <w:t> &amp;&amp; marks&lt;</w:t>
      </w:r>
      <w:r w:rsidRPr="008B0A59">
        <w:rPr>
          <w:rStyle w:val="number"/>
          <w:rFonts w:ascii="Times New Roman" w:hAnsi="Times New Roman" w:cs="Times New Roman"/>
          <w:i/>
          <w:sz w:val="32"/>
          <w:szCs w:val="28"/>
          <w:bdr w:val="none" w:sz="0" w:space="0" w:color="auto" w:frame="1"/>
        </w:rPr>
        <w:t>60</w:t>
      </w:r>
      <w:r w:rsidRPr="008B0A59">
        <w:rPr>
          <w:rFonts w:ascii="Times New Roman" w:hAnsi="Times New Roman" w:cs="Times New Roman"/>
          <w:i/>
          <w:sz w:val="32"/>
          <w:szCs w:val="28"/>
          <w:bdr w:val="none" w:sz="0" w:space="0" w:color="auto" w:frame="1"/>
        </w:rPr>
        <w:t>){  </w:t>
      </w:r>
    </w:p>
    <w:p w:rsidR="00305BF3" w:rsidRPr="008B0A59" w:rsidRDefault="00305BF3" w:rsidP="00EF0CFE">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System.out.println(</w:t>
      </w:r>
      <w:r w:rsidRPr="008B0A59">
        <w:rPr>
          <w:rStyle w:val="string"/>
          <w:rFonts w:ascii="Times New Roman" w:hAnsi="Times New Roman" w:cs="Times New Roman"/>
          <w:i/>
          <w:sz w:val="32"/>
          <w:szCs w:val="28"/>
          <w:bdr w:val="none" w:sz="0" w:space="0" w:color="auto" w:frame="1"/>
        </w:rPr>
        <w:t>"D grade"</w:t>
      </w:r>
      <w:r w:rsidRPr="008B0A59">
        <w:rPr>
          <w:rFonts w:ascii="Times New Roman" w:hAnsi="Times New Roman" w:cs="Times New Roman"/>
          <w:i/>
          <w:sz w:val="32"/>
          <w:szCs w:val="28"/>
          <w:bdr w:val="none" w:sz="0" w:space="0" w:color="auto" w:frame="1"/>
        </w:rPr>
        <w:t>);  </w:t>
      </w:r>
    </w:p>
    <w:p w:rsidR="00305BF3" w:rsidRPr="008B0A59" w:rsidRDefault="00305BF3" w:rsidP="00EF0CFE">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else</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if</w:t>
      </w:r>
      <w:r w:rsidRPr="008B0A59">
        <w:rPr>
          <w:rFonts w:ascii="Times New Roman" w:hAnsi="Times New Roman" w:cs="Times New Roman"/>
          <w:i/>
          <w:sz w:val="32"/>
          <w:szCs w:val="28"/>
          <w:bdr w:val="none" w:sz="0" w:space="0" w:color="auto" w:frame="1"/>
        </w:rPr>
        <w:t>(marks&gt;=</w:t>
      </w:r>
      <w:r w:rsidRPr="008B0A59">
        <w:rPr>
          <w:rStyle w:val="number"/>
          <w:rFonts w:ascii="Times New Roman" w:hAnsi="Times New Roman" w:cs="Times New Roman"/>
          <w:i/>
          <w:sz w:val="32"/>
          <w:szCs w:val="28"/>
          <w:bdr w:val="none" w:sz="0" w:space="0" w:color="auto" w:frame="1"/>
        </w:rPr>
        <w:t>60</w:t>
      </w:r>
      <w:r w:rsidRPr="008B0A59">
        <w:rPr>
          <w:rFonts w:ascii="Times New Roman" w:hAnsi="Times New Roman" w:cs="Times New Roman"/>
          <w:i/>
          <w:sz w:val="32"/>
          <w:szCs w:val="28"/>
          <w:bdr w:val="none" w:sz="0" w:space="0" w:color="auto" w:frame="1"/>
        </w:rPr>
        <w:t> &amp;&amp; marks&lt;</w:t>
      </w:r>
      <w:r w:rsidRPr="008B0A59">
        <w:rPr>
          <w:rStyle w:val="number"/>
          <w:rFonts w:ascii="Times New Roman" w:hAnsi="Times New Roman" w:cs="Times New Roman"/>
          <w:i/>
          <w:sz w:val="32"/>
          <w:szCs w:val="28"/>
          <w:bdr w:val="none" w:sz="0" w:space="0" w:color="auto" w:frame="1"/>
        </w:rPr>
        <w:t>70</w:t>
      </w:r>
      <w:r w:rsidRPr="008B0A59">
        <w:rPr>
          <w:rFonts w:ascii="Times New Roman" w:hAnsi="Times New Roman" w:cs="Times New Roman"/>
          <w:i/>
          <w:sz w:val="32"/>
          <w:szCs w:val="28"/>
          <w:bdr w:val="none" w:sz="0" w:space="0" w:color="auto" w:frame="1"/>
        </w:rPr>
        <w:t>){  </w:t>
      </w:r>
    </w:p>
    <w:p w:rsidR="00305BF3" w:rsidRPr="008B0A59" w:rsidRDefault="00305BF3" w:rsidP="00EF0CFE">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System.out.println(</w:t>
      </w:r>
      <w:r w:rsidRPr="008B0A59">
        <w:rPr>
          <w:rStyle w:val="string"/>
          <w:rFonts w:ascii="Times New Roman" w:hAnsi="Times New Roman" w:cs="Times New Roman"/>
          <w:i/>
          <w:sz w:val="32"/>
          <w:szCs w:val="28"/>
          <w:bdr w:val="none" w:sz="0" w:space="0" w:color="auto" w:frame="1"/>
        </w:rPr>
        <w:t>"C grade"</w:t>
      </w:r>
      <w:r w:rsidRPr="008B0A59">
        <w:rPr>
          <w:rFonts w:ascii="Times New Roman" w:hAnsi="Times New Roman" w:cs="Times New Roman"/>
          <w:i/>
          <w:sz w:val="32"/>
          <w:szCs w:val="28"/>
          <w:bdr w:val="none" w:sz="0" w:space="0" w:color="auto" w:frame="1"/>
        </w:rPr>
        <w:t>);  </w:t>
      </w:r>
    </w:p>
    <w:p w:rsidR="00305BF3" w:rsidRPr="008B0A59" w:rsidRDefault="00305BF3" w:rsidP="00EF0CFE">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else</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if</w:t>
      </w:r>
      <w:r w:rsidRPr="008B0A59">
        <w:rPr>
          <w:rFonts w:ascii="Times New Roman" w:hAnsi="Times New Roman" w:cs="Times New Roman"/>
          <w:i/>
          <w:sz w:val="32"/>
          <w:szCs w:val="28"/>
          <w:bdr w:val="none" w:sz="0" w:space="0" w:color="auto" w:frame="1"/>
        </w:rPr>
        <w:t>(marks&gt;=</w:t>
      </w:r>
      <w:r w:rsidRPr="008B0A59">
        <w:rPr>
          <w:rStyle w:val="number"/>
          <w:rFonts w:ascii="Times New Roman" w:hAnsi="Times New Roman" w:cs="Times New Roman"/>
          <w:i/>
          <w:sz w:val="32"/>
          <w:szCs w:val="28"/>
          <w:bdr w:val="none" w:sz="0" w:space="0" w:color="auto" w:frame="1"/>
        </w:rPr>
        <w:t>70</w:t>
      </w:r>
      <w:r w:rsidRPr="008B0A59">
        <w:rPr>
          <w:rFonts w:ascii="Times New Roman" w:hAnsi="Times New Roman" w:cs="Times New Roman"/>
          <w:i/>
          <w:sz w:val="32"/>
          <w:szCs w:val="28"/>
          <w:bdr w:val="none" w:sz="0" w:space="0" w:color="auto" w:frame="1"/>
        </w:rPr>
        <w:t> &amp;&amp; marks&lt;</w:t>
      </w:r>
      <w:r w:rsidRPr="008B0A59">
        <w:rPr>
          <w:rStyle w:val="number"/>
          <w:rFonts w:ascii="Times New Roman" w:hAnsi="Times New Roman" w:cs="Times New Roman"/>
          <w:i/>
          <w:sz w:val="32"/>
          <w:szCs w:val="28"/>
          <w:bdr w:val="none" w:sz="0" w:space="0" w:color="auto" w:frame="1"/>
        </w:rPr>
        <w:t>80</w:t>
      </w:r>
      <w:r w:rsidRPr="008B0A59">
        <w:rPr>
          <w:rFonts w:ascii="Times New Roman" w:hAnsi="Times New Roman" w:cs="Times New Roman"/>
          <w:i/>
          <w:sz w:val="32"/>
          <w:szCs w:val="28"/>
          <w:bdr w:val="none" w:sz="0" w:space="0" w:color="auto" w:frame="1"/>
        </w:rPr>
        <w:t>){  </w:t>
      </w:r>
    </w:p>
    <w:p w:rsidR="00305BF3" w:rsidRPr="008B0A59" w:rsidRDefault="00305BF3" w:rsidP="00EF0CFE">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System.out.println(</w:t>
      </w:r>
      <w:r w:rsidRPr="008B0A59">
        <w:rPr>
          <w:rStyle w:val="string"/>
          <w:rFonts w:ascii="Times New Roman" w:hAnsi="Times New Roman" w:cs="Times New Roman"/>
          <w:i/>
          <w:sz w:val="32"/>
          <w:szCs w:val="28"/>
          <w:bdr w:val="none" w:sz="0" w:space="0" w:color="auto" w:frame="1"/>
        </w:rPr>
        <w:t>"B grade"</w:t>
      </w:r>
      <w:r w:rsidRPr="008B0A59">
        <w:rPr>
          <w:rFonts w:ascii="Times New Roman" w:hAnsi="Times New Roman" w:cs="Times New Roman"/>
          <w:i/>
          <w:sz w:val="32"/>
          <w:szCs w:val="28"/>
          <w:bdr w:val="none" w:sz="0" w:space="0" w:color="auto" w:frame="1"/>
        </w:rPr>
        <w:t>);  </w:t>
      </w:r>
    </w:p>
    <w:p w:rsidR="00305BF3" w:rsidRPr="008B0A59" w:rsidRDefault="00305BF3" w:rsidP="00EF0CFE">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else</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if</w:t>
      </w:r>
      <w:r w:rsidRPr="008B0A59">
        <w:rPr>
          <w:rFonts w:ascii="Times New Roman" w:hAnsi="Times New Roman" w:cs="Times New Roman"/>
          <w:i/>
          <w:sz w:val="32"/>
          <w:szCs w:val="28"/>
          <w:bdr w:val="none" w:sz="0" w:space="0" w:color="auto" w:frame="1"/>
        </w:rPr>
        <w:t>(marks&gt;=</w:t>
      </w:r>
      <w:r w:rsidRPr="008B0A59">
        <w:rPr>
          <w:rStyle w:val="number"/>
          <w:rFonts w:ascii="Times New Roman" w:hAnsi="Times New Roman" w:cs="Times New Roman"/>
          <w:i/>
          <w:sz w:val="32"/>
          <w:szCs w:val="28"/>
          <w:bdr w:val="none" w:sz="0" w:space="0" w:color="auto" w:frame="1"/>
        </w:rPr>
        <w:t>80</w:t>
      </w:r>
      <w:r w:rsidRPr="008B0A59">
        <w:rPr>
          <w:rFonts w:ascii="Times New Roman" w:hAnsi="Times New Roman" w:cs="Times New Roman"/>
          <w:i/>
          <w:sz w:val="32"/>
          <w:szCs w:val="28"/>
          <w:bdr w:val="none" w:sz="0" w:space="0" w:color="auto" w:frame="1"/>
        </w:rPr>
        <w:t> &amp;&amp; marks&lt;</w:t>
      </w:r>
      <w:r w:rsidRPr="008B0A59">
        <w:rPr>
          <w:rStyle w:val="number"/>
          <w:rFonts w:ascii="Times New Roman" w:hAnsi="Times New Roman" w:cs="Times New Roman"/>
          <w:i/>
          <w:sz w:val="32"/>
          <w:szCs w:val="28"/>
          <w:bdr w:val="none" w:sz="0" w:space="0" w:color="auto" w:frame="1"/>
        </w:rPr>
        <w:t>90</w:t>
      </w:r>
      <w:r w:rsidRPr="008B0A59">
        <w:rPr>
          <w:rFonts w:ascii="Times New Roman" w:hAnsi="Times New Roman" w:cs="Times New Roman"/>
          <w:i/>
          <w:sz w:val="32"/>
          <w:szCs w:val="28"/>
          <w:bdr w:val="none" w:sz="0" w:space="0" w:color="auto" w:frame="1"/>
        </w:rPr>
        <w:t>){  </w:t>
      </w:r>
    </w:p>
    <w:p w:rsidR="00305BF3" w:rsidRPr="008B0A59" w:rsidRDefault="00305BF3" w:rsidP="00EF0CFE">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System.out.println(</w:t>
      </w:r>
      <w:r w:rsidRPr="008B0A59">
        <w:rPr>
          <w:rStyle w:val="string"/>
          <w:rFonts w:ascii="Times New Roman" w:hAnsi="Times New Roman" w:cs="Times New Roman"/>
          <w:i/>
          <w:sz w:val="32"/>
          <w:szCs w:val="28"/>
          <w:bdr w:val="none" w:sz="0" w:space="0" w:color="auto" w:frame="1"/>
        </w:rPr>
        <w:t>"A grade"</w:t>
      </w:r>
      <w:r w:rsidRPr="008B0A59">
        <w:rPr>
          <w:rFonts w:ascii="Times New Roman" w:hAnsi="Times New Roman" w:cs="Times New Roman"/>
          <w:i/>
          <w:sz w:val="32"/>
          <w:szCs w:val="28"/>
          <w:bdr w:val="none" w:sz="0" w:space="0" w:color="auto" w:frame="1"/>
        </w:rPr>
        <w:t>);  </w:t>
      </w:r>
    </w:p>
    <w:p w:rsidR="00305BF3" w:rsidRPr="008B0A59" w:rsidRDefault="00305BF3" w:rsidP="00EF0CFE">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else</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if</w:t>
      </w:r>
      <w:r w:rsidRPr="008B0A59">
        <w:rPr>
          <w:rFonts w:ascii="Times New Roman" w:hAnsi="Times New Roman" w:cs="Times New Roman"/>
          <w:i/>
          <w:sz w:val="32"/>
          <w:szCs w:val="28"/>
          <w:bdr w:val="none" w:sz="0" w:space="0" w:color="auto" w:frame="1"/>
        </w:rPr>
        <w:t>(marks&gt;=</w:t>
      </w:r>
      <w:r w:rsidRPr="008B0A59">
        <w:rPr>
          <w:rStyle w:val="number"/>
          <w:rFonts w:ascii="Times New Roman" w:hAnsi="Times New Roman" w:cs="Times New Roman"/>
          <w:i/>
          <w:sz w:val="32"/>
          <w:szCs w:val="28"/>
          <w:bdr w:val="none" w:sz="0" w:space="0" w:color="auto" w:frame="1"/>
        </w:rPr>
        <w:t>90</w:t>
      </w:r>
      <w:r w:rsidRPr="008B0A59">
        <w:rPr>
          <w:rFonts w:ascii="Times New Roman" w:hAnsi="Times New Roman" w:cs="Times New Roman"/>
          <w:i/>
          <w:sz w:val="32"/>
          <w:szCs w:val="28"/>
          <w:bdr w:val="none" w:sz="0" w:space="0" w:color="auto" w:frame="1"/>
        </w:rPr>
        <w:t> &amp;&amp; marks&lt;</w:t>
      </w:r>
      <w:r w:rsidRPr="008B0A59">
        <w:rPr>
          <w:rStyle w:val="number"/>
          <w:rFonts w:ascii="Times New Roman" w:hAnsi="Times New Roman" w:cs="Times New Roman"/>
          <w:i/>
          <w:sz w:val="32"/>
          <w:szCs w:val="28"/>
          <w:bdr w:val="none" w:sz="0" w:space="0" w:color="auto" w:frame="1"/>
        </w:rPr>
        <w:t>100</w:t>
      </w:r>
      <w:r w:rsidRPr="008B0A59">
        <w:rPr>
          <w:rFonts w:ascii="Times New Roman" w:hAnsi="Times New Roman" w:cs="Times New Roman"/>
          <w:i/>
          <w:sz w:val="32"/>
          <w:szCs w:val="28"/>
          <w:bdr w:val="none" w:sz="0" w:space="0" w:color="auto" w:frame="1"/>
        </w:rPr>
        <w:t>){  </w:t>
      </w:r>
    </w:p>
    <w:p w:rsidR="00305BF3" w:rsidRPr="008B0A59" w:rsidRDefault="00305BF3" w:rsidP="00EF0CFE">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System.out.println(</w:t>
      </w:r>
      <w:r w:rsidRPr="008B0A59">
        <w:rPr>
          <w:rStyle w:val="string"/>
          <w:rFonts w:ascii="Times New Roman" w:hAnsi="Times New Roman" w:cs="Times New Roman"/>
          <w:i/>
          <w:sz w:val="32"/>
          <w:szCs w:val="28"/>
          <w:bdr w:val="none" w:sz="0" w:space="0" w:color="auto" w:frame="1"/>
        </w:rPr>
        <w:t>"A+ grade"</w:t>
      </w:r>
      <w:r w:rsidRPr="008B0A59">
        <w:rPr>
          <w:rFonts w:ascii="Times New Roman" w:hAnsi="Times New Roman" w:cs="Times New Roman"/>
          <w:i/>
          <w:sz w:val="32"/>
          <w:szCs w:val="28"/>
          <w:bdr w:val="none" w:sz="0" w:space="0" w:color="auto" w:frame="1"/>
        </w:rPr>
        <w:t>);  </w:t>
      </w:r>
    </w:p>
    <w:p w:rsidR="00305BF3" w:rsidRPr="008B0A59" w:rsidRDefault="00305BF3" w:rsidP="00EF0CFE">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lastRenderedPageBreak/>
        <w:t>    }</w:t>
      </w:r>
      <w:r w:rsidRPr="008B0A59">
        <w:rPr>
          <w:rStyle w:val="keyword"/>
          <w:rFonts w:ascii="Times New Roman" w:hAnsi="Times New Roman" w:cs="Times New Roman"/>
          <w:b/>
          <w:bCs/>
          <w:i/>
          <w:sz w:val="32"/>
          <w:szCs w:val="28"/>
          <w:bdr w:val="none" w:sz="0" w:space="0" w:color="auto" w:frame="1"/>
        </w:rPr>
        <w:t>else</w:t>
      </w:r>
      <w:r w:rsidRPr="008B0A59">
        <w:rPr>
          <w:rFonts w:ascii="Times New Roman" w:hAnsi="Times New Roman" w:cs="Times New Roman"/>
          <w:i/>
          <w:sz w:val="32"/>
          <w:szCs w:val="28"/>
          <w:bdr w:val="none" w:sz="0" w:space="0" w:color="auto" w:frame="1"/>
        </w:rPr>
        <w:t>{  </w:t>
      </w:r>
    </w:p>
    <w:p w:rsidR="00305BF3" w:rsidRPr="008B0A59" w:rsidRDefault="00305BF3" w:rsidP="00EF0CFE">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System.out.println(</w:t>
      </w:r>
      <w:r w:rsidRPr="008B0A59">
        <w:rPr>
          <w:rStyle w:val="string"/>
          <w:rFonts w:ascii="Times New Roman" w:hAnsi="Times New Roman" w:cs="Times New Roman"/>
          <w:i/>
          <w:sz w:val="32"/>
          <w:szCs w:val="28"/>
          <w:bdr w:val="none" w:sz="0" w:space="0" w:color="auto" w:frame="1"/>
        </w:rPr>
        <w:t>"Invalid!"</w:t>
      </w:r>
      <w:r w:rsidRPr="008B0A59">
        <w:rPr>
          <w:rFonts w:ascii="Times New Roman" w:hAnsi="Times New Roman" w:cs="Times New Roman"/>
          <w:i/>
          <w:sz w:val="32"/>
          <w:szCs w:val="28"/>
          <w:bdr w:val="none" w:sz="0" w:space="0" w:color="auto" w:frame="1"/>
        </w:rPr>
        <w:t>);  </w:t>
      </w:r>
    </w:p>
    <w:p w:rsidR="00305BF3" w:rsidRPr="008B0A59" w:rsidRDefault="00305BF3" w:rsidP="00EF0CFE">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  </w:t>
      </w:r>
    </w:p>
    <w:p w:rsidR="00305BF3" w:rsidRPr="008B0A59" w:rsidRDefault="00305BF3" w:rsidP="00EF0CFE">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p>
    <w:p w:rsidR="00305BF3" w:rsidRPr="008B0A59" w:rsidRDefault="00305BF3" w:rsidP="00EF0CFE">
      <w:pPr>
        <w:shd w:val="clear" w:color="auto" w:fill="FFFFFF"/>
        <w:spacing w:after="0" w:line="265" w:lineRule="atLeast"/>
        <w:ind w:left="720"/>
        <w:jc w:val="both"/>
        <w:rPr>
          <w:rFonts w:ascii="Times New Roman" w:hAnsi="Times New Roman" w:cs="Times New Roman"/>
          <w:sz w:val="28"/>
          <w:szCs w:val="28"/>
        </w:rPr>
      </w:pPr>
      <w:r w:rsidRPr="008B0A59">
        <w:rPr>
          <w:rFonts w:ascii="Times New Roman" w:hAnsi="Times New Roman" w:cs="Times New Roman"/>
          <w:i/>
          <w:sz w:val="32"/>
          <w:szCs w:val="28"/>
          <w:bdr w:val="none" w:sz="0" w:space="0" w:color="auto" w:frame="1"/>
        </w:rPr>
        <w:t>}</w:t>
      </w:r>
      <w:r w:rsidRPr="008B0A59">
        <w:rPr>
          <w:rFonts w:ascii="Times New Roman" w:hAnsi="Times New Roman" w:cs="Times New Roman"/>
          <w:sz w:val="28"/>
          <w:szCs w:val="28"/>
          <w:bdr w:val="none" w:sz="0" w:space="0" w:color="auto" w:frame="1"/>
        </w:rPr>
        <w:t>  </w:t>
      </w:r>
    </w:p>
    <w:p w:rsidR="00305BF3" w:rsidRPr="008B0A59" w:rsidRDefault="00305BF3" w:rsidP="00DB28D4">
      <w:pPr>
        <w:pStyle w:val="NormalWeb"/>
        <w:shd w:val="clear" w:color="auto" w:fill="FFFFFF"/>
        <w:spacing w:line="265" w:lineRule="atLeast"/>
        <w:jc w:val="both"/>
        <w:rPr>
          <w:i/>
          <w:sz w:val="32"/>
          <w:szCs w:val="28"/>
        </w:rPr>
      </w:pPr>
      <w:r w:rsidRPr="008B0A59">
        <w:rPr>
          <w:b/>
          <w:sz w:val="28"/>
          <w:szCs w:val="28"/>
          <w:u w:val="single"/>
        </w:rPr>
        <w:t>Output:</w:t>
      </w:r>
      <w:r w:rsidR="00DB28D4" w:rsidRPr="008B0A59">
        <w:rPr>
          <w:b/>
          <w:sz w:val="28"/>
          <w:szCs w:val="28"/>
        </w:rPr>
        <w:t xml:space="preserve"> </w:t>
      </w:r>
      <w:r w:rsidRPr="008B0A59">
        <w:rPr>
          <w:i/>
          <w:sz w:val="32"/>
          <w:szCs w:val="28"/>
        </w:rPr>
        <w:t>C grade</w:t>
      </w:r>
    </w:p>
    <w:p w:rsidR="003431E7" w:rsidRPr="008B0A59" w:rsidRDefault="003431E7" w:rsidP="003431E7">
      <w:pPr>
        <w:spacing w:before="2" w:after="2" w:line="288" w:lineRule="exact"/>
        <w:rPr>
          <w:rFonts w:ascii="Times New Roman" w:hAnsi="Times New Roman" w:cs="Times New Roman"/>
          <w:b/>
          <w:sz w:val="28"/>
          <w:szCs w:val="28"/>
          <w:u w:val="single"/>
        </w:rPr>
      </w:pPr>
      <w:r w:rsidRPr="008B0A59">
        <w:rPr>
          <w:rFonts w:ascii="Times New Roman" w:hAnsi="Times New Roman" w:cs="Times New Roman"/>
          <w:b/>
          <w:sz w:val="28"/>
          <w:szCs w:val="28"/>
          <w:u w:val="single"/>
        </w:rPr>
        <w:t>Rules</w:t>
      </w:r>
    </w:p>
    <w:p w:rsidR="003431E7" w:rsidRPr="008B0A59" w:rsidRDefault="003431E7" w:rsidP="003431E7">
      <w:pPr>
        <w:spacing w:before="2" w:after="2" w:line="288" w:lineRule="exact"/>
        <w:rPr>
          <w:rFonts w:ascii="Times New Roman" w:hAnsi="Times New Roman" w:cs="Times New Roman"/>
          <w:b/>
          <w:sz w:val="28"/>
          <w:szCs w:val="28"/>
          <w:u w:val="single"/>
        </w:rPr>
      </w:pPr>
    </w:p>
    <w:p w:rsidR="003431E7" w:rsidRPr="008B0A59" w:rsidRDefault="003431E7" w:rsidP="003431E7">
      <w:pPr>
        <w:pStyle w:val="ListParagraph"/>
        <w:numPr>
          <w:ilvl w:val="0"/>
          <w:numId w:val="69"/>
        </w:num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We can execute either if block or else block but we never execute  both the blocks at a time.</w:t>
      </w:r>
    </w:p>
    <w:p w:rsidR="003431E7" w:rsidRPr="008B0A59" w:rsidRDefault="003431E7" w:rsidP="003431E7">
      <w:pPr>
        <w:pStyle w:val="ListParagraph"/>
        <w:numPr>
          <w:ilvl w:val="0"/>
          <w:numId w:val="69"/>
        </w:num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We can skip either if block or else block but we never skip both the blocks at a time.</w:t>
      </w:r>
    </w:p>
    <w:p w:rsidR="003431E7" w:rsidRPr="008B0A59" w:rsidRDefault="003431E7" w:rsidP="003431E7">
      <w:pPr>
        <w:pStyle w:val="ListParagraph"/>
        <w:numPr>
          <w:ilvl w:val="0"/>
          <w:numId w:val="69"/>
        </w:num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For if statement writing else block is optional but we can not write else block directly without if statement.</w:t>
      </w:r>
    </w:p>
    <w:p w:rsidR="00B76BD5" w:rsidRPr="008B0A59" w:rsidRDefault="003431E7" w:rsidP="00B76BD5">
      <w:pPr>
        <w:pStyle w:val="ListParagraph"/>
        <w:numPr>
          <w:ilvl w:val="0"/>
          <w:numId w:val="69"/>
        </w:num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In If statement writing condition or expression mandatory which  must be boolean type.</w:t>
      </w:r>
    </w:p>
    <w:p w:rsidR="00B76BD5" w:rsidRPr="008B0A59" w:rsidRDefault="00B76BD5" w:rsidP="00B76BD5">
      <w:pPr>
        <w:spacing w:before="2" w:after="2" w:line="288" w:lineRule="exact"/>
        <w:ind w:left="360"/>
        <w:rPr>
          <w:rFonts w:ascii="Times New Roman" w:hAnsi="Times New Roman" w:cs="Times New Roman"/>
          <w:sz w:val="28"/>
          <w:szCs w:val="28"/>
        </w:rPr>
      </w:pPr>
      <w:r w:rsidRPr="008B0A59">
        <w:rPr>
          <w:rFonts w:ascii="Times New Roman" w:hAnsi="Times New Roman" w:cs="Times New Roman"/>
          <w:noProof/>
          <w:sz w:val="28"/>
          <w:szCs w:val="28"/>
        </w:rPr>
        <w:drawing>
          <wp:anchor distT="0" distB="0" distL="114935" distR="114935" simplePos="0" relativeHeight="251663360" behindDoc="0" locked="0" layoutInCell="1" allowOverlap="1">
            <wp:simplePos x="0" y="0"/>
            <wp:positionH relativeFrom="column">
              <wp:posOffset>530860</wp:posOffset>
            </wp:positionH>
            <wp:positionV relativeFrom="paragraph">
              <wp:posOffset>308610</wp:posOffset>
            </wp:positionV>
            <wp:extent cx="5723255" cy="2070100"/>
            <wp:effectExtent l="19050" t="0" r="0" b="0"/>
            <wp:wrapTopAndBottom/>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723255" cy="2070100"/>
                    </a:xfrm>
                    <a:prstGeom prst="rect">
                      <a:avLst/>
                    </a:prstGeom>
                    <a:solidFill>
                      <a:srgbClr val="FFFFFF"/>
                    </a:solidFill>
                    <a:ln w="9525">
                      <a:noFill/>
                      <a:miter lim="800000"/>
                      <a:headEnd/>
                      <a:tailEnd/>
                    </a:ln>
                  </pic:spPr>
                </pic:pic>
              </a:graphicData>
            </a:graphic>
          </wp:anchor>
        </w:drawing>
      </w:r>
      <w:r w:rsidRPr="008B0A59">
        <w:rPr>
          <w:rFonts w:ascii="Times New Roman" w:hAnsi="Times New Roman" w:cs="Times New Roman"/>
          <w:sz w:val="28"/>
          <w:szCs w:val="28"/>
        </w:rPr>
        <w:br/>
      </w:r>
    </w:p>
    <w:p w:rsidR="00B76BD5" w:rsidRPr="008B0A59" w:rsidRDefault="003431E7" w:rsidP="003431E7">
      <w:pPr>
        <w:pStyle w:val="ListParagraph"/>
        <w:numPr>
          <w:ilvl w:val="0"/>
          <w:numId w:val="69"/>
        </w:num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If we write more than one statement writing boundaries({,}) are required otherwise if we write 1 statement then writing  boundaries({,}) are optional.</w:t>
      </w:r>
    </w:p>
    <w:p w:rsidR="003431E7" w:rsidRPr="008B0A59" w:rsidRDefault="003431E7" w:rsidP="003431E7">
      <w:pPr>
        <w:pStyle w:val="ListParagraph"/>
        <w:numPr>
          <w:ilvl w:val="0"/>
          <w:numId w:val="69"/>
        </w:num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If we don’t write boundaries({,})  then,</w:t>
      </w:r>
    </w:p>
    <w:p w:rsidR="003431E7" w:rsidRPr="008B0A59" w:rsidRDefault="003431E7" w:rsidP="003431E7">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-&gt; we can write only one statement</w:t>
      </w:r>
    </w:p>
    <w:p w:rsidR="003431E7" w:rsidRPr="008B0A59" w:rsidRDefault="003431E7" w:rsidP="003431E7">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-&gt; writing this single statement is mandatory</w:t>
      </w:r>
    </w:p>
    <w:p w:rsidR="003431E7" w:rsidRPr="008B0A59" w:rsidRDefault="003431E7" w:rsidP="003431E7">
      <w:pPr>
        <w:spacing w:before="2" w:after="2" w:line="288" w:lineRule="exact"/>
        <w:ind w:left="720"/>
        <w:rPr>
          <w:rFonts w:ascii="Times New Roman" w:hAnsi="Times New Roman" w:cs="Times New Roman"/>
          <w:sz w:val="28"/>
          <w:szCs w:val="28"/>
        </w:rPr>
      </w:pPr>
      <w:r w:rsidRPr="008B0A59">
        <w:rPr>
          <w:rFonts w:ascii="Times New Roman" w:hAnsi="Times New Roman" w:cs="Times New Roman"/>
          <w:noProof/>
          <w:sz w:val="28"/>
          <w:szCs w:val="28"/>
        </w:rPr>
        <w:lastRenderedPageBreak/>
        <w:drawing>
          <wp:anchor distT="0" distB="0" distL="114935" distR="114935" simplePos="0" relativeHeight="251661312" behindDoc="0" locked="0" layoutInCell="1" allowOverlap="1">
            <wp:simplePos x="0" y="0"/>
            <wp:positionH relativeFrom="column">
              <wp:posOffset>847725</wp:posOffset>
            </wp:positionH>
            <wp:positionV relativeFrom="paragraph">
              <wp:posOffset>295275</wp:posOffset>
            </wp:positionV>
            <wp:extent cx="4143375" cy="2289175"/>
            <wp:effectExtent l="1905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4143375" cy="2289175"/>
                    </a:xfrm>
                    <a:prstGeom prst="rect">
                      <a:avLst/>
                    </a:prstGeom>
                    <a:solidFill>
                      <a:srgbClr val="FFFFFF"/>
                    </a:solidFill>
                    <a:ln w="9525">
                      <a:noFill/>
                      <a:miter lim="800000"/>
                      <a:headEnd/>
                      <a:tailEnd/>
                    </a:ln>
                  </pic:spPr>
                </pic:pic>
              </a:graphicData>
            </a:graphic>
          </wp:anchor>
        </w:drawing>
      </w:r>
      <w:r w:rsidRPr="008B0A59">
        <w:rPr>
          <w:rFonts w:ascii="Times New Roman" w:hAnsi="Times New Roman" w:cs="Times New Roman"/>
          <w:sz w:val="28"/>
          <w:szCs w:val="28"/>
        </w:rPr>
        <w:t xml:space="preserve">    -&gt; this single statement must not be any declarative statement</w:t>
      </w:r>
    </w:p>
    <w:p w:rsidR="003431E7" w:rsidRPr="008B0A59" w:rsidRDefault="003431E7" w:rsidP="003431E7">
      <w:pPr>
        <w:spacing w:before="2" w:after="2" w:line="288" w:lineRule="exact"/>
        <w:rPr>
          <w:rFonts w:ascii="Times New Roman" w:hAnsi="Times New Roman" w:cs="Times New Roman"/>
          <w:sz w:val="28"/>
          <w:szCs w:val="28"/>
        </w:rPr>
      </w:pPr>
    </w:p>
    <w:p w:rsidR="003431E7" w:rsidRPr="008B0A59" w:rsidRDefault="003431E7" w:rsidP="003431E7">
      <w:pPr>
        <w:spacing w:before="2" w:after="2" w:line="288" w:lineRule="exact"/>
        <w:rPr>
          <w:rFonts w:ascii="Times New Roman" w:hAnsi="Times New Roman" w:cs="Times New Roman"/>
          <w:b/>
          <w:i/>
          <w:sz w:val="32"/>
          <w:szCs w:val="28"/>
          <w:u w:val="single"/>
        </w:rPr>
      </w:pPr>
      <w:r w:rsidRPr="008B0A59">
        <w:rPr>
          <w:rFonts w:ascii="Times New Roman" w:hAnsi="Times New Roman" w:cs="Times New Roman"/>
          <w:b/>
          <w:i/>
          <w:sz w:val="32"/>
          <w:szCs w:val="28"/>
          <w:u w:val="single"/>
        </w:rPr>
        <w:t>// wap  tocheck whether the given number is even or odd</w:t>
      </w:r>
    </w:p>
    <w:p w:rsidR="00B76BD5" w:rsidRPr="008B0A59" w:rsidRDefault="00B76BD5" w:rsidP="003431E7">
      <w:pPr>
        <w:spacing w:before="2" w:after="2" w:line="288" w:lineRule="exact"/>
        <w:rPr>
          <w:rFonts w:ascii="Times New Roman" w:hAnsi="Times New Roman" w:cs="Times New Roman"/>
          <w:b/>
          <w:i/>
          <w:sz w:val="36"/>
          <w:szCs w:val="28"/>
          <w:u w:val="single"/>
        </w:rPr>
      </w:pPr>
    </w:p>
    <w:p w:rsidR="003431E7" w:rsidRPr="008B0A59" w:rsidRDefault="003431E7" w:rsidP="00B76BD5">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class  IfDemo2{</w:t>
      </w:r>
    </w:p>
    <w:p w:rsidR="003431E7" w:rsidRPr="008B0A59" w:rsidRDefault="003431E7" w:rsidP="00B76BD5">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public  static  void  main(String args[]){</w:t>
      </w: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int a =7;</w:t>
      </w: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if(a%2==0){</w:t>
      </w:r>
    </w:p>
    <w:p w:rsidR="003431E7" w:rsidRPr="008B0A59" w:rsidRDefault="003431E7" w:rsidP="00EB59CF">
      <w:pPr>
        <w:spacing w:before="2" w:after="2" w:line="288" w:lineRule="exact"/>
        <w:ind w:left="1440" w:firstLine="720"/>
        <w:rPr>
          <w:rFonts w:ascii="Times New Roman" w:hAnsi="Times New Roman" w:cs="Times New Roman"/>
          <w:i/>
          <w:sz w:val="32"/>
          <w:szCs w:val="28"/>
        </w:rPr>
      </w:pPr>
      <w:r w:rsidRPr="008B0A59">
        <w:rPr>
          <w:rFonts w:ascii="Times New Roman" w:hAnsi="Times New Roman" w:cs="Times New Roman"/>
          <w:i/>
          <w:sz w:val="32"/>
          <w:szCs w:val="28"/>
        </w:rPr>
        <w:t>System.out.println(a+" is  a Even Number ");</w:t>
      </w: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}else{</w:t>
      </w:r>
    </w:p>
    <w:p w:rsidR="003431E7" w:rsidRPr="008B0A59" w:rsidRDefault="003431E7" w:rsidP="00EB59CF">
      <w:pPr>
        <w:spacing w:before="2" w:after="2" w:line="288" w:lineRule="exact"/>
        <w:ind w:left="1440" w:firstLine="720"/>
        <w:rPr>
          <w:rFonts w:ascii="Times New Roman" w:hAnsi="Times New Roman" w:cs="Times New Roman"/>
          <w:i/>
          <w:sz w:val="32"/>
          <w:szCs w:val="28"/>
        </w:rPr>
      </w:pPr>
      <w:r w:rsidRPr="008B0A59">
        <w:rPr>
          <w:rFonts w:ascii="Times New Roman" w:hAnsi="Times New Roman" w:cs="Times New Roman"/>
          <w:i/>
          <w:sz w:val="32"/>
          <w:szCs w:val="28"/>
        </w:rPr>
        <w:t>System.out.println(a+"is a Odd Number ");</w:t>
      </w:r>
    </w:p>
    <w:p w:rsidR="003431E7" w:rsidRPr="008B0A59" w:rsidRDefault="003431E7" w:rsidP="00B76BD5">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3431E7" w:rsidRPr="008B0A59" w:rsidRDefault="003431E7" w:rsidP="00B76BD5">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3431E7" w:rsidRPr="008B0A59" w:rsidRDefault="003431E7" w:rsidP="00B76BD5">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w:t>
      </w:r>
    </w:p>
    <w:p w:rsidR="00B76BD5" w:rsidRPr="008B0A59" w:rsidRDefault="00B76BD5" w:rsidP="00B76BD5">
      <w:pPr>
        <w:spacing w:before="2" w:after="2" w:line="288" w:lineRule="exact"/>
        <w:ind w:left="720"/>
        <w:rPr>
          <w:rFonts w:ascii="Times New Roman" w:hAnsi="Times New Roman" w:cs="Times New Roman"/>
          <w:i/>
          <w:sz w:val="32"/>
          <w:szCs w:val="28"/>
        </w:rPr>
      </w:pPr>
    </w:p>
    <w:p w:rsidR="003431E7" w:rsidRPr="008B0A59" w:rsidRDefault="003431E7" w:rsidP="003431E7">
      <w:pPr>
        <w:spacing w:before="2" w:after="2" w:line="288" w:lineRule="exact"/>
        <w:rPr>
          <w:rFonts w:ascii="Times New Roman" w:hAnsi="Times New Roman" w:cs="Times New Roman"/>
          <w:b/>
          <w:sz w:val="32"/>
          <w:szCs w:val="28"/>
        </w:rPr>
      </w:pPr>
      <w:r w:rsidRPr="008B0A59">
        <w:rPr>
          <w:rFonts w:ascii="Times New Roman" w:hAnsi="Times New Roman" w:cs="Times New Roman"/>
          <w:b/>
          <w:sz w:val="32"/>
          <w:szCs w:val="28"/>
        </w:rPr>
        <w:t>//wap to check whether the given number is Positive or negative</w:t>
      </w:r>
    </w:p>
    <w:p w:rsidR="00B76BD5" w:rsidRPr="008B0A59" w:rsidRDefault="00B76BD5" w:rsidP="003431E7">
      <w:pPr>
        <w:spacing w:before="2" w:after="2" w:line="288" w:lineRule="exact"/>
        <w:rPr>
          <w:rFonts w:ascii="Times New Roman" w:hAnsi="Times New Roman" w:cs="Times New Roman"/>
          <w:sz w:val="28"/>
          <w:szCs w:val="28"/>
        </w:rPr>
      </w:pPr>
    </w:p>
    <w:p w:rsidR="003431E7" w:rsidRPr="008B0A59" w:rsidRDefault="003431E7" w:rsidP="00B76BD5">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class  IfDemo3{</w:t>
      </w:r>
    </w:p>
    <w:p w:rsidR="003431E7" w:rsidRPr="008B0A59" w:rsidRDefault="003431E7" w:rsidP="00B76BD5">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public  static  void  main(String args[]){</w:t>
      </w: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int a =0;</w:t>
      </w: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if(a&gt;0){</w:t>
      </w:r>
    </w:p>
    <w:p w:rsidR="003431E7" w:rsidRPr="008B0A59" w:rsidRDefault="003431E7" w:rsidP="00EB59CF">
      <w:pPr>
        <w:spacing w:before="2" w:after="2" w:line="288" w:lineRule="exact"/>
        <w:ind w:left="1440" w:firstLine="720"/>
        <w:rPr>
          <w:rFonts w:ascii="Times New Roman" w:hAnsi="Times New Roman" w:cs="Times New Roman"/>
          <w:i/>
          <w:sz w:val="32"/>
          <w:szCs w:val="28"/>
        </w:rPr>
      </w:pPr>
      <w:r w:rsidRPr="008B0A59">
        <w:rPr>
          <w:rFonts w:ascii="Times New Roman" w:hAnsi="Times New Roman" w:cs="Times New Roman"/>
          <w:i/>
          <w:sz w:val="32"/>
          <w:szCs w:val="28"/>
        </w:rPr>
        <w:t>System.out.println(a+" is  a Positive Number ");</w:t>
      </w: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}else</w:t>
      </w:r>
      <w:r w:rsidR="00B76BD5" w:rsidRPr="008B0A59">
        <w:rPr>
          <w:rFonts w:ascii="Times New Roman" w:hAnsi="Times New Roman" w:cs="Times New Roman"/>
          <w:i/>
          <w:sz w:val="32"/>
          <w:szCs w:val="28"/>
        </w:rPr>
        <w:t xml:space="preserve"> </w:t>
      </w:r>
      <w:r w:rsidRPr="008B0A59">
        <w:rPr>
          <w:rFonts w:ascii="Times New Roman" w:hAnsi="Times New Roman" w:cs="Times New Roman"/>
          <w:i/>
          <w:sz w:val="32"/>
          <w:szCs w:val="28"/>
        </w:rPr>
        <w:t>if(a&lt;0){</w:t>
      </w:r>
    </w:p>
    <w:p w:rsidR="003431E7" w:rsidRPr="008B0A59" w:rsidRDefault="003431E7" w:rsidP="00EB59CF">
      <w:pPr>
        <w:spacing w:before="2" w:after="2" w:line="288" w:lineRule="exact"/>
        <w:ind w:left="1440" w:firstLine="720"/>
        <w:rPr>
          <w:rFonts w:ascii="Times New Roman" w:hAnsi="Times New Roman" w:cs="Times New Roman"/>
          <w:i/>
          <w:sz w:val="32"/>
          <w:szCs w:val="28"/>
        </w:rPr>
      </w:pPr>
      <w:r w:rsidRPr="008B0A59">
        <w:rPr>
          <w:rFonts w:ascii="Times New Roman" w:hAnsi="Times New Roman" w:cs="Times New Roman"/>
          <w:i/>
          <w:sz w:val="32"/>
          <w:szCs w:val="28"/>
        </w:rPr>
        <w:t>System.out.println(a+" is  a Negative Number ");</w:t>
      </w: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}else{</w:t>
      </w:r>
    </w:p>
    <w:p w:rsidR="003431E7" w:rsidRPr="008B0A59" w:rsidRDefault="003431E7" w:rsidP="00EB59CF">
      <w:pPr>
        <w:spacing w:before="2" w:after="2" w:line="288" w:lineRule="exact"/>
        <w:ind w:left="1440" w:firstLine="720"/>
        <w:rPr>
          <w:rFonts w:ascii="Times New Roman" w:hAnsi="Times New Roman" w:cs="Times New Roman"/>
          <w:i/>
          <w:sz w:val="32"/>
          <w:szCs w:val="28"/>
        </w:rPr>
      </w:pPr>
      <w:r w:rsidRPr="008B0A59">
        <w:rPr>
          <w:rFonts w:ascii="Times New Roman" w:hAnsi="Times New Roman" w:cs="Times New Roman"/>
          <w:i/>
          <w:sz w:val="32"/>
          <w:szCs w:val="28"/>
        </w:rPr>
        <w:t>System.out.println( "it is  just zero ");</w:t>
      </w: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w:t>
      </w:r>
    </w:p>
    <w:p w:rsidR="003431E7" w:rsidRPr="008B0A59" w:rsidRDefault="003431E7" w:rsidP="00B76BD5">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3431E7" w:rsidRPr="008B0A59" w:rsidRDefault="003431E7" w:rsidP="00B76BD5">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w:t>
      </w:r>
    </w:p>
    <w:p w:rsidR="00B76BD5" w:rsidRPr="008B0A59" w:rsidRDefault="00B76BD5" w:rsidP="00B76BD5">
      <w:pPr>
        <w:spacing w:before="2" w:after="2" w:line="288" w:lineRule="exact"/>
        <w:ind w:left="720"/>
        <w:rPr>
          <w:rFonts w:ascii="Times New Roman" w:hAnsi="Times New Roman" w:cs="Times New Roman"/>
          <w:i/>
          <w:sz w:val="32"/>
          <w:szCs w:val="28"/>
        </w:rPr>
      </w:pPr>
    </w:p>
    <w:p w:rsidR="003431E7" w:rsidRPr="008B0A59" w:rsidRDefault="003431E7" w:rsidP="003431E7">
      <w:pPr>
        <w:spacing w:before="2" w:after="2" w:line="288" w:lineRule="exact"/>
        <w:rPr>
          <w:rFonts w:ascii="Times New Roman" w:hAnsi="Times New Roman" w:cs="Times New Roman"/>
          <w:b/>
          <w:i/>
          <w:sz w:val="32"/>
          <w:szCs w:val="28"/>
          <w:u w:val="single"/>
        </w:rPr>
      </w:pPr>
      <w:r w:rsidRPr="008B0A59">
        <w:rPr>
          <w:rFonts w:ascii="Times New Roman" w:hAnsi="Times New Roman" w:cs="Times New Roman"/>
          <w:b/>
          <w:i/>
          <w:sz w:val="32"/>
          <w:szCs w:val="28"/>
          <w:u w:val="single"/>
        </w:rPr>
        <w:t>//wap to read the values from keyboard</w:t>
      </w:r>
    </w:p>
    <w:p w:rsidR="00B76BD5" w:rsidRPr="008B0A59" w:rsidRDefault="00B76BD5" w:rsidP="003431E7">
      <w:pPr>
        <w:spacing w:before="2" w:after="2" w:line="288" w:lineRule="exact"/>
        <w:rPr>
          <w:rFonts w:ascii="Times New Roman" w:hAnsi="Times New Roman" w:cs="Times New Roman"/>
          <w:sz w:val="28"/>
          <w:szCs w:val="28"/>
        </w:rPr>
      </w:pPr>
    </w:p>
    <w:p w:rsidR="003431E7" w:rsidRPr="008B0A59" w:rsidRDefault="003431E7" w:rsidP="00B76BD5">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import  java.io.*;</w:t>
      </w:r>
    </w:p>
    <w:p w:rsidR="003431E7" w:rsidRPr="008B0A59" w:rsidRDefault="003431E7" w:rsidP="00B76BD5">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class  ReadingData{</w:t>
      </w:r>
    </w:p>
    <w:p w:rsidR="003431E7" w:rsidRPr="008B0A59" w:rsidRDefault="003431E7" w:rsidP="00B76BD5">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public  static  void  main(String args[]) throws IOException{</w:t>
      </w:r>
    </w:p>
    <w:p w:rsidR="003431E7" w:rsidRPr="008B0A59" w:rsidRDefault="003431E7" w:rsidP="00B76BD5">
      <w:pPr>
        <w:spacing w:before="2" w:after="2" w:line="288" w:lineRule="exact"/>
        <w:ind w:left="720"/>
        <w:rPr>
          <w:rFonts w:ascii="Times New Roman" w:hAnsi="Times New Roman" w:cs="Times New Roman"/>
          <w:i/>
          <w:sz w:val="24"/>
          <w:szCs w:val="28"/>
        </w:rPr>
      </w:pPr>
      <w:r w:rsidRPr="008B0A59">
        <w:rPr>
          <w:rFonts w:ascii="Times New Roman" w:hAnsi="Times New Roman" w:cs="Times New Roman"/>
          <w:i/>
          <w:sz w:val="32"/>
          <w:szCs w:val="28"/>
        </w:rPr>
        <w:t xml:space="preserve">   </w:t>
      </w:r>
      <w:r w:rsidR="00B76BD5" w:rsidRPr="008B0A59">
        <w:rPr>
          <w:rFonts w:ascii="Times New Roman" w:hAnsi="Times New Roman" w:cs="Times New Roman"/>
          <w:i/>
          <w:sz w:val="32"/>
          <w:szCs w:val="28"/>
        </w:rPr>
        <w:t xml:space="preserve">      </w:t>
      </w:r>
      <w:r w:rsidR="00B76BD5" w:rsidRPr="008B0A59">
        <w:rPr>
          <w:rFonts w:ascii="Times New Roman" w:hAnsi="Times New Roman" w:cs="Times New Roman"/>
          <w:i/>
          <w:sz w:val="24"/>
          <w:szCs w:val="28"/>
        </w:rPr>
        <w:t xml:space="preserve">BufferedReader br=new </w:t>
      </w:r>
      <w:r w:rsidRPr="008B0A59">
        <w:rPr>
          <w:rFonts w:ascii="Times New Roman" w:hAnsi="Times New Roman" w:cs="Times New Roman"/>
          <w:i/>
          <w:sz w:val="24"/>
          <w:szCs w:val="28"/>
        </w:rPr>
        <w:t>BufferedReader( new InputStreamReader(System.in));</w:t>
      </w:r>
    </w:p>
    <w:p w:rsidR="00B76BD5" w:rsidRPr="008B0A59" w:rsidRDefault="00B76BD5" w:rsidP="00B76BD5">
      <w:pPr>
        <w:spacing w:before="2" w:after="2" w:line="288" w:lineRule="exact"/>
        <w:ind w:left="720"/>
        <w:rPr>
          <w:rFonts w:ascii="Times New Roman" w:hAnsi="Times New Roman" w:cs="Times New Roman"/>
          <w:i/>
          <w:sz w:val="32"/>
          <w:szCs w:val="28"/>
        </w:rPr>
      </w:pP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System.out.println("Enter  Any string");</w:t>
      </w: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String  str =   br.readLine();</w:t>
      </w: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System.out.println("str="+str);</w:t>
      </w:r>
    </w:p>
    <w:p w:rsidR="00B76BD5" w:rsidRPr="008B0A59" w:rsidRDefault="00B76BD5" w:rsidP="00B76BD5">
      <w:pPr>
        <w:spacing w:before="2" w:after="2" w:line="288" w:lineRule="exact"/>
        <w:ind w:left="1440"/>
        <w:rPr>
          <w:rFonts w:ascii="Times New Roman" w:hAnsi="Times New Roman" w:cs="Times New Roman"/>
          <w:i/>
          <w:sz w:val="32"/>
          <w:szCs w:val="28"/>
        </w:rPr>
      </w:pP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System.out.println("Enter  Any Integer");</w:t>
      </w: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int  i = Integer.parseInt(br.readLine()); //parsing</w:t>
      </w: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System.out.println("i="+i);</w:t>
      </w:r>
    </w:p>
    <w:p w:rsidR="00B76BD5" w:rsidRPr="008B0A59" w:rsidRDefault="00B76BD5" w:rsidP="00B76BD5">
      <w:pPr>
        <w:spacing w:before="2" w:after="2" w:line="288" w:lineRule="exact"/>
        <w:ind w:left="1440"/>
        <w:rPr>
          <w:rFonts w:ascii="Times New Roman" w:hAnsi="Times New Roman" w:cs="Times New Roman"/>
          <w:i/>
          <w:sz w:val="32"/>
          <w:szCs w:val="28"/>
        </w:rPr>
      </w:pP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System.out.println("Enter  Any Double");</w:t>
      </w: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double d = Double.parseDouble(br.readLine());</w:t>
      </w: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System.out.println("d="+d);</w:t>
      </w:r>
    </w:p>
    <w:p w:rsidR="00B76BD5" w:rsidRPr="008B0A59" w:rsidRDefault="00B76BD5" w:rsidP="00B76BD5">
      <w:pPr>
        <w:spacing w:before="2" w:after="2" w:line="288" w:lineRule="exact"/>
        <w:ind w:left="1440"/>
        <w:rPr>
          <w:rFonts w:ascii="Times New Roman" w:hAnsi="Times New Roman" w:cs="Times New Roman"/>
          <w:i/>
          <w:sz w:val="32"/>
          <w:szCs w:val="28"/>
        </w:rPr>
      </w:pP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System.out.println("Enter  Any character");</w:t>
      </w: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char  ch = (char) br.read(); //type casting</w:t>
      </w: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System.out.println("ch="+ch);</w:t>
      </w:r>
    </w:p>
    <w:p w:rsidR="003431E7" w:rsidRPr="008B0A59" w:rsidRDefault="003431E7" w:rsidP="00B76BD5">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3431E7" w:rsidRPr="008B0A59" w:rsidRDefault="003431E7" w:rsidP="00B76BD5">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3431E7" w:rsidRPr="008B0A59" w:rsidRDefault="003431E7" w:rsidP="003431E7">
      <w:pPr>
        <w:spacing w:before="2" w:after="2" w:line="288" w:lineRule="exact"/>
        <w:rPr>
          <w:rFonts w:ascii="Times New Roman" w:hAnsi="Times New Roman" w:cs="Times New Roman"/>
          <w:sz w:val="28"/>
          <w:szCs w:val="28"/>
        </w:rPr>
      </w:pPr>
    </w:p>
    <w:p w:rsidR="003431E7" w:rsidRPr="008B0A59" w:rsidRDefault="003431E7" w:rsidP="003431E7">
      <w:pPr>
        <w:spacing w:before="2" w:after="2" w:line="288" w:lineRule="exact"/>
        <w:rPr>
          <w:rFonts w:ascii="Times New Roman" w:hAnsi="Times New Roman" w:cs="Times New Roman"/>
          <w:b/>
          <w:sz w:val="32"/>
          <w:szCs w:val="28"/>
          <w:u w:val="single"/>
        </w:rPr>
      </w:pPr>
      <w:r w:rsidRPr="008B0A59">
        <w:rPr>
          <w:rFonts w:ascii="Times New Roman" w:hAnsi="Times New Roman" w:cs="Times New Roman"/>
          <w:b/>
          <w:sz w:val="32"/>
          <w:szCs w:val="28"/>
          <w:u w:val="single"/>
        </w:rPr>
        <w:t>//wap to find big number in given 3  numbers</w:t>
      </w:r>
    </w:p>
    <w:p w:rsidR="00EB59CF" w:rsidRPr="008B0A59" w:rsidRDefault="00EB59CF" w:rsidP="003431E7">
      <w:pPr>
        <w:spacing w:before="2" w:after="2" w:line="288" w:lineRule="exact"/>
        <w:rPr>
          <w:rFonts w:ascii="Times New Roman" w:hAnsi="Times New Roman" w:cs="Times New Roman"/>
          <w:b/>
          <w:sz w:val="32"/>
          <w:szCs w:val="28"/>
          <w:u w:val="single"/>
        </w:rPr>
      </w:pPr>
    </w:p>
    <w:p w:rsidR="003431E7" w:rsidRPr="008B0A59" w:rsidRDefault="003431E7" w:rsidP="00B76BD5">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import   java.io.*;</w:t>
      </w:r>
    </w:p>
    <w:p w:rsidR="003431E7" w:rsidRPr="008B0A59" w:rsidRDefault="003431E7" w:rsidP="00B76BD5">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class  IfDemo4{</w:t>
      </w:r>
    </w:p>
    <w:p w:rsidR="003431E7" w:rsidRPr="008B0A59" w:rsidRDefault="003431E7" w:rsidP="00B76BD5">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public  static  void  main(String  args[]) throws IOException{</w:t>
      </w:r>
    </w:p>
    <w:p w:rsidR="003431E7" w:rsidRPr="008B0A59" w:rsidRDefault="003431E7" w:rsidP="00B76BD5">
      <w:pPr>
        <w:spacing w:before="2" w:after="2" w:line="288" w:lineRule="exact"/>
        <w:ind w:left="1440"/>
        <w:rPr>
          <w:rFonts w:ascii="Times New Roman" w:hAnsi="Times New Roman" w:cs="Times New Roman"/>
          <w:i/>
          <w:sz w:val="24"/>
          <w:szCs w:val="24"/>
        </w:rPr>
      </w:pPr>
      <w:r w:rsidRPr="008B0A59">
        <w:rPr>
          <w:rFonts w:ascii="Times New Roman" w:hAnsi="Times New Roman" w:cs="Times New Roman"/>
          <w:i/>
          <w:sz w:val="24"/>
          <w:szCs w:val="24"/>
        </w:rPr>
        <w:t>BufferedReader  br  = new BufferedReader(new InputStreamReader(System.in));</w:t>
      </w: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System.out.println("Enter Any 3 Numbers");</w:t>
      </w: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int a =  Integer.parseInt( br.readLine());  </w:t>
      </w: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int b =  Integer.parseInt( br.readLine());  </w:t>
      </w: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int c =  Integer.parseInt( br.readLine());  </w:t>
      </w:r>
    </w:p>
    <w:p w:rsidR="00EB59CF" w:rsidRPr="008B0A59" w:rsidRDefault="00EB59CF" w:rsidP="00B76BD5">
      <w:pPr>
        <w:spacing w:before="2" w:after="2" w:line="288" w:lineRule="exact"/>
        <w:ind w:left="1440"/>
        <w:rPr>
          <w:rFonts w:ascii="Times New Roman" w:hAnsi="Times New Roman" w:cs="Times New Roman"/>
          <w:i/>
          <w:sz w:val="32"/>
          <w:szCs w:val="28"/>
        </w:rPr>
      </w:pP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if(a&gt;=b&amp;&amp;a&gt;=c){</w:t>
      </w:r>
    </w:p>
    <w:p w:rsidR="003431E7" w:rsidRPr="008B0A59" w:rsidRDefault="003431E7" w:rsidP="00EB59CF">
      <w:pPr>
        <w:spacing w:before="2" w:after="2" w:line="288" w:lineRule="exact"/>
        <w:ind w:left="1440" w:firstLine="720"/>
        <w:rPr>
          <w:rFonts w:ascii="Times New Roman" w:hAnsi="Times New Roman" w:cs="Times New Roman"/>
          <w:i/>
          <w:sz w:val="32"/>
          <w:szCs w:val="28"/>
        </w:rPr>
      </w:pPr>
      <w:r w:rsidRPr="008B0A59">
        <w:rPr>
          <w:rFonts w:ascii="Times New Roman" w:hAnsi="Times New Roman" w:cs="Times New Roman"/>
          <w:i/>
          <w:sz w:val="32"/>
          <w:szCs w:val="28"/>
        </w:rPr>
        <w:t xml:space="preserve">  System.out.println(a+" Is Big Number");</w:t>
      </w: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}else</w:t>
      </w:r>
      <w:r w:rsidR="00B76BD5" w:rsidRPr="008B0A59">
        <w:rPr>
          <w:rFonts w:ascii="Times New Roman" w:hAnsi="Times New Roman" w:cs="Times New Roman"/>
          <w:i/>
          <w:sz w:val="32"/>
          <w:szCs w:val="28"/>
        </w:rPr>
        <w:t xml:space="preserve"> </w:t>
      </w:r>
      <w:r w:rsidRPr="008B0A59">
        <w:rPr>
          <w:rFonts w:ascii="Times New Roman" w:hAnsi="Times New Roman" w:cs="Times New Roman"/>
          <w:i/>
          <w:sz w:val="32"/>
          <w:szCs w:val="28"/>
        </w:rPr>
        <w:t>if(b&gt;=c&amp;&amp;b&gt;=a){</w:t>
      </w: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EB59CF" w:rsidRPr="008B0A59">
        <w:rPr>
          <w:rFonts w:ascii="Times New Roman" w:hAnsi="Times New Roman" w:cs="Times New Roman"/>
          <w:i/>
          <w:sz w:val="32"/>
          <w:szCs w:val="28"/>
        </w:rPr>
        <w:tab/>
      </w:r>
      <w:r w:rsidRPr="008B0A59">
        <w:rPr>
          <w:rFonts w:ascii="Times New Roman" w:hAnsi="Times New Roman" w:cs="Times New Roman"/>
          <w:i/>
          <w:sz w:val="32"/>
          <w:szCs w:val="28"/>
        </w:rPr>
        <w:t>System.out.println(b+" Is Big Number");</w:t>
      </w: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}else{</w:t>
      </w: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EB59CF" w:rsidRPr="008B0A59">
        <w:rPr>
          <w:rFonts w:ascii="Times New Roman" w:hAnsi="Times New Roman" w:cs="Times New Roman"/>
          <w:i/>
          <w:sz w:val="32"/>
          <w:szCs w:val="28"/>
        </w:rPr>
        <w:tab/>
      </w:r>
      <w:r w:rsidRPr="008B0A59">
        <w:rPr>
          <w:rFonts w:ascii="Times New Roman" w:hAnsi="Times New Roman" w:cs="Times New Roman"/>
          <w:i/>
          <w:sz w:val="32"/>
          <w:szCs w:val="28"/>
        </w:rPr>
        <w:t>System.out.println(c+" Is Big Number");</w:t>
      </w: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w:t>
      </w:r>
    </w:p>
    <w:p w:rsidR="003431E7" w:rsidRPr="008B0A59" w:rsidRDefault="003431E7" w:rsidP="00B76BD5">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3431E7" w:rsidRPr="008B0A59" w:rsidRDefault="003431E7" w:rsidP="00B76BD5">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w:t>
      </w:r>
    </w:p>
    <w:p w:rsidR="00B76BD5" w:rsidRPr="008B0A59" w:rsidRDefault="00B76BD5" w:rsidP="003431E7">
      <w:pPr>
        <w:spacing w:before="2" w:after="2" w:line="288" w:lineRule="exact"/>
        <w:rPr>
          <w:rFonts w:ascii="Times New Roman" w:hAnsi="Times New Roman" w:cs="Times New Roman"/>
          <w:sz w:val="28"/>
          <w:szCs w:val="28"/>
        </w:rPr>
      </w:pPr>
    </w:p>
    <w:p w:rsidR="003431E7" w:rsidRPr="008B0A59" w:rsidRDefault="003431E7" w:rsidP="003431E7">
      <w:pPr>
        <w:spacing w:before="2" w:after="2" w:line="288" w:lineRule="exact"/>
        <w:rPr>
          <w:rFonts w:ascii="Times New Roman" w:hAnsi="Times New Roman" w:cs="Times New Roman"/>
          <w:b/>
          <w:sz w:val="28"/>
          <w:szCs w:val="28"/>
          <w:u w:val="single"/>
        </w:rPr>
      </w:pPr>
      <w:r w:rsidRPr="008B0A59">
        <w:rPr>
          <w:rFonts w:ascii="Times New Roman" w:hAnsi="Times New Roman" w:cs="Times New Roman"/>
          <w:b/>
          <w:sz w:val="28"/>
          <w:szCs w:val="28"/>
          <w:u w:val="single"/>
        </w:rPr>
        <w:t>//wap to check whether the given character is vowel or not</w:t>
      </w:r>
    </w:p>
    <w:p w:rsidR="00B76BD5" w:rsidRPr="008B0A59" w:rsidRDefault="00B76BD5" w:rsidP="003431E7">
      <w:pPr>
        <w:spacing w:before="2" w:after="2" w:line="288" w:lineRule="exact"/>
        <w:rPr>
          <w:rFonts w:ascii="Times New Roman" w:hAnsi="Times New Roman" w:cs="Times New Roman"/>
          <w:sz w:val="28"/>
          <w:szCs w:val="28"/>
        </w:rPr>
      </w:pPr>
    </w:p>
    <w:p w:rsidR="003431E7" w:rsidRPr="008B0A59" w:rsidRDefault="003431E7" w:rsidP="00B76BD5">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import   java.io.*;</w:t>
      </w:r>
    </w:p>
    <w:p w:rsidR="003431E7" w:rsidRPr="008B0A59" w:rsidRDefault="003431E7" w:rsidP="00B76BD5">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class  IfDemo5{</w:t>
      </w:r>
    </w:p>
    <w:p w:rsidR="003431E7" w:rsidRPr="008B0A59" w:rsidRDefault="003431E7" w:rsidP="00B76BD5">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public  static  void  main(String  args[]) throws IOException{</w:t>
      </w:r>
    </w:p>
    <w:p w:rsidR="003431E7" w:rsidRPr="008B0A59" w:rsidRDefault="003431E7" w:rsidP="00B76BD5">
      <w:pPr>
        <w:spacing w:before="2" w:after="2" w:line="288" w:lineRule="exact"/>
        <w:ind w:left="1440"/>
        <w:rPr>
          <w:rFonts w:ascii="Times New Roman" w:hAnsi="Times New Roman" w:cs="Times New Roman"/>
          <w:i/>
          <w:sz w:val="24"/>
          <w:szCs w:val="28"/>
        </w:rPr>
      </w:pPr>
      <w:r w:rsidRPr="008B0A59">
        <w:rPr>
          <w:rFonts w:ascii="Times New Roman" w:hAnsi="Times New Roman" w:cs="Times New Roman"/>
          <w:i/>
          <w:sz w:val="24"/>
          <w:szCs w:val="28"/>
        </w:rPr>
        <w:t>BufferedReader  br  = new BufferedReader(new InputStreamReader(System.in));</w:t>
      </w:r>
    </w:p>
    <w:p w:rsidR="00B76BD5" w:rsidRPr="008B0A59" w:rsidRDefault="00B76BD5" w:rsidP="00B76BD5">
      <w:pPr>
        <w:spacing w:before="2" w:after="2" w:line="288" w:lineRule="exact"/>
        <w:ind w:left="1440"/>
        <w:rPr>
          <w:rFonts w:ascii="Times New Roman" w:hAnsi="Times New Roman" w:cs="Times New Roman"/>
          <w:i/>
          <w:sz w:val="24"/>
          <w:szCs w:val="28"/>
        </w:rPr>
      </w:pP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System.out.println("Enter Any Character");</w:t>
      </w: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char ch  = (char) br.read();</w:t>
      </w:r>
    </w:p>
    <w:p w:rsidR="00EB59CF" w:rsidRPr="008B0A59" w:rsidRDefault="00EB59CF" w:rsidP="00B76BD5">
      <w:pPr>
        <w:spacing w:before="2" w:after="2" w:line="288" w:lineRule="exact"/>
        <w:ind w:left="1440"/>
        <w:rPr>
          <w:rFonts w:ascii="Times New Roman" w:hAnsi="Times New Roman" w:cs="Times New Roman"/>
          <w:i/>
          <w:sz w:val="32"/>
          <w:szCs w:val="28"/>
        </w:rPr>
      </w:pP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if(ch=='a' || ch=='e' || ch=='i' || ch=='o' || ch=='u'){</w:t>
      </w:r>
    </w:p>
    <w:p w:rsidR="003431E7" w:rsidRPr="008B0A59" w:rsidRDefault="003431E7" w:rsidP="00EB59CF">
      <w:pPr>
        <w:spacing w:before="2" w:after="2" w:line="288" w:lineRule="exact"/>
        <w:ind w:left="1440" w:firstLine="720"/>
        <w:rPr>
          <w:rFonts w:ascii="Times New Roman" w:hAnsi="Times New Roman" w:cs="Times New Roman"/>
          <w:i/>
          <w:sz w:val="32"/>
          <w:szCs w:val="28"/>
        </w:rPr>
      </w:pPr>
      <w:r w:rsidRPr="008B0A59">
        <w:rPr>
          <w:rFonts w:ascii="Times New Roman" w:hAnsi="Times New Roman" w:cs="Times New Roman"/>
          <w:i/>
          <w:sz w:val="32"/>
          <w:szCs w:val="28"/>
        </w:rPr>
        <w:t xml:space="preserve">  System.out.println(" It Is Vowel");</w:t>
      </w: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}else{</w:t>
      </w:r>
    </w:p>
    <w:p w:rsidR="003431E7" w:rsidRPr="008B0A59" w:rsidRDefault="003431E7" w:rsidP="00EB59CF">
      <w:pPr>
        <w:spacing w:before="2" w:after="2" w:line="288" w:lineRule="exact"/>
        <w:ind w:left="1440" w:firstLine="720"/>
        <w:rPr>
          <w:rFonts w:ascii="Times New Roman" w:hAnsi="Times New Roman" w:cs="Times New Roman"/>
          <w:i/>
          <w:sz w:val="32"/>
          <w:szCs w:val="28"/>
        </w:rPr>
      </w:pPr>
      <w:r w:rsidRPr="008B0A59">
        <w:rPr>
          <w:rFonts w:ascii="Times New Roman" w:hAnsi="Times New Roman" w:cs="Times New Roman"/>
          <w:i/>
          <w:sz w:val="32"/>
          <w:szCs w:val="28"/>
        </w:rPr>
        <w:t>System.out.println(" It Is Not Vowel");</w:t>
      </w:r>
    </w:p>
    <w:p w:rsidR="003431E7" w:rsidRPr="008B0A59" w:rsidRDefault="003431E7" w:rsidP="00B76BD5">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w:t>
      </w:r>
    </w:p>
    <w:p w:rsidR="003431E7" w:rsidRPr="008B0A59" w:rsidRDefault="003431E7" w:rsidP="00B76BD5">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3431E7" w:rsidRPr="008B0A59" w:rsidRDefault="003431E7" w:rsidP="00B76BD5">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w:t>
      </w:r>
    </w:p>
    <w:p w:rsidR="00B76BD5" w:rsidRPr="008B0A59" w:rsidRDefault="00B76BD5" w:rsidP="00B76BD5">
      <w:pPr>
        <w:spacing w:before="2" w:after="2" w:line="288" w:lineRule="exact"/>
        <w:ind w:left="720"/>
        <w:rPr>
          <w:rFonts w:ascii="Times New Roman" w:hAnsi="Times New Roman" w:cs="Times New Roman"/>
          <w:i/>
          <w:sz w:val="32"/>
          <w:szCs w:val="28"/>
        </w:rPr>
      </w:pPr>
    </w:p>
    <w:p w:rsidR="00B76BD5" w:rsidRPr="008B0A59" w:rsidRDefault="00B76BD5" w:rsidP="003431E7">
      <w:pPr>
        <w:spacing w:before="2" w:after="2" w:line="288" w:lineRule="exact"/>
        <w:rPr>
          <w:rFonts w:ascii="Times New Roman" w:hAnsi="Times New Roman" w:cs="Times New Roman"/>
          <w:b/>
          <w:sz w:val="28"/>
          <w:szCs w:val="28"/>
          <w:u w:val="single"/>
        </w:rPr>
      </w:pPr>
      <w:r w:rsidRPr="008B0A59">
        <w:rPr>
          <w:rFonts w:ascii="Times New Roman" w:hAnsi="Times New Roman" w:cs="Times New Roman"/>
          <w:b/>
          <w:sz w:val="28"/>
          <w:szCs w:val="28"/>
          <w:u w:val="single"/>
        </w:rPr>
        <w:t>A</w:t>
      </w:r>
      <w:r w:rsidR="003431E7" w:rsidRPr="008B0A59">
        <w:rPr>
          <w:rFonts w:ascii="Times New Roman" w:hAnsi="Times New Roman" w:cs="Times New Roman"/>
          <w:b/>
          <w:sz w:val="28"/>
          <w:szCs w:val="28"/>
          <w:u w:val="single"/>
        </w:rPr>
        <w:t>ssignments</w:t>
      </w:r>
    </w:p>
    <w:p w:rsidR="003431E7" w:rsidRPr="008B0A59" w:rsidRDefault="003431E7" w:rsidP="003431E7">
      <w:pPr>
        <w:spacing w:before="2" w:after="2" w:line="288" w:lineRule="exact"/>
        <w:rPr>
          <w:rFonts w:ascii="Times New Roman" w:hAnsi="Times New Roman" w:cs="Times New Roman"/>
          <w:b/>
          <w:sz w:val="28"/>
          <w:szCs w:val="28"/>
          <w:u w:val="single"/>
        </w:rPr>
      </w:pPr>
      <w:r w:rsidRPr="008B0A59">
        <w:rPr>
          <w:rFonts w:ascii="Times New Roman" w:hAnsi="Times New Roman" w:cs="Times New Roman"/>
          <w:sz w:val="28"/>
          <w:szCs w:val="28"/>
        </w:rPr>
        <w:t>wap to check whether the user is eligible for voting or not</w:t>
      </w:r>
    </w:p>
    <w:p w:rsidR="003431E7" w:rsidRPr="008B0A59" w:rsidRDefault="003431E7" w:rsidP="003431E7">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wap to check whether the given number is multiple of 5 or not</w:t>
      </w:r>
    </w:p>
    <w:p w:rsidR="003431E7" w:rsidRPr="008B0A59" w:rsidRDefault="00B76BD5" w:rsidP="003431E7">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w</w:t>
      </w:r>
      <w:r w:rsidR="003431E7" w:rsidRPr="008B0A59">
        <w:rPr>
          <w:rFonts w:ascii="Times New Roman" w:hAnsi="Times New Roman" w:cs="Times New Roman"/>
          <w:sz w:val="28"/>
          <w:szCs w:val="28"/>
        </w:rPr>
        <w:t>ap to check whether the given character is alphabet or not</w:t>
      </w:r>
    </w:p>
    <w:p w:rsidR="003431E7" w:rsidRPr="008B0A59" w:rsidRDefault="003431E7" w:rsidP="003431E7">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wap to find bill amount  according to the following information</w:t>
      </w:r>
    </w:p>
    <w:tbl>
      <w:tblPr>
        <w:tblpPr w:leftFromText="180" w:rightFromText="180" w:vertAnchor="text" w:horzAnchor="margin" w:tblpXSpec="center" w:tblpY="123"/>
        <w:tblW w:w="0" w:type="auto"/>
        <w:tblLayout w:type="fixed"/>
        <w:tblLook w:val="0000" w:firstRow="0" w:lastRow="0" w:firstColumn="0" w:lastColumn="0" w:noHBand="0" w:noVBand="0"/>
      </w:tblPr>
      <w:tblGrid>
        <w:gridCol w:w="3662"/>
        <w:gridCol w:w="3712"/>
      </w:tblGrid>
      <w:tr w:rsidR="003431E7" w:rsidRPr="008B0A59" w:rsidTr="00B76BD5">
        <w:tc>
          <w:tcPr>
            <w:tcW w:w="3662" w:type="dxa"/>
            <w:tcBorders>
              <w:top w:val="single" w:sz="4" w:space="0" w:color="000000"/>
              <w:left w:val="single" w:sz="4" w:space="0" w:color="000000"/>
              <w:bottom w:val="single" w:sz="4" w:space="0" w:color="000000"/>
            </w:tcBorders>
            <w:shd w:val="clear" w:color="auto" w:fill="auto"/>
          </w:tcPr>
          <w:p w:rsidR="003431E7" w:rsidRPr="008B0A59" w:rsidRDefault="003431E7" w:rsidP="00B76BD5">
            <w:pPr>
              <w:snapToGrid w:val="0"/>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Amount</w:t>
            </w:r>
          </w:p>
        </w:tc>
        <w:tc>
          <w:tcPr>
            <w:tcW w:w="3712" w:type="dxa"/>
            <w:tcBorders>
              <w:top w:val="single" w:sz="4" w:space="0" w:color="000000"/>
              <w:left w:val="single" w:sz="4" w:space="0" w:color="000000"/>
              <w:bottom w:val="single" w:sz="4" w:space="0" w:color="000000"/>
              <w:right w:val="single" w:sz="4" w:space="0" w:color="000000"/>
            </w:tcBorders>
            <w:shd w:val="clear" w:color="auto" w:fill="auto"/>
          </w:tcPr>
          <w:p w:rsidR="003431E7" w:rsidRPr="008B0A59" w:rsidRDefault="003431E7" w:rsidP="00B76BD5">
            <w:pPr>
              <w:snapToGrid w:val="0"/>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Discount</w:t>
            </w:r>
          </w:p>
        </w:tc>
      </w:tr>
      <w:tr w:rsidR="003431E7" w:rsidRPr="008B0A59" w:rsidTr="00B76BD5">
        <w:tc>
          <w:tcPr>
            <w:tcW w:w="3662" w:type="dxa"/>
            <w:tcBorders>
              <w:top w:val="single" w:sz="4" w:space="0" w:color="000000"/>
              <w:left w:val="single" w:sz="4" w:space="0" w:color="000000"/>
              <w:bottom w:val="single" w:sz="4" w:space="0" w:color="000000"/>
            </w:tcBorders>
            <w:shd w:val="clear" w:color="auto" w:fill="auto"/>
          </w:tcPr>
          <w:p w:rsidR="003431E7" w:rsidRPr="008B0A59" w:rsidRDefault="003431E7" w:rsidP="00B76BD5">
            <w:pPr>
              <w:snapToGrid w:val="0"/>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&lt;5000</w:t>
            </w:r>
          </w:p>
        </w:tc>
        <w:tc>
          <w:tcPr>
            <w:tcW w:w="3712" w:type="dxa"/>
            <w:tcBorders>
              <w:top w:val="single" w:sz="4" w:space="0" w:color="000000"/>
              <w:left w:val="single" w:sz="4" w:space="0" w:color="000000"/>
              <w:bottom w:val="single" w:sz="4" w:space="0" w:color="000000"/>
              <w:right w:val="single" w:sz="4" w:space="0" w:color="000000"/>
            </w:tcBorders>
            <w:shd w:val="clear" w:color="auto" w:fill="auto"/>
          </w:tcPr>
          <w:p w:rsidR="003431E7" w:rsidRPr="008B0A59" w:rsidRDefault="003431E7" w:rsidP="00B76BD5">
            <w:pPr>
              <w:snapToGrid w:val="0"/>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10%</w:t>
            </w:r>
          </w:p>
        </w:tc>
      </w:tr>
      <w:tr w:rsidR="003431E7" w:rsidRPr="008B0A59" w:rsidTr="00B76BD5">
        <w:tc>
          <w:tcPr>
            <w:tcW w:w="3662" w:type="dxa"/>
            <w:tcBorders>
              <w:top w:val="single" w:sz="4" w:space="0" w:color="000000"/>
              <w:left w:val="single" w:sz="4" w:space="0" w:color="000000"/>
              <w:bottom w:val="single" w:sz="4" w:space="0" w:color="000000"/>
            </w:tcBorders>
            <w:shd w:val="clear" w:color="auto" w:fill="auto"/>
          </w:tcPr>
          <w:p w:rsidR="003431E7" w:rsidRPr="008B0A59" w:rsidRDefault="003431E7" w:rsidP="00B76BD5">
            <w:pPr>
              <w:snapToGrid w:val="0"/>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&gt;=5000 and &lt;10000</w:t>
            </w:r>
          </w:p>
        </w:tc>
        <w:tc>
          <w:tcPr>
            <w:tcW w:w="3712" w:type="dxa"/>
            <w:tcBorders>
              <w:top w:val="single" w:sz="4" w:space="0" w:color="000000"/>
              <w:left w:val="single" w:sz="4" w:space="0" w:color="000000"/>
              <w:bottom w:val="single" w:sz="4" w:space="0" w:color="000000"/>
              <w:right w:val="single" w:sz="4" w:space="0" w:color="000000"/>
            </w:tcBorders>
            <w:shd w:val="clear" w:color="auto" w:fill="auto"/>
          </w:tcPr>
          <w:p w:rsidR="003431E7" w:rsidRPr="008B0A59" w:rsidRDefault="003431E7" w:rsidP="00B76BD5">
            <w:pPr>
              <w:snapToGrid w:val="0"/>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15%</w:t>
            </w:r>
          </w:p>
        </w:tc>
      </w:tr>
      <w:tr w:rsidR="003431E7" w:rsidRPr="008B0A59" w:rsidTr="00B76BD5">
        <w:tc>
          <w:tcPr>
            <w:tcW w:w="3662" w:type="dxa"/>
            <w:tcBorders>
              <w:top w:val="single" w:sz="4" w:space="0" w:color="000000"/>
              <w:left w:val="single" w:sz="4" w:space="0" w:color="000000"/>
              <w:bottom w:val="single" w:sz="4" w:space="0" w:color="000000"/>
            </w:tcBorders>
            <w:shd w:val="clear" w:color="auto" w:fill="auto"/>
          </w:tcPr>
          <w:p w:rsidR="003431E7" w:rsidRPr="008B0A59" w:rsidRDefault="003431E7" w:rsidP="00B76BD5">
            <w:pPr>
              <w:snapToGrid w:val="0"/>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&gt;=10000  and  &lt;20000</w:t>
            </w:r>
          </w:p>
        </w:tc>
        <w:tc>
          <w:tcPr>
            <w:tcW w:w="3712" w:type="dxa"/>
            <w:tcBorders>
              <w:top w:val="single" w:sz="4" w:space="0" w:color="000000"/>
              <w:left w:val="single" w:sz="4" w:space="0" w:color="000000"/>
              <w:bottom w:val="single" w:sz="4" w:space="0" w:color="000000"/>
              <w:right w:val="single" w:sz="4" w:space="0" w:color="000000"/>
            </w:tcBorders>
            <w:shd w:val="clear" w:color="auto" w:fill="auto"/>
          </w:tcPr>
          <w:p w:rsidR="003431E7" w:rsidRPr="008B0A59" w:rsidRDefault="003431E7" w:rsidP="00B76BD5">
            <w:pPr>
              <w:snapToGrid w:val="0"/>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20%</w:t>
            </w:r>
          </w:p>
        </w:tc>
      </w:tr>
      <w:tr w:rsidR="003431E7" w:rsidRPr="008B0A59" w:rsidTr="00B76BD5">
        <w:tc>
          <w:tcPr>
            <w:tcW w:w="3662" w:type="dxa"/>
            <w:tcBorders>
              <w:top w:val="single" w:sz="4" w:space="0" w:color="000000"/>
              <w:left w:val="single" w:sz="4" w:space="0" w:color="000000"/>
              <w:bottom w:val="single" w:sz="4" w:space="0" w:color="000000"/>
            </w:tcBorders>
            <w:shd w:val="clear" w:color="auto" w:fill="auto"/>
          </w:tcPr>
          <w:p w:rsidR="003431E7" w:rsidRPr="008B0A59" w:rsidRDefault="003431E7" w:rsidP="00B76BD5">
            <w:pPr>
              <w:snapToGrid w:val="0"/>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&gt;=20000</w:t>
            </w:r>
          </w:p>
        </w:tc>
        <w:tc>
          <w:tcPr>
            <w:tcW w:w="3712" w:type="dxa"/>
            <w:tcBorders>
              <w:top w:val="single" w:sz="4" w:space="0" w:color="000000"/>
              <w:left w:val="single" w:sz="4" w:space="0" w:color="000000"/>
              <w:bottom w:val="single" w:sz="4" w:space="0" w:color="000000"/>
              <w:right w:val="single" w:sz="4" w:space="0" w:color="000000"/>
            </w:tcBorders>
            <w:shd w:val="clear" w:color="auto" w:fill="auto"/>
          </w:tcPr>
          <w:p w:rsidR="003431E7" w:rsidRPr="008B0A59" w:rsidRDefault="003431E7" w:rsidP="00B76BD5">
            <w:pPr>
              <w:snapToGrid w:val="0"/>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50%</w:t>
            </w:r>
          </w:p>
        </w:tc>
      </w:tr>
    </w:tbl>
    <w:p w:rsidR="003431E7" w:rsidRPr="008B0A59" w:rsidRDefault="003431E7" w:rsidP="003431E7">
      <w:pPr>
        <w:spacing w:before="2" w:after="2" w:line="288" w:lineRule="exact"/>
        <w:rPr>
          <w:rFonts w:ascii="Times New Roman" w:hAnsi="Times New Roman" w:cs="Times New Roman"/>
          <w:sz w:val="28"/>
          <w:szCs w:val="28"/>
        </w:rPr>
      </w:pPr>
    </w:p>
    <w:p w:rsidR="003431E7" w:rsidRPr="008B0A59" w:rsidRDefault="003431E7" w:rsidP="003431E7">
      <w:pPr>
        <w:spacing w:before="2" w:after="2" w:line="288" w:lineRule="exact"/>
        <w:rPr>
          <w:rFonts w:ascii="Times New Roman" w:hAnsi="Times New Roman" w:cs="Times New Roman"/>
          <w:sz w:val="28"/>
          <w:szCs w:val="28"/>
        </w:rPr>
      </w:pPr>
    </w:p>
    <w:p w:rsidR="003431E7" w:rsidRPr="008B0A59" w:rsidRDefault="003431E7" w:rsidP="003431E7">
      <w:pPr>
        <w:spacing w:before="2" w:after="2" w:line="288" w:lineRule="exact"/>
        <w:rPr>
          <w:rFonts w:ascii="Times New Roman" w:hAnsi="Times New Roman" w:cs="Times New Roman"/>
          <w:sz w:val="28"/>
          <w:szCs w:val="28"/>
        </w:rPr>
      </w:pPr>
    </w:p>
    <w:p w:rsidR="003431E7" w:rsidRPr="008B0A59" w:rsidRDefault="003431E7" w:rsidP="003431E7">
      <w:pPr>
        <w:spacing w:before="2" w:after="2" w:line="288" w:lineRule="exact"/>
        <w:rPr>
          <w:rFonts w:ascii="Times New Roman" w:hAnsi="Times New Roman" w:cs="Times New Roman"/>
          <w:sz w:val="28"/>
          <w:szCs w:val="28"/>
        </w:rPr>
      </w:pPr>
    </w:p>
    <w:p w:rsidR="003431E7" w:rsidRPr="008B0A59" w:rsidRDefault="003431E7" w:rsidP="003431E7">
      <w:pPr>
        <w:spacing w:before="2" w:after="2" w:line="288" w:lineRule="exact"/>
        <w:rPr>
          <w:rFonts w:ascii="Times New Roman" w:hAnsi="Times New Roman" w:cs="Times New Roman"/>
          <w:sz w:val="28"/>
          <w:szCs w:val="28"/>
        </w:rPr>
      </w:pPr>
    </w:p>
    <w:p w:rsidR="003431E7" w:rsidRPr="008B0A59" w:rsidRDefault="003431E7" w:rsidP="003431E7">
      <w:pPr>
        <w:spacing w:before="2" w:after="2" w:line="288" w:lineRule="exact"/>
        <w:rPr>
          <w:rFonts w:ascii="Times New Roman" w:hAnsi="Times New Roman" w:cs="Times New Roman"/>
          <w:sz w:val="28"/>
          <w:szCs w:val="28"/>
        </w:rPr>
      </w:pPr>
    </w:p>
    <w:p w:rsidR="003431E7" w:rsidRPr="008B0A59" w:rsidRDefault="003431E7" w:rsidP="003431E7">
      <w:pPr>
        <w:pBdr>
          <w:bottom w:val="double" w:sz="6" w:space="1" w:color="auto"/>
        </w:pBd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take  qty, rate and calculate amt, dis and finalbill</w:t>
      </w:r>
    </w:p>
    <w:p w:rsidR="004178F4" w:rsidRPr="008B0A59" w:rsidRDefault="00E2527D" w:rsidP="00EB59CF">
      <w:pPr>
        <w:pStyle w:val="Heading2"/>
        <w:pBdr>
          <w:bottom w:val="single" w:sz="8" w:space="0" w:color="auto"/>
        </w:pBdr>
        <w:shd w:val="clear" w:color="auto" w:fill="D9D9D9" w:themeFill="background1" w:themeFillShade="D9"/>
        <w:spacing w:before="0" w:after="369" w:line="461" w:lineRule="atLeast"/>
        <w:ind w:firstLine="720"/>
        <w:jc w:val="both"/>
        <w:rPr>
          <w:rFonts w:ascii="Times New Roman" w:hAnsi="Times New Roman" w:cs="Times New Roman"/>
          <w:i/>
          <w:color w:val="auto"/>
          <w:spacing w:val="-12"/>
          <w:sz w:val="44"/>
          <w:szCs w:val="28"/>
        </w:rPr>
      </w:pPr>
      <w:r w:rsidRPr="008B0A59">
        <w:rPr>
          <w:rFonts w:ascii="Times New Roman" w:hAnsi="Times New Roman" w:cs="Times New Roman"/>
          <w:i/>
          <w:color w:val="auto"/>
          <w:spacing w:val="-12"/>
          <w:sz w:val="44"/>
          <w:szCs w:val="28"/>
        </w:rPr>
        <w:t>J</w:t>
      </w:r>
      <w:r w:rsidR="004178F4" w:rsidRPr="008B0A59">
        <w:rPr>
          <w:rFonts w:ascii="Times New Roman" w:hAnsi="Times New Roman" w:cs="Times New Roman"/>
          <w:i/>
          <w:color w:val="auto"/>
          <w:spacing w:val="-12"/>
          <w:sz w:val="44"/>
          <w:szCs w:val="28"/>
        </w:rPr>
        <w:t>ava switch case</w:t>
      </w:r>
    </w:p>
    <w:p w:rsidR="00C07071" w:rsidRPr="008B0A59" w:rsidRDefault="00C07071" w:rsidP="00C07071">
      <w:pPr>
        <w:pStyle w:val="NormalWeb"/>
        <w:shd w:val="clear" w:color="auto" w:fill="FFFFFF"/>
        <w:spacing w:before="0" w:beforeAutospacing="0" w:after="0" w:afterAutospacing="0" w:line="432" w:lineRule="atLeast"/>
        <w:ind w:left="115" w:right="115"/>
        <w:jc w:val="both"/>
        <w:rPr>
          <w:sz w:val="28"/>
          <w:szCs w:val="28"/>
        </w:rPr>
      </w:pPr>
      <w:r w:rsidRPr="008B0A59">
        <w:rPr>
          <w:sz w:val="28"/>
          <w:szCs w:val="28"/>
        </w:rPr>
        <w:t>The</w:t>
      </w:r>
      <w:r w:rsidRPr="008B0A59">
        <w:rPr>
          <w:rStyle w:val="apple-converted-space"/>
          <w:sz w:val="28"/>
          <w:szCs w:val="28"/>
        </w:rPr>
        <w:t> </w:t>
      </w:r>
      <w:r w:rsidRPr="008B0A59">
        <w:rPr>
          <w:rStyle w:val="Strong"/>
          <w:sz w:val="28"/>
          <w:szCs w:val="28"/>
        </w:rPr>
        <w:t>switch</w:t>
      </w:r>
      <w:r w:rsidRPr="008B0A59">
        <w:rPr>
          <w:rStyle w:val="apple-converted-space"/>
          <w:sz w:val="28"/>
          <w:szCs w:val="28"/>
        </w:rPr>
        <w:t> </w:t>
      </w:r>
      <w:r w:rsidRPr="008B0A59">
        <w:rPr>
          <w:sz w:val="28"/>
          <w:szCs w:val="28"/>
        </w:rPr>
        <w:t>statement in java language is used to execute the code from multiple conditions or case. It is same like if else-if ladder statement.</w:t>
      </w:r>
    </w:p>
    <w:p w:rsidR="00C07071" w:rsidRPr="008B0A59" w:rsidRDefault="00C07071" w:rsidP="00C07071">
      <w:pPr>
        <w:pStyle w:val="NormalWeb"/>
        <w:shd w:val="clear" w:color="auto" w:fill="FFFFFF"/>
        <w:spacing w:before="192" w:beforeAutospacing="0" w:after="240" w:afterAutospacing="0" w:line="432" w:lineRule="atLeast"/>
        <w:ind w:left="115" w:right="115"/>
        <w:jc w:val="both"/>
        <w:rPr>
          <w:sz w:val="28"/>
          <w:szCs w:val="28"/>
        </w:rPr>
      </w:pPr>
      <w:r w:rsidRPr="008B0A59">
        <w:rPr>
          <w:sz w:val="28"/>
          <w:szCs w:val="28"/>
        </w:rPr>
        <w:t>A switch statement work with byte, short, char and int primitive data type, it also works with enumerated types and string.</w:t>
      </w:r>
    </w:p>
    <w:p w:rsidR="00420A8C" w:rsidRPr="008B0A59" w:rsidRDefault="00C07071" w:rsidP="00420A8C">
      <w:pPr>
        <w:rPr>
          <w:rFonts w:ascii="Times New Roman" w:hAnsi="Times New Roman" w:cs="Times New Roman"/>
          <w:sz w:val="28"/>
          <w:szCs w:val="28"/>
        </w:rPr>
      </w:pPr>
      <w:r w:rsidRPr="008B0A59">
        <w:rPr>
          <w:rFonts w:ascii="Times New Roman" w:hAnsi="Times New Roman" w:cs="Times New Roman"/>
          <w:noProof/>
          <w:sz w:val="28"/>
          <w:szCs w:val="28"/>
        </w:rPr>
        <w:lastRenderedPageBreak/>
        <w:drawing>
          <wp:inline distT="0" distB="0" distL="0" distR="0">
            <wp:extent cx="4667250" cy="4857115"/>
            <wp:effectExtent l="0" t="0" r="0" b="0"/>
            <wp:docPr id="33" name="Picture 33" descr="switch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witch case"/>
                    <pic:cNvPicPr>
                      <a:picLocks noChangeAspect="1" noChangeArrowheads="1"/>
                    </pic:cNvPicPr>
                  </pic:nvPicPr>
                  <pic:blipFill>
                    <a:blip r:embed="rId16"/>
                    <a:srcRect/>
                    <a:stretch>
                      <a:fillRect/>
                    </a:stretch>
                  </pic:blipFill>
                  <pic:spPr bwMode="auto">
                    <a:xfrm>
                      <a:off x="0" y="0"/>
                      <a:ext cx="4667250" cy="4857115"/>
                    </a:xfrm>
                    <a:prstGeom prst="rect">
                      <a:avLst/>
                    </a:prstGeom>
                    <a:noFill/>
                    <a:ln w="9525">
                      <a:noFill/>
                      <a:miter lim="800000"/>
                      <a:headEnd/>
                      <a:tailEnd/>
                    </a:ln>
                  </pic:spPr>
                </pic:pic>
              </a:graphicData>
            </a:graphic>
          </wp:inline>
        </w:drawing>
      </w:r>
    </w:p>
    <w:p w:rsidR="004178F4" w:rsidRPr="008B0A59" w:rsidRDefault="004178F4" w:rsidP="004178F4">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rPr>
      </w:pPr>
      <w:r w:rsidRPr="008B0A59">
        <w:rPr>
          <w:rFonts w:ascii="Times New Roman" w:hAnsi="Times New Roman" w:cs="Times New Roman"/>
          <w:bCs w:val="0"/>
          <w:color w:val="auto"/>
          <w:spacing w:val="-12"/>
          <w:sz w:val="28"/>
          <w:szCs w:val="28"/>
        </w:rPr>
        <w:t>Syntax : Switch Case in Java Programming</w:t>
      </w:r>
    </w:p>
    <w:p w:rsidR="004178F4" w:rsidRPr="008B0A59" w:rsidRDefault="004178F4" w:rsidP="00582FD5">
      <w:pPr>
        <w:numPr>
          <w:ilvl w:val="0"/>
          <w:numId w:val="10"/>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It is alternative to else-if ladder.</w:t>
      </w:r>
    </w:p>
    <w:p w:rsidR="004178F4" w:rsidRPr="008B0A59" w:rsidRDefault="004178F4" w:rsidP="00582FD5">
      <w:pPr>
        <w:numPr>
          <w:ilvl w:val="0"/>
          <w:numId w:val="10"/>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Switch Case Syntax is similar to –</w:t>
      </w:r>
      <w:r w:rsidRPr="008B0A59">
        <w:rPr>
          <w:rStyle w:val="apple-converted-space"/>
          <w:rFonts w:ascii="Times New Roman" w:hAnsi="Times New Roman" w:cs="Times New Roman"/>
          <w:sz w:val="28"/>
          <w:szCs w:val="28"/>
        </w:rPr>
        <w:t> </w:t>
      </w:r>
      <w:hyperlink r:id="rId17" w:tgtFrame="_blank" w:tooltip="Switch Case Statement in C" w:history="1">
        <w:r w:rsidRPr="008B0A59">
          <w:rPr>
            <w:rStyle w:val="Hyperlink"/>
            <w:rFonts w:ascii="Times New Roman" w:hAnsi="Times New Roman" w:cs="Times New Roman"/>
            <w:color w:val="auto"/>
            <w:sz w:val="28"/>
            <w:szCs w:val="28"/>
          </w:rPr>
          <w:t>C/C++ Switch</w:t>
        </w:r>
      </w:hyperlink>
      <w:r w:rsidRPr="008B0A59">
        <w:rPr>
          <w:rFonts w:ascii="Times New Roman" w:hAnsi="Times New Roman" w:cs="Times New Roman"/>
          <w:sz w:val="28"/>
          <w:szCs w:val="28"/>
        </w:rPr>
        <w:t>.</w:t>
      </w:r>
    </w:p>
    <w:p w:rsidR="004178F4" w:rsidRPr="008B0A59" w:rsidRDefault="004178F4" w:rsidP="00582FD5">
      <w:pPr>
        <w:numPr>
          <w:ilvl w:val="0"/>
          <w:numId w:val="10"/>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Switch allows you to choose a block of statements to run from a selection of code, based on the return value of an expression.</w:t>
      </w:r>
    </w:p>
    <w:p w:rsidR="004178F4" w:rsidRPr="008B0A59" w:rsidRDefault="004178F4" w:rsidP="00582FD5">
      <w:pPr>
        <w:numPr>
          <w:ilvl w:val="0"/>
          <w:numId w:val="10"/>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 xml:space="preserve">The expression used in the switch statement must return </w:t>
      </w:r>
      <w:r w:rsidRPr="008B0A59">
        <w:rPr>
          <w:rFonts w:ascii="Times New Roman" w:hAnsi="Times New Roman" w:cs="Times New Roman"/>
          <w:b/>
          <w:sz w:val="28"/>
          <w:szCs w:val="28"/>
        </w:rPr>
        <w:t>an</w:t>
      </w:r>
      <w:r w:rsidRPr="008B0A59">
        <w:rPr>
          <w:rStyle w:val="apple-converted-space"/>
          <w:rFonts w:ascii="Times New Roman" w:hAnsi="Times New Roman" w:cs="Times New Roman"/>
          <w:b/>
          <w:sz w:val="28"/>
          <w:szCs w:val="28"/>
        </w:rPr>
        <w:t> </w:t>
      </w:r>
      <w:r w:rsidRPr="008B0A59">
        <w:rPr>
          <w:rStyle w:val="Strong"/>
          <w:rFonts w:ascii="Times New Roman" w:hAnsi="Times New Roman" w:cs="Times New Roman"/>
          <w:sz w:val="28"/>
          <w:szCs w:val="28"/>
        </w:rPr>
        <w:t>int, a String, or an enumerated value</w:t>
      </w:r>
      <w:r w:rsidRPr="008B0A59">
        <w:rPr>
          <w:rFonts w:ascii="Times New Roman" w:hAnsi="Times New Roman" w:cs="Times New Roman"/>
          <w:sz w:val="28"/>
          <w:szCs w:val="28"/>
        </w:rPr>
        <w:t>.</w:t>
      </w:r>
    </w:p>
    <w:p w:rsidR="004178F4" w:rsidRPr="008B0A59" w:rsidRDefault="004178F4" w:rsidP="00E2527D">
      <w:pPr>
        <w:pStyle w:val="NormalWeb"/>
        <w:shd w:val="clear" w:color="auto" w:fill="FFFFFF"/>
        <w:spacing w:before="115" w:beforeAutospacing="0" w:after="115" w:afterAutospacing="0" w:line="276" w:lineRule="atLeast"/>
        <w:ind w:left="1440"/>
        <w:jc w:val="both"/>
        <w:rPr>
          <w:sz w:val="28"/>
          <w:szCs w:val="28"/>
        </w:rPr>
      </w:pPr>
      <w:r w:rsidRPr="008B0A59">
        <w:rPr>
          <w:noProof/>
          <w:sz w:val="28"/>
          <w:szCs w:val="28"/>
        </w:rPr>
        <w:lastRenderedPageBreak/>
        <w:drawing>
          <wp:inline distT="0" distB="0" distL="0" distR="0">
            <wp:extent cx="4133215" cy="3218815"/>
            <wp:effectExtent l="19050" t="0" r="635" b="0"/>
            <wp:docPr id="9" name="Picture 9" descr="How Switch Case works in Java Programming langu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Switch Case works in Java Programming language">
                      <a:hlinkClick r:id="rId18"/>
                    </pic:cNvPr>
                    <pic:cNvPicPr>
                      <a:picLocks noChangeAspect="1" noChangeArrowheads="1"/>
                    </pic:cNvPicPr>
                  </pic:nvPicPr>
                  <pic:blipFill>
                    <a:blip r:embed="rId19"/>
                    <a:srcRect/>
                    <a:stretch>
                      <a:fillRect/>
                    </a:stretch>
                  </pic:blipFill>
                  <pic:spPr bwMode="auto">
                    <a:xfrm>
                      <a:off x="0" y="0"/>
                      <a:ext cx="4133215" cy="3218815"/>
                    </a:xfrm>
                    <a:prstGeom prst="rect">
                      <a:avLst/>
                    </a:prstGeom>
                    <a:noFill/>
                    <a:ln w="9525">
                      <a:noFill/>
                      <a:miter lim="800000"/>
                      <a:headEnd/>
                      <a:tailEnd/>
                    </a:ln>
                  </pic:spPr>
                </pic:pic>
              </a:graphicData>
            </a:graphic>
          </wp:inline>
        </w:drawing>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switch (expression) {</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b/>
          <w:bCs/>
          <w:i/>
          <w:sz w:val="32"/>
          <w:szCs w:val="28"/>
        </w:rPr>
        <w:t>case</w:t>
      </w:r>
      <w:r w:rsidRPr="008B0A59">
        <w:rPr>
          <w:rFonts w:ascii="Times New Roman" w:hAnsi="Times New Roman" w:cs="Times New Roman"/>
          <w:i/>
          <w:sz w:val="32"/>
          <w:szCs w:val="28"/>
        </w:rPr>
        <w:t xml:space="preserve"> value_1 :</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statement(s);</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break</w:t>
      </w:r>
      <w:r w:rsidRPr="008B0A59">
        <w:rPr>
          <w:rFonts w:ascii="Times New Roman" w:hAnsi="Times New Roman" w:cs="Times New Roman"/>
          <w:i/>
          <w:sz w:val="32"/>
          <w:szCs w:val="28"/>
        </w:rPr>
        <w:t>;</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b/>
          <w:bCs/>
          <w:i/>
          <w:sz w:val="32"/>
          <w:szCs w:val="28"/>
        </w:rPr>
        <w:t>case</w:t>
      </w:r>
      <w:r w:rsidRPr="008B0A59">
        <w:rPr>
          <w:rFonts w:ascii="Times New Roman" w:hAnsi="Times New Roman" w:cs="Times New Roman"/>
          <w:i/>
          <w:sz w:val="32"/>
          <w:szCs w:val="28"/>
        </w:rPr>
        <w:t xml:space="preserve"> value_2 :</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statement(s);</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break</w:t>
      </w:r>
      <w:r w:rsidRPr="008B0A59">
        <w:rPr>
          <w:rFonts w:ascii="Times New Roman" w:hAnsi="Times New Roman" w:cs="Times New Roman"/>
          <w:i/>
          <w:sz w:val="32"/>
          <w:szCs w:val="28"/>
        </w:rPr>
        <w:t>;</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 . .</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b/>
          <w:bCs/>
          <w:i/>
          <w:sz w:val="32"/>
          <w:szCs w:val="28"/>
        </w:rPr>
        <w:t>case</w:t>
      </w:r>
      <w:r w:rsidRPr="008B0A59">
        <w:rPr>
          <w:rFonts w:ascii="Times New Roman" w:hAnsi="Times New Roman" w:cs="Times New Roman"/>
          <w:i/>
          <w:sz w:val="32"/>
          <w:szCs w:val="28"/>
        </w:rPr>
        <w:t xml:space="preserve"> value_n :</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statement(s);</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break</w:t>
      </w:r>
      <w:r w:rsidRPr="008B0A59">
        <w:rPr>
          <w:rFonts w:ascii="Times New Roman" w:hAnsi="Times New Roman" w:cs="Times New Roman"/>
          <w:i/>
          <w:sz w:val="32"/>
          <w:szCs w:val="28"/>
        </w:rPr>
        <w:t>;</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b/>
          <w:bCs/>
          <w:i/>
          <w:sz w:val="32"/>
          <w:szCs w:val="28"/>
        </w:rPr>
        <w:t>default</w:t>
      </w:r>
      <w:r w:rsidRPr="008B0A59">
        <w:rPr>
          <w:rFonts w:ascii="Times New Roman" w:hAnsi="Times New Roman" w:cs="Times New Roman"/>
          <w:i/>
          <w:sz w:val="32"/>
          <w:szCs w:val="28"/>
        </w:rPr>
        <w:t>:</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statement(s);</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w:t>
      </w:r>
    </w:p>
    <w:p w:rsidR="004178F4" w:rsidRPr="008B0A59" w:rsidRDefault="004178F4" w:rsidP="004178F4">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u w:val="single"/>
        </w:rPr>
      </w:pPr>
      <w:r w:rsidRPr="008B0A59">
        <w:rPr>
          <w:rFonts w:ascii="Times New Roman" w:hAnsi="Times New Roman" w:cs="Times New Roman"/>
          <w:bCs w:val="0"/>
          <w:color w:val="auto"/>
          <w:spacing w:val="-12"/>
          <w:sz w:val="28"/>
          <w:szCs w:val="28"/>
          <w:u w:val="single"/>
        </w:rPr>
        <w:lastRenderedPageBreak/>
        <w:t>Different Ways of Using Switch Case :</w:t>
      </w:r>
    </w:p>
    <w:p w:rsidR="004178F4" w:rsidRPr="008B0A59" w:rsidRDefault="004178F4" w:rsidP="004178F4">
      <w:pPr>
        <w:pStyle w:val="Heading3"/>
        <w:pBdr>
          <w:bottom w:val="single" w:sz="8" w:space="0" w:color="DEDEDE"/>
        </w:pBdr>
        <w:shd w:val="clear" w:color="auto" w:fill="FFFFFF"/>
        <w:spacing w:before="180" w:after="173" w:line="312" w:lineRule="atLeast"/>
        <w:jc w:val="both"/>
        <w:rPr>
          <w:rFonts w:ascii="Times New Roman" w:hAnsi="Times New Roman" w:cs="Times New Roman"/>
          <w:bCs w:val="0"/>
          <w:color w:val="auto"/>
          <w:sz w:val="28"/>
          <w:szCs w:val="28"/>
        </w:rPr>
      </w:pPr>
      <w:r w:rsidRPr="008B0A59">
        <w:rPr>
          <w:rFonts w:ascii="Times New Roman" w:hAnsi="Times New Roman" w:cs="Times New Roman"/>
          <w:bCs w:val="0"/>
          <w:color w:val="auto"/>
          <w:sz w:val="28"/>
          <w:szCs w:val="28"/>
        </w:rPr>
        <w:t>Way 1 : Switch Case Using Integer Case Label</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28"/>
          <w:szCs w:val="28"/>
        </w:rPr>
      </w:pPr>
      <w:r w:rsidRPr="008B0A59">
        <w:rPr>
          <w:rFonts w:ascii="Times New Roman" w:hAnsi="Times New Roman" w:cs="Times New Roman"/>
          <w:i/>
          <w:sz w:val="28"/>
          <w:szCs w:val="28"/>
        </w:rPr>
        <w:t>switch (i) {</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28"/>
          <w:szCs w:val="28"/>
        </w:rPr>
      </w:pPr>
      <w:r w:rsidRPr="008B0A59">
        <w:rPr>
          <w:rFonts w:ascii="Times New Roman" w:hAnsi="Times New Roman" w:cs="Times New Roman"/>
          <w:b/>
          <w:bCs/>
          <w:i/>
          <w:sz w:val="28"/>
          <w:szCs w:val="28"/>
        </w:rPr>
        <w:t>case</w:t>
      </w:r>
      <w:r w:rsidRPr="008B0A59">
        <w:rPr>
          <w:rFonts w:ascii="Times New Roman" w:hAnsi="Times New Roman" w:cs="Times New Roman"/>
          <w:i/>
          <w:sz w:val="28"/>
          <w:szCs w:val="28"/>
        </w:rPr>
        <w:t xml:space="preserve"> 1 :</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28"/>
          <w:szCs w:val="28"/>
        </w:rPr>
      </w:pPr>
      <w:r w:rsidRPr="008B0A59">
        <w:rPr>
          <w:rFonts w:ascii="Times New Roman" w:hAnsi="Times New Roman" w:cs="Times New Roman"/>
          <w:i/>
          <w:sz w:val="28"/>
          <w:szCs w:val="28"/>
        </w:rPr>
        <w:t xml:space="preserve">     </w:t>
      </w:r>
      <w:r w:rsidRPr="008B0A59">
        <w:rPr>
          <w:rFonts w:ascii="Times New Roman" w:hAnsi="Times New Roman" w:cs="Times New Roman"/>
          <w:b/>
          <w:bCs/>
          <w:i/>
          <w:sz w:val="28"/>
          <w:szCs w:val="28"/>
        </w:rPr>
        <w:t>System</w:t>
      </w:r>
      <w:r w:rsidRPr="008B0A59">
        <w:rPr>
          <w:rFonts w:ascii="Times New Roman" w:hAnsi="Times New Roman" w:cs="Times New Roman"/>
          <w:i/>
          <w:sz w:val="28"/>
          <w:szCs w:val="28"/>
        </w:rPr>
        <w:t>.out.println("One player is playing this game.");</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28"/>
          <w:szCs w:val="28"/>
        </w:rPr>
      </w:pPr>
      <w:r w:rsidRPr="008B0A59">
        <w:rPr>
          <w:rFonts w:ascii="Times New Roman" w:hAnsi="Times New Roman" w:cs="Times New Roman"/>
          <w:i/>
          <w:sz w:val="28"/>
          <w:szCs w:val="28"/>
        </w:rPr>
        <w:t xml:space="preserve">     </w:t>
      </w:r>
      <w:r w:rsidRPr="008B0A59">
        <w:rPr>
          <w:rFonts w:ascii="Times New Roman" w:hAnsi="Times New Roman" w:cs="Times New Roman"/>
          <w:b/>
          <w:bCs/>
          <w:i/>
          <w:sz w:val="28"/>
          <w:szCs w:val="28"/>
        </w:rPr>
        <w:t>break</w:t>
      </w:r>
      <w:r w:rsidRPr="008B0A59">
        <w:rPr>
          <w:rFonts w:ascii="Times New Roman" w:hAnsi="Times New Roman" w:cs="Times New Roman"/>
          <w:i/>
          <w:sz w:val="28"/>
          <w:szCs w:val="28"/>
        </w:rPr>
        <w:t>;</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28"/>
          <w:szCs w:val="28"/>
        </w:rPr>
      </w:pPr>
      <w:r w:rsidRPr="008B0A59">
        <w:rPr>
          <w:rFonts w:ascii="Times New Roman" w:hAnsi="Times New Roman" w:cs="Times New Roman"/>
          <w:b/>
          <w:bCs/>
          <w:i/>
          <w:sz w:val="28"/>
          <w:szCs w:val="28"/>
        </w:rPr>
        <w:t>case</w:t>
      </w:r>
      <w:r w:rsidRPr="008B0A59">
        <w:rPr>
          <w:rFonts w:ascii="Times New Roman" w:hAnsi="Times New Roman" w:cs="Times New Roman"/>
          <w:i/>
          <w:sz w:val="28"/>
          <w:szCs w:val="28"/>
        </w:rPr>
        <w:t xml:space="preserve"> 2 :</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28"/>
          <w:szCs w:val="28"/>
        </w:rPr>
      </w:pPr>
      <w:r w:rsidRPr="008B0A59">
        <w:rPr>
          <w:rFonts w:ascii="Times New Roman" w:hAnsi="Times New Roman" w:cs="Times New Roman"/>
          <w:i/>
          <w:sz w:val="28"/>
          <w:szCs w:val="28"/>
        </w:rPr>
        <w:t xml:space="preserve">     </w:t>
      </w:r>
      <w:r w:rsidRPr="008B0A59">
        <w:rPr>
          <w:rFonts w:ascii="Times New Roman" w:hAnsi="Times New Roman" w:cs="Times New Roman"/>
          <w:b/>
          <w:bCs/>
          <w:i/>
          <w:sz w:val="28"/>
          <w:szCs w:val="28"/>
        </w:rPr>
        <w:t>System</w:t>
      </w:r>
      <w:r w:rsidRPr="008B0A59">
        <w:rPr>
          <w:rFonts w:ascii="Times New Roman" w:hAnsi="Times New Roman" w:cs="Times New Roman"/>
          <w:i/>
          <w:sz w:val="28"/>
          <w:szCs w:val="28"/>
        </w:rPr>
        <w:t>.out.println("Two players are playing this game.");</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28"/>
          <w:szCs w:val="28"/>
        </w:rPr>
      </w:pPr>
      <w:r w:rsidRPr="008B0A59">
        <w:rPr>
          <w:rFonts w:ascii="Times New Roman" w:hAnsi="Times New Roman" w:cs="Times New Roman"/>
          <w:i/>
          <w:sz w:val="28"/>
          <w:szCs w:val="28"/>
        </w:rPr>
        <w:t xml:space="preserve">     </w:t>
      </w:r>
      <w:r w:rsidRPr="008B0A59">
        <w:rPr>
          <w:rFonts w:ascii="Times New Roman" w:hAnsi="Times New Roman" w:cs="Times New Roman"/>
          <w:b/>
          <w:bCs/>
          <w:i/>
          <w:sz w:val="28"/>
          <w:szCs w:val="28"/>
        </w:rPr>
        <w:t>break</w:t>
      </w:r>
      <w:r w:rsidRPr="008B0A59">
        <w:rPr>
          <w:rFonts w:ascii="Times New Roman" w:hAnsi="Times New Roman" w:cs="Times New Roman"/>
          <w:i/>
          <w:sz w:val="28"/>
          <w:szCs w:val="28"/>
        </w:rPr>
        <w:t>;</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28"/>
          <w:szCs w:val="28"/>
        </w:rPr>
      </w:pPr>
      <w:r w:rsidRPr="008B0A59">
        <w:rPr>
          <w:rFonts w:ascii="Times New Roman" w:hAnsi="Times New Roman" w:cs="Times New Roman"/>
          <w:b/>
          <w:bCs/>
          <w:i/>
          <w:sz w:val="28"/>
          <w:szCs w:val="28"/>
        </w:rPr>
        <w:t>case</w:t>
      </w:r>
      <w:r w:rsidRPr="008B0A59">
        <w:rPr>
          <w:rFonts w:ascii="Times New Roman" w:hAnsi="Times New Roman" w:cs="Times New Roman"/>
          <w:i/>
          <w:sz w:val="28"/>
          <w:szCs w:val="28"/>
        </w:rPr>
        <w:t xml:space="preserve"> 3 :</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28"/>
          <w:szCs w:val="28"/>
        </w:rPr>
      </w:pPr>
      <w:r w:rsidRPr="008B0A59">
        <w:rPr>
          <w:rFonts w:ascii="Times New Roman" w:hAnsi="Times New Roman" w:cs="Times New Roman"/>
          <w:i/>
          <w:sz w:val="28"/>
          <w:szCs w:val="28"/>
        </w:rPr>
        <w:t xml:space="preserve">     </w:t>
      </w:r>
      <w:r w:rsidRPr="008B0A59">
        <w:rPr>
          <w:rFonts w:ascii="Times New Roman" w:hAnsi="Times New Roman" w:cs="Times New Roman"/>
          <w:b/>
          <w:bCs/>
          <w:i/>
          <w:sz w:val="28"/>
          <w:szCs w:val="28"/>
        </w:rPr>
        <w:t>System</w:t>
      </w:r>
      <w:r w:rsidRPr="008B0A59">
        <w:rPr>
          <w:rFonts w:ascii="Times New Roman" w:hAnsi="Times New Roman" w:cs="Times New Roman"/>
          <w:i/>
          <w:sz w:val="28"/>
          <w:szCs w:val="28"/>
        </w:rPr>
        <w:t>.out.println("Three players are playing this game.");</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28"/>
          <w:szCs w:val="28"/>
        </w:rPr>
      </w:pPr>
      <w:r w:rsidRPr="008B0A59">
        <w:rPr>
          <w:rFonts w:ascii="Times New Roman" w:hAnsi="Times New Roman" w:cs="Times New Roman"/>
          <w:i/>
          <w:sz w:val="28"/>
          <w:szCs w:val="28"/>
        </w:rPr>
        <w:t xml:space="preserve">     </w:t>
      </w:r>
      <w:r w:rsidRPr="008B0A59">
        <w:rPr>
          <w:rFonts w:ascii="Times New Roman" w:hAnsi="Times New Roman" w:cs="Times New Roman"/>
          <w:b/>
          <w:bCs/>
          <w:i/>
          <w:sz w:val="28"/>
          <w:szCs w:val="28"/>
        </w:rPr>
        <w:t>break</w:t>
      </w:r>
      <w:r w:rsidRPr="008B0A59">
        <w:rPr>
          <w:rFonts w:ascii="Times New Roman" w:hAnsi="Times New Roman" w:cs="Times New Roman"/>
          <w:i/>
          <w:sz w:val="28"/>
          <w:szCs w:val="28"/>
        </w:rPr>
        <w:t>;</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28"/>
          <w:szCs w:val="28"/>
        </w:rPr>
      </w:pPr>
      <w:r w:rsidRPr="008B0A59">
        <w:rPr>
          <w:rFonts w:ascii="Times New Roman" w:hAnsi="Times New Roman" w:cs="Times New Roman"/>
          <w:b/>
          <w:bCs/>
          <w:i/>
          <w:sz w:val="28"/>
          <w:szCs w:val="28"/>
        </w:rPr>
        <w:t>default</w:t>
      </w:r>
      <w:r w:rsidRPr="008B0A59">
        <w:rPr>
          <w:rFonts w:ascii="Times New Roman" w:hAnsi="Times New Roman" w:cs="Times New Roman"/>
          <w:i/>
          <w:sz w:val="28"/>
          <w:szCs w:val="28"/>
        </w:rPr>
        <w:t>:</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28"/>
          <w:szCs w:val="28"/>
        </w:rPr>
      </w:pPr>
      <w:r w:rsidRPr="008B0A59">
        <w:rPr>
          <w:rFonts w:ascii="Times New Roman" w:hAnsi="Times New Roman" w:cs="Times New Roman"/>
          <w:i/>
          <w:sz w:val="28"/>
          <w:szCs w:val="28"/>
        </w:rPr>
        <w:t xml:space="preserve">     </w:t>
      </w:r>
      <w:r w:rsidRPr="008B0A59">
        <w:rPr>
          <w:rFonts w:ascii="Times New Roman" w:hAnsi="Times New Roman" w:cs="Times New Roman"/>
          <w:b/>
          <w:bCs/>
          <w:i/>
          <w:sz w:val="28"/>
          <w:szCs w:val="28"/>
        </w:rPr>
        <w:t>System</w:t>
      </w:r>
      <w:r w:rsidRPr="008B0A59">
        <w:rPr>
          <w:rFonts w:ascii="Times New Roman" w:hAnsi="Times New Roman" w:cs="Times New Roman"/>
          <w:i/>
          <w:sz w:val="28"/>
          <w:szCs w:val="28"/>
        </w:rPr>
        <w:t>.out.println("You did not enter a valid value.");</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28"/>
          <w:szCs w:val="28"/>
        </w:rPr>
      </w:pPr>
      <w:r w:rsidRPr="008B0A59">
        <w:rPr>
          <w:rFonts w:ascii="Times New Roman" w:hAnsi="Times New Roman" w:cs="Times New Roman"/>
          <w:i/>
          <w:sz w:val="28"/>
          <w:szCs w:val="28"/>
        </w:rPr>
        <w:t>}</w:t>
      </w:r>
    </w:p>
    <w:p w:rsidR="004178F4" w:rsidRPr="008B0A59" w:rsidRDefault="004178F4" w:rsidP="004178F4">
      <w:pPr>
        <w:pStyle w:val="Heading3"/>
        <w:pBdr>
          <w:bottom w:val="single" w:sz="8" w:space="0" w:color="DEDEDE"/>
        </w:pBdr>
        <w:shd w:val="clear" w:color="auto" w:fill="FFFFFF"/>
        <w:spacing w:before="180" w:after="173" w:line="312" w:lineRule="atLeast"/>
        <w:jc w:val="both"/>
        <w:rPr>
          <w:rFonts w:ascii="Times New Roman" w:hAnsi="Times New Roman" w:cs="Times New Roman"/>
          <w:bCs w:val="0"/>
          <w:color w:val="auto"/>
          <w:sz w:val="28"/>
          <w:szCs w:val="28"/>
          <w:u w:val="single"/>
        </w:rPr>
      </w:pPr>
      <w:r w:rsidRPr="008B0A59">
        <w:rPr>
          <w:rFonts w:ascii="Times New Roman" w:hAnsi="Times New Roman" w:cs="Times New Roman"/>
          <w:bCs w:val="0"/>
          <w:color w:val="auto"/>
          <w:sz w:val="28"/>
          <w:szCs w:val="28"/>
          <w:u w:val="single"/>
        </w:rPr>
        <w:t>Way 2 : Switch Using String</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String name = "Pritesh";</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switch (name) {</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b/>
          <w:bCs/>
          <w:i/>
          <w:sz w:val="32"/>
          <w:szCs w:val="28"/>
        </w:rPr>
        <w:t>case</w:t>
      </w:r>
      <w:r w:rsidRPr="008B0A59">
        <w:rPr>
          <w:rFonts w:ascii="Times New Roman" w:hAnsi="Times New Roman" w:cs="Times New Roman"/>
          <w:i/>
          <w:sz w:val="32"/>
          <w:szCs w:val="28"/>
        </w:rPr>
        <w:t xml:space="preserve"> "Pritesh" :</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System</w:t>
      </w:r>
      <w:r w:rsidRPr="008B0A59">
        <w:rPr>
          <w:rFonts w:ascii="Times New Roman" w:hAnsi="Times New Roman" w:cs="Times New Roman"/>
          <w:i/>
          <w:sz w:val="32"/>
          <w:szCs w:val="28"/>
        </w:rPr>
        <w:t>.out.println("One player is playing this game.");</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break</w:t>
      </w:r>
      <w:r w:rsidRPr="008B0A59">
        <w:rPr>
          <w:rFonts w:ascii="Times New Roman" w:hAnsi="Times New Roman" w:cs="Times New Roman"/>
          <w:i/>
          <w:sz w:val="32"/>
          <w:szCs w:val="28"/>
        </w:rPr>
        <w:t>;</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b/>
          <w:bCs/>
          <w:i/>
          <w:sz w:val="32"/>
          <w:szCs w:val="28"/>
        </w:rPr>
        <w:t>case</w:t>
      </w:r>
      <w:r w:rsidRPr="008B0A59">
        <w:rPr>
          <w:rFonts w:ascii="Times New Roman" w:hAnsi="Times New Roman" w:cs="Times New Roman"/>
          <w:i/>
          <w:sz w:val="32"/>
          <w:szCs w:val="28"/>
        </w:rPr>
        <w:t xml:space="preserve"> "Suraj" :</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System</w:t>
      </w:r>
      <w:r w:rsidRPr="008B0A59">
        <w:rPr>
          <w:rFonts w:ascii="Times New Roman" w:hAnsi="Times New Roman" w:cs="Times New Roman"/>
          <w:i/>
          <w:sz w:val="32"/>
          <w:szCs w:val="28"/>
        </w:rPr>
        <w:t>.out.println("Two players are playing this game.");</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break</w:t>
      </w:r>
      <w:r w:rsidRPr="008B0A59">
        <w:rPr>
          <w:rFonts w:ascii="Times New Roman" w:hAnsi="Times New Roman" w:cs="Times New Roman"/>
          <w:i/>
          <w:sz w:val="32"/>
          <w:szCs w:val="28"/>
        </w:rPr>
        <w:t>;</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b/>
          <w:bCs/>
          <w:i/>
          <w:sz w:val="32"/>
          <w:szCs w:val="28"/>
        </w:rPr>
        <w:t>case</w:t>
      </w:r>
      <w:r w:rsidRPr="008B0A59">
        <w:rPr>
          <w:rFonts w:ascii="Times New Roman" w:hAnsi="Times New Roman" w:cs="Times New Roman"/>
          <w:i/>
          <w:sz w:val="32"/>
          <w:szCs w:val="28"/>
        </w:rPr>
        <w:t xml:space="preserve"> "Raj" :</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System</w:t>
      </w:r>
      <w:r w:rsidRPr="008B0A59">
        <w:rPr>
          <w:rFonts w:ascii="Times New Roman" w:hAnsi="Times New Roman" w:cs="Times New Roman"/>
          <w:i/>
          <w:sz w:val="32"/>
          <w:szCs w:val="28"/>
        </w:rPr>
        <w:t>.out.println("Three players are playing this game.");</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break</w:t>
      </w:r>
      <w:r w:rsidRPr="008B0A59">
        <w:rPr>
          <w:rFonts w:ascii="Times New Roman" w:hAnsi="Times New Roman" w:cs="Times New Roman"/>
          <w:i/>
          <w:sz w:val="32"/>
          <w:szCs w:val="28"/>
        </w:rPr>
        <w:t>;</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b/>
          <w:bCs/>
          <w:i/>
          <w:sz w:val="32"/>
          <w:szCs w:val="28"/>
        </w:rPr>
        <w:lastRenderedPageBreak/>
        <w:t>default</w:t>
      </w:r>
      <w:r w:rsidRPr="008B0A59">
        <w:rPr>
          <w:rFonts w:ascii="Times New Roman" w:hAnsi="Times New Roman" w:cs="Times New Roman"/>
          <w:i/>
          <w:sz w:val="32"/>
          <w:szCs w:val="28"/>
        </w:rPr>
        <w:t>:</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System</w:t>
      </w:r>
      <w:r w:rsidRPr="008B0A59">
        <w:rPr>
          <w:rFonts w:ascii="Times New Roman" w:hAnsi="Times New Roman" w:cs="Times New Roman"/>
          <w:i/>
          <w:sz w:val="32"/>
          <w:szCs w:val="28"/>
        </w:rPr>
        <w:t>.out.println("You did not enter a valid value.");</w:t>
      </w:r>
    </w:p>
    <w:p w:rsidR="004178F4" w:rsidRPr="008B0A59" w:rsidRDefault="004178F4" w:rsidP="00E2527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w:t>
      </w:r>
    </w:p>
    <w:p w:rsidR="004178F4" w:rsidRPr="008B0A59" w:rsidRDefault="004178F4" w:rsidP="00E2527D">
      <w:pPr>
        <w:shd w:val="clear" w:color="auto" w:fill="FFFFFF"/>
        <w:spacing w:before="100" w:beforeAutospacing="1" w:after="100" w:afterAutospacing="1" w:line="276" w:lineRule="atLeast"/>
        <w:jc w:val="both"/>
        <w:rPr>
          <w:rFonts w:ascii="Times New Roman" w:hAnsi="Times New Roman" w:cs="Times New Roman"/>
          <w:sz w:val="28"/>
          <w:szCs w:val="28"/>
        </w:rPr>
      </w:pPr>
      <w:r w:rsidRPr="008B0A59">
        <w:rPr>
          <w:rFonts w:ascii="Times New Roman" w:hAnsi="Times New Roman" w:cs="Times New Roman"/>
          <w:sz w:val="28"/>
          <w:szCs w:val="28"/>
        </w:rPr>
        <w:t>If you are coming from C/C++ then you must understand this concept that – Java Supports String Inside Case Label.</w:t>
      </w:r>
    </w:p>
    <w:p w:rsidR="004178F4" w:rsidRPr="008B0A59" w:rsidRDefault="004178F4" w:rsidP="00E2527D">
      <w:pPr>
        <w:shd w:val="clear" w:color="auto" w:fill="FFFFFF"/>
        <w:spacing w:before="100" w:beforeAutospacing="1" w:after="100" w:afterAutospacing="1" w:line="276" w:lineRule="atLeast"/>
        <w:jc w:val="both"/>
        <w:rPr>
          <w:rFonts w:ascii="Times New Roman" w:hAnsi="Times New Roman" w:cs="Times New Roman"/>
          <w:sz w:val="28"/>
          <w:szCs w:val="28"/>
        </w:rPr>
      </w:pPr>
      <w:r w:rsidRPr="008B0A59">
        <w:rPr>
          <w:rFonts w:ascii="Times New Roman" w:hAnsi="Times New Roman" w:cs="Times New Roman"/>
          <w:sz w:val="28"/>
          <w:szCs w:val="28"/>
        </w:rPr>
        <w:t>Above program if used in C/C++ then it will give us compile time error.</w:t>
      </w:r>
    </w:p>
    <w:p w:rsidR="00581FB0" w:rsidRPr="008B0A59" w:rsidRDefault="00581FB0" w:rsidP="00E2527D">
      <w:pPr>
        <w:pStyle w:val="Heading2"/>
        <w:pBdr>
          <w:top w:val="single" w:sz="2" w:space="2" w:color="660000"/>
          <w:left w:val="single" w:sz="2" w:space="0" w:color="660000"/>
          <w:bottom w:val="single" w:sz="4" w:space="2" w:color="660000"/>
          <w:right w:val="single" w:sz="2" w:space="2" w:color="660000"/>
        </w:pBdr>
        <w:shd w:val="clear" w:color="auto" w:fill="D9D9D9" w:themeFill="background1" w:themeFillShade="D9"/>
        <w:spacing w:before="360" w:after="12" w:line="184" w:lineRule="atLeast"/>
        <w:ind w:left="12" w:right="12"/>
        <w:rPr>
          <w:rFonts w:ascii="Times New Roman" w:hAnsi="Times New Roman" w:cs="Times New Roman"/>
          <w:color w:val="auto"/>
          <w:sz w:val="28"/>
          <w:szCs w:val="28"/>
        </w:rPr>
      </w:pPr>
      <w:r w:rsidRPr="008B0A59">
        <w:rPr>
          <w:rFonts w:ascii="Times New Roman" w:hAnsi="Times New Roman" w:cs="Times New Roman"/>
          <w:color w:val="auto"/>
          <w:sz w:val="28"/>
          <w:szCs w:val="28"/>
        </w:rPr>
        <w:t>Purpose of switch: select one of many possible statements to execute</w:t>
      </w:r>
    </w:p>
    <w:p w:rsidR="00581FB0" w:rsidRPr="008B0A59" w:rsidRDefault="00E2527D" w:rsidP="00E2527D">
      <w:pPr>
        <w:pStyle w:val="NormalWeb"/>
        <w:shd w:val="clear" w:color="auto" w:fill="FFFFFF"/>
        <w:spacing w:before="120" w:beforeAutospacing="0" w:after="120" w:afterAutospacing="0" w:line="184" w:lineRule="atLeast"/>
        <w:ind w:firstLine="720"/>
        <w:rPr>
          <w:sz w:val="28"/>
          <w:szCs w:val="28"/>
        </w:rPr>
      </w:pPr>
      <w:r w:rsidRPr="008B0A59">
        <w:rPr>
          <w:sz w:val="28"/>
          <w:szCs w:val="28"/>
        </w:rPr>
        <w:t xml:space="preserve"> </w:t>
      </w:r>
      <w:r w:rsidR="00581FB0" w:rsidRPr="008B0A59">
        <w:rPr>
          <w:sz w:val="28"/>
          <w:szCs w:val="28"/>
        </w:rPr>
        <w:t>The</w:t>
      </w:r>
      <w:r w:rsidR="00581FB0" w:rsidRPr="008B0A59">
        <w:rPr>
          <w:rStyle w:val="apple-converted-space"/>
          <w:sz w:val="28"/>
          <w:szCs w:val="28"/>
        </w:rPr>
        <w:t> </w:t>
      </w:r>
      <w:r w:rsidR="00581FB0" w:rsidRPr="008B0A59">
        <w:rPr>
          <w:rStyle w:val="HTMLCode"/>
          <w:rFonts w:ascii="Times New Roman" w:eastAsiaTheme="majorEastAsia" w:hAnsi="Times New Roman" w:cs="Times New Roman"/>
          <w:sz w:val="28"/>
          <w:szCs w:val="28"/>
        </w:rPr>
        <w:t>if</w:t>
      </w:r>
      <w:r w:rsidR="00581FB0" w:rsidRPr="008B0A59">
        <w:rPr>
          <w:rStyle w:val="apple-converted-space"/>
          <w:sz w:val="28"/>
          <w:szCs w:val="28"/>
        </w:rPr>
        <w:t> </w:t>
      </w:r>
      <w:r w:rsidR="00581FB0" w:rsidRPr="008B0A59">
        <w:rPr>
          <w:sz w:val="28"/>
          <w:szCs w:val="28"/>
        </w:rPr>
        <w:t>statement allows you to select one of two sections of code to execute based on a boolean value (only two possible values). The</w:t>
      </w:r>
      <w:r w:rsidR="00581FB0" w:rsidRPr="008B0A59">
        <w:rPr>
          <w:rStyle w:val="apple-converted-space"/>
          <w:sz w:val="28"/>
          <w:szCs w:val="28"/>
        </w:rPr>
        <w:t> </w:t>
      </w:r>
      <w:r w:rsidR="00581FB0" w:rsidRPr="008B0A59">
        <w:rPr>
          <w:rStyle w:val="HTMLCode"/>
          <w:rFonts w:ascii="Times New Roman" w:eastAsiaTheme="majorEastAsia" w:hAnsi="Times New Roman" w:cs="Times New Roman"/>
          <w:sz w:val="28"/>
          <w:szCs w:val="28"/>
        </w:rPr>
        <w:t>switch</w:t>
      </w:r>
      <w:r w:rsidR="00581FB0" w:rsidRPr="008B0A59">
        <w:rPr>
          <w:rStyle w:val="apple-converted-space"/>
          <w:sz w:val="28"/>
          <w:szCs w:val="28"/>
        </w:rPr>
        <w:t> </w:t>
      </w:r>
      <w:r w:rsidR="00581FB0" w:rsidRPr="008B0A59">
        <w:rPr>
          <w:sz w:val="28"/>
          <w:szCs w:val="28"/>
        </w:rPr>
        <w:t>statement allows you to choose from many statements based on an integer (including</w:t>
      </w:r>
      <w:r w:rsidR="00581FB0" w:rsidRPr="008B0A59">
        <w:rPr>
          <w:rStyle w:val="apple-converted-space"/>
          <w:sz w:val="28"/>
          <w:szCs w:val="28"/>
        </w:rPr>
        <w:t> </w:t>
      </w:r>
      <w:r w:rsidR="00581FB0" w:rsidRPr="008B0A59">
        <w:rPr>
          <w:rStyle w:val="HTMLCode"/>
          <w:rFonts w:ascii="Times New Roman" w:eastAsiaTheme="majorEastAsia" w:hAnsi="Times New Roman" w:cs="Times New Roman"/>
          <w:sz w:val="28"/>
          <w:szCs w:val="28"/>
        </w:rPr>
        <w:t>char</w:t>
      </w:r>
      <w:r w:rsidR="00581FB0" w:rsidRPr="008B0A59">
        <w:rPr>
          <w:sz w:val="28"/>
          <w:szCs w:val="28"/>
        </w:rPr>
        <w:t>) or enum value.</w:t>
      </w:r>
    </w:p>
    <w:p w:rsidR="00581FB0" w:rsidRPr="008B0A59" w:rsidRDefault="00581FB0" w:rsidP="00581FB0">
      <w:pPr>
        <w:pStyle w:val="Heading3"/>
        <w:shd w:val="clear" w:color="auto" w:fill="FFFFFF"/>
        <w:spacing w:before="180" w:line="184" w:lineRule="atLeast"/>
        <w:rPr>
          <w:rFonts w:ascii="Times New Roman" w:hAnsi="Times New Roman" w:cs="Times New Roman"/>
          <w:color w:val="auto"/>
          <w:sz w:val="28"/>
          <w:szCs w:val="28"/>
        </w:rPr>
      </w:pPr>
      <w:r w:rsidRPr="008B0A59">
        <w:rPr>
          <w:rFonts w:ascii="Times New Roman" w:hAnsi="Times New Roman" w:cs="Times New Roman"/>
          <w:color w:val="auto"/>
          <w:sz w:val="28"/>
          <w:szCs w:val="28"/>
        </w:rPr>
        <w:t>Syntax example</w:t>
      </w:r>
    </w:p>
    <w:p w:rsidR="00581FB0" w:rsidRPr="008B0A59" w:rsidRDefault="00581FB0" w:rsidP="00581FB0">
      <w:pPr>
        <w:pStyle w:val="HTMLPreformatted"/>
        <w:pBdr>
          <w:top w:val="single" w:sz="6" w:space="2" w:color="auto"/>
          <w:left w:val="single" w:sz="6" w:space="2" w:color="auto"/>
          <w:bottom w:val="single" w:sz="24" w:space="2" w:color="auto"/>
          <w:right w:val="single" w:sz="24" w:space="2" w:color="auto"/>
        </w:pBdr>
        <w:shd w:val="clear" w:color="auto" w:fill="FFFFDD"/>
        <w:spacing w:before="120" w:after="120" w:line="184" w:lineRule="atLeast"/>
        <w:ind w:left="240"/>
        <w:rPr>
          <w:rFonts w:ascii="Times New Roman" w:hAnsi="Times New Roman" w:cs="Times New Roman"/>
          <w:i/>
          <w:sz w:val="32"/>
          <w:szCs w:val="28"/>
        </w:rPr>
      </w:pPr>
      <w:r w:rsidRPr="008B0A59">
        <w:rPr>
          <w:rFonts w:ascii="Times New Roman" w:hAnsi="Times New Roman" w:cs="Times New Roman"/>
          <w:b/>
          <w:bCs/>
          <w:i/>
          <w:sz w:val="32"/>
          <w:szCs w:val="28"/>
        </w:rPr>
        <w:t>switch</w:t>
      </w:r>
      <w:r w:rsidRPr="008B0A59">
        <w:rPr>
          <w:rFonts w:ascii="Times New Roman" w:hAnsi="Times New Roman" w:cs="Times New Roman"/>
          <w:i/>
          <w:sz w:val="32"/>
          <w:szCs w:val="28"/>
        </w:rPr>
        <w:t xml:space="preserve"> (</w:t>
      </w:r>
      <w:r w:rsidRPr="008B0A59">
        <w:rPr>
          <w:rFonts w:ascii="Times New Roman" w:hAnsi="Times New Roman" w:cs="Times New Roman"/>
          <w:i/>
          <w:iCs/>
          <w:sz w:val="32"/>
          <w:szCs w:val="28"/>
        </w:rPr>
        <w:t>expr</w:t>
      </w:r>
      <w:r w:rsidRPr="008B0A59">
        <w:rPr>
          <w:rFonts w:ascii="Times New Roman" w:hAnsi="Times New Roman" w:cs="Times New Roman"/>
          <w:i/>
          <w:sz w:val="32"/>
          <w:szCs w:val="28"/>
        </w:rPr>
        <w:t>) {</w:t>
      </w:r>
    </w:p>
    <w:p w:rsidR="00581FB0" w:rsidRPr="008B0A59" w:rsidRDefault="00581FB0" w:rsidP="00581FB0">
      <w:pPr>
        <w:pStyle w:val="HTMLPreformatted"/>
        <w:pBdr>
          <w:top w:val="single" w:sz="6" w:space="2" w:color="auto"/>
          <w:left w:val="single" w:sz="6" w:space="2" w:color="auto"/>
          <w:bottom w:val="single" w:sz="24" w:space="2" w:color="auto"/>
          <w:right w:val="single" w:sz="24" w:space="2" w:color="auto"/>
        </w:pBdr>
        <w:shd w:val="clear" w:color="auto" w:fill="FFFFDD"/>
        <w:spacing w:before="120" w:after="120" w:line="184" w:lineRule="atLeast"/>
        <w:ind w:left="240"/>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case</w:t>
      </w:r>
      <w:r w:rsidRPr="008B0A59">
        <w:rPr>
          <w:rFonts w:ascii="Times New Roman" w:hAnsi="Times New Roman" w:cs="Times New Roman"/>
          <w:i/>
          <w:sz w:val="32"/>
          <w:szCs w:val="28"/>
        </w:rPr>
        <w:t xml:space="preserve"> c1:</w:t>
      </w:r>
    </w:p>
    <w:p w:rsidR="00581FB0" w:rsidRPr="008B0A59" w:rsidRDefault="00581FB0" w:rsidP="00581FB0">
      <w:pPr>
        <w:pStyle w:val="HTMLPreformatted"/>
        <w:pBdr>
          <w:top w:val="single" w:sz="6" w:space="2" w:color="auto"/>
          <w:left w:val="single" w:sz="6" w:space="2" w:color="auto"/>
          <w:bottom w:val="single" w:sz="24" w:space="2" w:color="auto"/>
          <w:right w:val="single" w:sz="24" w:space="2" w:color="auto"/>
        </w:pBdr>
        <w:shd w:val="clear" w:color="auto" w:fill="FFFFDD"/>
        <w:spacing w:before="120" w:after="120" w:line="184" w:lineRule="atLeast"/>
        <w:ind w:left="240"/>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i/>
          <w:iCs/>
          <w:sz w:val="32"/>
          <w:szCs w:val="28"/>
        </w:rPr>
        <w:t>statements</w:t>
      </w:r>
      <w:r w:rsidRPr="008B0A59">
        <w:rPr>
          <w:rFonts w:ascii="Times New Roman" w:hAnsi="Times New Roman" w:cs="Times New Roman"/>
          <w:i/>
          <w:sz w:val="32"/>
          <w:szCs w:val="28"/>
        </w:rPr>
        <w:t xml:space="preserve"> // do these if expr == c1</w:t>
      </w:r>
    </w:p>
    <w:p w:rsidR="00581FB0" w:rsidRPr="008B0A59" w:rsidRDefault="00581FB0" w:rsidP="00581FB0">
      <w:pPr>
        <w:pStyle w:val="HTMLPreformatted"/>
        <w:pBdr>
          <w:top w:val="single" w:sz="6" w:space="2" w:color="auto"/>
          <w:left w:val="single" w:sz="6" w:space="2" w:color="auto"/>
          <w:bottom w:val="single" w:sz="24" w:space="2" w:color="auto"/>
          <w:right w:val="single" w:sz="24" w:space="2" w:color="auto"/>
        </w:pBdr>
        <w:shd w:val="clear" w:color="auto" w:fill="FFFFDD"/>
        <w:spacing w:before="120" w:after="120" w:line="184" w:lineRule="atLeast"/>
        <w:ind w:left="240"/>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break</w:t>
      </w:r>
      <w:r w:rsidRPr="008B0A59">
        <w:rPr>
          <w:rFonts w:ascii="Times New Roman" w:hAnsi="Times New Roman" w:cs="Times New Roman"/>
          <w:i/>
          <w:sz w:val="32"/>
          <w:szCs w:val="28"/>
        </w:rPr>
        <w:t>;</w:t>
      </w:r>
    </w:p>
    <w:p w:rsidR="00581FB0" w:rsidRPr="008B0A59" w:rsidRDefault="00581FB0" w:rsidP="00581FB0">
      <w:pPr>
        <w:pStyle w:val="HTMLPreformatted"/>
        <w:pBdr>
          <w:top w:val="single" w:sz="6" w:space="2" w:color="auto"/>
          <w:left w:val="single" w:sz="6" w:space="2" w:color="auto"/>
          <w:bottom w:val="single" w:sz="24" w:space="2" w:color="auto"/>
          <w:right w:val="single" w:sz="24" w:space="2" w:color="auto"/>
        </w:pBdr>
        <w:shd w:val="clear" w:color="auto" w:fill="FFFFDD"/>
        <w:spacing w:before="120" w:after="120" w:line="184" w:lineRule="atLeast"/>
        <w:ind w:left="240"/>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case</w:t>
      </w:r>
      <w:r w:rsidRPr="008B0A59">
        <w:rPr>
          <w:rFonts w:ascii="Times New Roman" w:hAnsi="Times New Roman" w:cs="Times New Roman"/>
          <w:i/>
          <w:sz w:val="32"/>
          <w:szCs w:val="28"/>
        </w:rPr>
        <w:t xml:space="preserve"> c2: </w:t>
      </w:r>
    </w:p>
    <w:p w:rsidR="00581FB0" w:rsidRPr="008B0A59" w:rsidRDefault="00581FB0" w:rsidP="00581FB0">
      <w:pPr>
        <w:pStyle w:val="HTMLPreformatted"/>
        <w:pBdr>
          <w:top w:val="single" w:sz="6" w:space="2" w:color="auto"/>
          <w:left w:val="single" w:sz="6" w:space="2" w:color="auto"/>
          <w:bottom w:val="single" w:sz="24" w:space="2" w:color="auto"/>
          <w:right w:val="single" w:sz="24" w:space="2" w:color="auto"/>
        </w:pBdr>
        <w:shd w:val="clear" w:color="auto" w:fill="FFFFDD"/>
        <w:spacing w:before="120" w:after="120" w:line="184" w:lineRule="atLeast"/>
        <w:ind w:left="240"/>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i/>
          <w:iCs/>
          <w:sz w:val="32"/>
          <w:szCs w:val="28"/>
        </w:rPr>
        <w:t>statements</w:t>
      </w:r>
      <w:r w:rsidRPr="008B0A59">
        <w:rPr>
          <w:rFonts w:ascii="Times New Roman" w:hAnsi="Times New Roman" w:cs="Times New Roman"/>
          <w:i/>
          <w:sz w:val="32"/>
          <w:szCs w:val="28"/>
        </w:rPr>
        <w:t xml:space="preserve"> // do these if expr == c2</w:t>
      </w:r>
    </w:p>
    <w:p w:rsidR="00581FB0" w:rsidRPr="008B0A59" w:rsidRDefault="00581FB0" w:rsidP="00581FB0">
      <w:pPr>
        <w:pStyle w:val="HTMLPreformatted"/>
        <w:pBdr>
          <w:top w:val="single" w:sz="6" w:space="2" w:color="auto"/>
          <w:left w:val="single" w:sz="6" w:space="2" w:color="auto"/>
          <w:bottom w:val="single" w:sz="24" w:space="2" w:color="auto"/>
          <w:right w:val="single" w:sz="24" w:space="2" w:color="auto"/>
        </w:pBdr>
        <w:shd w:val="clear" w:color="auto" w:fill="FFFFDD"/>
        <w:spacing w:before="120" w:after="120" w:line="184" w:lineRule="atLeast"/>
        <w:ind w:left="240"/>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break</w:t>
      </w:r>
      <w:r w:rsidRPr="008B0A59">
        <w:rPr>
          <w:rFonts w:ascii="Times New Roman" w:hAnsi="Times New Roman" w:cs="Times New Roman"/>
          <w:i/>
          <w:sz w:val="32"/>
          <w:szCs w:val="28"/>
        </w:rPr>
        <w:t>;</w:t>
      </w:r>
    </w:p>
    <w:p w:rsidR="00581FB0" w:rsidRPr="008B0A59" w:rsidRDefault="00581FB0" w:rsidP="00581FB0">
      <w:pPr>
        <w:pStyle w:val="HTMLPreformatted"/>
        <w:pBdr>
          <w:top w:val="single" w:sz="6" w:space="2" w:color="auto"/>
          <w:left w:val="single" w:sz="6" w:space="2" w:color="auto"/>
          <w:bottom w:val="single" w:sz="24" w:space="2" w:color="auto"/>
          <w:right w:val="single" w:sz="24" w:space="2" w:color="auto"/>
        </w:pBdr>
        <w:shd w:val="clear" w:color="auto" w:fill="FFFFDD"/>
        <w:spacing w:before="120" w:after="120" w:line="184" w:lineRule="atLeast"/>
        <w:ind w:left="240"/>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case</w:t>
      </w:r>
      <w:r w:rsidRPr="008B0A59">
        <w:rPr>
          <w:rFonts w:ascii="Times New Roman" w:hAnsi="Times New Roman" w:cs="Times New Roman"/>
          <w:i/>
          <w:sz w:val="32"/>
          <w:szCs w:val="28"/>
        </w:rPr>
        <w:t xml:space="preserve"> c2:</w:t>
      </w:r>
    </w:p>
    <w:p w:rsidR="00581FB0" w:rsidRPr="008B0A59" w:rsidRDefault="00581FB0" w:rsidP="00581FB0">
      <w:pPr>
        <w:pStyle w:val="HTMLPreformatted"/>
        <w:pBdr>
          <w:top w:val="single" w:sz="6" w:space="2" w:color="auto"/>
          <w:left w:val="single" w:sz="6" w:space="2" w:color="auto"/>
          <w:bottom w:val="single" w:sz="24" w:space="2" w:color="auto"/>
          <w:right w:val="single" w:sz="24" w:space="2" w:color="auto"/>
        </w:pBdr>
        <w:shd w:val="clear" w:color="auto" w:fill="FFFFDD"/>
        <w:spacing w:before="120" w:after="120" w:line="184" w:lineRule="atLeast"/>
        <w:ind w:left="240"/>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case</w:t>
      </w:r>
      <w:r w:rsidRPr="008B0A59">
        <w:rPr>
          <w:rFonts w:ascii="Times New Roman" w:hAnsi="Times New Roman" w:cs="Times New Roman"/>
          <w:i/>
          <w:sz w:val="32"/>
          <w:szCs w:val="28"/>
        </w:rPr>
        <w:t xml:space="preserve"> c3:</w:t>
      </w:r>
    </w:p>
    <w:p w:rsidR="00581FB0" w:rsidRPr="008B0A59" w:rsidRDefault="00581FB0" w:rsidP="00581FB0">
      <w:pPr>
        <w:pStyle w:val="HTMLPreformatted"/>
        <w:pBdr>
          <w:top w:val="single" w:sz="6" w:space="2" w:color="auto"/>
          <w:left w:val="single" w:sz="6" w:space="2" w:color="auto"/>
          <w:bottom w:val="single" w:sz="24" w:space="2" w:color="auto"/>
          <w:right w:val="single" w:sz="24" w:space="2" w:color="auto"/>
        </w:pBdr>
        <w:shd w:val="clear" w:color="auto" w:fill="FFFFDD"/>
        <w:spacing w:before="120" w:after="120" w:line="184" w:lineRule="atLeast"/>
        <w:ind w:left="240"/>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case</w:t>
      </w:r>
      <w:r w:rsidRPr="008B0A59">
        <w:rPr>
          <w:rFonts w:ascii="Times New Roman" w:hAnsi="Times New Roman" w:cs="Times New Roman"/>
          <w:i/>
          <w:sz w:val="32"/>
          <w:szCs w:val="28"/>
        </w:rPr>
        <w:t xml:space="preserve"> c4:         //  Cases can simply fall thru.</w:t>
      </w:r>
    </w:p>
    <w:p w:rsidR="00581FB0" w:rsidRPr="008B0A59" w:rsidRDefault="00581FB0" w:rsidP="00581FB0">
      <w:pPr>
        <w:pStyle w:val="HTMLPreformatted"/>
        <w:pBdr>
          <w:top w:val="single" w:sz="6" w:space="2" w:color="auto"/>
          <w:left w:val="single" w:sz="6" w:space="2" w:color="auto"/>
          <w:bottom w:val="single" w:sz="24" w:space="2" w:color="auto"/>
          <w:right w:val="single" w:sz="24" w:space="2" w:color="auto"/>
        </w:pBdr>
        <w:shd w:val="clear" w:color="auto" w:fill="FFFFDD"/>
        <w:spacing w:before="120" w:after="120" w:line="184" w:lineRule="atLeast"/>
        <w:ind w:left="240"/>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i/>
          <w:iCs/>
          <w:sz w:val="32"/>
          <w:szCs w:val="28"/>
        </w:rPr>
        <w:t>statements</w:t>
      </w:r>
      <w:r w:rsidRPr="008B0A59">
        <w:rPr>
          <w:rFonts w:ascii="Times New Roman" w:hAnsi="Times New Roman" w:cs="Times New Roman"/>
          <w:i/>
          <w:sz w:val="32"/>
          <w:szCs w:val="28"/>
        </w:rPr>
        <w:t xml:space="preserve"> // do these if expr ==  any of c's</w:t>
      </w:r>
    </w:p>
    <w:p w:rsidR="00581FB0" w:rsidRPr="008B0A59" w:rsidRDefault="00581FB0" w:rsidP="00581FB0">
      <w:pPr>
        <w:pStyle w:val="HTMLPreformatted"/>
        <w:pBdr>
          <w:top w:val="single" w:sz="6" w:space="2" w:color="auto"/>
          <w:left w:val="single" w:sz="6" w:space="2" w:color="auto"/>
          <w:bottom w:val="single" w:sz="24" w:space="2" w:color="auto"/>
          <w:right w:val="single" w:sz="24" w:space="2" w:color="auto"/>
        </w:pBdr>
        <w:shd w:val="clear" w:color="auto" w:fill="FFFFDD"/>
        <w:spacing w:before="120" w:after="120" w:line="184" w:lineRule="atLeast"/>
        <w:ind w:left="240"/>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break</w:t>
      </w:r>
      <w:r w:rsidRPr="008B0A59">
        <w:rPr>
          <w:rFonts w:ascii="Times New Roman" w:hAnsi="Times New Roman" w:cs="Times New Roman"/>
          <w:i/>
          <w:sz w:val="32"/>
          <w:szCs w:val="28"/>
        </w:rPr>
        <w:t>;</w:t>
      </w:r>
    </w:p>
    <w:p w:rsidR="00581FB0" w:rsidRPr="008B0A59" w:rsidRDefault="00581FB0" w:rsidP="00581FB0">
      <w:pPr>
        <w:pStyle w:val="HTMLPreformatted"/>
        <w:pBdr>
          <w:top w:val="single" w:sz="6" w:space="2" w:color="auto"/>
          <w:left w:val="single" w:sz="6" w:space="2" w:color="auto"/>
          <w:bottom w:val="single" w:sz="24" w:space="2" w:color="auto"/>
          <w:right w:val="single" w:sz="24" w:space="2" w:color="auto"/>
        </w:pBdr>
        <w:shd w:val="clear" w:color="auto" w:fill="FFFFDD"/>
        <w:spacing w:before="120" w:after="120" w:line="184" w:lineRule="atLeast"/>
        <w:ind w:left="240"/>
        <w:rPr>
          <w:rFonts w:ascii="Times New Roman" w:hAnsi="Times New Roman" w:cs="Times New Roman"/>
          <w:i/>
          <w:sz w:val="32"/>
          <w:szCs w:val="28"/>
        </w:rPr>
      </w:pPr>
      <w:r w:rsidRPr="008B0A59">
        <w:rPr>
          <w:rFonts w:ascii="Times New Roman" w:hAnsi="Times New Roman" w:cs="Times New Roman"/>
          <w:i/>
          <w:sz w:val="32"/>
          <w:szCs w:val="28"/>
        </w:rPr>
        <w:t xml:space="preserve">  . . .</w:t>
      </w:r>
    </w:p>
    <w:p w:rsidR="00581FB0" w:rsidRPr="008B0A59" w:rsidRDefault="00581FB0" w:rsidP="00581FB0">
      <w:pPr>
        <w:pStyle w:val="HTMLPreformatted"/>
        <w:pBdr>
          <w:top w:val="single" w:sz="6" w:space="2" w:color="auto"/>
          <w:left w:val="single" w:sz="6" w:space="2" w:color="auto"/>
          <w:bottom w:val="single" w:sz="24" w:space="2" w:color="auto"/>
          <w:right w:val="single" w:sz="24" w:space="2" w:color="auto"/>
        </w:pBdr>
        <w:shd w:val="clear" w:color="auto" w:fill="FFFFDD"/>
        <w:spacing w:before="120" w:after="120" w:line="184" w:lineRule="atLeast"/>
        <w:ind w:left="240"/>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default</w:t>
      </w:r>
      <w:r w:rsidRPr="008B0A59">
        <w:rPr>
          <w:rFonts w:ascii="Times New Roman" w:hAnsi="Times New Roman" w:cs="Times New Roman"/>
          <w:i/>
          <w:sz w:val="32"/>
          <w:szCs w:val="28"/>
        </w:rPr>
        <w:t>:</w:t>
      </w:r>
    </w:p>
    <w:p w:rsidR="00581FB0" w:rsidRPr="008B0A59" w:rsidRDefault="00581FB0" w:rsidP="00581FB0">
      <w:pPr>
        <w:pStyle w:val="HTMLPreformatted"/>
        <w:pBdr>
          <w:top w:val="single" w:sz="6" w:space="2" w:color="auto"/>
          <w:left w:val="single" w:sz="6" w:space="2" w:color="auto"/>
          <w:bottom w:val="single" w:sz="24" w:space="2" w:color="auto"/>
          <w:right w:val="single" w:sz="24" w:space="2" w:color="auto"/>
        </w:pBdr>
        <w:shd w:val="clear" w:color="auto" w:fill="FFFFDD"/>
        <w:spacing w:before="120" w:after="120" w:line="184" w:lineRule="atLeast"/>
        <w:ind w:left="240"/>
        <w:rPr>
          <w:rFonts w:ascii="Times New Roman" w:hAnsi="Times New Roman" w:cs="Times New Roman"/>
          <w:i/>
          <w:sz w:val="32"/>
          <w:szCs w:val="28"/>
        </w:rPr>
      </w:pPr>
      <w:r w:rsidRPr="008B0A59">
        <w:rPr>
          <w:rFonts w:ascii="Times New Roman" w:hAnsi="Times New Roman" w:cs="Times New Roman"/>
          <w:i/>
          <w:sz w:val="32"/>
          <w:szCs w:val="28"/>
        </w:rPr>
        <w:lastRenderedPageBreak/>
        <w:t xml:space="preserve">        </w:t>
      </w:r>
      <w:r w:rsidRPr="008B0A59">
        <w:rPr>
          <w:rFonts w:ascii="Times New Roman" w:hAnsi="Times New Roman" w:cs="Times New Roman"/>
          <w:i/>
          <w:iCs/>
          <w:sz w:val="32"/>
          <w:szCs w:val="28"/>
        </w:rPr>
        <w:t>statements</w:t>
      </w:r>
      <w:r w:rsidRPr="008B0A59">
        <w:rPr>
          <w:rFonts w:ascii="Times New Roman" w:hAnsi="Times New Roman" w:cs="Times New Roman"/>
          <w:i/>
          <w:sz w:val="32"/>
          <w:szCs w:val="28"/>
        </w:rPr>
        <w:t xml:space="preserve"> // do these if expr != any above</w:t>
      </w:r>
    </w:p>
    <w:p w:rsidR="00581FB0" w:rsidRPr="008B0A59" w:rsidRDefault="00581FB0" w:rsidP="00581FB0">
      <w:pPr>
        <w:pStyle w:val="HTMLPreformatted"/>
        <w:pBdr>
          <w:top w:val="single" w:sz="6" w:space="2" w:color="auto"/>
          <w:left w:val="single" w:sz="6" w:space="2" w:color="auto"/>
          <w:bottom w:val="single" w:sz="24" w:space="2" w:color="auto"/>
          <w:right w:val="single" w:sz="24" w:space="2" w:color="auto"/>
        </w:pBdr>
        <w:shd w:val="clear" w:color="auto" w:fill="FFFFDD"/>
        <w:spacing w:before="120" w:after="120" w:line="184" w:lineRule="atLeast"/>
        <w:ind w:left="240"/>
        <w:rPr>
          <w:rFonts w:ascii="Times New Roman" w:hAnsi="Times New Roman" w:cs="Times New Roman"/>
          <w:i/>
          <w:sz w:val="32"/>
          <w:szCs w:val="28"/>
        </w:rPr>
      </w:pPr>
      <w:r w:rsidRPr="008B0A59">
        <w:rPr>
          <w:rFonts w:ascii="Times New Roman" w:hAnsi="Times New Roman" w:cs="Times New Roman"/>
          <w:i/>
          <w:sz w:val="32"/>
          <w:szCs w:val="28"/>
        </w:rPr>
        <w:t>}</w:t>
      </w:r>
    </w:p>
    <w:p w:rsidR="00581FB0" w:rsidRPr="008B0A59" w:rsidRDefault="00581FB0" w:rsidP="00E2527D">
      <w:pPr>
        <w:pStyle w:val="Heading2"/>
        <w:pBdr>
          <w:top w:val="single" w:sz="2" w:space="2" w:color="660000"/>
          <w:left w:val="single" w:sz="2" w:space="0" w:color="660000"/>
          <w:bottom w:val="single" w:sz="4" w:space="2" w:color="660000"/>
          <w:right w:val="single" w:sz="2" w:space="2" w:color="660000"/>
        </w:pBdr>
        <w:shd w:val="clear" w:color="auto" w:fill="D9D9D9" w:themeFill="background1" w:themeFillShade="D9"/>
        <w:spacing w:before="360" w:after="12" w:line="184" w:lineRule="atLeast"/>
        <w:ind w:left="12" w:right="12"/>
        <w:rPr>
          <w:rFonts w:ascii="Times New Roman" w:hAnsi="Times New Roman" w:cs="Times New Roman"/>
          <w:color w:val="auto"/>
          <w:sz w:val="28"/>
          <w:szCs w:val="28"/>
        </w:rPr>
      </w:pPr>
      <w:r w:rsidRPr="008B0A59">
        <w:rPr>
          <w:rFonts w:ascii="Times New Roman" w:hAnsi="Times New Roman" w:cs="Times New Roman"/>
          <w:color w:val="auto"/>
          <w:sz w:val="28"/>
          <w:szCs w:val="28"/>
        </w:rPr>
        <w:t>Switch keywords</w:t>
      </w:r>
    </w:p>
    <w:p w:rsidR="00E2527D" w:rsidRPr="008B0A59" w:rsidRDefault="00E2527D" w:rsidP="00E2527D">
      <w:pPr>
        <w:shd w:val="clear" w:color="auto" w:fill="FFFFFF"/>
        <w:spacing w:line="184" w:lineRule="atLeast"/>
        <w:rPr>
          <w:rFonts w:ascii="Times New Roman" w:hAnsi="Times New Roman" w:cs="Times New Roman"/>
          <w:b/>
          <w:sz w:val="28"/>
          <w:szCs w:val="28"/>
        </w:rPr>
      </w:pPr>
      <w:r w:rsidRPr="008B0A59">
        <w:rPr>
          <w:rFonts w:ascii="Times New Roman" w:hAnsi="Times New Roman" w:cs="Times New Roman"/>
          <w:b/>
          <w:sz w:val="28"/>
          <w:szCs w:val="28"/>
        </w:rPr>
        <w:t>Switch</w:t>
      </w:r>
    </w:p>
    <w:p w:rsidR="00581FB0" w:rsidRPr="008B0A59" w:rsidRDefault="00581FB0" w:rsidP="00E2527D">
      <w:pPr>
        <w:shd w:val="clear" w:color="auto" w:fill="FFFFFF"/>
        <w:spacing w:line="184" w:lineRule="atLeast"/>
        <w:ind w:left="720"/>
        <w:rPr>
          <w:rFonts w:ascii="Times New Roman" w:hAnsi="Times New Roman" w:cs="Times New Roman"/>
          <w:b/>
          <w:bCs/>
          <w:sz w:val="28"/>
          <w:szCs w:val="28"/>
        </w:rPr>
      </w:pPr>
      <w:r w:rsidRPr="008B0A59">
        <w:rPr>
          <w:rFonts w:ascii="Times New Roman" w:hAnsi="Times New Roman" w:cs="Times New Roman"/>
          <w:sz w:val="28"/>
          <w:szCs w:val="28"/>
        </w:rPr>
        <w:t>The</w:t>
      </w:r>
      <w:r w:rsidRPr="008B0A59">
        <w:rPr>
          <w:rStyle w:val="apple-converted-space"/>
          <w:rFonts w:ascii="Times New Roman" w:hAnsi="Times New Roman" w:cs="Times New Roman"/>
          <w:sz w:val="28"/>
          <w:szCs w:val="28"/>
        </w:rPr>
        <w:t> </w:t>
      </w:r>
      <w:r w:rsidRPr="008B0A59">
        <w:rPr>
          <w:rStyle w:val="HTMLCode"/>
          <w:rFonts w:ascii="Times New Roman" w:eastAsiaTheme="majorEastAsia" w:hAnsi="Times New Roman" w:cs="Times New Roman"/>
          <w:sz w:val="28"/>
          <w:szCs w:val="28"/>
        </w:rPr>
        <w:t>switch</w:t>
      </w:r>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keyword is followed by a parenthesized integer expression, which is followed by the</w:t>
      </w:r>
      <w:r w:rsidRPr="008B0A59">
        <w:rPr>
          <w:rStyle w:val="apple-converted-space"/>
          <w:rFonts w:ascii="Times New Roman" w:hAnsi="Times New Roman" w:cs="Times New Roman"/>
          <w:sz w:val="28"/>
          <w:szCs w:val="28"/>
        </w:rPr>
        <w:t> </w:t>
      </w:r>
      <w:r w:rsidRPr="008B0A59">
        <w:rPr>
          <w:rFonts w:ascii="Times New Roman" w:hAnsi="Times New Roman" w:cs="Times New Roman"/>
          <w:i/>
          <w:iCs/>
          <w:sz w:val="28"/>
          <w:szCs w:val="28"/>
        </w:rPr>
        <w:t>cases</w:t>
      </w:r>
      <w:r w:rsidRPr="008B0A59">
        <w:rPr>
          <w:rFonts w:ascii="Times New Roman" w:hAnsi="Times New Roman" w:cs="Times New Roman"/>
          <w:sz w:val="28"/>
          <w:szCs w:val="28"/>
        </w:rPr>
        <w:t>, all enclosed in braces.. The switch statement executes the case corresponding to the value of the expression. Normally the code in a case clause ends with a</w:t>
      </w:r>
      <w:r w:rsidRPr="008B0A59">
        <w:rPr>
          <w:rStyle w:val="apple-converted-space"/>
          <w:rFonts w:ascii="Times New Roman" w:hAnsi="Times New Roman" w:cs="Times New Roman"/>
          <w:sz w:val="28"/>
          <w:szCs w:val="28"/>
        </w:rPr>
        <w:t> </w:t>
      </w:r>
      <w:r w:rsidRPr="008B0A59">
        <w:rPr>
          <w:rStyle w:val="HTMLCode"/>
          <w:rFonts w:ascii="Times New Roman" w:eastAsiaTheme="majorEastAsia" w:hAnsi="Times New Roman" w:cs="Times New Roman"/>
          <w:sz w:val="28"/>
          <w:szCs w:val="28"/>
        </w:rPr>
        <w:t>break</w:t>
      </w:r>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statement, which exits the switch statement and continues with the statement following the switch. If there is no corresponding case value, the</w:t>
      </w:r>
      <w:r w:rsidRPr="008B0A59">
        <w:rPr>
          <w:rStyle w:val="apple-converted-space"/>
          <w:rFonts w:ascii="Times New Roman" w:hAnsi="Times New Roman" w:cs="Times New Roman"/>
          <w:sz w:val="28"/>
          <w:szCs w:val="28"/>
        </w:rPr>
        <w:t> </w:t>
      </w:r>
      <w:r w:rsidRPr="008B0A59">
        <w:rPr>
          <w:rStyle w:val="HTMLCode"/>
          <w:rFonts w:ascii="Times New Roman" w:eastAsiaTheme="majorEastAsia" w:hAnsi="Times New Roman" w:cs="Times New Roman"/>
          <w:sz w:val="28"/>
          <w:szCs w:val="28"/>
        </w:rPr>
        <w:t>default</w:t>
      </w:r>
      <w:r w:rsidR="00E2527D" w:rsidRPr="008B0A59">
        <w:rPr>
          <w:rStyle w:val="HTMLCode"/>
          <w:rFonts w:ascii="Times New Roman" w:eastAsiaTheme="majorEastAsia" w:hAnsi="Times New Roman" w:cs="Times New Roman"/>
          <w:sz w:val="28"/>
          <w:szCs w:val="28"/>
        </w:rPr>
        <w:t xml:space="preserve"> </w:t>
      </w:r>
      <w:r w:rsidRPr="008B0A59">
        <w:rPr>
          <w:rFonts w:ascii="Times New Roman" w:hAnsi="Times New Roman" w:cs="Times New Roman"/>
          <w:sz w:val="28"/>
          <w:szCs w:val="28"/>
        </w:rPr>
        <w:t>clause is executed. If no case matched and there is no default clause, execution continues after the end of the switch statement.</w:t>
      </w:r>
    </w:p>
    <w:p w:rsidR="00581FB0" w:rsidRPr="008B0A59" w:rsidRDefault="00581FB0" w:rsidP="00581FB0">
      <w:pPr>
        <w:shd w:val="clear" w:color="auto" w:fill="FFFFFF"/>
        <w:spacing w:line="184" w:lineRule="atLeast"/>
        <w:rPr>
          <w:rFonts w:ascii="Times New Roman" w:hAnsi="Times New Roman" w:cs="Times New Roman"/>
          <w:b/>
          <w:bCs/>
          <w:sz w:val="28"/>
          <w:szCs w:val="28"/>
        </w:rPr>
      </w:pPr>
      <w:r w:rsidRPr="008B0A59">
        <w:rPr>
          <w:rFonts w:ascii="Times New Roman" w:hAnsi="Times New Roman" w:cs="Times New Roman"/>
          <w:b/>
          <w:bCs/>
          <w:sz w:val="28"/>
          <w:szCs w:val="28"/>
        </w:rPr>
        <w:t>case</w:t>
      </w:r>
    </w:p>
    <w:p w:rsidR="00581FB0" w:rsidRPr="008B0A59" w:rsidRDefault="00581FB0" w:rsidP="00581FB0">
      <w:pPr>
        <w:shd w:val="clear" w:color="auto" w:fill="FFFFFF"/>
        <w:spacing w:line="184" w:lineRule="atLeast"/>
        <w:ind w:left="720"/>
        <w:rPr>
          <w:rFonts w:ascii="Times New Roman" w:hAnsi="Times New Roman" w:cs="Times New Roman"/>
          <w:sz w:val="28"/>
          <w:szCs w:val="28"/>
        </w:rPr>
      </w:pPr>
      <w:r w:rsidRPr="008B0A59">
        <w:rPr>
          <w:rFonts w:ascii="Times New Roman" w:hAnsi="Times New Roman" w:cs="Times New Roman"/>
          <w:sz w:val="28"/>
          <w:szCs w:val="28"/>
        </w:rPr>
        <w:t>The case keyword is followed by an integer constant and a colon. This begins the statements that are executed when the switch expression has that case value.</w:t>
      </w:r>
    </w:p>
    <w:p w:rsidR="00581FB0" w:rsidRPr="008B0A59" w:rsidRDefault="00581FB0" w:rsidP="00581FB0">
      <w:pPr>
        <w:shd w:val="clear" w:color="auto" w:fill="FFFFFF"/>
        <w:spacing w:line="184" w:lineRule="atLeast"/>
        <w:rPr>
          <w:rFonts w:ascii="Times New Roman" w:hAnsi="Times New Roman" w:cs="Times New Roman"/>
          <w:b/>
          <w:bCs/>
          <w:sz w:val="28"/>
          <w:szCs w:val="28"/>
        </w:rPr>
      </w:pPr>
      <w:r w:rsidRPr="008B0A59">
        <w:rPr>
          <w:rFonts w:ascii="Times New Roman" w:hAnsi="Times New Roman" w:cs="Times New Roman"/>
          <w:b/>
          <w:bCs/>
          <w:sz w:val="28"/>
          <w:szCs w:val="28"/>
        </w:rPr>
        <w:t>default</w:t>
      </w:r>
    </w:p>
    <w:p w:rsidR="00581FB0" w:rsidRPr="008B0A59" w:rsidRDefault="00581FB0" w:rsidP="00581FB0">
      <w:pPr>
        <w:shd w:val="clear" w:color="auto" w:fill="FFFFFF"/>
        <w:spacing w:line="184" w:lineRule="atLeast"/>
        <w:ind w:left="720"/>
        <w:rPr>
          <w:rFonts w:ascii="Times New Roman" w:hAnsi="Times New Roman" w:cs="Times New Roman"/>
          <w:sz w:val="28"/>
          <w:szCs w:val="28"/>
        </w:rPr>
      </w:pPr>
      <w:r w:rsidRPr="008B0A59">
        <w:rPr>
          <w:rFonts w:ascii="Times New Roman" w:hAnsi="Times New Roman" w:cs="Times New Roman"/>
          <w:sz w:val="28"/>
          <w:szCs w:val="28"/>
        </w:rPr>
        <w:t>If no case value matches the switch expression value, execution continues at the default clause. This is the equivalent of the "else" for the switch statement. It is written after the last case be convention, and typically isn't followed by</w:t>
      </w:r>
      <w:r w:rsidRPr="008B0A59">
        <w:rPr>
          <w:rStyle w:val="apple-converted-space"/>
          <w:rFonts w:ascii="Times New Roman" w:hAnsi="Times New Roman" w:cs="Times New Roman"/>
          <w:sz w:val="28"/>
          <w:szCs w:val="28"/>
        </w:rPr>
        <w:t> </w:t>
      </w:r>
      <w:r w:rsidRPr="008B0A59">
        <w:rPr>
          <w:rStyle w:val="HTMLCode"/>
          <w:rFonts w:ascii="Times New Roman" w:eastAsiaTheme="majorEastAsia" w:hAnsi="Times New Roman" w:cs="Times New Roman"/>
          <w:sz w:val="28"/>
          <w:szCs w:val="28"/>
        </w:rPr>
        <w:t>break</w:t>
      </w:r>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because execution just continues out the bottom of switch if this is the last clause.</w:t>
      </w:r>
    </w:p>
    <w:p w:rsidR="00581FB0" w:rsidRPr="008B0A59" w:rsidRDefault="00581FB0" w:rsidP="00581FB0">
      <w:pPr>
        <w:shd w:val="clear" w:color="auto" w:fill="FFFFFF"/>
        <w:spacing w:line="184" w:lineRule="atLeast"/>
        <w:rPr>
          <w:rFonts w:ascii="Times New Roman" w:hAnsi="Times New Roman" w:cs="Times New Roman"/>
          <w:b/>
          <w:bCs/>
          <w:sz w:val="28"/>
          <w:szCs w:val="28"/>
        </w:rPr>
      </w:pPr>
      <w:r w:rsidRPr="008B0A59">
        <w:rPr>
          <w:rFonts w:ascii="Times New Roman" w:hAnsi="Times New Roman" w:cs="Times New Roman"/>
          <w:b/>
          <w:bCs/>
          <w:sz w:val="28"/>
          <w:szCs w:val="28"/>
        </w:rPr>
        <w:t>break</w:t>
      </w:r>
    </w:p>
    <w:p w:rsidR="00581FB0" w:rsidRPr="008B0A59" w:rsidRDefault="00581FB0" w:rsidP="00581FB0">
      <w:pPr>
        <w:shd w:val="clear" w:color="auto" w:fill="FFFFFF"/>
        <w:spacing w:line="184" w:lineRule="atLeast"/>
        <w:ind w:left="720"/>
        <w:rPr>
          <w:rFonts w:ascii="Times New Roman" w:hAnsi="Times New Roman" w:cs="Times New Roman"/>
          <w:sz w:val="28"/>
          <w:szCs w:val="28"/>
        </w:rPr>
      </w:pPr>
      <w:r w:rsidRPr="008B0A59">
        <w:rPr>
          <w:rFonts w:ascii="Times New Roman" w:hAnsi="Times New Roman" w:cs="Times New Roman"/>
          <w:sz w:val="28"/>
          <w:szCs w:val="28"/>
        </w:rPr>
        <w:t>The</w:t>
      </w:r>
      <w:r w:rsidRPr="008B0A59">
        <w:rPr>
          <w:rStyle w:val="apple-converted-space"/>
          <w:rFonts w:ascii="Times New Roman" w:hAnsi="Times New Roman" w:cs="Times New Roman"/>
          <w:sz w:val="28"/>
          <w:szCs w:val="28"/>
        </w:rPr>
        <w:t> </w:t>
      </w:r>
      <w:r w:rsidRPr="008B0A59">
        <w:rPr>
          <w:rStyle w:val="HTMLCode"/>
          <w:rFonts w:ascii="Times New Roman" w:eastAsiaTheme="majorEastAsia" w:hAnsi="Times New Roman" w:cs="Times New Roman"/>
          <w:sz w:val="28"/>
          <w:szCs w:val="28"/>
        </w:rPr>
        <w:t>break</w:t>
      </w:r>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statement causes execution to exit to the statement after the end of the switch. If there is no break, execution flows thru into the next case. Flowing directly into the next case is almost always an error.</w:t>
      </w:r>
    </w:p>
    <w:p w:rsidR="00581FB0" w:rsidRPr="008B0A59" w:rsidRDefault="00581FB0" w:rsidP="00E2527D">
      <w:pPr>
        <w:pStyle w:val="Heading2"/>
        <w:pBdr>
          <w:top w:val="single" w:sz="2" w:space="2" w:color="660000"/>
          <w:left w:val="single" w:sz="2" w:space="0" w:color="660000"/>
          <w:bottom w:val="single" w:sz="4" w:space="2" w:color="660000"/>
          <w:right w:val="single" w:sz="2" w:space="2" w:color="660000"/>
        </w:pBdr>
        <w:shd w:val="clear" w:color="auto" w:fill="D9D9D9" w:themeFill="background1" w:themeFillShade="D9"/>
        <w:spacing w:before="360" w:after="12" w:line="184" w:lineRule="atLeast"/>
        <w:ind w:left="12" w:right="12"/>
        <w:rPr>
          <w:rFonts w:ascii="Times New Roman" w:hAnsi="Times New Roman" w:cs="Times New Roman"/>
          <w:color w:val="auto"/>
          <w:sz w:val="28"/>
          <w:szCs w:val="28"/>
        </w:rPr>
      </w:pPr>
      <w:r w:rsidRPr="008B0A59">
        <w:rPr>
          <w:rFonts w:ascii="Times New Roman" w:hAnsi="Times New Roman" w:cs="Times New Roman"/>
          <w:color w:val="auto"/>
          <w:sz w:val="28"/>
          <w:szCs w:val="28"/>
        </w:rPr>
        <w:t>Example - Random comment</w:t>
      </w:r>
    </w:p>
    <w:p w:rsidR="00581FB0" w:rsidRPr="008B0A59" w:rsidRDefault="00581FB0" w:rsidP="00581FB0">
      <w:pPr>
        <w:pStyle w:val="HTMLPreformatted"/>
        <w:pBdr>
          <w:left w:val="single" w:sz="6" w:space="2" w:color="auto"/>
        </w:pBdr>
        <w:shd w:val="clear" w:color="auto" w:fill="FFFFDD"/>
        <w:spacing w:before="120" w:after="120" w:line="184" w:lineRule="atLeast"/>
        <w:ind w:left="240"/>
        <w:rPr>
          <w:rFonts w:ascii="Times New Roman" w:hAnsi="Times New Roman" w:cs="Times New Roman"/>
          <w:i/>
          <w:sz w:val="32"/>
          <w:szCs w:val="28"/>
        </w:rPr>
      </w:pPr>
      <w:r w:rsidRPr="008B0A59">
        <w:rPr>
          <w:rFonts w:ascii="Times New Roman" w:hAnsi="Times New Roman" w:cs="Times New Roman"/>
          <w:i/>
          <w:sz w:val="32"/>
          <w:szCs w:val="28"/>
        </w:rPr>
        <w:t>String comment;   // The generated insult.</w:t>
      </w:r>
    </w:p>
    <w:p w:rsidR="00581FB0" w:rsidRPr="008B0A59" w:rsidRDefault="00581FB0" w:rsidP="00581FB0">
      <w:pPr>
        <w:pStyle w:val="HTMLPreformatted"/>
        <w:pBdr>
          <w:left w:val="single" w:sz="6" w:space="2" w:color="auto"/>
        </w:pBdr>
        <w:shd w:val="clear" w:color="auto" w:fill="FFFFDD"/>
        <w:spacing w:before="120" w:after="120" w:line="184" w:lineRule="atLeast"/>
        <w:ind w:left="240"/>
        <w:rPr>
          <w:rFonts w:ascii="Times New Roman" w:hAnsi="Times New Roman" w:cs="Times New Roman"/>
          <w:i/>
          <w:sz w:val="32"/>
          <w:szCs w:val="28"/>
        </w:rPr>
      </w:pPr>
      <w:r w:rsidRPr="008B0A59">
        <w:rPr>
          <w:rFonts w:ascii="Times New Roman" w:hAnsi="Times New Roman" w:cs="Times New Roman"/>
          <w:i/>
          <w:sz w:val="32"/>
          <w:szCs w:val="28"/>
        </w:rPr>
        <w:t>int which = (int)(Math.random() * 3);  //  Result is 0, 1, or 2.</w:t>
      </w:r>
    </w:p>
    <w:p w:rsidR="00581FB0" w:rsidRPr="008B0A59" w:rsidRDefault="00581FB0" w:rsidP="00581FB0">
      <w:pPr>
        <w:pStyle w:val="HTMLPreformatted"/>
        <w:pBdr>
          <w:left w:val="single" w:sz="6" w:space="2" w:color="auto"/>
        </w:pBdr>
        <w:shd w:val="clear" w:color="auto" w:fill="FFFFDD"/>
        <w:spacing w:before="120" w:after="120" w:line="184" w:lineRule="atLeast"/>
        <w:ind w:left="240"/>
        <w:rPr>
          <w:rFonts w:ascii="Times New Roman" w:hAnsi="Times New Roman" w:cs="Times New Roman"/>
          <w:i/>
          <w:sz w:val="32"/>
          <w:szCs w:val="28"/>
        </w:rPr>
      </w:pPr>
      <w:r w:rsidRPr="008B0A59">
        <w:rPr>
          <w:rFonts w:ascii="Times New Roman" w:hAnsi="Times New Roman" w:cs="Times New Roman"/>
          <w:i/>
          <w:sz w:val="32"/>
          <w:szCs w:val="28"/>
        </w:rPr>
        <w:t>switch (which) {</w:t>
      </w:r>
    </w:p>
    <w:p w:rsidR="00581FB0" w:rsidRPr="008B0A59" w:rsidRDefault="00581FB0" w:rsidP="00581FB0">
      <w:pPr>
        <w:pStyle w:val="HTMLPreformatted"/>
        <w:pBdr>
          <w:left w:val="single" w:sz="6" w:space="2" w:color="auto"/>
        </w:pBdr>
        <w:shd w:val="clear" w:color="auto" w:fill="FFFFDD"/>
        <w:spacing w:before="120" w:after="120" w:line="184" w:lineRule="atLeast"/>
        <w:ind w:left="240"/>
        <w:rPr>
          <w:rFonts w:ascii="Times New Roman" w:hAnsi="Times New Roman" w:cs="Times New Roman"/>
          <w:i/>
          <w:sz w:val="32"/>
          <w:szCs w:val="28"/>
        </w:rPr>
      </w:pPr>
      <w:r w:rsidRPr="008B0A59">
        <w:rPr>
          <w:rFonts w:ascii="Times New Roman" w:hAnsi="Times New Roman" w:cs="Times New Roman"/>
          <w:i/>
          <w:sz w:val="32"/>
          <w:szCs w:val="28"/>
        </w:rPr>
        <w:lastRenderedPageBreak/>
        <w:t xml:space="preserve">    case 0:  comment = "You look so much better than usual.";</w:t>
      </w:r>
    </w:p>
    <w:p w:rsidR="00581FB0" w:rsidRPr="008B0A59" w:rsidRDefault="00581FB0" w:rsidP="00581FB0">
      <w:pPr>
        <w:pStyle w:val="HTMLPreformatted"/>
        <w:pBdr>
          <w:left w:val="single" w:sz="6" w:space="2" w:color="auto"/>
        </w:pBdr>
        <w:shd w:val="clear" w:color="auto" w:fill="FFFFDD"/>
        <w:spacing w:before="120" w:after="120" w:line="184" w:lineRule="atLeast"/>
        <w:ind w:left="240"/>
        <w:rPr>
          <w:rFonts w:ascii="Times New Roman" w:hAnsi="Times New Roman" w:cs="Times New Roman"/>
          <w:i/>
          <w:sz w:val="32"/>
          <w:szCs w:val="28"/>
        </w:rPr>
      </w:pPr>
      <w:r w:rsidRPr="008B0A59">
        <w:rPr>
          <w:rFonts w:ascii="Times New Roman" w:hAnsi="Times New Roman" w:cs="Times New Roman"/>
          <w:i/>
          <w:sz w:val="32"/>
          <w:szCs w:val="28"/>
        </w:rPr>
        <w:t xml:space="preserve">             break;</w:t>
      </w:r>
    </w:p>
    <w:p w:rsidR="00581FB0" w:rsidRPr="008B0A59" w:rsidRDefault="00581FB0" w:rsidP="00581FB0">
      <w:pPr>
        <w:pStyle w:val="HTMLPreformatted"/>
        <w:pBdr>
          <w:left w:val="single" w:sz="6" w:space="2" w:color="auto"/>
        </w:pBdr>
        <w:shd w:val="clear" w:color="auto" w:fill="FFFFDD"/>
        <w:spacing w:before="120" w:after="120" w:line="184" w:lineRule="atLeast"/>
        <w:ind w:left="240"/>
        <w:rPr>
          <w:rFonts w:ascii="Times New Roman" w:hAnsi="Times New Roman" w:cs="Times New Roman"/>
          <w:i/>
          <w:sz w:val="32"/>
          <w:szCs w:val="28"/>
        </w:rPr>
      </w:pPr>
      <w:r w:rsidRPr="008B0A59">
        <w:rPr>
          <w:rFonts w:ascii="Times New Roman" w:hAnsi="Times New Roman" w:cs="Times New Roman"/>
          <w:i/>
          <w:sz w:val="32"/>
          <w:szCs w:val="28"/>
        </w:rPr>
        <w:t xml:space="preserve">    case 1:  comment = "Your work is up to its usual standards.";</w:t>
      </w:r>
    </w:p>
    <w:p w:rsidR="00581FB0" w:rsidRPr="008B0A59" w:rsidRDefault="00581FB0" w:rsidP="00581FB0">
      <w:pPr>
        <w:pStyle w:val="HTMLPreformatted"/>
        <w:pBdr>
          <w:left w:val="single" w:sz="6" w:space="2" w:color="auto"/>
        </w:pBdr>
        <w:shd w:val="clear" w:color="auto" w:fill="FFFFDD"/>
        <w:spacing w:before="120" w:after="120" w:line="184" w:lineRule="atLeast"/>
        <w:ind w:left="240"/>
        <w:rPr>
          <w:rFonts w:ascii="Times New Roman" w:hAnsi="Times New Roman" w:cs="Times New Roman"/>
          <w:i/>
          <w:sz w:val="32"/>
          <w:szCs w:val="28"/>
        </w:rPr>
      </w:pPr>
      <w:r w:rsidRPr="008B0A59">
        <w:rPr>
          <w:rFonts w:ascii="Times New Roman" w:hAnsi="Times New Roman" w:cs="Times New Roman"/>
          <w:i/>
          <w:sz w:val="32"/>
          <w:szCs w:val="28"/>
        </w:rPr>
        <w:t xml:space="preserve">             break;</w:t>
      </w:r>
    </w:p>
    <w:p w:rsidR="00581FB0" w:rsidRPr="008B0A59" w:rsidRDefault="00581FB0" w:rsidP="00581FB0">
      <w:pPr>
        <w:pStyle w:val="HTMLPreformatted"/>
        <w:pBdr>
          <w:left w:val="single" w:sz="6" w:space="2" w:color="auto"/>
        </w:pBdr>
        <w:shd w:val="clear" w:color="auto" w:fill="FFFFDD"/>
        <w:spacing w:before="120" w:after="120" w:line="184" w:lineRule="atLeast"/>
        <w:ind w:left="240"/>
        <w:rPr>
          <w:rFonts w:ascii="Times New Roman" w:hAnsi="Times New Roman" w:cs="Times New Roman"/>
          <w:i/>
          <w:sz w:val="32"/>
          <w:szCs w:val="28"/>
        </w:rPr>
      </w:pPr>
      <w:r w:rsidRPr="008B0A59">
        <w:rPr>
          <w:rFonts w:ascii="Times New Roman" w:hAnsi="Times New Roman" w:cs="Times New Roman"/>
          <w:i/>
          <w:sz w:val="32"/>
          <w:szCs w:val="28"/>
        </w:rPr>
        <w:t xml:space="preserve">    case 2:  comment = "You're quite competent for so little experience.";</w:t>
      </w:r>
    </w:p>
    <w:p w:rsidR="00581FB0" w:rsidRPr="008B0A59" w:rsidRDefault="00581FB0" w:rsidP="00581FB0">
      <w:pPr>
        <w:pStyle w:val="HTMLPreformatted"/>
        <w:pBdr>
          <w:left w:val="single" w:sz="6" w:space="2" w:color="auto"/>
        </w:pBdr>
        <w:shd w:val="clear" w:color="auto" w:fill="FFFFDD"/>
        <w:spacing w:before="120" w:after="120" w:line="184" w:lineRule="atLeast"/>
        <w:ind w:left="240"/>
        <w:rPr>
          <w:rFonts w:ascii="Times New Roman" w:hAnsi="Times New Roman" w:cs="Times New Roman"/>
          <w:i/>
          <w:sz w:val="32"/>
          <w:szCs w:val="28"/>
        </w:rPr>
      </w:pPr>
      <w:r w:rsidRPr="008B0A59">
        <w:rPr>
          <w:rFonts w:ascii="Times New Roman" w:hAnsi="Times New Roman" w:cs="Times New Roman"/>
          <w:i/>
          <w:sz w:val="32"/>
          <w:szCs w:val="28"/>
        </w:rPr>
        <w:t xml:space="preserve">             break;</w:t>
      </w:r>
    </w:p>
    <w:p w:rsidR="00581FB0" w:rsidRPr="008B0A59" w:rsidRDefault="00581FB0" w:rsidP="00581FB0">
      <w:pPr>
        <w:pStyle w:val="HTMLPreformatted"/>
        <w:pBdr>
          <w:left w:val="single" w:sz="6" w:space="2" w:color="auto"/>
        </w:pBdr>
        <w:shd w:val="clear" w:color="auto" w:fill="FFFFDD"/>
        <w:spacing w:before="120" w:after="120" w:line="184" w:lineRule="atLeast"/>
        <w:ind w:left="240"/>
        <w:rPr>
          <w:rFonts w:ascii="Times New Roman" w:hAnsi="Times New Roman" w:cs="Times New Roman"/>
          <w:i/>
          <w:sz w:val="32"/>
          <w:szCs w:val="28"/>
        </w:rPr>
      </w:pPr>
      <w:r w:rsidRPr="008B0A59">
        <w:rPr>
          <w:rFonts w:ascii="Times New Roman" w:hAnsi="Times New Roman" w:cs="Times New Roman"/>
          <w:i/>
          <w:sz w:val="32"/>
          <w:szCs w:val="28"/>
        </w:rPr>
        <w:t xml:space="preserve">    default: comment = "Oops -- something is wrong with this code.";</w:t>
      </w:r>
    </w:p>
    <w:p w:rsidR="00581FB0" w:rsidRPr="008B0A59" w:rsidRDefault="00581FB0" w:rsidP="00581FB0">
      <w:pPr>
        <w:pStyle w:val="HTMLPreformatted"/>
        <w:pBdr>
          <w:left w:val="single" w:sz="6" w:space="2" w:color="auto"/>
        </w:pBdr>
        <w:shd w:val="clear" w:color="auto" w:fill="FFFFDD"/>
        <w:spacing w:before="120" w:after="120" w:line="184" w:lineRule="atLeast"/>
        <w:ind w:left="240"/>
        <w:rPr>
          <w:rFonts w:ascii="Times New Roman" w:hAnsi="Times New Roman" w:cs="Times New Roman"/>
          <w:i/>
          <w:sz w:val="32"/>
          <w:szCs w:val="28"/>
        </w:rPr>
      </w:pPr>
      <w:r w:rsidRPr="008B0A59">
        <w:rPr>
          <w:rFonts w:ascii="Times New Roman" w:hAnsi="Times New Roman" w:cs="Times New Roman"/>
          <w:i/>
          <w:sz w:val="32"/>
          <w:szCs w:val="28"/>
        </w:rPr>
        <w:t>}</w:t>
      </w:r>
    </w:p>
    <w:p w:rsidR="00581FB0" w:rsidRPr="008B0A59" w:rsidRDefault="00581FB0" w:rsidP="00CA7D32">
      <w:pPr>
        <w:pStyle w:val="Heading2"/>
        <w:pBdr>
          <w:top w:val="single" w:sz="2" w:space="2" w:color="660000"/>
          <w:left w:val="single" w:sz="2" w:space="0" w:color="660000"/>
          <w:bottom w:val="single" w:sz="4" w:space="2" w:color="660000"/>
          <w:right w:val="single" w:sz="2" w:space="2" w:color="660000"/>
        </w:pBdr>
        <w:shd w:val="clear" w:color="auto" w:fill="D9D9D9" w:themeFill="background1" w:themeFillShade="D9"/>
        <w:spacing w:before="360" w:after="12" w:line="184" w:lineRule="atLeast"/>
        <w:ind w:left="12" w:right="12"/>
        <w:rPr>
          <w:rFonts w:ascii="Times New Roman" w:hAnsi="Times New Roman" w:cs="Times New Roman"/>
          <w:color w:val="auto"/>
          <w:sz w:val="28"/>
          <w:szCs w:val="28"/>
        </w:rPr>
      </w:pPr>
      <w:r w:rsidRPr="008B0A59">
        <w:rPr>
          <w:rFonts w:ascii="Times New Roman" w:hAnsi="Times New Roman" w:cs="Times New Roman"/>
          <w:color w:val="auto"/>
          <w:sz w:val="28"/>
          <w:szCs w:val="28"/>
        </w:rPr>
        <w:t>Equivalent if statement</w:t>
      </w:r>
    </w:p>
    <w:p w:rsidR="00581FB0" w:rsidRPr="008B0A59" w:rsidRDefault="00581FB0" w:rsidP="00CA7D32">
      <w:pPr>
        <w:pStyle w:val="NormalWeb"/>
        <w:shd w:val="clear" w:color="auto" w:fill="FFFFFF"/>
        <w:spacing w:before="120" w:beforeAutospacing="0" w:after="120" w:afterAutospacing="0" w:line="184" w:lineRule="atLeast"/>
        <w:ind w:firstLine="720"/>
        <w:rPr>
          <w:sz w:val="28"/>
          <w:szCs w:val="28"/>
        </w:rPr>
      </w:pPr>
      <w:r w:rsidRPr="008B0A59">
        <w:rPr>
          <w:sz w:val="28"/>
          <w:szCs w:val="28"/>
        </w:rPr>
        <w:t>A</w:t>
      </w:r>
      <w:r w:rsidRPr="008B0A59">
        <w:rPr>
          <w:rStyle w:val="apple-converted-space"/>
          <w:sz w:val="28"/>
          <w:szCs w:val="28"/>
        </w:rPr>
        <w:t> </w:t>
      </w:r>
      <w:r w:rsidRPr="008B0A59">
        <w:rPr>
          <w:rStyle w:val="HTMLCode"/>
          <w:rFonts w:ascii="Times New Roman" w:eastAsiaTheme="majorEastAsia" w:hAnsi="Times New Roman" w:cs="Times New Roman"/>
          <w:sz w:val="28"/>
          <w:szCs w:val="28"/>
        </w:rPr>
        <w:t>switch</w:t>
      </w:r>
      <w:r w:rsidRPr="008B0A59">
        <w:rPr>
          <w:rStyle w:val="apple-converted-space"/>
          <w:sz w:val="28"/>
          <w:szCs w:val="28"/>
        </w:rPr>
        <w:t> </w:t>
      </w:r>
      <w:r w:rsidRPr="008B0A59">
        <w:rPr>
          <w:sz w:val="28"/>
          <w:szCs w:val="28"/>
        </w:rPr>
        <w:t>statement can often be rewritten as an</w:t>
      </w:r>
      <w:r w:rsidRPr="008B0A59">
        <w:rPr>
          <w:rStyle w:val="apple-converted-space"/>
          <w:sz w:val="28"/>
          <w:szCs w:val="28"/>
        </w:rPr>
        <w:t> </w:t>
      </w:r>
      <w:r w:rsidRPr="008B0A59">
        <w:rPr>
          <w:rStyle w:val="HTMLCode"/>
          <w:rFonts w:ascii="Times New Roman" w:eastAsiaTheme="majorEastAsia" w:hAnsi="Times New Roman" w:cs="Times New Roman"/>
          <w:sz w:val="28"/>
          <w:szCs w:val="28"/>
        </w:rPr>
        <w:t>if</w:t>
      </w:r>
      <w:r w:rsidRPr="008B0A59">
        <w:rPr>
          <w:rStyle w:val="apple-converted-space"/>
          <w:sz w:val="28"/>
          <w:szCs w:val="28"/>
        </w:rPr>
        <w:t> </w:t>
      </w:r>
      <w:r w:rsidRPr="008B0A59">
        <w:rPr>
          <w:sz w:val="28"/>
          <w:szCs w:val="28"/>
        </w:rPr>
        <w:t>statement in a straightforward manner. For example, the preceding</w:t>
      </w:r>
      <w:r w:rsidRPr="008B0A59">
        <w:rPr>
          <w:rStyle w:val="apple-converted-space"/>
          <w:sz w:val="28"/>
          <w:szCs w:val="28"/>
        </w:rPr>
        <w:t> </w:t>
      </w:r>
      <w:r w:rsidRPr="008B0A59">
        <w:rPr>
          <w:rStyle w:val="HTMLCode"/>
          <w:rFonts w:ascii="Times New Roman" w:eastAsiaTheme="majorEastAsia" w:hAnsi="Times New Roman" w:cs="Times New Roman"/>
          <w:sz w:val="28"/>
          <w:szCs w:val="28"/>
        </w:rPr>
        <w:t>switch</w:t>
      </w:r>
      <w:r w:rsidRPr="008B0A59">
        <w:rPr>
          <w:rStyle w:val="apple-converted-space"/>
          <w:sz w:val="28"/>
          <w:szCs w:val="28"/>
        </w:rPr>
        <w:t> </w:t>
      </w:r>
      <w:r w:rsidRPr="008B0A59">
        <w:rPr>
          <w:sz w:val="28"/>
          <w:szCs w:val="28"/>
        </w:rPr>
        <w:t>statement could be written as follows. When one of a number of blocks of code is selected based on a single value, the</w:t>
      </w:r>
      <w:r w:rsidRPr="008B0A59">
        <w:rPr>
          <w:rStyle w:val="apple-converted-space"/>
          <w:sz w:val="28"/>
          <w:szCs w:val="28"/>
        </w:rPr>
        <w:t> </w:t>
      </w:r>
      <w:r w:rsidRPr="008B0A59">
        <w:rPr>
          <w:rStyle w:val="HTMLCode"/>
          <w:rFonts w:ascii="Times New Roman" w:eastAsiaTheme="majorEastAsia" w:hAnsi="Times New Roman" w:cs="Times New Roman"/>
          <w:sz w:val="28"/>
          <w:szCs w:val="28"/>
        </w:rPr>
        <w:t>switch</w:t>
      </w:r>
      <w:r w:rsidRPr="008B0A59">
        <w:rPr>
          <w:rStyle w:val="apple-converted-space"/>
          <w:sz w:val="28"/>
          <w:szCs w:val="28"/>
        </w:rPr>
        <w:t> </w:t>
      </w:r>
      <w:r w:rsidRPr="008B0A59">
        <w:rPr>
          <w:sz w:val="28"/>
          <w:szCs w:val="28"/>
        </w:rPr>
        <w:t>statement is generally easier to read. The choice of</w:t>
      </w:r>
      <w:r w:rsidRPr="008B0A59">
        <w:rPr>
          <w:rStyle w:val="apple-converted-space"/>
          <w:sz w:val="28"/>
          <w:szCs w:val="28"/>
        </w:rPr>
        <w:t> </w:t>
      </w:r>
      <w:r w:rsidRPr="008B0A59">
        <w:rPr>
          <w:rStyle w:val="HTMLCode"/>
          <w:rFonts w:ascii="Times New Roman" w:eastAsiaTheme="majorEastAsia" w:hAnsi="Times New Roman" w:cs="Times New Roman"/>
          <w:sz w:val="28"/>
          <w:szCs w:val="28"/>
        </w:rPr>
        <w:t>if</w:t>
      </w:r>
      <w:r w:rsidRPr="008B0A59">
        <w:rPr>
          <w:rStyle w:val="apple-converted-space"/>
          <w:sz w:val="28"/>
          <w:szCs w:val="28"/>
        </w:rPr>
        <w:t> </w:t>
      </w:r>
      <w:r w:rsidRPr="008B0A59">
        <w:rPr>
          <w:sz w:val="28"/>
          <w:szCs w:val="28"/>
        </w:rPr>
        <w:t>or</w:t>
      </w:r>
      <w:r w:rsidRPr="008B0A59">
        <w:rPr>
          <w:rStyle w:val="apple-converted-space"/>
          <w:sz w:val="28"/>
          <w:szCs w:val="28"/>
        </w:rPr>
        <w:t> </w:t>
      </w:r>
      <w:r w:rsidRPr="008B0A59">
        <w:rPr>
          <w:rStyle w:val="HTMLCode"/>
          <w:rFonts w:ascii="Times New Roman" w:eastAsiaTheme="majorEastAsia" w:hAnsi="Times New Roman" w:cs="Times New Roman"/>
          <w:sz w:val="28"/>
          <w:szCs w:val="28"/>
        </w:rPr>
        <w:t>switch</w:t>
      </w:r>
      <w:r w:rsidRPr="008B0A59">
        <w:rPr>
          <w:rStyle w:val="apple-converted-space"/>
          <w:sz w:val="28"/>
          <w:szCs w:val="28"/>
        </w:rPr>
        <w:t> </w:t>
      </w:r>
      <w:r w:rsidRPr="008B0A59">
        <w:rPr>
          <w:sz w:val="28"/>
          <w:szCs w:val="28"/>
        </w:rPr>
        <w:t>should be based on which is more readable.</w:t>
      </w:r>
    </w:p>
    <w:p w:rsidR="00581FB0" w:rsidRPr="008B0A59" w:rsidRDefault="00581FB0" w:rsidP="00CA5729">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String comment;   // The generated insult.</w:t>
      </w:r>
    </w:p>
    <w:p w:rsidR="00581FB0" w:rsidRPr="008B0A59" w:rsidRDefault="00581FB0" w:rsidP="00CA5729">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int which = (int)(Math.random() * 3);  //  Result is 0, 1, or 2.</w:t>
      </w:r>
    </w:p>
    <w:p w:rsidR="00581FB0" w:rsidRPr="008B0A59" w:rsidRDefault="00581FB0" w:rsidP="00CA5729">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if (which == 0) {</w:t>
      </w:r>
    </w:p>
    <w:p w:rsidR="00581FB0" w:rsidRPr="008B0A59" w:rsidRDefault="00581FB0" w:rsidP="00CA5729">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comment = "You look so much better than usual.";</w:t>
      </w:r>
    </w:p>
    <w:p w:rsidR="00581FB0" w:rsidRPr="008B0A59" w:rsidRDefault="00581FB0" w:rsidP="00CA5729">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else if (which == 1) {</w:t>
      </w:r>
    </w:p>
    <w:p w:rsidR="00581FB0" w:rsidRPr="008B0A59" w:rsidRDefault="00581FB0" w:rsidP="00CA5729">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comment = "Your work is up to its usual standards.";</w:t>
      </w:r>
    </w:p>
    <w:p w:rsidR="00581FB0" w:rsidRPr="008B0A59" w:rsidRDefault="00581FB0" w:rsidP="00CA5729">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else if (which == 2) {</w:t>
      </w:r>
    </w:p>
    <w:p w:rsidR="00581FB0" w:rsidRPr="008B0A59" w:rsidRDefault="00581FB0" w:rsidP="00CA5729">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comment = "You're quite competent for so little experience.";</w:t>
      </w:r>
    </w:p>
    <w:p w:rsidR="00581FB0" w:rsidRPr="008B0A59" w:rsidRDefault="00581FB0" w:rsidP="00CA5729">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else {</w:t>
      </w:r>
    </w:p>
    <w:p w:rsidR="00581FB0" w:rsidRPr="008B0A59" w:rsidRDefault="00581FB0" w:rsidP="00CA5729">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comment = "Oops -- something is wrong with this code.";</w:t>
      </w:r>
    </w:p>
    <w:p w:rsidR="00581FB0" w:rsidRPr="008B0A59" w:rsidRDefault="00581FB0" w:rsidP="00CA5729">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w:t>
      </w:r>
    </w:p>
    <w:p w:rsidR="00581FB0" w:rsidRPr="008B0A59" w:rsidRDefault="00581FB0" w:rsidP="00CA5729">
      <w:pPr>
        <w:pStyle w:val="Heading2"/>
        <w:pBdr>
          <w:top w:val="single" w:sz="2" w:space="2" w:color="660000"/>
          <w:left w:val="single" w:sz="2" w:space="0" w:color="660000"/>
          <w:bottom w:val="single" w:sz="4" w:space="2" w:color="660000"/>
          <w:right w:val="single" w:sz="2" w:space="2" w:color="660000"/>
        </w:pBdr>
        <w:shd w:val="clear" w:color="auto" w:fill="D9D9D9" w:themeFill="background1" w:themeFillShade="D9"/>
        <w:spacing w:before="360" w:after="12" w:line="184" w:lineRule="atLeast"/>
        <w:ind w:left="12" w:right="12"/>
        <w:rPr>
          <w:rFonts w:ascii="Times New Roman" w:hAnsi="Times New Roman" w:cs="Times New Roman"/>
          <w:color w:val="auto"/>
          <w:sz w:val="28"/>
          <w:szCs w:val="28"/>
        </w:rPr>
      </w:pPr>
      <w:r w:rsidRPr="008B0A59">
        <w:rPr>
          <w:rFonts w:ascii="Times New Roman" w:hAnsi="Times New Roman" w:cs="Times New Roman"/>
          <w:color w:val="auto"/>
          <w:sz w:val="28"/>
          <w:szCs w:val="28"/>
        </w:rPr>
        <w:lastRenderedPageBreak/>
        <w:t>Defensive programming</w:t>
      </w:r>
    </w:p>
    <w:p w:rsidR="00581FB0" w:rsidRPr="008B0A59" w:rsidRDefault="00243321" w:rsidP="00243321">
      <w:pPr>
        <w:pStyle w:val="NormalWeb"/>
        <w:shd w:val="clear" w:color="auto" w:fill="FFFFFF"/>
        <w:spacing w:before="120" w:beforeAutospacing="0" w:after="120" w:afterAutospacing="0" w:line="184" w:lineRule="atLeast"/>
        <w:ind w:firstLine="720"/>
        <w:rPr>
          <w:sz w:val="28"/>
          <w:szCs w:val="28"/>
        </w:rPr>
      </w:pPr>
      <w:r w:rsidRPr="008B0A59">
        <w:rPr>
          <w:sz w:val="28"/>
          <w:szCs w:val="28"/>
        </w:rPr>
        <w:t xml:space="preserve"> </w:t>
      </w:r>
      <w:r w:rsidR="00581FB0" w:rsidRPr="008B0A59">
        <w:rPr>
          <w:sz w:val="28"/>
          <w:szCs w:val="28"/>
        </w:rPr>
        <w:t>Always include a</w:t>
      </w:r>
      <w:r w:rsidR="00581FB0" w:rsidRPr="008B0A59">
        <w:rPr>
          <w:rStyle w:val="apple-converted-space"/>
          <w:sz w:val="28"/>
          <w:szCs w:val="28"/>
        </w:rPr>
        <w:t> </w:t>
      </w:r>
      <w:r w:rsidR="00581FB0" w:rsidRPr="008B0A59">
        <w:rPr>
          <w:i/>
          <w:iCs/>
          <w:sz w:val="28"/>
          <w:szCs w:val="28"/>
        </w:rPr>
        <w:t>default</w:t>
      </w:r>
      <w:r w:rsidR="00581FB0" w:rsidRPr="008B0A59">
        <w:rPr>
          <w:rStyle w:val="apple-converted-space"/>
          <w:sz w:val="28"/>
          <w:szCs w:val="28"/>
        </w:rPr>
        <w:t> </w:t>
      </w:r>
      <w:r w:rsidR="00581FB0" w:rsidRPr="008B0A59">
        <w:rPr>
          <w:sz w:val="28"/>
          <w:szCs w:val="28"/>
        </w:rPr>
        <w:t>clause in your switch statement as a general policy of</w:t>
      </w:r>
      <w:r w:rsidR="00581FB0" w:rsidRPr="008B0A59">
        <w:rPr>
          <w:rStyle w:val="apple-converted-space"/>
          <w:sz w:val="28"/>
          <w:szCs w:val="28"/>
        </w:rPr>
        <w:t> </w:t>
      </w:r>
      <w:r w:rsidR="00581FB0" w:rsidRPr="008B0A59">
        <w:rPr>
          <w:i/>
          <w:iCs/>
          <w:sz w:val="28"/>
          <w:szCs w:val="28"/>
        </w:rPr>
        <w:t>defensive programming</w:t>
      </w:r>
      <w:r w:rsidR="00581FB0" w:rsidRPr="008B0A59">
        <w:rPr>
          <w:rStyle w:val="apple-converted-space"/>
          <w:sz w:val="28"/>
          <w:szCs w:val="28"/>
        </w:rPr>
        <w:t> </w:t>
      </w:r>
      <w:r w:rsidR="00581FB0" w:rsidRPr="008B0A59">
        <w:rPr>
          <w:sz w:val="28"/>
          <w:szCs w:val="28"/>
        </w:rPr>
        <w:t>- assume there will be bugs in your code and make sure they are caught.</w:t>
      </w:r>
    </w:p>
    <w:p w:rsidR="00581FB0" w:rsidRPr="008B0A59" w:rsidRDefault="00581FB0" w:rsidP="00243321">
      <w:pPr>
        <w:pStyle w:val="Heading2"/>
        <w:pBdr>
          <w:top w:val="single" w:sz="2" w:space="2" w:color="660000"/>
          <w:left w:val="single" w:sz="2" w:space="0" w:color="660000"/>
          <w:bottom w:val="single" w:sz="4" w:space="2" w:color="660000"/>
          <w:right w:val="single" w:sz="2" w:space="2" w:color="660000"/>
        </w:pBdr>
        <w:shd w:val="clear" w:color="auto" w:fill="D9D9D9" w:themeFill="background1" w:themeFillShade="D9"/>
        <w:spacing w:before="360" w:after="12" w:line="184" w:lineRule="atLeast"/>
        <w:ind w:left="12" w:right="12"/>
        <w:rPr>
          <w:rFonts w:ascii="Times New Roman" w:hAnsi="Times New Roman" w:cs="Times New Roman"/>
          <w:color w:val="auto"/>
          <w:sz w:val="28"/>
          <w:szCs w:val="28"/>
        </w:rPr>
      </w:pPr>
      <w:r w:rsidRPr="008B0A59">
        <w:rPr>
          <w:rFonts w:ascii="Times New Roman" w:hAnsi="Times New Roman" w:cs="Times New Roman"/>
          <w:color w:val="auto"/>
          <w:sz w:val="28"/>
          <w:szCs w:val="28"/>
        </w:rPr>
        <w:t>Where to use switch?</w:t>
      </w:r>
    </w:p>
    <w:p w:rsidR="00581FB0" w:rsidRPr="008B0A59" w:rsidRDefault="00243321" w:rsidP="00243321">
      <w:pPr>
        <w:pStyle w:val="NormalWeb"/>
        <w:shd w:val="clear" w:color="auto" w:fill="FFFFFF"/>
        <w:spacing w:before="120" w:beforeAutospacing="0" w:after="120" w:afterAutospacing="0" w:line="184" w:lineRule="atLeast"/>
        <w:ind w:firstLine="720"/>
        <w:rPr>
          <w:sz w:val="28"/>
          <w:szCs w:val="28"/>
        </w:rPr>
      </w:pPr>
      <w:r w:rsidRPr="008B0A59">
        <w:rPr>
          <w:sz w:val="28"/>
          <w:szCs w:val="28"/>
        </w:rPr>
        <w:t xml:space="preserve"> </w:t>
      </w:r>
      <w:r w:rsidR="00581FB0" w:rsidRPr="008B0A59">
        <w:rPr>
          <w:sz w:val="28"/>
          <w:szCs w:val="28"/>
        </w:rPr>
        <w:t>The ability of</w:t>
      </w:r>
      <w:r w:rsidR="00581FB0" w:rsidRPr="008B0A59">
        <w:rPr>
          <w:rStyle w:val="apple-converted-space"/>
          <w:sz w:val="28"/>
          <w:szCs w:val="28"/>
        </w:rPr>
        <w:t> </w:t>
      </w:r>
      <w:r w:rsidR="00581FB0" w:rsidRPr="008B0A59">
        <w:rPr>
          <w:rStyle w:val="HTMLCode"/>
          <w:rFonts w:ascii="Times New Roman" w:eastAsiaTheme="majorEastAsia" w:hAnsi="Times New Roman" w:cs="Times New Roman"/>
          <w:sz w:val="28"/>
          <w:szCs w:val="28"/>
        </w:rPr>
        <w:t>switch</w:t>
      </w:r>
      <w:r w:rsidR="00581FB0" w:rsidRPr="008B0A59">
        <w:rPr>
          <w:rStyle w:val="apple-converted-space"/>
          <w:sz w:val="28"/>
          <w:szCs w:val="28"/>
        </w:rPr>
        <w:t> </w:t>
      </w:r>
      <w:r w:rsidR="00581FB0" w:rsidRPr="008B0A59">
        <w:rPr>
          <w:sz w:val="28"/>
          <w:szCs w:val="28"/>
        </w:rPr>
        <w:t>to choose between many sections of code seems to make it more powerful than</w:t>
      </w:r>
      <w:r w:rsidR="00581FB0" w:rsidRPr="008B0A59">
        <w:rPr>
          <w:rStyle w:val="apple-converted-space"/>
          <w:sz w:val="28"/>
          <w:szCs w:val="28"/>
        </w:rPr>
        <w:t> </w:t>
      </w:r>
      <w:r w:rsidR="00581FB0" w:rsidRPr="008B0A59">
        <w:rPr>
          <w:i/>
          <w:iCs/>
          <w:sz w:val="28"/>
          <w:szCs w:val="28"/>
        </w:rPr>
        <w:t>if</w:t>
      </w:r>
      <w:r w:rsidR="00581FB0" w:rsidRPr="008B0A59">
        <w:rPr>
          <w:sz w:val="28"/>
          <w:szCs w:val="28"/>
        </w:rPr>
        <w:t>. However, selecting sections of code depending on specific integer values turns out not to be very common. If you are handling specific coded values (eg, the number of the button that was clicked in a JOptionPane), or processing characters (whose codes are treated like numbers), you may find it useful.</w:t>
      </w:r>
    </w:p>
    <w:p w:rsidR="00581FB0" w:rsidRPr="008B0A59" w:rsidRDefault="00581FB0" w:rsidP="00581FB0">
      <w:pPr>
        <w:pStyle w:val="NormalWeb"/>
        <w:shd w:val="clear" w:color="auto" w:fill="FFFFFF"/>
        <w:spacing w:before="120" w:beforeAutospacing="0" w:after="120" w:afterAutospacing="0" w:line="184" w:lineRule="atLeast"/>
        <w:rPr>
          <w:sz w:val="28"/>
          <w:szCs w:val="28"/>
        </w:rPr>
      </w:pPr>
      <w:r w:rsidRPr="008B0A59">
        <w:rPr>
          <w:b/>
          <w:bCs/>
          <w:sz w:val="28"/>
          <w:szCs w:val="28"/>
          <w:u w:val="single"/>
        </w:rPr>
        <w:t>Efficiency</w:t>
      </w:r>
      <w:r w:rsidRPr="008B0A59">
        <w:rPr>
          <w:b/>
          <w:bCs/>
          <w:sz w:val="28"/>
          <w:szCs w:val="28"/>
        </w:rPr>
        <w:t>?</w:t>
      </w:r>
      <w:r w:rsidRPr="008B0A59">
        <w:rPr>
          <w:rStyle w:val="apple-converted-space"/>
          <w:sz w:val="28"/>
          <w:szCs w:val="28"/>
        </w:rPr>
        <w:t> </w:t>
      </w:r>
      <w:r w:rsidR="00243321" w:rsidRPr="008B0A59">
        <w:rPr>
          <w:rStyle w:val="apple-converted-space"/>
          <w:sz w:val="28"/>
          <w:szCs w:val="28"/>
        </w:rPr>
        <w:br/>
      </w:r>
      <w:r w:rsidRPr="008B0A59">
        <w:rPr>
          <w:sz w:val="28"/>
          <w:szCs w:val="28"/>
        </w:rPr>
        <w:t>Some compilers can produce more efficient code for certain</w:t>
      </w:r>
      <w:r w:rsidRPr="008B0A59">
        <w:rPr>
          <w:rStyle w:val="apple-converted-space"/>
          <w:sz w:val="28"/>
          <w:szCs w:val="28"/>
        </w:rPr>
        <w:t> </w:t>
      </w:r>
      <w:r w:rsidRPr="008B0A59">
        <w:rPr>
          <w:rStyle w:val="HTMLCode"/>
          <w:rFonts w:ascii="Times New Roman" w:eastAsiaTheme="majorEastAsia" w:hAnsi="Times New Roman" w:cs="Times New Roman"/>
          <w:sz w:val="28"/>
          <w:szCs w:val="28"/>
        </w:rPr>
        <w:t>switch</w:t>
      </w:r>
      <w:r w:rsidRPr="008B0A59">
        <w:rPr>
          <w:rStyle w:val="apple-converted-space"/>
          <w:sz w:val="28"/>
          <w:szCs w:val="28"/>
        </w:rPr>
        <w:t> </w:t>
      </w:r>
      <w:r w:rsidRPr="008B0A59">
        <w:rPr>
          <w:sz w:val="28"/>
          <w:szCs w:val="28"/>
        </w:rPr>
        <w:t>statements than for equivalent</w:t>
      </w:r>
      <w:r w:rsidRPr="008B0A59">
        <w:rPr>
          <w:rStyle w:val="apple-converted-space"/>
          <w:sz w:val="28"/>
          <w:szCs w:val="28"/>
        </w:rPr>
        <w:t> </w:t>
      </w:r>
      <w:r w:rsidRPr="008B0A59">
        <w:rPr>
          <w:rStyle w:val="HTMLCode"/>
          <w:rFonts w:ascii="Times New Roman" w:eastAsiaTheme="majorEastAsia" w:hAnsi="Times New Roman" w:cs="Times New Roman"/>
          <w:sz w:val="28"/>
          <w:szCs w:val="28"/>
        </w:rPr>
        <w:t>if</w:t>
      </w:r>
      <w:r w:rsidRPr="008B0A59">
        <w:rPr>
          <w:sz w:val="28"/>
          <w:szCs w:val="28"/>
        </w:rPr>
        <w:t>statements. I haven't bothered to test the Java compiler because, if there is a speed difference, it would be extremely small and the choice between</w:t>
      </w:r>
      <w:r w:rsidRPr="008B0A59">
        <w:rPr>
          <w:rStyle w:val="apple-converted-space"/>
          <w:sz w:val="28"/>
          <w:szCs w:val="28"/>
        </w:rPr>
        <w:t> </w:t>
      </w:r>
      <w:r w:rsidRPr="008B0A59">
        <w:rPr>
          <w:rStyle w:val="HTMLCode"/>
          <w:rFonts w:ascii="Times New Roman" w:eastAsiaTheme="majorEastAsia" w:hAnsi="Times New Roman" w:cs="Times New Roman"/>
          <w:sz w:val="28"/>
          <w:szCs w:val="28"/>
        </w:rPr>
        <w:t>switch</w:t>
      </w:r>
      <w:r w:rsidRPr="008B0A59">
        <w:rPr>
          <w:rStyle w:val="apple-converted-space"/>
          <w:sz w:val="28"/>
          <w:szCs w:val="28"/>
        </w:rPr>
        <w:t> </w:t>
      </w:r>
      <w:r w:rsidRPr="008B0A59">
        <w:rPr>
          <w:sz w:val="28"/>
          <w:szCs w:val="28"/>
        </w:rPr>
        <w:t>and</w:t>
      </w:r>
      <w:r w:rsidRPr="008B0A59">
        <w:rPr>
          <w:rStyle w:val="apple-converted-space"/>
          <w:sz w:val="28"/>
          <w:szCs w:val="28"/>
        </w:rPr>
        <w:t> </w:t>
      </w:r>
      <w:r w:rsidRPr="008B0A59">
        <w:rPr>
          <w:rStyle w:val="HTMLCode"/>
          <w:rFonts w:ascii="Times New Roman" w:eastAsiaTheme="majorEastAsia" w:hAnsi="Times New Roman" w:cs="Times New Roman"/>
          <w:sz w:val="28"/>
          <w:szCs w:val="28"/>
        </w:rPr>
        <w:t>if</w:t>
      </w:r>
      <w:r w:rsidRPr="008B0A59">
        <w:rPr>
          <w:rStyle w:val="apple-converted-space"/>
          <w:sz w:val="28"/>
          <w:szCs w:val="28"/>
        </w:rPr>
        <w:t> </w:t>
      </w:r>
      <w:r w:rsidRPr="008B0A59">
        <w:rPr>
          <w:sz w:val="28"/>
          <w:szCs w:val="28"/>
        </w:rPr>
        <w:t>should be based on readability.</w:t>
      </w:r>
    </w:p>
    <w:p w:rsidR="00581FB0" w:rsidRPr="008B0A59" w:rsidRDefault="00581FB0" w:rsidP="00243321">
      <w:pPr>
        <w:pStyle w:val="Heading2"/>
        <w:pBdr>
          <w:top w:val="single" w:sz="2" w:space="2" w:color="660000"/>
          <w:left w:val="single" w:sz="2" w:space="0" w:color="660000"/>
          <w:bottom w:val="single" w:sz="4" w:space="2" w:color="660000"/>
          <w:right w:val="single" w:sz="2" w:space="2" w:color="660000"/>
        </w:pBdr>
        <w:shd w:val="clear" w:color="auto" w:fill="D9D9D9" w:themeFill="background1" w:themeFillShade="D9"/>
        <w:spacing w:before="360" w:after="12" w:line="184" w:lineRule="atLeast"/>
        <w:ind w:left="12" w:right="12"/>
        <w:rPr>
          <w:rFonts w:ascii="Times New Roman" w:hAnsi="Times New Roman" w:cs="Times New Roman"/>
          <w:color w:val="auto"/>
          <w:sz w:val="28"/>
          <w:szCs w:val="28"/>
        </w:rPr>
      </w:pPr>
      <w:r w:rsidRPr="008B0A59">
        <w:rPr>
          <w:rFonts w:ascii="Times New Roman" w:hAnsi="Times New Roman" w:cs="Times New Roman"/>
          <w:color w:val="auto"/>
          <w:sz w:val="28"/>
          <w:szCs w:val="28"/>
        </w:rPr>
        <w:t>Comments on switch</w:t>
      </w:r>
    </w:p>
    <w:p w:rsidR="00581FB0" w:rsidRPr="008B0A59" w:rsidRDefault="00581FB0" w:rsidP="00581FB0">
      <w:pPr>
        <w:pStyle w:val="NormalWeb"/>
        <w:shd w:val="clear" w:color="auto" w:fill="FFFFFF"/>
        <w:spacing w:before="120" w:beforeAutospacing="0" w:after="120" w:afterAutospacing="0" w:line="184" w:lineRule="atLeast"/>
        <w:rPr>
          <w:sz w:val="28"/>
          <w:szCs w:val="28"/>
        </w:rPr>
      </w:pPr>
      <w:r w:rsidRPr="008B0A59">
        <w:rPr>
          <w:sz w:val="28"/>
          <w:szCs w:val="28"/>
        </w:rPr>
        <w:t>Java's</w:t>
      </w:r>
      <w:r w:rsidRPr="008B0A59">
        <w:rPr>
          <w:rStyle w:val="apple-converted-space"/>
          <w:sz w:val="28"/>
          <w:szCs w:val="28"/>
        </w:rPr>
        <w:t> </w:t>
      </w:r>
      <w:r w:rsidRPr="008B0A59">
        <w:rPr>
          <w:rStyle w:val="HTMLCode"/>
          <w:rFonts w:ascii="Times New Roman" w:eastAsiaTheme="majorEastAsia" w:hAnsi="Times New Roman" w:cs="Times New Roman"/>
          <w:sz w:val="28"/>
          <w:szCs w:val="28"/>
        </w:rPr>
        <w:t>switch</w:t>
      </w:r>
      <w:r w:rsidRPr="008B0A59">
        <w:rPr>
          <w:rStyle w:val="apple-converted-space"/>
          <w:sz w:val="28"/>
          <w:szCs w:val="28"/>
        </w:rPr>
        <w:t> </w:t>
      </w:r>
      <w:r w:rsidRPr="008B0A59">
        <w:rPr>
          <w:sz w:val="28"/>
          <w:szCs w:val="28"/>
        </w:rPr>
        <w:t>statement, which was taken directly from C++ to increase its attractiveness to C++ programmers, is not well loved.</w:t>
      </w:r>
    </w:p>
    <w:p w:rsidR="00581FB0" w:rsidRPr="008B0A59" w:rsidRDefault="00581FB0" w:rsidP="00581FB0">
      <w:pPr>
        <w:numPr>
          <w:ilvl w:val="0"/>
          <w:numId w:val="68"/>
        </w:numPr>
        <w:shd w:val="clear" w:color="auto" w:fill="FFFFFF"/>
        <w:spacing w:before="120" w:after="100" w:afterAutospacing="1" w:line="184" w:lineRule="atLeast"/>
        <w:rPr>
          <w:rFonts w:ascii="Times New Roman" w:hAnsi="Times New Roman" w:cs="Times New Roman"/>
          <w:sz w:val="28"/>
          <w:szCs w:val="28"/>
        </w:rPr>
      </w:pPr>
      <w:r w:rsidRPr="008B0A59">
        <w:rPr>
          <w:rFonts w:ascii="Times New Roman" w:hAnsi="Times New Roman" w:cs="Times New Roman"/>
          <w:b/>
          <w:bCs/>
          <w:sz w:val="28"/>
          <w:szCs w:val="28"/>
        </w:rPr>
        <w:t>No ranges</w:t>
      </w:r>
      <w:r w:rsidRPr="008B0A59">
        <w:rPr>
          <w:rFonts w:ascii="Times New Roman" w:hAnsi="Times New Roman" w:cs="Times New Roman"/>
          <w:sz w:val="28"/>
          <w:szCs w:val="28"/>
        </w:rPr>
        <w:t>. It doesn't allow ranges, eg</w:t>
      </w:r>
      <w:r w:rsidRPr="008B0A59">
        <w:rPr>
          <w:rStyle w:val="apple-converted-space"/>
          <w:rFonts w:ascii="Times New Roman" w:hAnsi="Times New Roman" w:cs="Times New Roman"/>
          <w:sz w:val="28"/>
          <w:szCs w:val="28"/>
        </w:rPr>
        <w:t> </w:t>
      </w:r>
      <w:r w:rsidRPr="008B0A59">
        <w:rPr>
          <w:rStyle w:val="HTMLCode"/>
          <w:rFonts w:ascii="Times New Roman" w:eastAsiaTheme="majorEastAsia" w:hAnsi="Times New Roman" w:cs="Times New Roman"/>
          <w:sz w:val="28"/>
          <w:szCs w:val="28"/>
        </w:rPr>
        <w:t>case 90-100:</w:t>
      </w:r>
      <w:r w:rsidRPr="008B0A59">
        <w:rPr>
          <w:rFonts w:ascii="Times New Roman" w:hAnsi="Times New Roman" w:cs="Times New Roman"/>
          <w:sz w:val="28"/>
          <w:szCs w:val="28"/>
        </w:rPr>
        <w:t>. Many other languages do.</w:t>
      </w:r>
    </w:p>
    <w:p w:rsidR="00581FB0" w:rsidRPr="008B0A59" w:rsidRDefault="00581FB0" w:rsidP="00581FB0">
      <w:pPr>
        <w:numPr>
          <w:ilvl w:val="0"/>
          <w:numId w:val="68"/>
        </w:numPr>
        <w:shd w:val="clear" w:color="auto" w:fill="FFFFFF"/>
        <w:spacing w:before="120" w:after="100" w:afterAutospacing="1" w:line="184" w:lineRule="atLeast"/>
        <w:rPr>
          <w:rFonts w:ascii="Times New Roman" w:hAnsi="Times New Roman" w:cs="Times New Roman"/>
          <w:sz w:val="28"/>
          <w:szCs w:val="28"/>
        </w:rPr>
      </w:pPr>
      <w:r w:rsidRPr="008B0A59">
        <w:rPr>
          <w:rFonts w:ascii="Times New Roman" w:hAnsi="Times New Roman" w:cs="Times New Roman"/>
          <w:b/>
          <w:bCs/>
          <w:sz w:val="28"/>
          <w:szCs w:val="28"/>
        </w:rPr>
        <w:t>Integers only</w:t>
      </w:r>
      <w:r w:rsidRPr="008B0A59">
        <w:rPr>
          <w:rFonts w:ascii="Times New Roman" w:hAnsi="Times New Roman" w:cs="Times New Roman"/>
          <w:sz w:val="28"/>
          <w:szCs w:val="28"/>
        </w:rPr>
        <w:t>. It requires integers and doesn't allow useful types like String. Many other languages do.</w:t>
      </w:r>
    </w:p>
    <w:p w:rsidR="00581FB0" w:rsidRPr="008B0A59" w:rsidRDefault="00581FB0" w:rsidP="00581FB0">
      <w:pPr>
        <w:numPr>
          <w:ilvl w:val="0"/>
          <w:numId w:val="68"/>
        </w:numPr>
        <w:shd w:val="clear" w:color="auto" w:fill="FFFFFF"/>
        <w:spacing w:before="120" w:after="100" w:afterAutospacing="1" w:line="184" w:lineRule="atLeast"/>
        <w:rPr>
          <w:rFonts w:ascii="Times New Roman" w:hAnsi="Times New Roman" w:cs="Times New Roman"/>
          <w:sz w:val="28"/>
          <w:szCs w:val="28"/>
        </w:rPr>
      </w:pPr>
      <w:r w:rsidRPr="008B0A59">
        <w:rPr>
          <w:rFonts w:ascii="Times New Roman" w:hAnsi="Times New Roman" w:cs="Times New Roman"/>
          <w:b/>
          <w:bCs/>
          <w:sz w:val="28"/>
          <w:szCs w:val="28"/>
        </w:rPr>
        <w:t>Error-prone</w:t>
      </w:r>
      <w:r w:rsidRPr="008B0A59">
        <w:rPr>
          <w:rFonts w:ascii="Times New Roman" w:hAnsi="Times New Roman" w:cs="Times New Roman"/>
          <w:sz w:val="28"/>
          <w:szCs w:val="28"/>
        </w:rPr>
        <w:t>. It is error-prone and a common source of bugs - forgetting</w:t>
      </w:r>
      <w:r w:rsidRPr="008B0A59">
        <w:rPr>
          <w:rStyle w:val="apple-converted-space"/>
          <w:rFonts w:ascii="Times New Roman" w:hAnsi="Times New Roman" w:cs="Times New Roman"/>
          <w:sz w:val="28"/>
          <w:szCs w:val="28"/>
        </w:rPr>
        <w:t> </w:t>
      </w:r>
      <w:r w:rsidRPr="008B0A59">
        <w:rPr>
          <w:rStyle w:val="HTMLCode"/>
          <w:rFonts w:ascii="Times New Roman" w:eastAsiaTheme="majorEastAsia" w:hAnsi="Times New Roman" w:cs="Times New Roman"/>
          <w:sz w:val="28"/>
          <w:szCs w:val="28"/>
        </w:rPr>
        <w:t>break</w:t>
      </w:r>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or</w:t>
      </w:r>
      <w:r w:rsidRPr="008B0A59">
        <w:rPr>
          <w:rStyle w:val="apple-converted-space"/>
          <w:rFonts w:ascii="Times New Roman" w:hAnsi="Times New Roman" w:cs="Times New Roman"/>
          <w:sz w:val="28"/>
          <w:szCs w:val="28"/>
        </w:rPr>
        <w:t> </w:t>
      </w:r>
      <w:r w:rsidRPr="008B0A59">
        <w:rPr>
          <w:rStyle w:val="HTMLCode"/>
          <w:rFonts w:ascii="Times New Roman" w:eastAsiaTheme="majorEastAsia" w:hAnsi="Times New Roman" w:cs="Times New Roman"/>
          <w:sz w:val="28"/>
          <w:szCs w:val="28"/>
        </w:rPr>
        <w:t>default</w:t>
      </w:r>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silently ignores errors. Some languages have eliminated these dangerous situations.</w:t>
      </w:r>
    </w:p>
    <w:p w:rsidR="004178F4" w:rsidRPr="008B0A59" w:rsidRDefault="004178F4" w:rsidP="004178F4">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rPr>
      </w:pPr>
      <w:r w:rsidRPr="008B0A59">
        <w:rPr>
          <w:rFonts w:ascii="Times New Roman" w:hAnsi="Times New Roman" w:cs="Times New Roman"/>
          <w:bCs w:val="0"/>
          <w:color w:val="auto"/>
          <w:spacing w:val="-12"/>
          <w:sz w:val="28"/>
          <w:szCs w:val="28"/>
        </w:rPr>
        <w:t>How Switch Case Statement is different in java from c programming</w:t>
      </w:r>
    </w:p>
    <w:p w:rsidR="004178F4" w:rsidRPr="008B0A59" w:rsidRDefault="004178F4" w:rsidP="00582FD5">
      <w:pPr>
        <w:numPr>
          <w:ilvl w:val="0"/>
          <w:numId w:val="12"/>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In C Programming we were unable to write Case label of data type  ‘String’. In java we can have String inside “Switch”.</w:t>
      </w:r>
    </w:p>
    <w:p w:rsidR="004178F4" w:rsidRPr="008B0A59" w:rsidRDefault="004178F4" w:rsidP="004178F4">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rPr>
      </w:pPr>
      <w:r w:rsidRPr="008B0A59">
        <w:rPr>
          <w:rFonts w:ascii="Times New Roman" w:hAnsi="Times New Roman" w:cs="Times New Roman"/>
          <w:bCs w:val="0"/>
          <w:color w:val="auto"/>
          <w:spacing w:val="-12"/>
          <w:sz w:val="28"/>
          <w:szCs w:val="28"/>
        </w:rPr>
        <w:lastRenderedPageBreak/>
        <w:t>Live Example 1 : Choose Day of the Week</w:t>
      </w:r>
    </w:p>
    <w:p w:rsidR="004178F4" w:rsidRPr="008B0A59" w:rsidRDefault="004178F4" w:rsidP="0024332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b/>
          <w:bCs/>
          <w:i/>
          <w:sz w:val="32"/>
          <w:szCs w:val="28"/>
        </w:rPr>
        <w:t>class</w:t>
      </w:r>
      <w:r w:rsidRPr="008B0A59">
        <w:rPr>
          <w:rFonts w:ascii="Times New Roman" w:hAnsi="Times New Roman" w:cs="Times New Roman"/>
          <w:i/>
          <w:sz w:val="32"/>
          <w:szCs w:val="28"/>
        </w:rPr>
        <w:t xml:space="preserve"> SwitchDate{</w:t>
      </w:r>
    </w:p>
    <w:p w:rsidR="004178F4" w:rsidRPr="008B0A59" w:rsidRDefault="004178F4" w:rsidP="0024332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public</w:t>
      </w: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static</w:t>
      </w:r>
      <w:r w:rsidRPr="008B0A59">
        <w:rPr>
          <w:rFonts w:ascii="Times New Roman" w:hAnsi="Times New Roman" w:cs="Times New Roman"/>
          <w:i/>
          <w:sz w:val="32"/>
          <w:szCs w:val="28"/>
        </w:rPr>
        <w:t xml:space="preserve"> void main(</w:t>
      </w:r>
      <w:r w:rsidRPr="008B0A59">
        <w:rPr>
          <w:rFonts w:ascii="Times New Roman" w:hAnsi="Times New Roman" w:cs="Times New Roman"/>
          <w:b/>
          <w:bCs/>
          <w:i/>
          <w:sz w:val="32"/>
          <w:szCs w:val="28"/>
        </w:rPr>
        <w:t>String</w:t>
      </w:r>
      <w:r w:rsidRPr="008B0A59">
        <w:rPr>
          <w:rFonts w:ascii="Times New Roman" w:hAnsi="Times New Roman" w:cs="Times New Roman"/>
          <w:i/>
          <w:sz w:val="32"/>
          <w:szCs w:val="28"/>
        </w:rPr>
        <w:t>[] args){</w:t>
      </w:r>
    </w:p>
    <w:p w:rsidR="004178F4" w:rsidRPr="008B0A59" w:rsidRDefault="004178F4" w:rsidP="0024332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int week = 3;</w:t>
      </w:r>
    </w:p>
    <w:p w:rsidR="004178F4" w:rsidRPr="008B0A59" w:rsidRDefault="004178F4" w:rsidP="0024332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switch</w:t>
      </w:r>
      <w:r w:rsidRPr="008B0A59">
        <w:rPr>
          <w:rFonts w:ascii="Times New Roman" w:hAnsi="Times New Roman" w:cs="Times New Roman"/>
          <w:i/>
          <w:sz w:val="32"/>
          <w:szCs w:val="28"/>
        </w:rPr>
        <w:t xml:space="preserve"> (week){</w:t>
      </w:r>
    </w:p>
    <w:p w:rsidR="004178F4" w:rsidRPr="008B0A59" w:rsidRDefault="004178F4" w:rsidP="0024332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case</w:t>
      </w:r>
      <w:r w:rsidRPr="008B0A59">
        <w:rPr>
          <w:rFonts w:ascii="Times New Roman" w:hAnsi="Times New Roman" w:cs="Times New Roman"/>
          <w:i/>
          <w:sz w:val="32"/>
          <w:szCs w:val="28"/>
        </w:rPr>
        <w:t xml:space="preserve"> 1:</w:t>
      </w:r>
      <w:r w:rsidRPr="008B0A59">
        <w:rPr>
          <w:rFonts w:ascii="Times New Roman" w:hAnsi="Times New Roman" w:cs="Times New Roman"/>
          <w:b/>
          <w:bCs/>
          <w:i/>
          <w:sz w:val="32"/>
          <w:szCs w:val="28"/>
        </w:rPr>
        <w:t>System</w:t>
      </w:r>
      <w:r w:rsidRPr="008B0A59">
        <w:rPr>
          <w:rFonts w:ascii="Times New Roman" w:hAnsi="Times New Roman" w:cs="Times New Roman"/>
          <w:i/>
          <w:sz w:val="32"/>
          <w:szCs w:val="28"/>
        </w:rPr>
        <w:t xml:space="preserve">.out.println("monday"); </w:t>
      </w:r>
      <w:r w:rsidRPr="008B0A59">
        <w:rPr>
          <w:rFonts w:ascii="Times New Roman" w:hAnsi="Times New Roman" w:cs="Times New Roman"/>
          <w:b/>
          <w:bCs/>
          <w:i/>
          <w:sz w:val="32"/>
          <w:szCs w:val="28"/>
        </w:rPr>
        <w:t>break</w:t>
      </w:r>
      <w:r w:rsidRPr="008B0A59">
        <w:rPr>
          <w:rFonts w:ascii="Times New Roman" w:hAnsi="Times New Roman" w:cs="Times New Roman"/>
          <w:i/>
          <w:sz w:val="32"/>
          <w:szCs w:val="28"/>
        </w:rPr>
        <w:t>;</w:t>
      </w:r>
    </w:p>
    <w:p w:rsidR="004178F4" w:rsidRPr="008B0A59" w:rsidRDefault="004178F4" w:rsidP="0024332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case</w:t>
      </w:r>
      <w:r w:rsidRPr="008B0A59">
        <w:rPr>
          <w:rFonts w:ascii="Times New Roman" w:hAnsi="Times New Roman" w:cs="Times New Roman"/>
          <w:i/>
          <w:sz w:val="32"/>
          <w:szCs w:val="28"/>
        </w:rPr>
        <w:t xml:space="preserve"> 2:</w:t>
      </w:r>
      <w:r w:rsidRPr="008B0A59">
        <w:rPr>
          <w:rFonts w:ascii="Times New Roman" w:hAnsi="Times New Roman" w:cs="Times New Roman"/>
          <w:b/>
          <w:bCs/>
          <w:i/>
          <w:sz w:val="32"/>
          <w:szCs w:val="28"/>
        </w:rPr>
        <w:t>System</w:t>
      </w:r>
      <w:r w:rsidRPr="008B0A59">
        <w:rPr>
          <w:rFonts w:ascii="Times New Roman" w:hAnsi="Times New Roman" w:cs="Times New Roman"/>
          <w:i/>
          <w:sz w:val="32"/>
          <w:szCs w:val="28"/>
        </w:rPr>
        <w:t>.out.println("tuesday");</w:t>
      </w:r>
      <w:r w:rsidRPr="008B0A59">
        <w:rPr>
          <w:rFonts w:ascii="Times New Roman" w:hAnsi="Times New Roman" w:cs="Times New Roman"/>
          <w:b/>
          <w:bCs/>
          <w:i/>
          <w:sz w:val="32"/>
          <w:szCs w:val="28"/>
        </w:rPr>
        <w:t>break</w:t>
      </w:r>
      <w:r w:rsidRPr="008B0A59">
        <w:rPr>
          <w:rFonts w:ascii="Times New Roman" w:hAnsi="Times New Roman" w:cs="Times New Roman"/>
          <w:i/>
          <w:sz w:val="32"/>
          <w:szCs w:val="28"/>
        </w:rPr>
        <w:t>;</w:t>
      </w:r>
    </w:p>
    <w:p w:rsidR="004178F4" w:rsidRPr="008B0A59" w:rsidRDefault="004178F4" w:rsidP="0024332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case</w:t>
      </w:r>
      <w:r w:rsidRPr="008B0A59">
        <w:rPr>
          <w:rFonts w:ascii="Times New Roman" w:hAnsi="Times New Roman" w:cs="Times New Roman"/>
          <w:i/>
          <w:sz w:val="32"/>
          <w:szCs w:val="28"/>
        </w:rPr>
        <w:t xml:space="preserve"> 3:</w:t>
      </w:r>
      <w:r w:rsidRPr="008B0A59">
        <w:rPr>
          <w:rFonts w:ascii="Times New Roman" w:hAnsi="Times New Roman" w:cs="Times New Roman"/>
          <w:b/>
          <w:bCs/>
          <w:i/>
          <w:sz w:val="32"/>
          <w:szCs w:val="28"/>
        </w:rPr>
        <w:t>System</w:t>
      </w:r>
      <w:r w:rsidRPr="008B0A59">
        <w:rPr>
          <w:rFonts w:ascii="Times New Roman" w:hAnsi="Times New Roman" w:cs="Times New Roman"/>
          <w:i/>
          <w:sz w:val="32"/>
          <w:szCs w:val="28"/>
        </w:rPr>
        <w:t>.out.println("wednesday");</w:t>
      </w:r>
      <w:r w:rsidRPr="008B0A59">
        <w:rPr>
          <w:rFonts w:ascii="Times New Roman" w:hAnsi="Times New Roman" w:cs="Times New Roman"/>
          <w:b/>
          <w:bCs/>
          <w:i/>
          <w:sz w:val="32"/>
          <w:szCs w:val="28"/>
        </w:rPr>
        <w:t>break</w:t>
      </w:r>
      <w:r w:rsidRPr="008B0A59">
        <w:rPr>
          <w:rFonts w:ascii="Times New Roman" w:hAnsi="Times New Roman" w:cs="Times New Roman"/>
          <w:i/>
          <w:sz w:val="32"/>
          <w:szCs w:val="28"/>
        </w:rPr>
        <w:t>;</w:t>
      </w:r>
    </w:p>
    <w:p w:rsidR="004178F4" w:rsidRPr="008B0A59" w:rsidRDefault="004178F4" w:rsidP="0024332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case</w:t>
      </w:r>
      <w:r w:rsidRPr="008B0A59">
        <w:rPr>
          <w:rFonts w:ascii="Times New Roman" w:hAnsi="Times New Roman" w:cs="Times New Roman"/>
          <w:i/>
          <w:sz w:val="32"/>
          <w:szCs w:val="28"/>
        </w:rPr>
        <w:t xml:space="preserve"> 4:</w:t>
      </w:r>
      <w:r w:rsidRPr="008B0A59">
        <w:rPr>
          <w:rFonts w:ascii="Times New Roman" w:hAnsi="Times New Roman" w:cs="Times New Roman"/>
          <w:b/>
          <w:bCs/>
          <w:i/>
          <w:sz w:val="32"/>
          <w:szCs w:val="28"/>
        </w:rPr>
        <w:t>System</w:t>
      </w:r>
      <w:r w:rsidRPr="008B0A59">
        <w:rPr>
          <w:rFonts w:ascii="Times New Roman" w:hAnsi="Times New Roman" w:cs="Times New Roman"/>
          <w:i/>
          <w:sz w:val="32"/>
          <w:szCs w:val="28"/>
        </w:rPr>
        <w:t>.out.println("thursday");</w:t>
      </w:r>
      <w:r w:rsidRPr="008B0A59">
        <w:rPr>
          <w:rFonts w:ascii="Times New Roman" w:hAnsi="Times New Roman" w:cs="Times New Roman"/>
          <w:b/>
          <w:bCs/>
          <w:i/>
          <w:sz w:val="32"/>
          <w:szCs w:val="28"/>
        </w:rPr>
        <w:t>break</w:t>
      </w:r>
      <w:r w:rsidRPr="008B0A59">
        <w:rPr>
          <w:rFonts w:ascii="Times New Roman" w:hAnsi="Times New Roman" w:cs="Times New Roman"/>
          <w:i/>
          <w:sz w:val="32"/>
          <w:szCs w:val="28"/>
        </w:rPr>
        <w:t>;</w:t>
      </w:r>
    </w:p>
    <w:p w:rsidR="004178F4" w:rsidRPr="008B0A59" w:rsidRDefault="004178F4" w:rsidP="0024332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case</w:t>
      </w:r>
      <w:r w:rsidRPr="008B0A59">
        <w:rPr>
          <w:rFonts w:ascii="Times New Roman" w:hAnsi="Times New Roman" w:cs="Times New Roman"/>
          <w:i/>
          <w:sz w:val="32"/>
          <w:szCs w:val="28"/>
        </w:rPr>
        <w:t xml:space="preserve"> 5:</w:t>
      </w:r>
      <w:r w:rsidRPr="008B0A59">
        <w:rPr>
          <w:rFonts w:ascii="Times New Roman" w:hAnsi="Times New Roman" w:cs="Times New Roman"/>
          <w:b/>
          <w:bCs/>
          <w:i/>
          <w:sz w:val="32"/>
          <w:szCs w:val="28"/>
        </w:rPr>
        <w:t>System</w:t>
      </w:r>
      <w:r w:rsidRPr="008B0A59">
        <w:rPr>
          <w:rFonts w:ascii="Times New Roman" w:hAnsi="Times New Roman" w:cs="Times New Roman"/>
          <w:i/>
          <w:sz w:val="32"/>
          <w:szCs w:val="28"/>
        </w:rPr>
        <w:t>.out.println("friday");</w:t>
      </w:r>
      <w:r w:rsidRPr="008B0A59">
        <w:rPr>
          <w:rFonts w:ascii="Times New Roman" w:hAnsi="Times New Roman" w:cs="Times New Roman"/>
          <w:b/>
          <w:bCs/>
          <w:i/>
          <w:sz w:val="32"/>
          <w:szCs w:val="28"/>
        </w:rPr>
        <w:t>break</w:t>
      </w:r>
      <w:r w:rsidRPr="008B0A59">
        <w:rPr>
          <w:rFonts w:ascii="Times New Roman" w:hAnsi="Times New Roman" w:cs="Times New Roman"/>
          <w:i/>
          <w:sz w:val="32"/>
          <w:szCs w:val="28"/>
        </w:rPr>
        <w:t>;</w:t>
      </w:r>
    </w:p>
    <w:p w:rsidR="004178F4" w:rsidRPr="008B0A59" w:rsidRDefault="004178F4" w:rsidP="0024332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case</w:t>
      </w:r>
      <w:r w:rsidRPr="008B0A59">
        <w:rPr>
          <w:rFonts w:ascii="Times New Roman" w:hAnsi="Times New Roman" w:cs="Times New Roman"/>
          <w:i/>
          <w:sz w:val="32"/>
          <w:szCs w:val="28"/>
        </w:rPr>
        <w:t xml:space="preserve"> 6:</w:t>
      </w:r>
      <w:r w:rsidRPr="008B0A59">
        <w:rPr>
          <w:rFonts w:ascii="Times New Roman" w:hAnsi="Times New Roman" w:cs="Times New Roman"/>
          <w:b/>
          <w:bCs/>
          <w:i/>
          <w:sz w:val="32"/>
          <w:szCs w:val="28"/>
        </w:rPr>
        <w:t>System</w:t>
      </w:r>
      <w:r w:rsidRPr="008B0A59">
        <w:rPr>
          <w:rFonts w:ascii="Times New Roman" w:hAnsi="Times New Roman" w:cs="Times New Roman"/>
          <w:i/>
          <w:sz w:val="32"/>
          <w:szCs w:val="28"/>
        </w:rPr>
        <w:t>.out.println("saturday");</w:t>
      </w:r>
      <w:r w:rsidRPr="008B0A59">
        <w:rPr>
          <w:rFonts w:ascii="Times New Roman" w:hAnsi="Times New Roman" w:cs="Times New Roman"/>
          <w:b/>
          <w:bCs/>
          <w:i/>
          <w:sz w:val="32"/>
          <w:szCs w:val="28"/>
        </w:rPr>
        <w:t>break</w:t>
      </w:r>
      <w:r w:rsidRPr="008B0A59">
        <w:rPr>
          <w:rFonts w:ascii="Times New Roman" w:hAnsi="Times New Roman" w:cs="Times New Roman"/>
          <w:i/>
          <w:sz w:val="32"/>
          <w:szCs w:val="28"/>
        </w:rPr>
        <w:t>;</w:t>
      </w:r>
    </w:p>
    <w:p w:rsidR="004178F4" w:rsidRPr="008B0A59" w:rsidRDefault="004178F4" w:rsidP="0024332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case</w:t>
      </w:r>
      <w:r w:rsidRPr="008B0A59">
        <w:rPr>
          <w:rFonts w:ascii="Times New Roman" w:hAnsi="Times New Roman" w:cs="Times New Roman"/>
          <w:i/>
          <w:sz w:val="32"/>
          <w:szCs w:val="28"/>
        </w:rPr>
        <w:t xml:space="preserve"> 7:</w:t>
      </w:r>
      <w:r w:rsidRPr="008B0A59">
        <w:rPr>
          <w:rFonts w:ascii="Times New Roman" w:hAnsi="Times New Roman" w:cs="Times New Roman"/>
          <w:b/>
          <w:bCs/>
          <w:i/>
          <w:sz w:val="32"/>
          <w:szCs w:val="28"/>
        </w:rPr>
        <w:t>System</w:t>
      </w:r>
      <w:r w:rsidRPr="008B0A59">
        <w:rPr>
          <w:rFonts w:ascii="Times New Roman" w:hAnsi="Times New Roman" w:cs="Times New Roman"/>
          <w:i/>
          <w:sz w:val="32"/>
          <w:szCs w:val="28"/>
        </w:rPr>
        <w:t>.out.println("sunday");</w:t>
      </w:r>
      <w:r w:rsidRPr="008B0A59">
        <w:rPr>
          <w:rFonts w:ascii="Times New Roman" w:hAnsi="Times New Roman" w:cs="Times New Roman"/>
          <w:b/>
          <w:bCs/>
          <w:i/>
          <w:sz w:val="32"/>
          <w:szCs w:val="28"/>
        </w:rPr>
        <w:t>break</w:t>
      </w:r>
      <w:r w:rsidRPr="008B0A59">
        <w:rPr>
          <w:rFonts w:ascii="Times New Roman" w:hAnsi="Times New Roman" w:cs="Times New Roman"/>
          <w:i/>
          <w:sz w:val="32"/>
          <w:szCs w:val="28"/>
        </w:rPr>
        <w:t>;</w:t>
      </w:r>
    </w:p>
    <w:p w:rsidR="004178F4" w:rsidRPr="008B0A59" w:rsidRDefault="004178F4" w:rsidP="0024332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default</w:t>
      </w:r>
      <w:r w:rsidRPr="008B0A59">
        <w:rPr>
          <w:rFonts w:ascii="Times New Roman" w:hAnsi="Times New Roman" w:cs="Times New Roman"/>
          <w:i/>
          <w:sz w:val="32"/>
          <w:szCs w:val="28"/>
        </w:rPr>
        <w:t>:</w:t>
      </w:r>
      <w:r w:rsidRPr="008B0A59">
        <w:rPr>
          <w:rFonts w:ascii="Times New Roman" w:hAnsi="Times New Roman" w:cs="Times New Roman"/>
          <w:b/>
          <w:bCs/>
          <w:i/>
          <w:sz w:val="32"/>
          <w:szCs w:val="28"/>
        </w:rPr>
        <w:t>System</w:t>
      </w:r>
      <w:r w:rsidRPr="008B0A59">
        <w:rPr>
          <w:rFonts w:ascii="Times New Roman" w:hAnsi="Times New Roman" w:cs="Times New Roman"/>
          <w:i/>
          <w:sz w:val="32"/>
          <w:szCs w:val="28"/>
        </w:rPr>
        <w:t>.out.println("Invalid week");</w:t>
      </w:r>
      <w:r w:rsidRPr="008B0A59">
        <w:rPr>
          <w:rFonts w:ascii="Times New Roman" w:hAnsi="Times New Roman" w:cs="Times New Roman"/>
          <w:b/>
          <w:bCs/>
          <w:i/>
          <w:sz w:val="32"/>
          <w:szCs w:val="28"/>
        </w:rPr>
        <w:t>break</w:t>
      </w:r>
      <w:r w:rsidRPr="008B0A59">
        <w:rPr>
          <w:rFonts w:ascii="Times New Roman" w:hAnsi="Times New Roman" w:cs="Times New Roman"/>
          <w:i/>
          <w:sz w:val="32"/>
          <w:szCs w:val="28"/>
        </w:rPr>
        <w:t>;</w:t>
      </w:r>
    </w:p>
    <w:p w:rsidR="004178F4" w:rsidRPr="008B0A59" w:rsidRDefault="004178F4" w:rsidP="0024332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178F4" w:rsidRPr="008B0A59" w:rsidRDefault="004178F4" w:rsidP="0024332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178F4" w:rsidRPr="008B0A59" w:rsidRDefault="004178F4" w:rsidP="0024332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w:t>
      </w:r>
    </w:p>
    <w:p w:rsidR="00C07071" w:rsidRPr="008B0A59" w:rsidRDefault="00C07071" w:rsidP="00C07071">
      <w:pPr>
        <w:pStyle w:val="Heading2"/>
        <w:shd w:val="clear" w:color="auto" w:fill="FFFFFF"/>
        <w:spacing w:before="300" w:after="173"/>
        <w:ind w:left="92"/>
        <w:rPr>
          <w:rFonts w:ascii="Times New Roman" w:hAnsi="Times New Roman" w:cs="Times New Roman"/>
          <w:color w:val="auto"/>
          <w:sz w:val="28"/>
          <w:szCs w:val="28"/>
          <w:u w:val="single"/>
        </w:rPr>
      </w:pPr>
      <w:r w:rsidRPr="008B0A59">
        <w:rPr>
          <w:rFonts w:ascii="Times New Roman" w:hAnsi="Times New Roman" w:cs="Times New Roman"/>
          <w:color w:val="auto"/>
          <w:sz w:val="28"/>
          <w:szCs w:val="28"/>
          <w:u w:val="single"/>
        </w:rPr>
        <w:t>Limitations of switch statement</w:t>
      </w:r>
    </w:p>
    <w:p w:rsidR="00C07071" w:rsidRPr="008B0A59" w:rsidRDefault="00C07071" w:rsidP="00C07071">
      <w:pPr>
        <w:pStyle w:val="NormalWeb"/>
        <w:shd w:val="clear" w:color="auto" w:fill="FFFFFF"/>
        <w:spacing w:before="192" w:beforeAutospacing="0" w:after="240" w:afterAutospacing="0" w:line="432" w:lineRule="atLeast"/>
        <w:ind w:left="115" w:right="115"/>
        <w:jc w:val="both"/>
        <w:rPr>
          <w:b/>
          <w:sz w:val="28"/>
          <w:szCs w:val="28"/>
        </w:rPr>
      </w:pPr>
      <w:r w:rsidRPr="008B0A59">
        <w:rPr>
          <w:b/>
          <w:sz w:val="28"/>
          <w:szCs w:val="28"/>
        </w:rPr>
        <w:t>Logical operators cannot be used with switch statement. For instance</w:t>
      </w:r>
    </w:p>
    <w:p w:rsidR="00C07071" w:rsidRPr="008B0A59" w:rsidRDefault="00C07071" w:rsidP="00243321">
      <w:pPr>
        <w:pStyle w:val="Heading2"/>
        <w:shd w:val="clear" w:color="auto" w:fill="F5F5F5"/>
        <w:spacing w:before="46"/>
        <w:ind w:right="69"/>
        <w:rPr>
          <w:rFonts w:ascii="Times New Roman" w:hAnsi="Times New Roman" w:cs="Times New Roman"/>
          <w:i/>
          <w:color w:val="auto"/>
          <w:sz w:val="32"/>
          <w:szCs w:val="32"/>
          <w:u w:val="single"/>
        </w:rPr>
      </w:pPr>
      <w:r w:rsidRPr="008B0A59">
        <w:rPr>
          <w:rFonts w:ascii="Times New Roman" w:hAnsi="Times New Roman" w:cs="Times New Roman"/>
          <w:i/>
          <w:color w:val="auto"/>
          <w:sz w:val="32"/>
          <w:szCs w:val="32"/>
          <w:u w:val="single"/>
        </w:rPr>
        <w:t>Example</w:t>
      </w:r>
    </w:p>
    <w:p w:rsidR="00C07071" w:rsidRPr="008B0A59" w:rsidRDefault="00C07071" w:rsidP="00ED1589">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right="115"/>
        <w:rPr>
          <w:rFonts w:ascii="Times New Roman" w:hAnsi="Times New Roman" w:cs="Times New Roman"/>
          <w:i/>
          <w:sz w:val="32"/>
          <w:szCs w:val="32"/>
        </w:rPr>
      </w:pPr>
      <w:r w:rsidRPr="008B0A59">
        <w:rPr>
          <w:rStyle w:val="kwd"/>
          <w:rFonts w:ascii="Times New Roman" w:hAnsi="Times New Roman" w:cs="Times New Roman"/>
          <w:b/>
          <w:bCs/>
          <w:i/>
          <w:sz w:val="32"/>
          <w:szCs w:val="32"/>
        </w:rPr>
        <w:t>case</w:t>
      </w:r>
      <w:r w:rsidRPr="008B0A59">
        <w:rPr>
          <w:rStyle w:val="pln"/>
          <w:rFonts w:ascii="Times New Roman" w:hAnsi="Times New Roman" w:cs="Times New Roman"/>
          <w:i/>
          <w:sz w:val="32"/>
          <w:szCs w:val="32"/>
        </w:rPr>
        <w:t xml:space="preserve"> k</w:t>
      </w:r>
      <w:r w:rsidRPr="008B0A59">
        <w:rPr>
          <w:rStyle w:val="pun"/>
          <w:rFonts w:ascii="Times New Roman" w:hAnsi="Times New Roman" w:cs="Times New Roman"/>
          <w:i/>
          <w:sz w:val="32"/>
          <w:szCs w:val="32"/>
        </w:rPr>
        <w:t>&gt;=</w:t>
      </w:r>
      <w:r w:rsidRPr="008B0A59">
        <w:rPr>
          <w:rStyle w:val="lit"/>
          <w:rFonts w:ascii="Times New Roman" w:hAnsi="Times New Roman" w:cs="Times New Roman"/>
          <w:i/>
          <w:sz w:val="32"/>
          <w:szCs w:val="32"/>
        </w:rPr>
        <w:t>20</w:t>
      </w:r>
      <w:r w:rsidRPr="008B0A59">
        <w:rPr>
          <w:rStyle w:val="pun"/>
          <w:rFonts w:ascii="Times New Roman" w:hAnsi="Times New Roman" w:cs="Times New Roman"/>
          <w:i/>
          <w:sz w:val="32"/>
          <w:szCs w:val="32"/>
        </w:rPr>
        <w:t>:</w:t>
      </w:r>
      <w:r w:rsidRPr="008B0A59">
        <w:rPr>
          <w:rStyle w:val="pln"/>
          <w:rFonts w:ascii="Times New Roman" w:hAnsi="Times New Roman" w:cs="Times New Roman"/>
          <w:i/>
          <w:sz w:val="32"/>
          <w:szCs w:val="32"/>
        </w:rPr>
        <w:t xml:space="preserve"> </w:t>
      </w:r>
      <w:r w:rsidRPr="008B0A59">
        <w:rPr>
          <w:rStyle w:val="com"/>
          <w:rFonts w:ascii="Times New Roman" w:hAnsi="Times New Roman" w:cs="Times New Roman"/>
          <w:i/>
          <w:sz w:val="32"/>
          <w:szCs w:val="32"/>
        </w:rPr>
        <w:t>// not allowed</w:t>
      </w:r>
    </w:p>
    <w:p w:rsidR="00C07071" w:rsidRPr="008B0A59" w:rsidRDefault="00C07071" w:rsidP="00243321">
      <w:pPr>
        <w:pStyle w:val="Heading2"/>
        <w:shd w:val="clear" w:color="auto" w:fill="F5F5F5"/>
        <w:spacing w:before="46"/>
        <w:ind w:right="69"/>
        <w:rPr>
          <w:rFonts w:ascii="Times New Roman" w:hAnsi="Times New Roman" w:cs="Times New Roman"/>
          <w:color w:val="auto"/>
          <w:sz w:val="28"/>
          <w:szCs w:val="28"/>
          <w:u w:val="single"/>
        </w:rPr>
      </w:pPr>
      <w:r w:rsidRPr="008B0A59">
        <w:rPr>
          <w:rFonts w:ascii="Times New Roman" w:hAnsi="Times New Roman" w:cs="Times New Roman"/>
          <w:color w:val="auto"/>
          <w:sz w:val="28"/>
          <w:szCs w:val="28"/>
          <w:u w:val="single"/>
        </w:rPr>
        <w:t>Example of switch case</w:t>
      </w:r>
    </w:p>
    <w:p w:rsidR="00C07071" w:rsidRPr="008B0A59" w:rsidRDefault="00C0707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i/>
          <w:sz w:val="32"/>
          <w:szCs w:val="28"/>
        </w:rPr>
      </w:pPr>
      <w:r w:rsidRPr="008B0A59">
        <w:rPr>
          <w:rStyle w:val="kwd"/>
          <w:rFonts w:ascii="Times New Roman" w:hAnsi="Times New Roman" w:cs="Times New Roman"/>
          <w:b/>
          <w:bCs/>
          <w:i/>
          <w:sz w:val="32"/>
          <w:szCs w:val="28"/>
        </w:rPr>
        <w:t>import</w:t>
      </w:r>
      <w:r w:rsidRPr="008B0A59">
        <w:rPr>
          <w:rStyle w:val="pln"/>
          <w:rFonts w:ascii="Times New Roman" w:hAnsi="Times New Roman" w:cs="Times New Roman"/>
          <w:i/>
          <w:sz w:val="32"/>
          <w:szCs w:val="28"/>
        </w:rPr>
        <w:t xml:space="preserve"> java</w:t>
      </w:r>
      <w:r w:rsidRPr="008B0A59">
        <w:rPr>
          <w:rStyle w:val="pun"/>
          <w:rFonts w:ascii="Times New Roman" w:hAnsi="Times New Roman" w:cs="Times New Roman"/>
          <w:i/>
          <w:sz w:val="32"/>
          <w:szCs w:val="28"/>
        </w:rPr>
        <w:t>.</w:t>
      </w:r>
      <w:r w:rsidRPr="008B0A59">
        <w:rPr>
          <w:rStyle w:val="pln"/>
          <w:rFonts w:ascii="Times New Roman" w:hAnsi="Times New Roman" w:cs="Times New Roman"/>
          <w:i/>
          <w:sz w:val="32"/>
          <w:szCs w:val="28"/>
        </w:rPr>
        <w:t>util</w:t>
      </w:r>
      <w:r w:rsidRPr="008B0A59">
        <w:rPr>
          <w:rStyle w:val="pun"/>
          <w:rFonts w:ascii="Times New Roman" w:hAnsi="Times New Roman" w:cs="Times New Roman"/>
          <w:i/>
          <w:sz w:val="32"/>
          <w:szCs w:val="28"/>
        </w:rPr>
        <w:t>.*;</w:t>
      </w:r>
    </w:p>
    <w:p w:rsidR="00C07071" w:rsidRPr="008B0A59" w:rsidRDefault="00C0707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i/>
          <w:sz w:val="32"/>
          <w:szCs w:val="28"/>
        </w:rPr>
      </w:pPr>
      <w:r w:rsidRPr="008B0A59">
        <w:rPr>
          <w:rStyle w:val="kwd"/>
          <w:rFonts w:ascii="Times New Roman" w:hAnsi="Times New Roman" w:cs="Times New Roman"/>
          <w:b/>
          <w:bCs/>
          <w:i/>
          <w:sz w:val="32"/>
          <w:szCs w:val="28"/>
        </w:rPr>
        <w:t>class</w:t>
      </w:r>
      <w:r w:rsidRPr="008B0A59">
        <w:rPr>
          <w:rStyle w:val="pln"/>
          <w:rFonts w:ascii="Times New Roman" w:hAnsi="Times New Roman" w:cs="Times New Roman"/>
          <w:i/>
          <w:sz w:val="32"/>
          <w:szCs w:val="28"/>
        </w:rPr>
        <w:t xml:space="preserve"> switchCase</w:t>
      </w:r>
      <w:r w:rsidRPr="008B0A59">
        <w:rPr>
          <w:rStyle w:val="pun"/>
          <w:rFonts w:ascii="Times New Roman" w:hAnsi="Times New Roman" w:cs="Times New Roman"/>
          <w:i/>
          <w:sz w:val="32"/>
          <w:szCs w:val="28"/>
        </w:rPr>
        <w:t>{</w:t>
      </w:r>
    </w:p>
    <w:p w:rsidR="00C07071" w:rsidRPr="008B0A59" w:rsidRDefault="00C0707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i/>
          <w:sz w:val="32"/>
          <w:szCs w:val="28"/>
        </w:rPr>
      </w:pPr>
      <w:r w:rsidRPr="008B0A59">
        <w:rPr>
          <w:rStyle w:val="kwd"/>
          <w:rFonts w:ascii="Times New Roman" w:hAnsi="Times New Roman" w:cs="Times New Roman"/>
          <w:b/>
          <w:bCs/>
          <w:i/>
          <w:sz w:val="32"/>
          <w:szCs w:val="28"/>
        </w:rPr>
        <w:t>public</w:t>
      </w:r>
      <w:r w:rsidRPr="008B0A59">
        <w:rPr>
          <w:rStyle w:val="pln"/>
          <w:rFonts w:ascii="Times New Roman" w:hAnsi="Times New Roman" w:cs="Times New Roman"/>
          <w:i/>
          <w:sz w:val="32"/>
          <w:szCs w:val="28"/>
        </w:rPr>
        <w:t xml:space="preserve"> </w:t>
      </w:r>
      <w:r w:rsidRPr="008B0A59">
        <w:rPr>
          <w:rStyle w:val="kwd"/>
          <w:rFonts w:ascii="Times New Roman" w:hAnsi="Times New Roman" w:cs="Times New Roman"/>
          <w:b/>
          <w:bCs/>
          <w:i/>
          <w:sz w:val="32"/>
          <w:szCs w:val="28"/>
        </w:rPr>
        <w:t>static</w:t>
      </w:r>
      <w:r w:rsidRPr="008B0A59">
        <w:rPr>
          <w:rStyle w:val="pln"/>
          <w:rFonts w:ascii="Times New Roman" w:hAnsi="Times New Roman" w:cs="Times New Roman"/>
          <w:i/>
          <w:sz w:val="32"/>
          <w:szCs w:val="28"/>
        </w:rPr>
        <w:t xml:space="preserve"> </w:t>
      </w:r>
      <w:r w:rsidRPr="008B0A59">
        <w:rPr>
          <w:rStyle w:val="kwd"/>
          <w:rFonts w:ascii="Times New Roman" w:hAnsi="Times New Roman" w:cs="Times New Roman"/>
          <w:b/>
          <w:bCs/>
          <w:i/>
          <w:sz w:val="32"/>
          <w:szCs w:val="28"/>
        </w:rPr>
        <w:t>void</w:t>
      </w:r>
      <w:r w:rsidRPr="008B0A59">
        <w:rPr>
          <w:rStyle w:val="pln"/>
          <w:rFonts w:ascii="Times New Roman" w:hAnsi="Times New Roman" w:cs="Times New Roman"/>
          <w:i/>
          <w:sz w:val="32"/>
          <w:szCs w:val="28"/>
        </w:rPr>
        <w:t xml:space="preserve"> main</w:t>
      </w:r>
      <w:r w:rsidRPr="008B0A59">
        <w:rPr>
          <w:rStyle w:val="pun"/>
          <w:rFonts w:ascii="Times New Roman" w:hAnsi="Times New Roman" w:cs="Times New Roman"/>
          <w:i/>
          <w:sz w:val="32"/>
          <w:szCs w:val="28"/>
        </w:rPr>
        <w:t>(</w:t>
      </w:r>
      <w:r w:rsidRPr="008B0A59">
        <w:rPr>
          <w:rStyle w:val="typ"/>
          <w:rFonts w:ascii="Times New Roman" w:hAnsi="Times New Roman" w:cs="Times New Roman"/>
          <w:i/>
          <w:sz w:val="32"/>
          <w:szCs w:val="28"/>
        </w:rPr>
        <w:t>String</w:t>
      </w:r>
      <w:r w:rsidRPr="008B0A59">
        <w:rPr>
          <w:rStyle w:val="pln"/>
          <w:rFonts w:ascii="Times New Roman" w:hAnsi="Times New Roman" w:cs="Times New Roman"/>
          <w:i/>
          <w:sz w:val="32"/>
          <w:szCs w:val="28"/>
        </w:rPr>
        <w:t xml:space="preserve"> arg</w:t>
      </w:r>
      <w:r w:rsidRPr="008B0A59">
        <w:rPr>
          <w:rStyle w:val="pun"/>
          <w:rFonts w:ascii="Times New Roman" w:hAnsi="Times New Roman" w:cs="Times New Roman"/>
          <w:i/>
          <w:sz w:val="32"/>
          <w:szCs w:val="28"/>
        </w:rPr>
        <w:t>[]){</w:t>
      </w:r>
    </w:p>
    <w:p w:rsidR="00C07071" w:rsidRPr="008B0A59" w:rsidRDefault="00C0707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i/>
          <w:sz w:val="32"/>
          <w:szCs w:val="28"/>
        </w:rPr>
      </w:pPr>
      <w:r w:rsidRPr="008B0A59">
        <w:rPr>
          <w:rStyle w:val="kwd"/>
          <w:rFonts w:ascii="Times New Roman" w:hAnsi="Times New Roman" w:cs="Times New Roman"/>
          <w:b/>
          <w:bCs/>
          <w:i/>
          <w:sz w:val="32"/>
          <w:szCs w:val="28"/>
        </w:rPr>
        <w:t>int</w:t>
      </w:r>
      <w:r w:rsidRPr="008B0A59">
        <w:rPr>
          <w:rStyle w:val="pln"/>
          <w:rFonts w:ascii="Times New Roman" w:hAnsi="Times New Roman" w:cs="Times New Roman"/>
          <w:i/>
          <w:sz w:val="32"/>
          <w:szCs w:val="28"/>
        </w:rPr>
        <w:t xml:space="preserve"> ch</w:t>
      </w:r>
      <w:r w:rsidRPr="008B0A59">
        <w:rPr>
          <w:rStyle w:val="pun"/>
          <w:rFonts w:ascii="Times New Roman" w:hAnsi="Times New Roman" w:cs="Times New Roman"/>
          <w:i/>
          <w:sz w:val="32"/>
          <w:szCs w:val="28"/>
        </w:rPr>
        <w:t>;</w:t>
      </w:r>
    </w:p>
    <w:p w:rsidR="00C07071" w:rsidRPr="008B0A59" w:rsidRDefault="00C0707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i/>
          <w:sz w:val="32"/>
          <w:szCs w:val="28"/>
        </w:rPr>
      </w:pPr>
      <w:r w:rsidRPr="008B0A59">
        <w:rPr>
          <w:rStyle w:val="typ"/>
          <w:rFonts w:ascii="Times New Roman" w:hAnsi="Times New Roman" w:cs="Times New Roman"/>
          <w:i/>
          <w:sz w:val="32"/>
          <w:szCs w:val="28"/>
        </w:rPr>
        <w:lastRenderedPageBreak/>
        <w:t>System</w:t>
      </w:r>
      <w:r w:rsidRPr="008B0A59">
        <w:rPr>
          <w:rStyle w:val="pun"/>
          <w:rFonts w:ascii="Times New Roman" w:hAnsi="Times New Roman" w:cs="Times New Roman"/>
          <w:i/>
          <w:sz w:val="32"/>
          <w:szCs w:val="28"/>
        </w:rPr>
        <w:t>.</w:t>
      </w:r>
      <w:r w:rsidRPr="008B0A59">
        <w:rPr>
          <w:rStyle w:val="kwd"/>
          <w:rFonts w:ascii="Times New Roman" w:hAnsi="Times New Roman" w:cs="Times New Roman"/>
          <w:b/>
          <w:bCs/>
          <w:i/>
          <w:sz w:val="32"/>
          <w:szCs w:val="28"/>
        </w:rPr>
        <w:t>out</w:t>
      </w:r>
      <w:r w:rsidRPr="008B0A59">
        <w:rPr>
          <w:rStyle w:val="pun"/>
          <w:rFonts w:ascii="Times New Roman" w:hAnsi="Times New Roman" w:cs="Times New Roman"/>
          <w:i/>
          <w:sz w:val="32"/>
          <w:szCs w:val="28"/>
        </w:rPr>
        <w:t>.</w:t>
      </w:r>
      <w:r w:rsidRPr="008B0A59">
        <w:rPr>
          <w:rStyle w:val="pln"/>
          <w:rFonts w:ascii="Times New Roman" w:hAnsi="Times New Roman" w:cs="Times New Roman"/>
          <w:i/>
          <w:sz w:val="32"/>
          <w:szCs w:val="28"/>
        </w:rPr>
        <w:t>println</w:t>
      </w:r>
      <w:r w:rsidRPr="008B0A59">
        <w:rPr>
          <w:rStyle w:val="pun"/>
          <w:rFonts w:ascii="Times New Roman" w:hAnsi="Times New Roman" w:cs="Times New Roman"/>
          <w:i/>
          <w:sz w:val="32"/>
          <w:szCs w:val="28"/>
        </w:rPr>
        <w:t>(</w:t>
      </w:r>
      <w:r w:rsidRPr="008B0A59">
        <w:rPr>
          <w:rStyle w:val="str"/>
          <w:rFonts w:ascii="Times New Roman" w:hAnsi="Times New Roman" w:cs="Times New Roman"/>
          <w:i/>
          <w:sz w:val="32"/>
          <w:szCs w:val="28"/>
        </w:rPr>
        <w:t>"Enter any number (1 to 7) :"</w:t>
      </w:r>
      <w:r w:rsidRPr="008B0A59">
        <w:rPr>
          <w:rStyle w:val="pun"/>
          <w:rFonts w:ascii="Times New Roman" w:hAnsi="Times New Roman" w:cs="Times New Roman"/>
          <w:i/>
          <w:sz w:val="32"/>
          <w:szCs w:val="28"/>
        </w:rPr>
        <w:t>);</w:t>
      </w:r>
    </w:p>
    <w:p w:rsidR="00C07071" w:rsidRPr="008B0A59" w:rsidRDefault="00C0707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i/>
          <w:sz w:val="32"/>
          <w:szCs w:val="28"/>
        </w:rPr>
      </w:pPr>
      <w:r w:rsidRPr="008B0A59">
        <w:rPr>
          <w:rStyle w:val="typ"/>
          <w:rFonts w:ascii="Times New Roman" w:hAnsi="Times New Roman" w:cs="Times New Roman"/>
          <w:i/>
          <w:sz w:val="32"/>
          <w:szCs w:val="28"/>
        </w:rPr>
        <w:t>Scanner</w:t>
      </w:r>
      <w:r w:rsidRPr="008B0A59">
        <w:rPr>
          <w:rStyle w:val="pln"/>
          <w:rFonts w:ascii="Times New Roman" w:hAnsi="Times New Roman" w:cs="Times New Roman"/>
          <w:i/>
          <w:sz w:val="32"/>
          <w:szCs w:val="28"/>
        </w:rPr>
        <w:t xml:space="preserve"> s</w:t>
      </w:r>
      <w:r w:rsidRPr="008B0A59">
        <w:rPr>
          <w:rStyle w:val="pun"/>
          <w:rFonts w:ascii="Times New Roman" w:hAnsi="Times New Roman" w:cs="Times New Roman"/>
          <w:i/>
          <w:sz w:val="32"/>
          <w:szCs w:val="28"/>
        </w:rPr>
        <w:t>=</w:t>
      </w:r>
      <w:r w:rsidRPr="008B0A59">
        <w:rPr>
          <w:rStyle w:val="kwd"/>
          <w:rFonts w:ascii="Times New Roman" w:hAnsi="Times New Roman" w:cs="Times New Roman"/>
          <w:b/>
          <w:bCs/>
          <w:i/>
          <w:sz w:val="32"/>
          <w:szCs w:val="28"/>
        </w:rPr>
        <w:t>new</w:t>
      </w:r>
      <w:r w:rsidRPr="008B0A59">
        <w:rPr>
          <w:rStyle w:val="pln"/>
          <w:rFonts w:ascii="Times New Roman" w:hAnsi="Times New Roman" w:cs="Times New Roman"/>
          <w:i/>
          <w:sz w:val="32"/>
          <w:szCs w:val="28"/>
        </w:rPr>
        <w:t xml:space="preserve"> </w:t>
      </w:r>
      <w:r w:rsidRPr="008B0A59">
        <w:rPr>
          <w:rStyle w:val="typ"/>
          <w:rFonts w:ascii="Times New Roman" w:hAnsi="Times New Roman" w:cs="Times New Roman"/>
          <w:i/>
          <w:sz w:val="32"/>
          <w:szCs w:val="28"/>
        </w:rPr>
        <w:t>Scanner</w:t>
      </w:r>
      <w:r w:rsidRPr="008B0A59">
        <w:rPr>
          <w:rStyle w:val="pun"/>
          <w:rFonts w:ascii="Times New Roman" w:hAnsi="Times New Roman" w:cs="Times New Roman"/>
          <w:i/>
          <w:sz w:val="32"/>
          <w:szCs w:val="28"/>
        </w:rPr>
        <w:t>(</w:t>
      </w:r>
      <w:r w:rsidRPr="008B0A59">
        <w:rPr>
          <w:rStyle w:val="typ"/>
          <w:rFonts w:ascii="Times New Roman" w:hAnsi="Times New Roman" w:cs="Times New Roman"/>
          <w:i/>
          <w:sz w:val="32"/>
          <w:szCs w:val="28"/>
        </w:rPr>
        <w:t>System</w:t>
      </w:r>
      <w:r w:rsidRPr="008B0A59">
        <w:rPr>
          <w:rStyle w:val="pun"/>
          <w:rFonts w:ascii="Times New Roman" w:hAnsi="Times New Roman" w:cs="Times New Roman"/>
          <w:i/>
          <w:sz w:val="32"/>
          <w:szCs w:val="28"/>
        </w:rPr>
        <w:t>.</w:t>
      </w:r>
      <w:r w:rsidRPr="008B0A59">
        <w:rPr>
          <w:rStyle w:val="kwd"/>
          <w:rFonts w:ascii="Times New Roman" w:hAnsi="Times New Roman" w:cs="Times New Roman"/>
          <w:b/>
          <w:bCs/>
          <w:i/>
          <w:sz w:val="32"/>
          <w:szCs w:val="28"/>
        </w:rPr>
        <w:t>in</w:t>
      </w:r>
      <w:r w:rsidRPr="008B0A59">
        <w:rPr>
          <w:rStyle w:val="pun"/>
          <w:rFonts w:ascii="Times New Roman" w:hAnsi="Times New Roman" w:cs="Times New Roman"/>
          <w:i/>
          <w:sz w:val="32"/>
          <w:szCs w:val="28"/>
        </w:rPr>
        <w:t>);</w:t>
      </w:r>
    </w:p>
    <w:p w:rsidR="00C07071" w:rsidRPr="008B0A59" w:rsidRDefault="00C0707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i/>
          <w:sz w:val="32"/>
          <w:szCs w:val="28"/>
        </w:rPr>
      </w:pPr>
      <w:r w:rsidRPr="008B0A59">
        <w:rPr>
          <w:rStyle w:val="pln"/>
          <w:rFonts w:ascii="Times New Roman" w:hAnsi="Times New Roman" w:cs="Times New Roman"/>
          <w:i/>
          <w:sz w:val="32"/>
          <w:szCs w:val="28"/>
        </w:rPr>
        <w:t>ch</w:t>
      </w:r>
      <w:r w:rsidRPr="008B0A59">
        <w:rPr>
          <w:rStyle w:val="pun"/>
          <w:rFonts w:ascii="Times New Roman" w:hAnsi="Times New Roman" w:cs="Times New Roman"/>
          <w:i/>
          <w:sz w:val="32"/>
          <w:szCs w:val="28"/>
        </w:rPr>
        <w:t>=</w:t>
      </w:r>
      <w:r w:rsidRPr="008B0A59">
        <w:rPr>
          <w:rStyle w:val="pln"/>
          <w:rFonts w:ascii="Times New Roman" w:hAnsi="Times New Roman" w:cs="Times New Roman"/>
          <w:i/>
          <w:sz w:val="32"/>
          <w:szCs w:val="28"/>
        </w:rPr>
        <w:t>s</w:t>
      </w:r>
      <w:r w:rsidRPr="008B0A59">
        <w:rPr>
          <w:rStyle w:val="pun"/>
          <w:rFonts w:ascii="Times New Roman" w:hAnsi="Times New Roman" w:cs="Times New Roman"/>
          <w:i/>
          <w:sz w:val="32"/>
          <w:szCs w:val="28"/>
        </w:rPr>
        <w:t>.</w:t>
      </w:r>
      <w:r w:rsidRPr="008B0A59">
        <w:rPr>
          <w:rStyle w:val="pln"/>
          <w:rFonts w:ascii="Times New Roman" w:hAnsi="Times New Roman" w:cs="Times New Roman"/>
          <w:i/>
          <w:sz w:val="32"/>
          <w:szCs w:val="28"/>
        </w:rPr>
        <w:t>nextInt</w:t>
      </w:r>
      <w:r w:rsidRPr="008B0A59">
        <w:rPr>
          <w:rStyle w:val="pun"/>
          <w:rFonts w:ascii="Times New Roman" w:hAnsi="Times New Roman" w:cs="Times New Roman"/>
          <w:i/>
          <w:sz w:val="32"/>
          <w:szCs w:val="28"/>
        </w:rPr>
        <w:t>();</w:t>
      </w:r>
    </w:p>
    <w:p w:rsidR="00C07071" w:rsidRPr="008B0A59" w:rsidRDefault="00C0707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i/>
          <w:sz w:val="32"/>
          <w:szCs w:val="28"/>
        </w:rPr>
      </w:pPr>
      <w:r w:rsidRPr="008B0A59">
        <w:rPr>
          <w:rStyle w:val="kwd"/>
          <w:rFonts w:ascii="Times New Roman" w:hAnsi="Times New Roman" w:cs="Times New Roman"/>
          <w:b/>
          <w:bCs/>
          <w:i/>
          <w:sz w:val="32"/>
          <w:szCs w:val="28"/>
        </w:rPr>
        <w:t>switch</w:t>
      </w:r>
      <w:r w:rsidRPr="008B0A59">
        <w:rPr>
          <w:rStyle w:val="pun"/>
          <w:rFonts w:ascii="Times New Roman" w:hAnsi="Times New Roman" w:cs="Times New Roman"/>
          <w:i/>
          <w:sz w:val="32"/>
          <w:szCs w:val="28"/>
        </w:rPr>
        <w:t>(</w:t>
      </w:r>
      <w:r w:rsidRPr="008B0A59">
        <w:rPr>
          <w:rStyle w:val="pln"/>
          <w:rFonts w:ascii="Times New Roman" w:hAnsi="Times New Roman" w:cs="Times New Roman"/>
          <w:i/>
          <w:sz w:val="32"/>
          <w:szCs w:val="28"/>
        </w:rPr>
        <w:t>ch</w:t>
      </w:r>
      <w:r w:rsidRPr="008B0A59">
        <w:rPr>
          <w:rStyle w:val="pun"/>
          <w:rFonts w:ascii="Times New Roman" w:hAnsi="Times New Roman" w:cs="Times New Roman"/>
          <w:i/>
          <w:sz w:val="32"/>
          <w:szCs w:val="28"/>
        </w:rPr>
        <w:t>){</w:t>
      </w:r>
    </w:p>
    <w:p w:rsidR="00C07071" w:rsidRPr="008B0A59" w:rsidRDefault="00C0707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i/>
          <w:sz w:val="32"/>
          <w:szCs w:val="28"/>
        </w:rPr>
      </w:pPr>
      <w:r w:rsidRPr="008B0A59">
        <w:rPr>
          <w:rStyle w:val="kwd"/>
          <w:rFonts w:ascii="Times New Roman" w:hAnsi="Times New Roman" w:cs="Times New Roman"/>
          <w:b/>
          <w:bCs/>
          <w:i/>
          <w:sz w:val="32"/>
          <w:szCs w:val="28"/>
        </w:rPr>
        <w:t>case</w:t>
      </w:r>
      <w:r w:rsidRPr="008B0A59">
        <w:rPr>
          <w:rStyle w:val="pln"/>
          <w:rFonts w:ascii="Times New Roman" w:hAnsi="Times New Roman" w:cs="Times New Roman"/>
          <w:i/>
          <w:sz w:val="32"/>
          <w:szCs w:val="28"/>
        </w:rPr>
        <w:t xml:space="preserve">  </w:t>
      </w:r>
      <w:r w:rsidRPr="008B0A59">
        <w:rPr>
          <w:rStyle w:val="lit"/>
          <w:rFonts w:ascii="Times New Roman" w:hAnsi="Times New Roman" w:cs="Times New Roman"/>
          <w:i/>
          <w:sz w:val="32"/>
          <w:szCs w:val="28"/>
        </w:rPr>
        <w:t>1</w:t>
      </w:r>
      <w:r w:rsidRPr="008B0A59">
        <w:rPr>
          <w:rStyle w:val="pun"/>
          <w:rFonts w:ascii="Times New Roman" w:hAnsi="Times New Roman" w:cs="Times New Roman"/>
          <w:i/>
          <w:sz w:val="32"/>
          <w:szCs w:val="28"/>
        </w:rPr>
        <w:t>:</w:t>
      </w:r>
    </w:p>
    <w:p w:rsidR="00C07071" w:rsidRPr="008B0A59" w:rsidRDefault="0024332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i/>
          <w:sz w:val="32"/>
          <w:szCs w:val="28"/>
        </w:rPr>
      </w:pPr>
      <w:r w:rsidRPr="008B0A59">
        <w:rPr>
          <w:rStyle w:val="typ"/>
          <w:rFonts w:ascii="Times New Roman" w:hAnsi="Times New Roman" w:cs="Times New Roman"/>
          <w:i/>
          <w:sz w:val="32"/>
          <w:szCs w:val="28"/>
        </w:rPr>
        <w:t xml:space="preserve">        </w:t>
      </w:r>
      <w:r w:rsidR="00C07071" w:rsidRPr="008B0A59">
        <w:rPr>
          <w:rStyle w:val="typ"/>
          <w:rFonts w:ascii="Times New Roman" w:hAnsi="Times New Roman" w:cs="Times New Roman"/>
          <w:i/>
          <w:sz w:val="32"/>
          <w:szCs w:val="28"/>
        </w:rPr>
        <w:t>System</w:t>
      </w:r>
      <w:r w:rsidR="00C07071" w:rsidRPr="008B0A59">
        <w:rPr>
          <w:rStyle w:val="pun"/>
          <w:rFonts w:ascii="Times New Roman" w:hAnsi="Times New Roman" w:cs="Times New Roman"/>
          <w:i/>
          <w:sz w:val="32"/>
          <w:szCs w:val="28"/>
        </w:rPr>
        <w:t>.</w:t>
      </w:r>
      <w:r w:rsidR="00C07071" w:rsidRPr="008B0A59">
        <w:rPr>
          <w:rStyle w:val="kwd"/>
          <w:rFonts w:ascii="Times New Roman" w:hAnsi="Times New Roman" w:cs="Times New Roman"/>
          <w:b/>
          <w:bCs/>
          <w:i/>
          <w:sz w:val="32"/>
          <w:szCs w:val="28"/>
        </w:rPr>
        <w:t>out</w:t>
      </w:r>
      <w:r w:rsidR="00C07071" w:rsidRPr="008B0A59">
        <w:rPr>
          <w:rStyle w:val="pun"/>
          <w:rFonts w:ascii="Times New Roman" w:hAnsi="Times New Roman" w:cs="Times New Roman"/>
          <w:i/>
          <w:sz w:val="32"/>
          <w:szCs w:val="28"/>
        </w:rPr>
        <w:t>.</w:t>
      </w:r>
      <w:r w:rsidR="00C07071" w:rsidRPr="008B0A59">
        <w:rPr>
          <w:rStyle w:val="pln"/>
          <w:rFonts w:ascii="Times New Roman" w:hAnsi="Times New Roman" w:cs="Times New Roman"/>
          <w:i/>
          <w:sz w:val="32"/>
          <w:szCs w:val="28"/>
        </w:rPr>
        <w:t>println</w:t>
      </w:r>
      <w:r w:rsidR="00C07071" w:rsidRPr="008B0A59">
        <w:rPr>
          <w:rStyle w:val="pun"/>
          <w:rFonts w:ascii="Times New Roman" w:hAnsi="Times New Roman" w:cs="Times New Roman"/>
          <w:i/>
          <w:sz w:val="32"/>
          <w:szCs w:val="28"/>
        </w:rPr>
        <w:t>(</w:t>
      </w:r>
      <w:r w:rsidR="00C07071" w:rsidRPr="008B0A59">
        <w:rPr>
          <w:rStyle w:val="str"/>
          <w:rFonts w:ascii="Times New Roman" w:hAnsi="Times New Roman" w:cs="Times New Roman"/>
          <w:i/>
          <w:sz w:val="32"/>
          <w:szCs w:val="28"/>
        </w:rPr>
        <w:t>"Today is Monday"</w:t>
      </w:r>
      <w:r w:rsidR="00C07071" w:rsidRPr="008B0A59">
        <w:rPr>
          <w:rStyle w:val="pun"/>
          <w:rFonts w:ascii="Times New Roman" w:hAnsi="Times New Roman" w:cs="Times New Roman"/>
          <w:i/>
          <w:sz w:val="32"/>
          <w:szCs w:val="28"/>
        </w:rPr>
        <w:t>);</w:t>
      </w:r>
    </w:p>
    <w:p w:rsidR="00C07071" w:rsidRPr="008B0A59" w:rsidRDefault="0024332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i/>
          <w:sz w:val="32"/>
          <w:szCs w:val="28"/>
        </w:rPr>
      </w:pPr>
      <w:r w:rsidRPr="008B0A59">
        <w:rPr>
          <w:rStyle w:val="kwd"/>
          <w:rFonts w:ascii="Times New Roman" w:hAnsi="Times New Roman" w:cs="Times New Roman"/>
          <w:b/>
          <w:bCs/>
          <w:i/>
          <w:sz w:val="32"/>
          <w:szCs w:val="28"/>
        </w:rPr>
        <w:t xml:space="preserve">        </w:t>
      </w:r>
      <w:r w:rsidR="00C07071" w:rsidRPr="008B0A59">
        <w:rPr>
          <w:rStyle w:val="kwd"/>
          <w:rFonts w:ascii="Times New Roman" w:hAnsi="Times New Roman" w:cs="Times New Roman"/>
          <w:b/>
          <w:bCs/>
          <w:i/>
          <w:sz w:val="32"/>
          <w:szCs w:val="28"/>
        </w:rPr>
        <w:t>break</w:t>
      </w:r>
      <w:r w:rsidR="00C07071" w:rsidRPr="008B0A59">
        <w:rPr>
          <w:rStyle w:val="pun"/>
          <w:rFonts w:ascii="Times New Roman" w:hAnsi="Times New Roman" w:cs="Times New Roman"/>
          <w:i/>
          <w:sz w:val="32"/>
          <w:szCs w:val="28"/>
        </w:rPr>
        <w:t>;</w:t>
      </w:r>
    </w:p>
    <w:p w:rsidR="00C07071" w:rsidRPr="008B0A59" w:rsidRDefault="00C0707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i/>
          <w:sz w:val="32"/>
          <w:szCs w:val="28"/>
        </w:rPr>
      </w:pPr>
      <w:r w:rsidRPr="008B0A59">
        <w:rPr>
          <w:rStyle w:val="kwd"/>
          <w:rFonts w:ascii="Times New Roman" w:hAnsi="Times New Roman" w:cs="Times New Roman"/>
          <w:b/>
          <w:bCs/>
          <w:i/>
          <w:sz w:val="32"/>
          <w:szCs w:val="28"/>
        </w:rPr>
        <w:t>case</w:t>
      </w:r>
      <w:r w:rsidRPr="008B0A59">
        <w:rPr>
          <w:rStyle w:val="pln"/>
          <w:rFonts w:ascii="Times New Roman" w:hAnsi="Times New Roman" w:cs="Times New Roman"/>
          <w:i/>
          <w:sz w:val="32"/>
          <w:szCs w:val="28"/>
        </w:rPr>
        <w:t xml:space="preserve">  </w:t>
      </w:r>
      <w:r w:rsidRPr="008B0A59">
        <w:rPr>
          <w:rStyle w:val="lit"/>
          <w:rFonts w:ascii="Times New Roman" w:hAnsi="Times New Roman" w:cs="Times New Roman"/>
          <w:i/>
          <w:sz w:val="32"/>
          <w:szCs w:val="28"/>
        </w:rPr>
        <w:t>2</w:t>
      </w:r>
      <w:r w:rsidRPr="008B0A59">
        <w:rPr>
          <w:rStyle w:val="pun"/>
          <w:rFonts w:ascii="Times New Roman" w:hAnsi="Times New Roman" w:cs="Times New Roman"/>
          <w:i/>
          <w:sz w:val="32"/>
          <w:szCs w:val="28"/>
        </w:rPr>
        <w:t>:</w:t>
      </w:r>
    </w:p>
    <w:p w:rsidR="00C07071" w:rsidRPr="008B0A59" w:rsidRDefault="0024332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i/>
          <w:sz w:val="32"/>
          <w:szCs w:val="28"/>
        </w:rPr>
      </w:pPr>
      <w:r w:rsidRPr="008B0A59">
        <w:rPr>
          <w:rStyle w:val="typ"/>
          <w:rFonts w:ascii="Times New Roman" w:hAnsi="Times New Roman" w:cs="Times New Roman"/>
          <w:i/>
          <w:sz w:val="32"/>
          <w:szCs w:val="28"/>
        </w:rPr>
        <w:t xml:space="preserve">        </w:t>
      </w:r>
      <w:r w:rsidR="00C07071" w:rsidRPr="008B0A59">
        <w:rPr>
          <w:rStyle w:val="typ"/>
          <w:rFonts w:ascii="Times New Roman" w:hAnsi="Times New Roman" w:cs="Times New Roman"/>
          <w:i/>
          <w:sz w:val="32"/>
          <w:szCs w:val="28"/>
        </w:rPr>
        <w:t>System</w:t>
      </w:r>
      <w:r w:rsidR="00C07071" w:rsidRPr="008B0A59">
        <w:rPr>
          <w:rStyle w:val="pun"/>
          <w:rFonts w:ascii="Times New Roman" w:hAnsi="Times New Roman" w:cs="Times New Roman"/>
          <w:i/>
          <w:sz w:val="32"/>
          <w:szCs w:val="28"/>
        </w:rPr>
        <w:t>.</w:t>
      </w:r>
      <w:r w:rsidR="00C07071" w:rsidRPr="008B0A59">
        <w:rPr>
          <w:rStyle w:val="kwd"/>
          <w:rFonts w:ascii="Times New Roman" w:hAnsi="Times New Roman" w:cs="Times New Roman"/>
          <w:b/>
          <w:bCs/>
          <w:i/>
          <w:sz w:val="32"/>
          <w:szCs w:val="28"/>
        </w:rPr>
        <w:t>out</w:t>
      </w:r>
      <w:r w:rsidR="00C07071" w:rsidRPr="008B0A59">
        <w:rPr>
          <w:rStyle w:val="pun"/>
          <w:rFonts w:ascii="Times New Roman" w:hAnsi="Times New Roman" w:cs="Times New Roman"/>
          <w:i/>
          <w:sz w:val="32"/>
          <w:szCs w:val="28"/>
        </w:rPr>
        <w:t>.</w:t>
      </w:r>
      <w:r w:rsidR="00C07071" w:rsidRPr="008B0A59">
        <w:rPr>
          <w:rStyle w:val="pln"/>
          <w:rFonts w:ascii="Times New Roman" w:hAnsi="Times New Roman" w:cs="Times New Roman"/>
          <w:i/>
          <w:sz w:val="32"/>
          <w:szCs w:val="28"/>
        </w:rPr>
        <w:t>println</w:t>
      </w:r>
      <w:r w:rsidR="00C07071" w:rsidRPr="008B0A59">
        <w:rPr>
          <w:rStyle w:val="pun"/>
          <w:rFonts w:ascii="Times New Roman" w:hAnsi="Times New Roman" w:cs="Times New Roman"/>
          <w:i/>
          <w:sz w:val="32"/>
          <w:szCs w:val="28"/>
        </w:rPr>
        <w:t>(</w:t>
      </w:r>
      <w:r w:rsidR="00C07071" w:rsidRPr="008B0A59">
        <w:rPr>
          <w:rStyle w:val="str"/>
          <w:rFonts w:ascii="Times New Roman" w:hAnsi="Times New Roman" w:cs="Times New Roman"/>
          <w:i/>
          <w:sz w:val="32"/>
          <w:szCs w:val="28"/>
        </w:rPr>
        <w:t>"Today is Tuesday"</w:t>
      </w:r>
      <w:r w:rsidR="00C07071" w:rsidRPr="008B0A59">
        <w:rPr>
          <w:rStyle w:val="pun"/>
          <w:rFonts w:ascii="Times New Roman" w:hAnsi="Times New Roman" w:cs="Times New Roman"/>
          <w:i/>
          <w:sz w:val="32"/>
          <w:szCs w:val="28"/>
        </w:rPr>
        <w:t>);</w:t>
      </w:r>
    </w:p>
    <w:p w:rsidR="00C07071" w:rsidRPr="008B0A59" w:rsidRDefault="0024332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i/>
          <w:sz w:val="32"/>
          <w:szCs w:val="28"/>
        </w:rPr>
      </w:pPr>
      <w:r w:rsidRPr="008B0A59">
        <w:rPr>
          <w:rStyle w:val="kwd"/>
          <w:rFonts w:ascii="Times New Roman" w:hAnsi="Times New Roman" w:cs="Times New Roman"/>
          <w:b/>
          <w:bCs/>
          <w:i/>
          <w:sz w:val="32"/>
          <w:szCs w:val="28"/>
        </w:rPr>
        <w:t xml:space="preserve">        </w:t>
      </w:r>
      <w:r w:rsidR="00C07071" w:rsidRPr="008B0A59">
        <w:rPr>
          <w:rStyle w:val="kwd"/>
          <w:rFonts w:ascii="Times New Roman" w:hAnsi="Times New Roman" w:cs="Times New Roman"/>
          <w:b/>
          <w:bCs/>
          <w:i/>
          <w:sz w:val="32"/>
          <w:szCs w:val="28"/>
        </w:rPr>
        <w:t>break</w:t>
      </w:r>
      <w:r w:rsidR="00C07071" w:rsidRPr="008B0A59">
        <w:rPr>
          <w:rStyle w:val="pun"/>
          <w:rFonts w:ascii="Times New Roman" w:hAnsi="Times New Roman" w:cs="Times New Roman"/>
          <w:i/>
          <w:sz w:val="32"/>
          <w:szCs w:val="28"/>
        </w:rPr>
        <w:t>;</w:t>
      </w:r>
    </w:p>
    <w:p w:rsidR="00C07071" w:rsidRPr="008B0A59" w:rsidRDefault="00C0707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i/>
          <w:sz w:val="32"/>
          <w:szCs w:val="28"/>
        </w:rPr>
      </w:pPr>
      <w:r w:rsidRPr="008B0A59">
        <w:rPr>
          <w:rStyle w:val="kwd"/>
          <w:rFonts w:ascii="Times New Roman" w:hAnsi="Times New Roman" w:cs="Times New Roman"/>
          <w:b/>
          <w:bCs/>
          <w:i/>
          <w:sz w:val="32"/>
          <w:szCs w:val="28"/>
        </w:rPr>
        <w:t>case</w:t>
      </w:r>
      <w:r w:rsidRPr="008B0A59">
        <w:rPr>
          <w:rStyle w:val="pln"/>
          <w:rFonts w:ascii="Times New Roman" w:hAnsi="Times New Roman" w:cs="Times New Roman"/>
          <w:i/>
          <w:sz w:val="32"/>
          <w:szCs w:val="28"/>
        </w:rPr>
        <w:t xml:space="preserve">  </w:t>
      </w:r>
      <w:r w:rsidRPr="008B0A59">
        <w:rPr>
          <w:rStyle w:val="lit"/>
          <w:rFonts w:ascii="Times New Roman" w:hAnsi="Times New Roman" w:cs="Times New Roman"/>
          <w:i/>
          <w:sz w:val="32"/>
          <w:szCs w:val="28"/>
        </w:rPr>
        <w:t>3</w:t>
      </w:r>
      <w:r w:rsidRPr="008B0A59">
        <w:rPr>
          <w:rStyle w:val="pun"/>
          <w:rFonts w:ascii="Times New Roman" w:hAnsi="Times New Roman" w:cs="Times New Roman"/>
          <w:i/>
          <w:sz w:val="32"/>
          <w:szCs w:val="28"/>
        </w:rPr>
        <w:t>:</w:t>
      </w:r>
    </w:p>
    <w:p w:rsidR="00C07071" w:rsidRPr="008B0A59" w:rsidRDefault="0024332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i/>
          <w:sz w:val="32"/>
          <w:szCs w:val="28"/>
        </w:rPr>
      </w:pPr>
      <w:r w:rsidRPr="008B0A59">
        <w:rPr>
          <w:rStyle w:val="typ"/>
          <w:rFonts w:ascii="Times New Roman" w:hAnsi="Times New Roman" w:cs="Times New Roman"/>
          <w:i/>
          <w:sz w:val="32"/>
          <w:szCs w:val="28"/>
        </w:rPr>
        <w:t xml:space="preserve">        </w:t>
      </w:r>
      <w:r w:rsidR="00C07071" w:rsidRPr="008B0A59">
        <w:rPr>
          <w:rStyle w:val="typ"/>
          <w:rFonts w:ascii="Times New Roman" w:hAnsi="Times New Roman" w:cs="Times New Roman"/>
          <w:i/>
          <w:sz w:val="32"/>
          <w:szCs w:val="28"/>
        </w:rPr>
        <w:t>System</w:t>
      </w:r>
      <w:r w:rsidR="00C07071" w:rsidRPr="008B0A59">
        <w:rPr>
          <w:rStyle w:val="pun"/>
          <w:rFonts w:ascii="Times New Roman" w:hAnsi="Times New Roman" w:cs="Times New Roman"/>
          <w:i/>
          <w:sz w:val="32"/>
          <w:szCs w:val="28"/>
        </w:rPr>
        <w:t>.</w:t>
      </w:r>
      <w:r w:rsidR="00C07071" w:rsidRPr="008B0A59">
        <w:rPr>
          <w:rStyle w:val="kwd"/>
          <w:rFonts w:ascii="Times New Roman" w:hAnsi="Times New Roman" w:cs="Times New Roman"/>
          <w:b/>
          <w:bCs/>
          <w:i/>
          <w:sz w:val="32"/>
          <w:szCs w:val="28"/>
        </w:rPr>
        <w:t>out</w:t>
      </w:r>
      <w:r w:rsidR="00C07071" w:rsidRPr="008B0A59">
        <w:rPr>
          <w:rStyle w:val="pun"/>
          <w:rFonts w:ascii="Times New Roman" w:hAnsi="Times New Roman" w:cs="Times New Roman"/>
          <w:i/>
          <w:sz w:val="32"/>
          <w:szCs w:val="28"/>
        </w:rPr>
        <w:t>.</w:t>
      </w:r>
      <w:r w:rsidR="00C07071" w:rsidRPr="008B0A59">
        <w:rPr>
          <w:rStyle w:val="pln"/>
          <w:rFonts w:ascii="Times New Roman" w:hAnsi="Times New Roman" w:cs="Times New Roman"/>
          <w:i/>
          <w:sz w:val="32"/>
          <w:szCs w:val="28"/>
        </w:rPr>
        <w:t>println</w:t>
      </w:r>
      <w:r w:rsidR="00C07071" w:rsidRPr="008B0A59">
        <w:rPr>
          <w:rStyle w:val="pun"/>
          <w:rFonts w:ascii="Times New Roman" w:hAnsi="Times New Roman" w:cs="Times New Roman"/>
          <w:i/>
          <w:sz w:val="32"/>
          <w:szCs w:val="28"/>
        </w:rPr>
        <w:t>(</w:t>
      </w:r>
      <w:r w:rsidR="00C07071" w:rsidRPr="008B0A59">
        <w:rPr>
          <w:rStyle w:val="str"/>
          <w:rFonts w:ascii="Times New Roman" w:hAnsi="Times New Roman" w:cs="Times New Roman"/>
          <w:i/>
          <w:sz w:val="32"/>
          <w:szCs w:val="28"/>
        </w:rPr>
        <w:t>"Today is Wednesday"</w:t>
      </w:r>
      <w:r w:rsidR="00C07071" w:rsidRPr="008B0A59">
        <w:rPr>
          <w:rStyle w:val="pun"/>
          <w:rFonts w:ascii="Times New Roman" w:hAnsi="Times New Roman" w:cs="Times New Roman"/>
          <w:i/>
          <w:sz w:val="32"/>
          <w:szCs w:val="28"/>
        </w:rPr>
        <w:t>);</w:t>
      </w:r>
    </w:p>
    <w:p w:rsidR="00C07071" w:rsidRPr="008B0A59" w:rsidRDefault="0024332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i/>
          <w:sz w:val="32"/>
          <w:szCs w:val="28"/>
        </w:rPr>
      </w:pPr>
      <w:r w:rsidRPr="008B0A59">
        <w:rPr>
          <w:rStyle w:val="kwd"/>
          <w:rFonts w:ascii="Times New Roman" w:hAnsi="Times New Roman" w:cs="Times New Roman"/>
          <w:b/>
          <w:bCs/>
          <w:i/>
          <w:sz w:val="32"/>
          <w:szCs w:val="28"/>
        </w:rPr>
        <w:t xml:space="preserve">       </w:t>
      </w:r>
      <w:r w:rsidR="00C07071" w:rsidRPr="008B0A59">
        <w:rPr>
          <w:rStyle w:val="kwd"/>
          <w:rFonts w:ascii="Times New Roman" w:hAnsi="Times New Roman" w:cs="Times New Roman"/>
          <w:b/>
          <w:bCs/>
          <w:i/>
          <w:sz w:val="32"/>
          <w:szCs w:val="28"/>
        </w:rPr>
        <w:t>break</w:t>
      </w:r>
      <w:r w:rsidR="00C07071" w:rsidRPr="008B0A59">
        <w:rPr>
          <w:rStyle w:val="pun"/>
          <w:rFonts w:ascii="Times New Roman" w:hAnsi="Times New Roman" w:cs="Times New Roman"/>
          <w:i/>
          <w:sz w:val="32"/>
          <w:szCs w:val="28"/>
        </w:rPr>
        <w:t>;</w:t>
      </w:r>
    </w:p>
    <w:p w:rsidR="00C07071" w:rsidRPr="008B0A59" w:rsidRDefault="00C0707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i/>
          <w:sz w:val="32"/>
          <w:szCs w:val="28"/>
        </w:rPr>
      </w:pPr>
      <w:r w:rsidRPr="008B0A59">
        <w:rPr>
          <w:rStyle w:val="kwd"/>
          <w:rFonts w:ascii="Times New Roman" w:hAnsi="Times New Roman" w:cs="Times New Roman"/>
          <w:b/>
          <w:bCs/>
          <w:i/>
          <w:sz w:val="32"/>
          <w:szCs w:val="28"/>
        </w:rPr>
        <w:t>case</w:t>
      </w:r>
      <w:r w:rsidRPr="008B0A59">
        <w:rPr>
          <w:rStyle w:val="pln"/>
          <w:rFonts w:ascii="Times New Roman" w:hAnsi="Times New Roman" w:cs="Times New Roman"/>
          <w:i/>
          <w:sz w:val="32"/>
          <w:szCs w:val="28"/>
        </w:rPr>
        <w:t xml:space="preserve">  </w:t>
      </w:r>
      <w:r w:rsidRPr="008B0A59">
        <w:rPr>
          <w:rStyle w:val="lit"/>
          <w:rFonts w:ascii="Times New Roman" w:hAnsi="Times New Roman" w:cs="Times New Roman"/>
          <w:i/>
          <w:sz w:val="32"/>
          <w:szCs w:val="28"/>
        </w:rPr>
        <w:t>4</w:t>
      </w:r>
      <w:r w:rsidRPr="008B0A59">
        <w:rPr>
          <w:rStyle w:val="pun"/>
          <w:rFonts w:ascii="Times New Roman" w:hAnsi="Times New Roman" w:cs="Times New Roman"/>
          <w:i/>
          <w:sz w:val="32"/>
          <w:szCs w:val="28"/>
        </w:rPr>
        <w:t>:</w:t>
      </w:r>
    </w:p>
    <w:p w:rsidR="00C07071" w:rsidRPr="008B0A59" w:rsidRDefault="0024332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i/>
          <w:sz w:val="32"/>
          <w:szCs w:val="28"/>
        </w:rPr>
      </w:pPr>
      <w:r w:rsidRPr="008B0A59">
        <w:rPr>
          <w:rStyle w:val="typ"/>
          <w:rFonts w:ascii="Times New Roman" w:hAnsi="Times New Roman" w:cs="Times New Roman"/>
          <w:i/>
          <w:sz w:val="32"/>
          <w:szCs w:val="28"/>
        </w:rPr>
        <w:t xml:space="preserve">        </w:t>
      </w:r>
      <w:r w:rsidR="00C07071" w:rsidRPr="008B0A59">
        <w:rPr>
          <w:rStyle w:val="typ"/>
          <w:rFonts w:ascii="Times New Roman" w:hAnsi="Times New Roman" w:cs="Times New Roman"/>
          <w:i/>
          <w:sz w:val="32"/>
          <w:szCs w:val="28"/>
        </w:rPr>
        <w:t>System</w:t>
      </w:r>
      <w:r w:rsidR="00C07071" w:rsidRPr="008B0A59">
        <w:rPr>
          <w:rStyle w:val="pun"/>
          <w:rFonts w:ascii="Times New Roman" w:hAnsi="Times New Roman" w:cs="Times New Roman"/>
          <w:i/>
          <w:sz w:val="32"/>
          <w:szCs w:val="28"/>
        </w:rPr>
        <w:t>.</w:t>
      </w:r>
      <w:r w:rsidR="00C07071" w:rsidRPr="008B0A59">
        <w:rPr>
          <w:rStyle w:val="kwd"/>
          <w:rFonts w:ascii="Times New Roman" w:hAnsi="Times New Roman" w:cs="Times New Roman"/>
          <w:b/>
          <w:bCs/>
          <w:i/>
          <w:sz w:val="32"/>
          <w:szCs w:val="28"/>
        </w:rPr>
        <w:t>out</w:t>
      </w:r>
      <w:r w:rsidR="00C07071" w:rsidRPr="008B0A59">
        <w:rPr>
          <w:rStyle w:val="pun"/>
          <w:rFonts w:ascii="Times New Roman" w:hAnsi="Times New Roman" w:cs="Times New Roman"/>
          <w:i/>
          <w:sz w:val="32"/>
          <w:szCs w:val="28"/>
        </w:rPr>
        <w:t>.</w:t>
      </w:r>
      <w:r w:rsidR="00C07071" w:rsidRPr="008B0A59">
        <w:rPr>
          <w:rStyle w:val="pln"/>
          <w:rFonts w:ascii="Times New Roman" w:hAnsi="Times New Roman" w:cs="Times New Roman"/>
          <w:i/>
          <w:sz w:val="32"/>
          <w:szCs w:val="28"/>
        </w:rPr>
        <w:t>println</w:t>
      </w:r>
      <w:r w:rsidR="00C07071" w:rsidRPr="008B0A59">
        <w:rPr>
          <w:rStyle w:val="pun"/>
          <w:rFonts w:ascii="Times New Roman" w:hAnsi="Times New Roman" w:cs="Times New Roman"/>
          <w:i/>
          <w:sz w:val="32"/>
          <w:szCs w:val="28"/>
        </w:rPr>
        <w:t>(</w:t>
      </w:r>
      <w:r w:rsidR="00C07071" w:rsidRPr="008B0A59">
        <w:rPr>
          <w:rStyle w:val="str"/>
          <w:rFonts w:ascii="Times New Roman" w:hAnsi="Times New Roman" w:cs="Times New Roman"/>
          <w:i/>
          <w:sz w:val="32"/>
          <w:szCs w:val="28"/>
        </w:rPr>
        <w:t>"Today is Thursday"</w:t>
      </w:r>
      <w:r w:rsidR="00C07071" w:rsidRPr="008B0A59">
        <w:rPr>
          <w:rStyle w:val="pun"/>
          <w:rFonts w:ascii="Times New Roman" w:hAnsi="Times New Roman" w:cs="Times New Roman"/>
          <w:i/>
          <w:sz w:val="32"/>
          <w:szCs w:val="28"/>
        </w:rPr>
        <w:t>);</w:t>
      </w:r>
    </w:p>
    <w:p w:rsidR="00C07071" w:rsidRPr="008B0A59" w:rsidRDefault="0024332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i/>
          <w:sz w:val="32"/>
          <w:szCs w:val="28"/>
        </w:rPr>
      </w:pPr>
      <w:r w:rsidRPr="008B0A59">
        <w:rPr>
          <w:rStyle w:val="kwd"/>
          <w:rFonts w:ascii="Times New Roman" w:hAnsi="Times New Roman" w:cs="Times New Roman"/>
          <w:b/>
          <w:bCs/>
          <w:i/>
          <w:sz w:val="32"/>
          <w:szCs w:val="28"/>
        </w:rPr>
        <w:t xml:space="preserve">        </w:t>
      </w:r>
      <w:r w:rsidR="00C07071" w:rsidRPr="008B0A59">
        <w:rPr>
          <w:rStyle w:val="kwd"/>
          <w:rFonts w:ascii="Times New Roman" w:hAnsi="Times New Roman" w:cs="Times New Roman"/>
          <w:b/>
          <w:bCs/>
          <w:i/>
          <w:sz w:val="32"/>
          <w:szCs w:val="28"/>
        </w:rPr>
        <w:t>break</w:t>
      </w:r>
      <w:r w:rsidR="00C07071" w:rsidRPr="008B0A59">
        <w:rPr>
          <w:rStyle w:val="pun"/>
          <w:rFonts w:ascii="Times New Roman" w:hAnsi="Times New Roman" w:cs="Times New Roman"/>
          <w:i/>
          <w:sz w:val="32"/>
          <w:szCs w:val="28"/>
        </w:rPr>
        <w:t>;</w:t>
      </w:r>
    </w:p>
    <w:p w:rsidR="00C07071" w:rsidRPr="008B0A59" w:rsidRDefault="00C0707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i/>
          <w:sz w:val="32"/>
          <w:szCs w:val="28"/>
        </w:rPr>
      </w:pPr>
      <w:r w:rsidRPr="008B0A59">
        <w:rPr>
          <w:rStyle w:val="kwd"/>
          <w:rFonts w:ascii="Times New Roman" w:hAnsi="Times New Roman" w:cs="Times New Roman"/>
          <w:b/>
          <w:bCs/>
          <w:i/>
          <w:sz w:val="32"/>
          <w:szCs w:val="28"/>
        </w:rPr>
        <w:t>case</w:t>
      </w:r>
      <w:r w:rsidRPr="008B0A59">
        <w:rPr>
          <w:rStyle w:val="pln"/>
          <w:rFonts w:ascii="Times New Roman" w:hAnsi="Times New Roman" w:cs="Times New Roman"/>
          <w:i/>
          <w:sz w:val="32"/>
          <w:szCs w:val="28"/>
        </w:rPr>
        <w:t xml:space="preserve">  </w:t>
      </w:r>
      <w:r w:rsidRPr="008B0A59">
        <w:rPr>
          <w:rStyle w:val="lit"/>
          <w:rFonts w:ascii="Times New Roman" w:hAnsi="Times New Roman" w:cs="Times New Roman"/>
          <w:i/>
          <w:sz w:val="32"/>
          <w:szCs w:val="28"/>
        </w:rPr>
        <w:t>5</w:t>
      </w:r>
      <w:r w:rsidRPr="008B0A59">
        <w:rPr>
          <w:rStyle w:val="pun"/>
          <w:rFonts w:ascii="Times New Roman" w:hAnsi="Times New Roman" w:cs="Times New Roman"/>
          <w:i/>
          <w:sz w:val="32"/>
          <w:szCs w:val="28"/>
        </w:rPr>
        <w:t>:</w:t>
      </w:r>
    </w:p>
    <w:p w:rsidR="00C07071" w:rsidRPr="008B0A59" w:rsidRDefault="0024332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i/>
          <w:sz w:val="32"/>
          <w:szCs w:val="28"/>
        </w:rPr>
      </w:pPr>
      <w:r w:rsidRPr="008B0A59">
        <w:rPr>
          <w:rStyle w:val="typ"/>
          <w:rFonts w:ascii="Times New Roman" w:hAnsi="Times New Roman" w:cs="Times New Roman"/>
          <w:i/>
          <w:sz w:val="32"/>
          <w:szCs w:val="28"/>
        </w:rPr>
        <w:t xml:space="preserve">        </w:t>
      </w:r>
      <w:r w:rsidR="00C07071" w:rsidRPr="008B0A59">
        <w:rPr>
          <w:rStyle w:val="typ"/>
          <w:rFonts w:ascii="Times New Roman" w:hAnsi="Times New Roman" w:cs="Times New Roman"/>
          <w:i/>
          <w:sz w:val="32"/>
          <w:szCs w:val="28"/>
        </w:rPr>
        <w:t>System</w:t>
      </w:r>
      <w:r w:rsidR="00C07071" w:rsidRPr="008B0A59">
        <w:rPr>
          <w:rStyle w:val="pun"/>
          <w:rFonts w:ascii="Times New Roman" w:hAnsi="Times New Roman" w:cs="Times New Roman"/>
          <w:i/>
          <w:sz w:val="32"/>
          <w:szCs w:val="28"/>
        </w:rPr>
        <w:t>.</w:t>
      </w:r>
      <w:r w:rsidR="00C07071" w:rsidRPr="008B0A59">
        <w:rPr>
          <w:rStyle w:val="kwd"/>
          <w:rFonts w:ascii="Times New Roman" w:hAnsi="Times New Roman" w:cs="Times New Roman"/>
          <w:b/>
          <w:bCs/>
          <w:i/>
          <w:sz w:val="32"/>
          <w:szCs w:val="28"/>
        </w:rPr>
        <w:t>out</w:t>
      </w:r>
      <w:r w:rsidR="00C07071" w:rsidRPr="008B0A59">
        <w:rPr>
          <w:rStyle w:val="pun"/>
          <w:rFonts w:ascii="Times New Roman" w:hAnsi="Times New Roman" w:cs="Times New Roman"/>
          <w:i/>
          <w:sz w:val="32"/>
          <w:szCs w:val="28"/>
        </w:rPr>
        <w:t>.</w:t>
      </w:r>
      <w:r w:rsidR="00C07071" w:rsidRPr="008B0A59">
        <w:rPr>
          <w:rStyle w:val="pln"/>
          <w:rFonts w:ascii="Times New Roman" w:hAnsi="Times New Roman" w:cs="Times New Roman"/>
          <w:i/>
          <w:sz w:val="32"/>
          <w:szCs w:val="28"/>
        </w:rPr>
        <w:t>println</w:t>
      </w:r>
      <w:r w:rsidR="00C07071" w:rsidRPr="008B0A59">
        <w:rPr>
          <w:rStyle w:val="pun"/>
          <w:rFonts w:ascii="Times New Roman" w:hAnsi="Times New Roman" w:cs="Times New Roman"/>
          <w:i/>
          <w:sz w:val="32"/>
          <w:szCs w:val="28"/>
        </w:rPr>
        <w:t>(</w:t>
      </w:r>
      <w:r w:rsidR="00C07071" w:rsidRPr="008B0A59">
        <w:rPr>
          <w:rStyle w:val="str"/>
          <w:rFonts w:ascii="Times New Roman" w:hAnsi="Times New Roman" w:cs="Times New Roman"/>
          <w:i/>
          <w:sz w:val="32"/>
          <w:szCs w:val="28"/>
        </w:rPr>
        <w:t>"Today is Friday"</w:t>
      </w:r>
      <w:r w:rsidR="00C07071" w:rsidRPr="008B0A59">
        <w:rPr>
          <w:rStyle w:val="pun"/>
          <w:rFonts w:ascii="Times New Roman" w:hAnsi="Times New Roman" w:cs="Times New Roman"/>
          <w:i/>
          <w:sz w:val="32"/>
          <w:szCs w:val="28"/>
        </w:rPr>
        <w:t>);</w:t>
      </w:r>
    </w:p>
    <w:p w:rsidR="00C07071" w:rsidRPr="008B0A59" w:rsidRDefault="0024332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i/>
          <w:sz w:val="32"/>
          <w:szCs w:val="28"/>
        </w:rPr>
      </w:pPr>
      <w:r w:rsidRPr="008B0A59">
        <w:rPr>
          <w:rStyle w:val="kwd"/>
          <w:rFonts w:ascii="Times New Roman" w:hAnsi="Times New Roman" w:cs="Times New Roman"/>
          <w:b/>
          <w:bCs/>
          <w:i/>
          <w:sz w:val="32"/>
          <w:szCs w:val="28"/>
        </w:rPr>
        <w:t xml:space="preserve">        </w:t>
      </w:r>
      <w:r w:rsidR="00C07071" w:rsidRPr="008B0A59">
        <w:rPr>
          <w:rStyle w:val="kwd"/>
          <w:rFonts w:ascii="Times New Roman" w:hAnsi="Times New Roman" w:cs="Times New Roman"/>
          <w:b/>
          <w:bCs/>
          <w:i/>
          <w:sz w:val="32"/>
          <w:szCs w:val="28"/>
        </w:rPr>
        <w:t>break</w:t>
      </w:r>
      <w:r w:rsidR="00C07071" w:rsidRPr="008B0A59">
        <w:rPr>
          <w:rStyle w:val="pun"/>
          <w:rFonts w:ascii="Times New Roman" w:hAnsi="Times New Roman" w:cs="Times New Roman"/>
          <w:i/>
          <w:sz w:val="32"/>
          <w:szCs w:val="28"/>
        </w:rPr>
        <w:t>;</w:t>
      </w:r>
    </w:p>
    <w:p w:rsidR="00C07071" w:rsidRPr="008B0A59" w:rsidRDefault="00C0707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i/>
          <w:sz w:val="32"/>
          <w:szCs w:val="28"/>
        </w:rPr>
      </w:pPr>
      <w:r w:rsidRPr="008B0A59">
        <w:rPr>
          <w:rStyle w:val="kwd"/>
          <w:rFonts w:ascii="Times New Roman" w:hAnsi="Times New Roman" w:cs="Times New Roman"/>
          <w:b/>
          <w:bCs/>
          <w:i/>
          <w:sz w:val="32"/>
          <w:szCs w:val="28"/>
        </w:rPr>
        <w:t>case</w:t>
      </w:r>
      <w:r w:rsidRPr="008B0A59">
        <w:rPr>
          <w:rStyle w:val="pln"/>
          <w:rFonts w:ascii="Times New Roman" w:hAnsi="Times New Roman" w:cs="Times New Roman"/>
          <w:i/>
          <w:sz w:val="32"/>
          <w:szCs w:val="28"/>
        </w:rPr>
        <w:t xml:space="preserve">  </w:t>
      </w:r>
      <w:r w:rsidRPr="008B0A59">
        <w:rPr>
          <w:rStyle w:val="lit"/>
          <w:rFonts w:ascii="Times New Roman" w:hAnsi="Times New Roman" w:cs="Times New Roman"/>
          <w:i/>
          <w:sz w:val="32"/>
          <w:szCs w:val="28"/>
        </w:rPr>
        <w:t>6</w:t>
      </w:r>
      <w:r w:rsidRPr="008B0A59">
        <w:rPr>
          <w:rStyle w:val="pun"/>
          <w:rFonts w:ascii="Times New Roman" w:hAnsi="Times New Roman" w:cs="Times New Roman"/>
          <w:i/>
          <w:sz w:val="32"/>
          <w:szCs w:val="28"/>
        </w:rPr>
        <w:t>:</w:t>
      </w:r>
    </w:p>
    <w:p w:rsidR="00C07071" w:rsidRPr="008B0A59" w:rsidRDefault="0024332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i/>
          <w:sz w:val="32"/>
          <w:szCs w:val="28"/>
        </w:rPr>
      </w:pPr>
      <w:r w:rsidRPr="008B0A59">
        <w:rPr>
          <w:rStyle w:val="typ"/>
          <w:rFonts w:ascii="Times New Roman" w:hAnsi="Times New Roman" w:cs="Times New Roman"/>
          <w:i/>
          <w:sz w:val="32"/>
          <w:szCs w:val="28"/>
        </w:rPr>
        <w:t xml:space="preserve">        </w:t>
      </w:r>
      <w:r w:rsidR="00C07071" w:rsidRPr="008B0A59">
        <w:rPr>
          <w:rStyle w:val="typ"/>
          <w:rFonts w:ascii="Times New Roman" w:hAnsi="Times New Roman" w:cs="Times New Roman"/>
          <w:i/>
          <w:sz w:val="32"/>
          <w:szCs w:val="28"/>
        </w:rPr>
        <w:t>System</w:t>
      </w:r>
      <w:r w:rsidR="00C07071" w:rsidRPr="008B0A59">
        <w:rPr>
          <w:rStyle w:val="pun"/>
          <w:rFonts w:ascii="Times New Roman" w:hAnsi="Times New Roman" w:cs="Times New Roman"/>
          <w:i/>
          <w:sz w:val="32"/>
          <w:szCs w:val="28"/>
        </w:rPr>
        <w:t>.</w:t>
      </w:r>
      <w:r w:rsidR="00C07071" w:rsidRPr="008B0A59">
        <w:rPr>
          <w:rStyle w:val="kwd"/>
          <w:rFonts w:ascii="Times New Roman" w:hAnsi="Times New Roman" w:cs="Times New Roman"/>
          <w:b/>
          <w:bCs/>
          <w:i/>
          <w:sz w:val="32"/>
          <w:szCs w:val="28"/>
        </w:rPr>
        <w:t>out</w:t>
      </w:r>
      <w:r w:rsidR="00C07071" w:rsidRPr="008B0A59">
        <w:rPr>
          <w:rStyle w:val="pun"/>
          <w:rFonts w:ascii="Times New Roman" w:hAnsi="Times New Roman" w:cs="Times New Roman"/>
          <w:i/>
          <w:sz w:val="32"/>
          <w:szCs w:val="28"/>
        </w:rPr>
        <w:t>.</w:t>
      </w:r>
      <w:r w:rsidR="00C07071" w:rsidRPr="008B0A59">
        <w:rPr>
          <w:rStyle w:val="pln"/>
          <w:rFonts w:ascii="Times New Roman" w:hAnsi="Times New Roman" w:cs="Times New Roman"/>
          <w:i/>
          <w:sz w:val="32"/>
          <w:szCs w:val="28"/>
        </w:rPr>
        <w:t>println</w:t>
      </w:r>
      <w:r w:rsidR="00C07071" w:rsidRPr="008B0A59">
        <w:rPr>
          <w:rStyle w:val="pun"/>
          <w:rFonts w:ascii="Times New Roman" w:hAnsi="Times New Roman" w:cs="Times New Roman"/>
          <w:i/>
          <w:sz w:val="32"/>
          <w:szCs w:val="28"/>
        </w:rPr>
        <w:t>(</w:t>
      </w:r>
      <w:r w:rsidR="00C07071" w:rsidRPr="008B0A59">
        <w:rPr>
          <w:rStyle w:val="str"/>
          <w:rFonts w:ascii="Times New Roman" w:hAnsi="Times New Roman" w:cs="Times New Roman"/>
          <w:i/>
          <w:sz w:val="32"/>
          <w:szCs w:val="28"/>
        </w:rPr>
        <w:t>"Today is Saturday"</w:t>
      </w:r>
      <w:r w:rsidR="00C07071" w:rsidRPr="008B0A59">
        <w:rPr>
          <w:rStyle w:val="pun"/>
          <w:rFonts w:ascii="Times New Roman" w:hAnsi="Times New Roman" w:cs="Times New Roman"/>
          <w:i/>
          <w:sz w:val="32"/>
          <w:szCs w:val="28"/>
        </w:rPr>
        <w:t>);</w:t>
      </w:r>
    </w:p>
    <w:p w:rsidR="00C07071" w:rsidRPr="008B0A59" w:rsidRDefault="0024332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i/>
          <w:sz w:val="32"/>
          <w:szCs w:val="28"/>
        </w:rPr>
      </w:pPr>
      <w:r w:rsidRPr="008B0A59">
        <w:rPr>
          <w:rStyle w:val="kwd"/>
          <w:rFonts w:ascii="Times New Roman" w:hAnsi="Times New Roman" w:cs="Times New Roman"/>
          <w:b/>
          <w:bCs/>
          <w:i/>
          <w:sz w:val="32"/>
          <w:szCs w:val="28"/>
        </w:rPr>
        <w:t xml:space="preserve">        </w:t>
      </w:r>
      <w:r w:rsidR="00C07071" w:rsidRPr="008B0A59">
        <w:rPr>
          <w:rStyle w:val="kwd"/>
          <w:rFonts w:ascii="Times New Roman" w:hAnsi="Times New Roman" w:cs="Times New Roman"/>
          <w:b/>
          <w:bCs/>
          <w:i/>
          <w:sz w:val="32"/>
          <w:szCs w:val="28"/>
        </w:rPr>
        <w:t>break</w:t>
      </w:r>
      <w:r w:rsidR="00C07071" w:rsidRPr="008B0A59">
        <w:rPr>
          <w:rStyle w:val="pun"/>
          <w:rFonts w:ascii="Times New Roman" w:hAnsi="Times New Roman" w:cs="Times New Roman"/>
          <w:i/>
          <w:sz w:val="32"/>
          <w:szCs w:val="28"/>
        </w:rPr>
        <w:t>;</w:t>
      </w:r>
    </w:p>
    <w:p w:rsidR="00C07071" w:rsidRPr="008B0A59" w:rsidRDefault="00C0707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i/>
          <w:sz w:val="32"/>
          <w:szCs w:val="28"/>
        </w:rPr>
      </w:pPr>
      <w:r w:rsidRPr="008B0A59">
        <w:rPr>
          <w:rStyle w:val="kwd"/>
          <w:rFonts w:ascii="Times New Roman" w:hAnsi="Times New Roman" w:cs="Times New Roman"/>
          <w:b/>
          <w:bCs/>
          <w:i/>
          <w:sz w:val="32"/>
          <w:szCs w:val="28"/>
        </w:rPr>
        <w:t>case</w:t>
      </w:r>
      <w:r w:rsidRPr="008B0A59">
        <w:rPr>
          <w:rStyle w:val="pln"/>
          <w:rFonts w:ascii="Times New Roman" w:hAnsi="Times New Roman" w:cs="Times New Roman"/>
          <w:i/>
          <w:sz w:val="32"/>
          <w:szCs w:val="28"/>
        </w:rPr>
        <w:t xml:space="preserve">  </w:t>
      </w:r>
      <w:r w:rsidRPr="008B0A59">
        <w:rPr>
          <w:rStyle w:val="lit"/>
          <w:rFonts w:ascii="Times New Roman" w:hAnsi="Times New Roman" w:cs="Times New Roman"/>
          <w:i/>
          <w:sz w:val="32"/>
          <w:szCs w:val="28"/>
        </w:rPr>
        <w:t>7</w:t>
      </w:r>
      <w:r w:rsidRPr="008B0A59">
        <w:rPr>
          <w:rStyle w:val="pun"/>
          <w:rFonts w:ascii="Times New Roman" w:hAnsi="Times New Roman" w:cs="Times New Roman"/>
          <w:i/>
          <w:sz w:val="32"/>
          <w:szCs w:val="28"/>
        </w:rPr>
        <w:t>:</w:t>
      </w:r>
    </w:p>
    <w:p w:rsidR="00C07071" w:rsidRPr="008B0A59" w:rsidRDefault="0024332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i/>
          <w:sz w:val="32"/>
          <w:szCs w:val="28"/>
        </w:rPr>
      </w:pPr>
      <w:r w:rsidRPr="008B0A59">
        <w:rPr>
          <w:rStyle w:val="typ"/>
          <w:rFonts w:ascii="Times New Roman" w:hAnsi="Times New Roman" w:cs="Times New Roman"/>
          <w:i/>
          <w:sz w:val="32"/>
          <w:szCs w:val="28"/>
        </w:rPr>
        <w:t xml:space="preserve">         </w:t>
      </w:r>
      <w:r w:rsidR="00C07071" w:rsidRPr="008B0A59">
        <w:rPr>
          <w:rStyle w:val="typ"/>
          <w:rFonts w:ascii="Times New Roman" w:hAnsi="Times New Roman" w:cs="Times New Roman"/>
          <w:i/>
          <w:sz w:val="32"/>
          <w:szCs w:val="28"/>
        </w:rPr>
        <w:t>System</w:t>
      </w:r>
      <w:r w:rsidR="00C07071" w:rsidRPr="008B0A59">
        <w:rPr>
          <w:rStyle w:val="pun"/>
          <w:rFonts w:ascii="Times New Roman" w:hAnsi="Times New Roman" w:cs="Times New Roman"/>
          <w:i/>
          <w:sz w:val="32"/>
          <w:szCs w:val="28"/>
        </w:rPr>
        <w:t>.</w:t>
      </w:r>
      <w:r w:rsidR="00C07071" w:rsidRPr="008B0A59">
        <w:rPr>
          <w:rStyle w:val="kwd"/>
          <w:rFonts w:ascii="Times New Roman" w:hAnsi="Times New Roman" w:cs="Times New Roman"/>
          <w:b/>
          <w:bCs/>
          <w:i/>
          <w:sz w:val="32"/>
          <w:szCs w:val="28"/>
        </w:rPr>
        <w:t>out</w:t>
      </w:r>
      <w:r w:rsidR="00C07071" w:rsidRPr="008B0A59">
        <w:rPr>
          <w:rStyle w:val="pun"/>
          <w:rFonts w:ascii="Times New Roman" w:hAnsi="Times New Roman" w:cs="Times New Roman"/>
          <w:i/>
          <w:sz w:val="32"/>
          <w:szCs w:val="28"/>
        </w:rPr>
        <w:t>.</w:t>
      </w:r>
      <w:r w:rsidR="00C07071" w:rsidRPr="008B0A59">
        <w:rPr>
          <w:rStyle w:val="pln"/>
          <w:rFonts w:ascii="Times New Roman" w:hAnsi="Times New Roman" w:cs="Times New Roman"/>
          <w:i/>
          <w:sz w:val="32"/>
          <w:szCs w:val="28"/>
        </w:rPr>
        <w:t>println</w:t>
      </w:r>
      <w:r w:rsidR="00C07071" w:rsidRPr="008B0A59">
        <w:rPr>
          <w:rStyle w:val="pun"/>
          <w:rFonts w:ascii="Times New Roman" w:hAnsi="Times New Roman" w:cs="Times New Roman"/>
          <w:i/>
          <w:sz w:val="32"/>
          <w:szCs w:val="28"/>
        </w:rPr>
        <w:t>(</w:t>
      </w:r>
      <w:r w:rsidR="00C07071" w:rsidRPr="008B0A59">
        <w:rPr>
          <w:rStyle w:val="str"/>
          <w:rFonts w:ascii="Times New Roman" w:hAnsi="Times New Roman" w:cs="Times New Roman"/>
          <w:i/>
          <w:sz w:val="32"/>
          <w:szCs w:val="28"/>
        </w:rPr>
        <w:t>"Today is Sunday"</w:t>
      </w:r>
      <w:r w:rsidR="00C07071" w:rsidRPr="008B0A59">
        <w:rPr>
          <w:rStyle w:val="pun"/>
          <w:rFonts w:ascii="Times New Roman" w:hAnsi="Times New Roman" w:cs="Times New Roman"/>
          <w:i/>
          <w:sz w:val="32"/>
          <w:szCs w:val="28"/>
        </w:rPr>
        <w:t>);</w:t>
      </w:r>
    </w:p>
    <w:p w:rsidR="00C07071" w:rsidRPr="008B0A59" w:rsidRDefault="00C0707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i/>
          <w:sz w:val="32"/>
          <w:szCs w:val="28"/>
        </w:rPr>
      </w:pPr>
      <w:r w:rsidRPr="008B0A59">
        <w:rPr>
          <w:rStyle w:val="kwd"/>
          <w:rFonts w:ascii="Times New Roman" w:hAnsi="Times New Roman" w:cs="Times New Roman"/>
          <w:b/>
          <w:bCs/>
          <w:i/>
          <w:sz w:val="32"/>
          <w:szCs w:val="28"/>
        </w:rPr>
        <w:t>default</w:t>
      </w:r>
      <w:r w:rsidRPr="008B0A59">
        <w:rPr>
          <w:rStyle w:val="pun"/>
          <w:rFonts w:ascii="Times New Roman" w:hAnsi="Times New Roman" w:cs="Times New Roman"/>
          <w:i/>
          <w:sz w:val="32"/>
          <w:szCs w:val="28"/>
        </w:rPr>
        <w:t>:</w:t>
      </w:r>
    </w:p>
    <w:p w:rsidR="00C07071" w:rsidRPr="008B0A59" w:rsidRDefault="0024332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i/>
          <w:sz w:val="32"/>
          <w:szCs w:val="28"/>
        </w:rPr>
      </w:pPr>
      <w:r w:rsidRPr="008B0A59">
        <w:rPr>
          <w:rStyle w:val="typ"/>
          <w:rFonts w:ascii="Times New Roman" w:hAnsi="Times New Roman" w:cs="Times New Roman"/>
          <w:i/>
          <w:sz w:val="32"/>
          <w:szCs w:val="28"/>
        </w:rPr>
        <w:t xml:space="preserve">        </w:t>
      </w:r>
      <w:r w:rsidR="00C07071" w:rsidRPr="008B0A59">
        <w:rPr>
          <w:rStyle w:val="typ"/>
          <w:rFonts w:ascii="Times New Roman" w:hAnsi="Times New Roman" w:cs="Times New Roman"/>
          <w:i/>
          <w:sz w:val="32"/>
          <w:szCs w:val="28"/>
        </w:rPr>
        <w:t>System</w:t>
      </w:r>
      <w:r w:rsidR="00C07071" w:rsidRPr="008B0A59">
        <w:rPr>
          <w:rStyle w:val="pun"/>
          <w:rFonts w:ascii="Times New Roman" w:hAnsi="Times New Roman" w:cs="Times New Roman"/>
          <w:i/>
          <w:sz w:val="32"/>
          <w:szCs w:val="28"/>
        </w:rPr>
        <w:t>.</w:t>
      </w:r>
      <w:r w:rsidR="00C07071" w:rsidRPr="008B0A59">
        <w:rPr>
          <w:rStyle w:val="kwd"/>
          <w:rFonts w:ascii="Times New Roman" w:hAnsi="Times New Roman" w:cs="Times New Roman"/>
          <w:b/>
          <w:bCs/>
          <w:i/>
          <w:sz w:val="32"/>
          <w:szCs w:val="28"/>
        </w:rPr>
        <w:t>out</w:t>
      </w:r>
      <w:r w:rsidR="00C07071" w:rsidRPr="008B0A59">
        <w:rPr>
          <w:rStyle w:val="pun"/>
          <w:rFonts w:ascii="Times New Roman" w:hAnsi="Times New Roman" w:cs="Times New Roman"/>
          <w:i/>
          <w:sz w:val="32"/>
          <w:szCs w:val="28"/>
        </w:rPr>
        <w:t>.</w:t>
      </w:r>
      <w:r w:rsidR="00C07071" w:rsidRPr="008B0A59">
        <w:rPr>
          <w:rStyle w:val="pln"/>
          <w:rFonts w:ascii="Times New Roman" w:hAnsi="Times New Roman" w:cs="Times New Roman"/>
          <w:i/>
          <w:sz w:val="32"/>
          <w:szCs w:val="28"/>
        </w:rPr>
        <w:t>println</w:t>
      </w:r>
      <w:r w:rsidR="00C07071" w:rsidRPr="008B0A59">
        <w:rPr>
          <w:rStyle w:val="pun"/>
          <w:rFonts w:ascii="Times New Roman" w:hAnsi="Times New Roman" w:cs="Times New Roman"/>
          <w:i/>
          <w:sz w:val="32"/>
          <w:szCs w:val="28"/>
        </w:rPr>
        <w:t>(</w:t>
      </w:r>
      <w:r w:rsidR="00C07071" w:rsidRPr="008B0A59">
        <w:rPr>
          <w:rStyle w:val="str"/>
          <w:rFonts w:ascii="Times New Roman" w:hAnsi="Times New Roman" w:cs="Times New Roman"/>
          <w:i/>
          <w:sz w:val="32"/>
          <w:szCs w:val="28"/>
        </w:rPr>
        <w:t>"Only enter value 1 to 7"</w:t>
      </w:r>
      <w:r w:rsidR="00C07071" w:rsidRPr="008B0A59">
        <w:rPr>
          <w:rStyle w:val="pun"/>
          <w:rFonts w:ascii="Times New Roman" w:hAnsi="Times New Roman" w:cs="Times New Roman"/>
          <w:i/>
          <w:sz w:val="32"/>
          <w:szCs w:val="28"/>
        </w:rPr>
        <w:t>);</w:t>
      </w:r>
    </w:p>
    <w:p w:rsidR="00C07071" w:rsidRPr="008B0A59" w:rsidRDefault="00C0707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i/>
          <w:sz w:val="32"/>
          <w:szCs w:val="28"/>
        </w:rPr>
      </w:pPr>
      <w:r w:rsidRPr="008B0A59">
        <w:rPr>
          <w:rStyle w:val="pun"/>
          <w:rFonts w:ascii="Times New Roman" w:hAnsi="Times New Roman" w:cs="Times New Roman"/>
          <w:i/>
          <w:sz w:val="32"/>
          <w:szCs w:val="28"/>
        </w:rPr>
        <w:t>}</w:t>
      </w:r>
    </w:p>
    <w:p w:rsidR="00C07071" w:rsidRPr="008B0A59" w:rsidRDefault="00C0707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i/>
          <w:sz w:val="32"/>
          <w:szCs w:val="28"/>
        </w:rPr>
      </w:pPr>
      <w:r w:rsidRPr="008B0A59">
        <w:rPr>
          <w:rStyle w:val="pun"/>
          <w:rFonts w:ascii="Times New Roman" w:hAnsi="Times New Roman" w:cs="Times New Roman"/>
          <w:i/>
          <w:sz w:val="32"/>
          <w:szCs w:val="28"/>
        </w:rPr>
        <w:t>}</w:t>
      </w:r>
    </w:p>
    <w:p w:rsidR="00C07071" w:rsidRPr="008B0A59" w:rsidRDefault="00C07071" w:rsidP="00C07071">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Fonts w:ascii="Times New Roman" w:hAnsi="Times New Roman" w:cs="Times New Roman"/>
          <w:i/>
          <w:sz w:val="32"/>
          <w:szCs w:val="28"/>
        </w:rPr>
      </w:pPr>
      <w:r w:rsidRPr="008B0A59">
        <w:rPr>
          <w:rStyle w:val="pun"/>
          <w:rFonts w:ascii="Times New Roman" w:hAnsi="Times New Roman" w:cs="Times New Roman"/>
          <w:i/>
          <w:sz w:val="32"/>
          <w:szCs w:val="28"/>
        </w:rPr>
        <w:t>}</w:t>
      </w:r>
    </w:p>
    <w:p w:rsidR="00C07071" w:rsidRPr="008B0A59" w:rsidRDefault="00C07071" w:rsidP="00243321">
      <w:pPr>
        <w:pStyle w:val="Heading2"/>
        <w:shd w:val="clear" w:color="auto" w:fill="F5F5F5"/>
        <w:spacing w:before="46"/>
        <w:ind w:right="69"/>
        <w:rPr>
          <w:rFonts w:ascii="Times New Roman" w:hAnsi="Times New Roman" w:cs="Times New Roman"/>
          <w:color w:val="auto"/>
          <w:sz w:val="28"/>
          <w:szCs w:val="28"/>
          <w:u w:val="single"/>
        </w:rPr>
      </w:pPr>
      <w:r w:rsidRPr="008B0A59">
        <w:rPr>
          <w:rFonts w:ascii="Times New Roman" w:hAnsi="Times New Roman" w:cs="Times New Roman"/>
          <w:color w:val="auto"/>
          <w:sz w:val="28"/>
          <w:szCs w:val="28"/>
          <w:u w:val="single"/>
        </w:rPr>
        <w:t>Output</w:t>
      </w:r>
    </w:p>
    <w:p w:rsidR="00C07071" w:rsidRPr="008B0A59" w:rsidRDefault="00C07071" w:rsidP="00C07071">
      <w:pPr>
        <w:pStyle w:val="HTMLPreformatted"/>
        <w:pBdr>
          <w:top w:val="single" w:sz="8" w:space="6" w:color="A2E8F9"/>
          <w:left w:val="single" w:sz="24" w:space="12" w:color="auto"/>
          <w:bottom w:val="single" w:sz="8" w:space="12" w:color="C8C1C1"/>
          <w:right w:val="single" w:sz="8" w:space="26" w:color="65BFF5"/>
        </w:pBdr>
        <w:shd w:val="clear" w:color="auto" w:fill="FFFFFF"/>
        <w:spacing w:before="115" w:after="115" w:line="384" w:lineRule="atLeast"/>
        <w:ind w:left="115" w:right="115"/>
        <w:rPr>
          <w:rFonts w:ascii="Times New Roman" w:hAnsi="Times New Roman" w:cs="Times New Roman"/>
          <w:b/>
          <w:i/>
          <w:sz w:val="32"/>
          <w:szCs w:val="28"/>
        </w:rPr>
      </w:pPr>
      <w:r w:rsidRPr="008B0A59">
        <w:rPr>
          <w:rFonts w:ascii="Times New Roman" w:hAnsi="Times New Roman" w:cs="Times New Roman"/>
          <w:b/>
          <w:i/>
          <w:sz w:val="32"/>
          <w:szCs w:val="28"/>
        </w:rPr>
        <w:t>Enter any number (1 to 7) :</w:t>
      </w:r>
    </w:p>
    <w:p w:rsidR="00C07071" w:rsidRPr="008B0A59" w:rsidRDefault="00C07071" w:rsidP="00C07071">
      <w:pPr>
        <w:pStyle w:val="HTMLPreformatted"/>
        <w:pBdr>
          <w:top w:val="single" w:sz="8" w:space="6" w:color="A2E8F9"/>
          <w:left w:val="single" w:sz="24" w:space="12" w:color="auto"/>
          <w:bottom w:val="single" w:sz="8" w:space="12" w:color="C8C1C1"/>
          <w:right w:val="single" w:sz="8" w:space="26" w:color="65BFF5"/>
        </w:pBdr>
        <w:shd w:val="clear" w:color="auto" w:fill="FFFFFF"/>
        <w:spacing w:before="115" w:after="115" w:line="384" w:lineRule="atLeast"/>
        <w:ind w:left="115" w:right="115"/>
        <w:rPr>
          <w:rFonts w:ascii="Times New Roman" w:hAnsi="Times New Roman" w:cs="Times New Roman"/>
          <w:i/>
          <w:sz w:val="32"/>
          <w:szCs w:val="28"/>
        </w:rPr>
      </w:pPr>
      <w:r w:rsidRPr="008B0A59">
        <w:rPr>
          <w:rFonts w:ascii="Times New Roman" w:hAnsi="Times New Roman" w:cs="Times New Roman"/>
          <w:i/>
          <w:sz w:val="32"/>
          <w:szCs w:val="28"/>
        </w:rPr>
        <w:t>5</w:t>
      </w:r>
    </w:p>
    <w:p w:rsidR="00C07071" w:rsidRPr="008B0A59" w:rsidRDefault="00C07071" w:rsidP="00C07071">
      <w:pPr>
        <w:pStyle w:val="HTMLPreformatted"/>
        <w:pBdr>
          <w:top w:val="single" w:sz="8" w:space="6" w:color="A2E8F9"/>
          <w:left w:val="single" w:sz="24" w:space="12" w:color="auto"/>
          <w:bottom w:val="single" w:sz="8" w:space="12" w:color="C8C1C1"/>
          <w:right w:val="single" w:sz="8" w:space="26" w:color="65BFF5"/>
        </w:pBdr>
        <w:shd w:val="clear" w:color="auto" w:fill="FFFFFF"/>
        <w:spacing w:before="115" w:after="115" w:line="384" w:lineRule="atLeast"/>
        <w:ind w:left="115" w:right="115"/>
        <w:rPr>
          <w:rFonts w:ascii="Times New Roman" w:hAnsi="Times New Roman" w:cs="Times New Roman"/>
          <w:i/>
          <w:sz w:val="32"/>
          <w:szCs w:val="28"/>
        </w:rPr>
      </w:pPr>
      <w:r w:rsidRPr="008B0A59">
        <w:rPr>
          <w:rFonts w:ascii="Times New Roman" w:hAnsi="Times New Roman" w:cs="Times New Roman"/>
          <w:i/>
          <w:sz w:val="32"/>
          <w:szCs w:val="28"/>
        </w:rPr>
        <w:lastRenderedPageBreak/>
        <w:t>Today is Friday</w:t>
      </w:r>
    </w:p>
    <w:p w:rsidR="0000317E" w:rsidRPr="008B0A59" w:rsidRDefault="0000317E" w:rsidP="0000317E">
      <w:pPr>
        <w:pStyle w:val="Heading2"/>
        <w:shd w:val="clear" w:color="auto" w:fill="FFFFFF"/>
        <w:spacing w:line="312" w:lineRule="atLeast"/>
        <w:jc w:val="both"/>
        <w:rPr>
          <w:rFonts w:ascii="Times New Roman" w:hAnsi="Times New Roman" w:cs="Times New Roman"/>
          <w:bCs w:val="0"/>
          <w:color w:val="auto"/>
          <w:sz w:val="28"/>
          <w:szCs w:val="28"/>
          <w:u w:val="single"/>
        </w:rPr>
      </w:pPr>
      <w:r w:rsidRPr="008B0A59">
        <w:rPr>
          <w:rFonts w:ascii="Times New Roman" w:hAnsi="Times New Roman" w:cs="Times New Roman"/>
          <w:bCs w:val="0"/>
          <w:color w:val="auto"/>
          <w:sz w:val="28"/>
          <w:szCs w:val="28"/>
          <w:u w:val="single"/>
        </w:rPr>
        <w:t>Java Switch Statement is fall-through</w:t>
      </w:r>
    </w:p>
    <w:p w:rsidR="0000317E" w:rsidRPr="008B0A59" w:rsidRDefault="0000317E" w:rsidP="0000317E">
      <w:pPr>
        <w:pStyle w:val="NormalWeb"/>
        <w:shd w:val="clear" w:color="auto" w:fill="FFFFFF"/>
        <w:spacing w:line="265" w:lineRule="atLeast"/>
        <w:jc w:val="both"/>
        <w:rPr>
          <w:sz w:val="28"/>
          <w:szCs w:val="28"/>
        </w:rPr>
      </w:pPr>
      <w:r w:rsidRPr="008B0A59">
        <w:rPr>
          <w:sz w:val="28"/>
          <w:szCs w:val="28"/>
        </w:rPr>
        <w:t>The java switch statement is fall-through. It means it executes all statement after first match if break statement is not used with switch cases.</w:t>
      </w:r>
    </w:p>
    <w:p w:rsidR="0000317E" w:rsidRPr="008B0A59" w:rsidRDefault="0000317E" w:rsidP="0000317E">
      <w:pPr>
        <w:pStyle w:val="NormalWeb"/>
        <w:shd w:val="clear" w:color="auto" w:fill="FFFFFF"/>
        <w:spacing w:line="265" w:lineRule="atLeast"/>
        <w:jc w:val="both"/>
        <w:rPr>
          <w:sz w:val="28"/>
          <w:szCs w:val="28"/>
          <w:u w:val="single"/>
        </w:rPr>
      </w:pPr>
      <w:r w:rsidRPr="008B0A59">
        <w:rPr>
          <w:rStyle w:val="Strong"/>
          <w:sz w:val="28"/>
          <w:szCs w:val="28"/>
          <w:u w:val="single"/>
        </w:rPr>
        <w:t>Example:</w:t>
      </w:r>
    </w:p>
    <w:p w:rsidR="0000317E" w:rsidRPr="008B0A59" w:rsidRDefault="0000317E" w:rsidP="00243321">
      <w:pPr>
        <w:shd w:val="clear" w:color="auto" w:fill="FFFFFF"/>
        <w:spacing w:after="0" w:line="265" w:lineRule="atLeast"/>
        <w:ind w:left="720"/>
        <w:jc w:val="both"/>
        <w:rPr>
          <w:rFonts w:ascii="Times New Roman" w:hAnsi="Times New Roman" w:cs="Times New Roman"/>
          <w:i/>
          <w:sz w:val="32"/>
          <w:szCs w:val="28"/>
        </w:rPr>
      </w:pPr>
      <w:r w:rsidRPr="008B0A59">
        <w:rPr>
          <w:rStyle w:val="keyword"/>
          <w:rFonts w:ascii="Times New Roman" w:hAnsi="Times New Roman" w:cs="Times New Roman"/>
          <w:b/>
          <w:bCs/>
          <w:i/>
          <w:sz w:val="32"/>
          <w:szCs w:val="28"/>
          <w:bdr w:val="none" w:sz="0" w:space="0" w:color="auto" w:frame="1"/>
        </w:rPr>
        <w:t>public</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class</w:t>
      </w:r>
      <w:r w:rsidRPr="008B0A59">
        <w:rPr>
          <w:rFonts w:ascii="Times New Roman" w:hAnsi="Times New Roman" w:cs="Times New Roman"/>
          <w:i/>
          <w:sz w:val="32"/>
          <w:szCs w:val="28"/>
          <w:bdr w:val="none" w:sz="0" w:space="0" w:color="auto" w:frame="1"/>
        </w:rPr>
        <w:t> SwitchExample2 {  </w:t>
      </w:r>
    </w:p>
    <w:p w:rsidR="0000317E" w:rsidRPr="008B0A59" w:rsidRDefault="0000317E" w:rsidP="00243321">
      <w:pPr>
        <w:shd w:val="clear" w:color="auto" w:fill="FFFFFF"/>
        <w:spacing w:after="0" w:line="265" w:lineRule="atLeast"/>
        <w:ind w:left="720"/>
        <w:jc w:val="both"/>
        <w:rPr>
          <w:rFonts w:ascii="Times New Roman" w:hAnsi="Times New Roman" w:cs="Times New Roman"/>
          <w:i/>
          <w:sz w:val="32"/>
          <w:szCs w:val="28"/>
        </w:rPr>
      </w:pPr>
      <w:r w:rsidRPr="008B0A59">
        <w:rPr>
          <w:rStyle w:val="keyword"/>
          <w:rFonts w:ascii="Times New Roman" w:hAnsi="Times New Roman" w:cs="Times New Roman"/>
          <w:b/>
          <w:bCs/>
          <w:i/>
          <w:sz w:val="32"/>
          <w:szCs w:val="28"/>
          <w:bdr w:val="none" w:sz="0" w:space="0" w:color="auto" w:frame="1"/>
        </w:rPr>
        <w:t>public</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static</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void</w:t>
      </w:r>
      <w:r w:rsidRPr="008B0A59">
        <w:rPr>
          <w:rFonts w:ascii="Times New Roman" w:hAnsi="Times New Roman" w:cs="Times New Roman"/>
          <w:i/>
          <w:sz w:val="32"/>
          <w:szCs w:val="28"/>
          <w:bdr w:val="none" w:sz="0" w:space="0" w:color="auto" w:frame="1"/>
        </w:rPr>
        <w:t> main(String[] args) {  </w:t>
      </w:r>
    </w:p>
    <w:p w:rsidR="0000317E" w:rsidRPr="008B0A59" w:rsidRDefault="0000317E" w:rsidP="00243321">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int</w:t>
      </w:r>
      <w:r w:rsidRPr="008B0A59">
        <w:rPr>
          <w:rFonts w:ascii="Times New Roman" w:hAnsi="Times New Roman" w:cs="Times New Roman"/>
          <w:i/>
          <w:sz w:val="32"/>
          <w:szCs w:val="28"/>
          <w:bdr w:val="none" w:sz="0" w:space="0" w:color="auto" w:frame="1"/>
        </w:rPr>
        <w:t> number=</w:t>
      </w:r>
      <w:r w:rsidRPr="008B0A59">
        <w:rPr>
          <w:rStyle w:val="number"/>
          <w:rFonts w:ascii="Times New Roman" w:hAnsi="Times New Roman" w:cs="Times New Roman"/>
          <w:i/>
          <w:sz w:val="32"/>
          <w:szCs w:val="28"/>
          <w:bdr w:val="none" w:sz="0" w:space="0" w:color="auto" w:frame="1"/>
        </w:rPr>
        <w:t>20</w:t>
      </w:r>
      <w:r w:rsidRPr="008B0A59">
        <w:rPr>
          <w:rFonts w:ascii="Times New Roman" w:hAnsi="Times New Roman" w:cs="Times New Roman"/>
          <w:i/>
          <w:sz w:val="32"/>
          <w:szCs w:val="28"/>
          <w:bdr w:val="none" w:sz="0" w:space="0" w:color="auto" w:frame="1"/>
        </w:rPr>
        <w:t>;  </w:t>
      </w:r>
    </w:p>
    <w:p w:rsidR="0000317E" w:rsidRPr="008B0A59" w:rsidRDefault="0000317E" w:rsidP="00243321">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switch</w:t>
      </w:r>
      <w:r w:rsidRPr="008B0A59">
        <w:rPr>
          <w:rFonts w:ascii="Times New Roman" w:hAnsi="Times New Roman" w:cs="Times New Roman"/>
          <w:i/>
          <w:sz w:val="32"/>
          <w:szCs w:val="28"/>
          <w:bdr w:val="none" w:sz="0" w:space="0" w:color="auto" w:frame="1"/>
        </w:rPr>
        <w:t>(number){  </w:t>
      </w:r>
    </w:p>
    <w:p w:rsidR="0000317E" w:rsidRPr="008B0A59" w:rsidRDefault="0000317E" w:rsidP="00243321">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case</w:t>
      </w:r>
      <w:r w:rsidRPr="008B0A59">
        <w:rPr>
          <w:rFonts w:ascii="Times New Roman" w:hAnsi="Times New Roman" w:cs="Times New Roman"/>
          <w:i/>
          <w:sz w:val="32"/>
          <w:szCs w:val="28"/>
          <w:bdr w:val="none" w:sz="0" w:space="0" w:color="auto" w:frame="1"/>
        </w:rPr>
        <w:t> </w:t>
      </w:r>
      <w:r w:rsidRPr="008B0A59">
        <w:rPr>
          <w:rStyle w:val="number"/>
          <w:rFonts w:ascii="Times New Roman" w:hAnsi="Times New Roman" w:cs="Times New Roman"/>
          <w:i/>
          <w:sz w:val="32"/>
          <w:szCs w:val="28"/>
          <w:bdr w:val="none" w:sz="0" w:space="0" w:color="auto" w:frame="1"/>
        </w:rPr>
        <w:t>10</w:t>
      </w:r>
      <w:r w:rsidRPr="008B0A59">
        <w:rPr>
          <w:rFonts w:ascii="Times New Roman" w:hAnsi="Times New Roman" w:cs="Times New Roman"/>
          <w:i/>
          <w:sz w:val="32"/>
          <w:szCs w:val="28"/>
          <w:bdr w:val="none" w:sz="0" w:space="0" w:color="auto" w:frame="1"/>
        </w:rPr>
        <w:t>: System.out.println(</w:t>
      </w:r>
      <w:r w:rsidRPr="008B0A59">
        <w:rPr>
          <w:rStyle w:val="string"/>
          <w:rFonts w:ascii="Times New Roman" w:hAnsi="Times New Roman" w:cs="Times New Roman"/>
          <w:i/>
          <w:sz w:val="32"/>
          <w:szCs w:val="28"/>
          <w:bdr w:val="none" w:sz="0" w:space="0" w:color="auto" w:frame="1"/>
        </w:rPr>
        <w:t>"10"</w:t>
      </w:r>
      <w:r w:rsidRPr="008B0A59">
        <w:rPr>
          <w:rFonts w:ascii="Times New Roman" w:hAnsi="Times New Roman" w:cs="Times New Roman"/>
          <w:i/>
          <w:sz w:val="32"/>
          <w:szCs w:val="28"/>
          <w:bdr w:val="none" w:sz="0" w:space="0" w:color="auto" w:frame="1"/>
        </w:rPr>
        <w:t>);  </w:t>
      </w:r>
    </w:p>
    <w:p w:rsidR="0000317E" w:rsidRPr="008B0A59" w:rsidRDefault="0000317E" w:rsidP="00243321">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case</w:t>
      </w:r>
      <w:r w:rsidRPr="008B0A59">
        <w:rPr>
          <w:rFonts w:ascii="Times New Roman" w:hAnsi="Times New Roman" w:cs="Times New Roman"/>
          <w:i/>
          <w:sz w:val="32"/>
          <w:szCs w:val="28"/>
          <w:bdr w:val="none" w:sz="0" w:space="0" w:color="auto" w:frame="1"/>
        </w:rPr>
        <w:t> </w:t>
      </w:r>
      <w:r w:rsidRPr="008B0A59">
        <w:rPr>
          <w:rStyle w:val="number"/>
          <w:rFonts w:ascii="Times New Roman" w:hAnsi="Times New Roman" w:cs="Times New Roman"/>
          <w:i/>
          <w:sz w:val="32"/>
          <w:szCs w:val="28"/>
          <w:bdr w:val="none" w:sz="0" w:space="0" w:color="auto" w:frame="1"/>
        </w:rPr>
        <w:t>20</w:t>
      </w:r>
      <w:r w:rsidRPr="008B0A59">
        <w:rPr>
          <w:rFonts w:ascii="Times New Roman" w:hAnsi="Times New Roman" w:cs="Times New Roman"/>
          <w:i/>
          <w:sz w:val="32"/>
          <w:szCs w:val="28"/>
          <w:bdr w:val="none" w:sz="0" w:space="0" w:color="auto" w:frame="1"/>
        </w:rPr>
        <w:t>: System.out.println(</w:t>
      </w:r>
      <w:r w:rsidRPr="008B0A59">
        <w:rPr>
          <w:rStyle w:val="string"/>
          <w:rFonts w:ascii="Times New Roman" w:hAnsi="Times New Roman" w:cs="Times New Roman"/>
          <w:i/>
          <w:sz w:val="32"/>
          <w:szCs w:val="28"/>
          <w:bdr w:val="none" w:sz="0" w:space="0" w:color="auto" w:frame="1"/>
        </w:rPr>
        <w:t>"20"</w:t>
      </w:r>
      <w:r w:rsidRPr="008B0A59">
        <w:rPr>
          <w:rFonts w:ascii="Times New Roman" w:hAnsi="Times New Roman" w:cs="Times New Roman"/>
          <w:i/>
          <w:sz w:val="32"/>
          <w:szCs w:val="28"/>
          <w:bdr w:val="none" w:sz="0" w:space="0" w:color="auto" w:frame="1"/>
        </w:rPr>
        <w:t>);  </w:t>
      </w:r>
    </w:p>
    <w:p w:rsidR="0000317E" w:rsidRPr="008B0A59" w:rsidRDefault="0000317E" w:rsidP="00243321">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case</w:t>
      </w:r>
      <w:r w:rsidRPr="008B0A59">
        <w:rPr>
          <w:rFonts w:ascii="Times New Roman" w:hAnsi="Times New Roman" w:cs="Times New Roman"/>
          <w:i/>
          <w:sz w:val="32"/>
          <w:szCs w:val="28"/>
          <w:bdr w:val="none" w:sz="0" w:space="0" w:color="auto" w:frame="1"/>
        </w:rPr>
        <w:t> </w:t>
      </w:r>
      <w:r w:rsidRPr="008B0A59">
        <w:rPr>
          <w:rStyle w:val="number"/>
          <w:rFonts w:ascii="Times New Roman" w:hAnsi="Times New Roman" w:cs="Times New Roman"/>
          <w:i/>
          <w:sz w:val="32"/>
          <w:szCs w:val="28"/>
          <w:bdr w:val="none" w:sz="0" w:space="0" w:color="auto" w:frame="1"/>
        </w:rPr>
        <w:t>30</w:t>
      </w:r>
      <w:r w:rsidRPr="008B0A59">
        <w:rPr>
          <w:rFonts w:ascii="Times New Roman" w:hAnsi="Times New Roman" w:cs="Times New Roman"/>
          <w:i/>
          <w:sz w:val="32"/>
          <w:szCs w:val="28"/>
          <w:bdr w:val="none" w:sz="0" w:space="0" w:color="auto" w:frame="1"/>
        </w:rPr>
        <w:t>: System.out.println(</w:t>
      </w:r>
      <w:r w:rsidRPr="008B0A59">
        <w:rPr>
          <w:rStyle w:val="string"/>
          <w:rFonts w:ascii="Times New Roman" w:hAnsi="Times New Roman" w:cs="Times New Roman"/>
          <w:i/>
          <w:sz w:val="32"/>
          <w:szCs w:val="28"/>
          <w:bdr w:val="none" w:sz="0" w:space="0" w:color="auto" w:frame="1"/>
        </w:rPr>
        <w:t>"30"</w:t>
      </w:r>
      <w:r w:rsidRPr="008B0A59">
        <w:rPr>
          <w:rFonts w:ascii="Times New Roman" w:hAnsi="Times New Roman" w:cs="Times New Roman"/>
          <w:i/>
          <w:sz w:val="32"/>
          <w:szCs w:val="28"/>
          <w:bdr w:val="none" w:sz="0" w:space="0" w:color="auto" w:frame="1"/>
        </w:rPr>
        <w:t>);  </w:t>
      </w:r>
    </w:p>
    <w:p w:rsidR="0000317E" w:rsidRPr="008B0A59" w:rsidRDefault="0000317E" w:rsidP="00243321">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default</w:t>
      </w:r>
      <w:r w:rsidRPr="008B0A59">
        <w:rPr>
          <w:rFonts w:ascii="Times New Roman" w:hAnsi="Times New Roman" w:cs="Times New Roman"/>
          <w:i/>
          <w:sz w:val="32"/>
          <w:szCs w:val="28"/>
          <w:bdr w:val="none" w:sz="0" w:space="0" w:color="auto" w:frame="1"/>
        </w:rPr>
        <w:t>:System.out.println(</w:t>
      </w:r>
      <w:r w:rsidRPr="008B0A59">
        <w:rPr>
          <w:rStyle w:val="string"/>
          <w:rFonts w:ascii="Times New Roman" w:hAnsi="Times New Roman" w:cs="Times New Roman"/>
          <w:i/>
          <w:sz w:val="32"/>
          <w:szCs w:val="28"/>
          <w:bdr w:val="none" w:sz="0" w:space="0" w:color="auto" w:frame="1"/>
        </w:rPr>
        <w:t>"Not in 10, 20 or 30"</w:t>
      </w:r>
      <w:r w:rsidRPr="008B0A59">
        <w:rPr>
          <w:rFonts w:ascii="Times New Roman" w:hAnsi="Times New Roman" w:cs="Times New Roman"/>
          <w:i/>
          <w:sz w:val="32"/>
          <w:szCs w:val="28"/>
          <w:bdr w:val="none" w:sz="0" w:space="0" w:color="auto" w:frame="1"/>
        </w:rPr>
        <w:t>);  </w:t>
      </w:r>
    </w:p>
    <w:p w:rsidR="0000317E" w:rsidRPr="008B0A59" w:rsidRDefault="0000317E" w:rsidP="00243321">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  </w:t>
      </w:r>
    </w:p>
    <w:p w:rsidR="0000317E" w:rsidRPr="008B0A59" w:rsidRDefault="0000317E" w:rsidP="00243321">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p>
    <w:p w:rsidR="0000317E" w:rsidRPr="008B0A59" w:rsidRDefault="0000317E" w:rsidP="00243321">
      <w:pPr>
        <w:shd w:val="clear" w:color="auto" w:fill="FFFFFF"/>
        <w:spacing w:after="0" w:line="265" w:lineRule="atLeast"/>
        <w:ind w:left="720"/>
        <w:jc w:val="both"/>
        <w:rPr>
          <w:rFonts w:ascii="Times New Roman" w:hAnsi="Times New Roman" w:cs="Times New Roman"/>
          <w:sz w:val="28"/>
          <w:szCs w:val="28"/>
        </w:rPr>
      </w:pPr>
      <w:r w:rsidRPr="008B0A59">
        <w:rPr>
          <w:rFonts w:ascii="Times New Roman" w:hAnsi="Times New Roman" w:cs="Times New Roman"/>
          <w:i/>
          <w:sz w:val="32"/>
          <w:szCs w:val="28"/>
          <w:bdr w:val="none" w:sz="0" w:space="0" w:color="auto" w:frame="1"/>
        </w:rPr>
        <w:t>}</w:t>
      </w:r>
      <w:r w:rsidRPr="008B0A59">
        <w:rPr>
          <w:rFonts w:ascii="Times New Roman" w:hAnsi="Times New Roman" w:cs="Times New Roman"/>
          <w:sz w:val="28"/>
          <w:szCs w:val="28"/>
          <w:bdr w:val="none" w:sz="0" w:space="0" w:color="auto" w:frame="1"/>
        </w:rPr>
        <w:t>  </w:t>
      </w:r>
    </w:p>
    <w:p w:rsidR="0000317E" w:rsidRPr="008B0A59" w:rsidRDefault="0000317E" w:rsidP="0000317E">
      <w:pPr>
        <w:pStyle w:val="NormalWeb"/>
        <w:shd w:val="clear" w:color="auto" w:fill="FFFFFF"/>
        <w:spacing w:line="265" w:lineRule="atLeast"/>
        <w:jc w:val="both"/>
        <w:rPr>
          <w:b/>
          <w:sz w:val="28"/>
          <w:szCs w:val="28"/>
          <w:u w:val="single"/>
        </w:rPr>
      </w:pPr>
      <w:r w:rsidRPr="008B0A59">
        <w:rPr>
          <w:b/>
          <w:sz w:val="28"/>
          <w:szCs w:val="28"/>
          <w:u w:val="single"/>
        </w:rPr>
        <w:t>Output:</w:t>
      </w:r>
    </w:p>
    <w:p w:rsidR="0000317E" w:rsidRPr="008B0A59" w:rsidRDefault="0000317E" w:rsidP="00AD6157">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20</w:t>
      </w:r>
    </w:p>
    <w:p w:rsidR="0000317E" w:rsidRPr="008B0A59" w:rsidRDefault="0000317E" w:rsidP="00AD6157">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30</w:t>
      </w:r>
    </w:p>
    <w:p w:rsidR="00891134" w:rsidRPr="008B0A59" w:rsidRDefault="0000317E" w:rsidP="00ED1589">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Not in 10, 20 or 30</w:t>
      </w:r>
    </w:p>
    <w:p w:rsidR="00AD6157" w:rsidRPr="008B0A59" w:rsidRDefault="00AD6157" w:rsidP="00AD6157">
      <w:pPr>
        <w:spacing w:before="2" w:after="2" w:line="288" w:lineRule="exact"/>
        <w:rPr>
          <w:rFonts w:ascii="Times New Roman" w:hAnsi="Times New Roman" w:cs="Times New Roman"/>
          <w:b/>
          <w:sz w:val="28"/>
          <w:szCs w:val="28"/>
          <w:u w:val="single"/>
        </w:rPr>
      </w:pPr>
      <w:r w:rsidRPr="008B0A59">
        <w:rPr>
          <w:rFonts w:ascii="Times New Roman" w:hAnsi="Times New Roman" w:cs="Times New Roman"/>
          <w:b/>
          <w:sz w:val="28"/>
          <w:szCs w:val="28"/>
          <w:u w:val="single"/>
        </w:rPr>
        <w:t>Note:</w:t>
      </w:r>
    </w:p>
    <w:p w:rsidR="00AD6157" w:rsidRPr="008B0A59" w:rsidRDefault="00AD6157" w:rsidP="00AD6157">
      <w:pPr>
        <w:spacing w:before="2" w:after="2" w:line="288" w:lineRule="exact"/>
        <w:rPr>
          <w:rFonts w:ascii="Times New Roman" w:hAnsi="Times New Roman" w:cs="Times New Roman"/>
          <w:sz w:val="28"/>
          <w:szCs w:val="28"/>
        </w:rPr>
      </w:pPr>
    </w:p>
    <w:p w:rsidR="00AD6157" w:rsidRPr="008B0A59" w:rsidRDefault="00AD6157" w:rsidP="00AD6157">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1. We can say switch-case is replacement to the if..else..if ladder   when it contains many equal comparisons.</w:t>
      </w:r>
    </w:p>
    <w:p w:rsidR="00AD6157" w:rsidRPr="008B0A59" w:rsidRDefault="00AD6157" w:rsidP="00AD6157">
      <w:pPr>
        <w:spacing w:before="2" w:after="2" w:line="288" w:lineRule="exact"/>
        <w:rPr>
          <w:rFonts w:ascii="Times New Roman" w:hAnsi="Times New Roman" w:cs="Times New Roman"/>
          <w:sz w:val="28"/>
          <w:szCs w:val="28"/>
        </w:rPr>
      </w:pPr>
    </w:p>
    <w:p w:rsidR="00AD6157" w:rsidRPr="008B0A59" w:rsidRDefault="00AD6157" w:rsidP="00AD6157">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2. But if..else..if ladder contains any other &gt;,&lt;,!=,&gt;=,&lt;=   comparisons then we can not say switch-case is the replacement to if..else..if ladder.</w:t>
      </w:r>
    </w:p>
    <w:p w:rsidR="00AD6157" w:rsidRPr="008B0A59" w:rsidRDefault="00AD6157" w:rsidP="00AD6157">
      <w:pPr>
        <w:spacing w:before="2" w:after="2" w:line="288" w:lineRule="exact"/>
        <w:rPr>
          <w:rFonts w:ascii="Times New Roman" w:hAnsi="Times New Roman" w:cs="Times New Roman"/>
          <w:sz w:val="28"/>
          <w:szCs w:val="28"/>
        </w:rPr>
      </w:pPr>
    </w:p>
    <w:p w:rsidR="00AD6157" w:rsidRPr="008B0A59" w:rsidRDefault="00AD6157" w:rsidP="00AD6157">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3.Generally we go for switch-case when we want to make multiple equal comparisons</w:t>
      </w:r>
    </w:p>
    <w:p w:rsidR="00AD6157" w:rsidRPr="008B0A59" w:rsidRDefault="00AD6157" w:rsidP="00AD6157">
      <w:pPr>
        <w:spacing w:before="2" w:after="2" w:line="288" w:lineRule="exact"/>
        <w:rPr>
          <w:rFonts w:ascii="Times New Roman" w:hAnsi="Times New Roman" w:cs="Times New Roman"/>
          <w:sz w:val="28"/>
          <w:szCs w:val="28"/>
        </w:rPr>
      </w:pPr>
    </w:p>
    <w:p w:rsidR="00AD6157" w:rsidRPr="008B0A59" w:rsidRDefault="00AD6157" w:rsidP="00AD6157">
      <w:pPr>
        <w:spacing w:before="2" w:after="2" w:line="288" w:lineRule="exact"/>
        <w:rPr>
          <w:rFonts w:ascii="Times New Roman" w:hAnsi="Times New Roman" w:cs="Times New Roman"/>
          <w:b/>
          <w:sz w:val="28"/>
          <w:szCs w:val="28"/>
          <w:u w:val="single"/>
        </w:rPr>
      </w:pPr>
      <w:r w:rsidRPr="008B0A59">
        <w:rPr>
          <w:rFonts w:ascii="Times New Roman" w:hAnsi="Times New Roman" w:cs="Times New Roman"/>
          <w:b/>
          <w:sz w:val="28"/>
          <w:szCs w:val="28"/>
          <w:u w:val="single"/>
        </w:rPr>
        <w:t>Rules:</w:t>
      </w:r>
    </w:p>
    <w:p w:rsidR="00AD6157" w:rsidRPr="008B0A59" w:rsidRDefault="00AD6157" w:rsidP="00AD6157">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lastRenderedPageBreak/>
        <w:t>1. Writing the expression or value for switch-case is mandatory which must be any  byte/ short/ int/ char, but it should   not be any  long/ float/ double/ Boolean.</w:t>
      </w:r>
    </w:p>
    <w:p w:rsidR="00AD6157" w:rsidRPr="008B0A59" w:rsidRDefault="00AD6157" w:rsidP="00AD6157">
      <w:pPr>
        <w:spacing w:before="2" w:after="2" w:line="288" w:lineRule="exact"/>
        <w:rPr>
          <w:rFonts w:ascii="Times New Roman" w:hAnsi="Times New Roman" w:cs="Times New Roman"/>
          <w:sz w:val="28"/>
          <w:szCs w:val="28"/>
        </w:rPr>
      </w:pPr>
      <w:r w:rsidRPr="008B0A59">
        <w:rPr>
          <w:rFonts w:ascii="Times New Roman" w:hAnsi="Times New Roman" w:cs="Times New Roman"/>
          <w:noProof/>
          <w:sz w:val="28"/>
          <w:szCs w:val="28"/>
        </w:rPr>
        <w:drawing>
          <wp:anchor distT="0" distB="0" distL="114935" distR="114935" simplePos="0" relativeHeight="251672576" behindDoc="0" locked="0" layoutInCell="1" allowOverlap="1">
            <wp:simplePos x="0" y="0"/>
            <wp:positionH relativeFrom="column">
              <wp:posOffset>135890</wp:posOffset>
            </wp:positionH>
            <wp:positionV relativeFrom="paragraph">
              <wp:posOffset>2791460</wp:posOffset>
            </wp:positionV>
            <wp:extent cx="4799330" cy="1433195"/>
            <wp:effectExtent l="19050" t="0" r="1270" b="0"/>
            <wp:wrapTopAndBottom/>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4799330" cy="1433195"/>
                    </a:xfrm>
                    <a:prstGeom prst="rect">
                      <a:avLst/>
                    </a:prstGeom>
                    <a:solidFill>
                      <a:srgbClr val="FFFFFF"/>
                    </a:solidFill>
                    <a:ln w="9525">
                      <a:noFill/>
                      <a:miter lim="800000"/>
                      <a:headEnd/>
                      <a:tailEnd/>
                    </a:ln>
                  </pic:spPr>
                </pic:pic>
              </a:graphicData>
            </a:graphic>
          </wp:anchor>
        </w:drawing>
      </w:r>
      <w:r w:rsidRPr="008B0A59">
        <w:rPr>
          <w:rFonts w:ascii="Times New Roman" w:hAnsi="Times New Roman" w:cs="Times New Roman"/>
          <w:noProof/>
          <w:sz w:val="28"/>
          <w:szCs w:val="28"/>
        </w:rPr>
        <w:drawing>
          <wp:anchor distT="0" distB="0" distL="114935" distR="114935" simplePos="0" relativeHeight="251671552" behindDoc="0" locked="0" layoutInCell="1" allowOverlap="1">
            <wp:simplePos x="0" y="0"/>
            <wp:positionH relativeFrom="column">
              <wp:posOffset>62865</wp:posOffset>
            </wp:positionH>
            <wp:positionV relativeFrom="paragraph">
              <wp:posOffset>150495</wp:posOffset>
            </wp:positionV>
            <wp:extent cx="4131310" cy="1784350"/>
            <wp:effectExtent l="19050" t="0" r="2540" b="0"/>
            <wp:wrapTopAndBottom/>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4131310" cy="1784350"/>
                    </a:xfrm>
                    <a:prstGeom prst="rect">
                      <a:avLst/>
                    </a:prstGeom>
                    <a:solidFill>
                      <a:srgbClr val="FFFFFF"/>
                    </a:solidFill>
                    <a:ln w="9525">
                      <a:noFill/>
                      <a:miter lim="800000"/>
                      <a:headEnd/>
                      <a:tailEnd/>
                    </a:ln>
                  </pic:spPr>
                </pic:pic>
              </a:graphicData>
            </a:graphic>
          </wp:anchor>
        </w:drawing>
      </w:r>
      <w:r w:rsidRPr="008B0A59">
        <w:rPr>
          <w:rFonts w:ascii="Times New Roman" w:hAnsi="Times New Roman" w:cs="Times New Roman"/>
          <w:sz w:val="28"/>
          <w:szCs w:val="28"/>
        </w:rPr>
        <w:br/>
      </w:r>
      <w:r w:rsidRPr="008B0A59">
        <w:rPr>
          <w:rFonts w:ascii="Times New Roman" w:hAnsi="Times New Roman" w:cs="Times New Roman"/>
          <w:noProof/>
          <w:sz w:val="28"/>
          <w:szCs w:val="28"/>
        </w:rPr>
        <w:drawing>
          <wp:anchor distT="0" distB="0" distL="114935" distR="114935" simplePos="0" relativeHeight="251666432" behindDoc="0" locked="0" layoutInCell="1" allowOverlap="1">
            <wp:simplePos x="0" y="0"/>
            <wp:positionH relativeFrom="column">
              <wp:posOffset>832485</wp:posOffset>
            </wp:positionH>
            <wp:positionV relativeFrom="paragraph">
              <wp:posOffset>234950</wp:posOffset>
            </wp:positionV>
            <wp:extent cx="4797425" cy="1433830"/>
            <wp:effectExtent l="19050" t="0" r="3175" b="0"/>
            <wp:wrapTopAndBottom/>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797425" cy="1433830"/>
                    </a:xfrm>
                    <a:prstGeom prst="rect">
                      <a:avLst/>
                    </a:prstGeom>
                    <a:solidFill>
                      <a:srgbClr val="FFFFFF"/>
                    </a:solidFill>
                    <a:ln w="9525">
                      <a:noFill/>
                      <a:miter lim="800000"/>
                      <a:headEnd/>
                      <a:tailEnd/>
                    </a:ln>
                  </pic:spPr>
                </pic:pic>
              </a:graphicData>
            </a:graphic>
          </wp:anchor>
        </w:drawing>
      </w:r>
      <w:r w:rsidRPr="008B0A59">
        <w:rPr>
          <w:rFonts w:ascii="Times New Roman" w:hAnsi="Times New Roman" w:cs="Times New Roman"/>
          <w:sz w:val="28"/>
          <w:szCs w:val="28"/>
        </w:rPr>
        <w:t>2. In switch -case we write any number of statements every time  we have to provide boundaries({,})it means mandatory.</w:t>
      </w:r>
      <w:r w:rsidRPr="008B0A59">
        <w:rPr>
          <w:rFonts w:ascii="Times New Roman" w:hAnsi="Times New Roman" w:cs="Times New Roman"/>
          <w:sz w:val="28"/>
          <w:szCs w:val="28"/>
        </w:rPr>
        <w:br/>
      </w:r>
      <w:r w:rsidRPr="008B0A59">
        <w:rPr>
          <w:rFonts w:ascii="Times New Roman" w:hAnsi="Times New Roman" w:cs="Times New Roman"/>
          <w:sz w:val="28"/>
          <w:szCs w:val="28"/>
        </w:rPr>
        <w:br/>
      </w:r>
    </w:p>
    <w:p w:rsidR="00AD6157" w:rsidRPr="008B0A59" w:rsidRDefault="00AD6157" w:rsidP="00AD6157">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3. In switch-case writing case statements or default statements are optional. But if we want to  write any statement we have to write inside the case statements or default statements.</w:t>
      </w:r>
    </w:p>
    <w:p w:rsidR="00AD6157" w:rsidRPr="008B0A59" w:rsidRDefault="00AD6157" w:rsidP="00AD6157">
      <w:pPr>
        <w:spacing w:before="2" w:after="2" w:line="288" w:lineRule="exact"/>
        <w:rPr>
          <w:rFonts w:ascii="Times New Roman" w:hAnsi="Times New Roman" w:cs="Times New Roman"/>
          <w:sz w:val="28"/>
          <w:szCs w:val="28"/>
        </w:rPr>
      </w:pPr>
      <w:r w:rsidRPr="008B0A59">
        <w:rPr>
          <w:rFonts w:ascii="Times New Roman" w:hAnsi="Times New Roman" w:cs="Times New Roman"/>
          <w:noProof/>
          <w:sz w:val="28"/>
          <w:szCs w:val="28"/>
        </w:rPr>
        <w:drawing>
          <wp:anchor distT="0" distB="0" distL="114935" distR="114935" simplePos="0" relativeHeight="251673600" behindDoc="0" locked="0" layoutInCell="1" allowOverlap="1">
            <wp:simplePos x="0" y="0"/>
            <wp:positionH relativeFrom="column">
              <wp:posOffset>494030</wp:posOffset>
            </wp:positionH>
            <wp:positionV relativeFrom="paragraph">
              <wp:posOffset>196850</wp:posOffset>
            </wp:positionV>
            <wp:extent cx="4991735" cy="1264920"/>
            <wp:effectExtent l="19050" t="0" r="0" b="0"/>
            <wp:wrapTopAndBottom/>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991735" cy="1264920"/>
                    </a:xfrm>
                    <a:prstGeom prst="rect">
                      <a:avLst/>
                    </a:prstGeom>
                    <a:solidFill>
                      <a:srgbClr val="FFFFFF"/>
                    </a:solidFill>
                    <a:ln w="9525">
                      <a:noFill/>
                      <a:miter lim="800000"/>
                      <a:headEnd/>
                      <a:tailEnd/>
                    </a:ln>
                  </pic:spPr>
                </pic:pic>
              </a:graphicData>
            </a:graphic>
          </wp:anchor>
        </w:drawing>
      </w:r>
    </w:p>
    <w:p w:rsidR="00AD6157" w:rsidRPr="008B0A59" w:rsidRDefault="00AD6157" w:rsidP="00AD6157">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4.-In switch-case we can write default statement any where inside the switch-case but it is recommended to write default statements in the ending section of the switch-case.</w:t>
      </w:r>
    </w:p>
    <w:p w:rsidR="00AD6157" w:rsidRPr="008B0A59" w:rsidRDefault="00AD6157" w:rsidP="00AD6157">
      <w:pPr>
        <w:spacing w:before="2" w:after="2" w:line="288" w:lineRule="exact"/>
        <w:rPr>
          <w:rFonts w:ascii="Times New Roman" w:hAnsi="Times New Roman" w:cs="Times New Roman"/>
          <w:sz w:val="28"/>
          <w:szCs w:val="28"/>
        </w:rPr>
      </w:pPr>
      <w:r w:rsidRPr="008B0A59">
        <w:rPr>
          <w:rFonts w:ascii="Times New Roman" w:hAnsi="Times New Roman" w:cs="Times New Roman"/>
          <w:noProof/>
          <w:sz w:val="28"/>
          <w:szCs w:val="28"/>
        </w:rPr>
        <w:lastRenderedPageBreak/>
        <w:drawing>
          <wp:anchor distT="0" distB="0" distL="114935" distR="114935" simplePos="0" relativeHeight="251674624" behindDoc="0" locked="0" layoutInCell="1" allowOverlap="1">
            <wp:simplePos x="0" y="0"/>
            <wp:positionH relativeFrom="column">
              <wp:posOffset>391795</wp:posOffset>
            </wp:positionH>
            <wp:positionV relativeFrom="paragraph">
              <wp:posOffset>521335</wp:posOffset>
            </wp:positionV>
            <wp:extent cx="5488940" cy="1960245"/>
            <wp:effectExtent l="19050" t="0" r="0" b="0"/>
            <wp:wrapTopAndBottom/>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srcRect/>
                    <a:stretch>
                      <a:fillRect/>
                    </a:stretch>
                  </pic:blipFill>
                  <pic:spPr bwMode="auto">
                    <a:xfrm>
                      <a:off x="0" y="0"/>
                      <a:ext cx="5488940" cy="1960245"/>
                    </a:xfrm>
                    <a:prstGeom prst="rect">
                      <a:avLst/>
                    </a:prstGeom>
                    <a:solidFill>
                      <a:srgbClr val="FFFFFF"/>
                    </a:solidFill>
                    <a:ln w="9525">
                      <a:noFill/>
                      <a:miter lim="800000"/>
                      <a:headEnd/>
                      <a:tailEnd/>
                    </a:ln>
                  </pic:spPr>
                </pic:pic>
              </a:graphicData>
            </a:graphic>
          </wp:anchor>
        </w:drawing>
      </w:r>
      <w:r w:rsidRPr="008B0A59">
        <w:rPr>
          <w:rFonts w:ascii="Times New Roman" w:hAnsi="Times New Roman" w:cs="Times New Roman"/>
          <w:sz w:val="28"/>
          <w:szCs w:val="28"/>
        </w:rPr>
        <w:t xml:space="preserve">    - At most 1 default statement we can write.</w:t>
      </w:r>
      <w:r w:rsidRPr="008B0A59">
        <w:rPr>
          <w:rFonts w:ascii="Times New Roman" w:hAnsi="Times New Roman" w:cs="Times New Roman"/>
          <w:sz w:val="28"/>
          <w:szCs w:val="28"/>
        </w:rPr>
        <w:br/>
      </w:r>
    </w:p>
    <w:p w:rsidR="00AD6157" w:rsidRPr="008B0A59" w:rsidRDefault="00AD6157" w:rsidP="00AD6157">
      <w:pPr>
        <w:spacing w:before="2" w:after="2" w:line="288" w:lineRule="exact"/>
        <w:rPr>
          <w:rFonts w:ascii="Times New Roman" w:hAnsi="Times New Roman" w:cs="Times New Roman"/>
          <w:sz w:val="28"/>
          <w:szCs w:val="28"/>
        </w:rPr>
      </w:pPr>
    </w:p>
    <w:p w:rsidR="00AD6157" w:rsidRPr="008B0A59" w:rsidRDefault="00AD6157" w:rsidP="00AD6157">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5. -In switch-case we can write any number of case statements if write a case its label must  be specified which should not be duplicated</w:t>
      </w:r>
    </w:p>
    <w:p w:rsidR="00AD6157" w:rsidRPr="008B0A59" w:rsidRDefault="00AD6157" w:rsidP="00AD6157">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 In a case we can write any number of statements</w:t>
      </w:r>
    </w:p>
    <w:p w:rsidR="00AD6157" w:rsidRPr="008B0A59" w:rsidRDefault="00AD6157" w:rsidP="00AD6157">
      <w:pPr>
        <w:spacing w:before="2" w:after="2" w:line="288" w:lineRule="exact"/>
        <w:rPr>
          <w:rFonts w:ascii="Times New Roman" w:hAnsi="Times New Roman" w:cs="Times New Roman"/>
          <w:sz w:val="28"/>
          <w:szCs w:val="28"/>
        </w:rPr>
      </w:pPr>
    </w:p>
    <w:p w:rsidR="00AD6157" w:rsidRPr="008B0A59" w:rsidRDefault="006B0133" w:rsidP="00AD6157">
      <w:pPr>
        <w:spacing w:before="2" w:after="2" w:line="288" w:lineRule="exact"/>
        <w:rPr>
          <w:rFonts w:ascii="Times New Roman" w:hAnsi="Times New Roman" w:cs="Times New Roman"/>
          <w:sz w:val="28"/>
          <w:szCs w:val="28"/>
        </w:rPr>
      </w:pPr>
      <w:r w:rsidRPr="008B0A59">
        <w:rPr>
          <w:rFonts w:ascii="Times New Roman" w:hAnsi="Times New Roman" w:cs="Times New Roman"/>
          <w:noProof/>
          <w:sz w:val="28"/>
          <w:szCs w:val="28"/>
        </w:rPr>
        <w:drawing>
          <wp:anchor distT="0" distB="0" distL="114935" distR="114935" simplePos="0" relativeHeight="251675648" behindDoc="0" locked="0" layoutInCell="1" allowOverlap="1">
            <wp:simplePos x="0" y="0"/>
            <wp:positionH relativeFrom="column">
              <wp:posOffset>128270</wp:posOffset>
            </wp:positionH>
            <wp:positionV relativeFrom="paragraph">
              <wp:posOffset>2540</wp:posOffset>
            </wp:positionV>
            <wp:extent cx="5210810" cy="1938020"/>
            <wp:effectExtent l="19050" t="0" r="8890" b="0"/>
            <wp:wrapSquare wrapText="bothSides"/>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5210810" cy="1938020"/>
                    </a:xfrm>
                    <a:prstGeom prst="rect">
                      <a:avLst/>
                    </a:prstGeom>
                    <a:solidFill>
                      <a:srgbClr val="FFFFFF"/>
                    </a:solidFill>
                    <a:ln w="9525">
                      <a:noFill/>
                      <a:miter lim="800000"/>
                      <a:headEnd/>
                      <a:tailEnd/>
                    </a:ln>
                  </pic:spPr>
                </pic:pic>
              </a:graphicData>
            </a:graphic>
          </wp:anchor>
        </w:drawing>
      </w:r>
    </w:p>
    <w:p w:rsidR="00AD6157" w:rsidRPr="008B0A59" w:rsidRDefault="00AD6157" w:rsidP="00AD6157">
      <w:pPr>
        <w:spacing w:before="2" w:after="2" w:line="288" w:lineRule="exact"/>
        <w:rPr>
          <w:rFonts w:ascii="Times New Roman" w:hAnsi="Times New Roman" w:cs="Times New Roman"/>
          <w:sz w:val="28"/>
          <w:szCs w:val="28"/>
        </w:rPr>
      </w:pPr>
    </w:p>
    <w:p w:rsidR="00AD6157" w:rsidRPr="008B0A59" w:rsidRDefault="00AD6157" w:rsidP="00AD6157">
      <w:pPr>
        <w:spacing w:before="2" w:after="2" w:line="288" w:lineRule="exact"/>
        <w:rPr>
          <w:rFonts w:ascii="Times New Roman" w:hAnsi="Times New Roman" w:cs="Times New Roman"/>
          <w:sz w:val="28"/>
          <w:szCs w:val="28"/>
        </w:rPr>
      </w:pPr>
    </w:p>
    <w:p w:rsidR="00AD6157" w:rsidRPr="008B0A59" w:rsidRDefault="00AD6157" w:rsidP="00AD6157">
      <w:pPr>
        <w:spacing w:before="2" w:after="2" w:line="288" w:lineRule="exact"/>
        <w:rPr>
          <w:rFonts w:ascii="Times New Roman" w:hAnsi="Times New Roman" w:cs="Times New Roman"/>
          <w:sz w:val="28"/>
          <w:szCs w:val="28"/>
        </w:rPr>
      </w:pPr>
    </w:p>
    <w:p w:rsidR="00AD6157" w:rsidRPr="008B0A59" w:rsidRDefault="00AD6157" w:rsidP="00AD6157">
      <w:pPr>
        <w:spacing w:before="2" w:after="2" w:line="288" w:lineRule="exact"/>
        <w:rPr>
          <w:rFonts w:ascii="Times New Roman" w:hAnsi="Times New Roman" w:cs="Times New Roman"/>
          <w:sz w:val="28"/>
          <w:szCs w:val="28"/>
        </w:rPr>
      </w:pPr>
    </w:p>
    <w:p w:rsidR="00AD6157" w:rsidRPr="008B0A59" w:rsidRDefault="00AD6157" w:rsidP="00AD6157">
      <w:pPr>
        <w:spacing w:before="2" w:after="2" w:line="288" w:lineRule="exact"/>
        <w:rPr>
          <w:rFonts w:ascii="Times New Roman" w:hAnsi="Times New Roman" w:cs="Times New Roman"/>
          <w:sz w:val="28"/>
          <w:szCs w:val="28"/>
        </w:rPr>
      </w:pPr>
    </w:p>
    <w:p w:rsidR="00AD6157" w:rsidRPr="008B0A59" w:rsidRDefault="00AD6157" w:rsidP="00AD6157">
      <w:pPr>
        <w:spacing w:before="2" w:after="2" w:line="288" w:lineRule="exact"/>
        <w:rPr>
          <w:rFonts w:ascii="Times New Roman" w:hAnsi="Times New Roman" w:cs="Times New Roman"/>
          <w:sz w:val="28"/>
          <w:szCs w:val="28"/>
        </w:rPr>
      </w:pPr>
    </w:p>
    <w:p w:rsidR="00AD6157" w:rsidRPr="008B0A59" w:rsidRDefault="00AD6157" w:rsidP="00AD6157">
      <w:pPr>
        <w:spacing w:before="2" w:after="2" w:line="288" w:lineRule="exact"/>
        <w:rPr>
          <w:rFonts w:ascii="Times New Roman" w:hAnsi="Times New Roman" w:cs="Times New Roman"/>
          <w:sz w:val="28"/>
          <w:szCs w:val="28"/>
        </w:rPr>
      </w:pPr>
    </w:p>
    <w:p w:rsidR="00AD6157" w:rsidRPr="008B0A59" w:rsidRDefault="00AD6157" w:rsidP="00AD6157">
      <w:pPr>
        <w:spacing w:before="2" w:after="2" w:line="288" w:lineRule="exact"/>
        <w:rPr>
          <w:rFonts w:ascii="Times New Roman" w:hAnsi="Times New Roman" w:cs="Times New Roman"/>
          <w:sz w:val="28"/>
          <w:szCs w:val="28"/>
        </w:rPr>
      </w:pPr>
    </w:p>
    <w:p w:rsidR="00AD6157" w:rsidRPr="008B0A59" w:rsidRDefault="00AD6157" w:rsidP="00AD6157">
      <w:pPr>
        <w:spacing w:before="2" w:after="2" w:line="288" w:lineRule="exact"/>
        <w:rPr>
          <w:rFonts w:ascii="Times New Roman" w:hAnsi="Times New Roman" w:cs="Times New Roman"/>
          <w:sz w:val="28"/>
          <w:szCs w:val="28"/>
        </w:rPr>
      </w:pPr>
    </w:p>
    <w:p w:rsidR="006B0133" w:rsidRPr="008B0A59" w:rsidRDefault="006B0133" w:rsidP="00AD6157">
      <w:pPr>
        <w:spacing w:before="2" w:after="2" w:line="288" w:lineRule="exact"/>
        <w:rPr>
          <w:rFonts w:ascii="Times New Roman" w:hAnsi="Times New Roman" w:cs="Times New Roman"/>
          <w:sz w:val="28"/>
          <w:szCs w:val="28"/>
        </w:rPr>
      </w:pPr>
    </w:p>
    <w:p w:rsidR="00AD6157" w:rsidRPr="008B0A59" w:rsidRDefault="00AD6157" w:rsidP="00AD6157">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6. By default switch-case will enter into any case if case label is successfully compared and execute until end of the switch-case or until the break statement found this nature of switch-case is  called fall-through behavior</w:t>
      </w:r>
    </w:p>
    <w:p w:rsidR="00AD6157" w:rsidRPr="008B0A59" w:rsidRDefault="00AD6157" w:rsidP="00AD6157">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 But if we want to stop this continuity of switch-case and execute the statements according  to our requirement we have to use  break   statement</w:t>
      </w:r>
      <w:r w:rsidR="006B0133" w:rsidRPr="008B0A59">
        <w:rPr>
          <w:rFonts w:ascii="Times New Roman" w:hAnsi="Times New Roman" w:cs="Times New Roman"/>
          <w:sz w:val="28"/>
          <w:szCs w:val="28"/>
        </w:rPr>
        <w:t>.</w:t>
      </w:r>
    </w:p>
    <w:p w:rsidR="00AD6157" w:rsidRPr="008B0A59" w:rsidRDefault="00AD6157" w:rsidP="00AD6157">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 break is transferring statement which will stop the continuity of switch-case and transfer the control from inside the switch-case to outside the switch case</w:t>
      </w:r>
      <w:r w:rsidR="006B0133" w:rsidRPr="008B0A59">
        <w:rPr>
          <w:rFonts w:ascii="Times New Roman" w:hAnsi="Times New Roman" w:cs="Times New Roman"/>
          <w:sz w:val="28"/>
          <w:szCs w:val="28"/>
        </w:rPr>
        <w:t>.</w:t>
      </w:r>
    </w:p>
    <w:p w:rsidR="006B0133" w:rsidRPr="008B0A59" w:rsidRDefault="006B0133" w:rsidP="00AD6157">
      <w:pPr>
        <w:spacing w:before="2" w:after="2" w:line="288" w:lineRule="exact"/>
        <w:rPr>
          <w:rFonts w:ascii="Times New Roman" w:hAnsi="Times New Roman" w:cs="Times New Roman"/>
          <w:sz w:val="28"/>
          <w:szCs w:val="28"/>
        </w:rPr>
      </w:pPr>
    </w:p>
    <w:p w:rsidR="00AD6157" w:rsidRPr="008B0A59" w:rsidRDefault="00AD6157" w:rsidP="00AD6157">
      <w:pPr>
        <w:spacing w:before="2" w:after="2" w:line="288" w:lineRule="exact"/>
        <w:rPr>
          <w:rFonts w:ascii="Times New Roman" w:hAnsi="Times New Roman" w:cs="Times New Roman"/>
          <w:b/>
          <w:sz w:val="28"/>
          <w:szCs w:val="28"/>
          <w:u w:val="single"/>
        </w:rPr>
      </w:pPr>
      <w:r w:rsidRPr="008B0A59">
        <w:rPr>
          <w:rFonts w:ascii="Times New Roman" w:hAnsi="Times New Roman" w:cs="Times New Roman"/>
          <w:b/>
          <w:sz w:val="28"/>
          <w:szCs w:val="28"/>
          <w:u w:val="single"/>
        </w:rPr>
        <w:t>//wap to perform all arithmetical  operations using switch-case</w:t>
      </w:r>
    </w:p>
    <w:p w:rsidR="00ED1589" w:rsidRPr="008B0A59" w:rsidRDefault="00ED1589" w:rsidP="006B0133">
      <w:pPr>
        <w:spacing w:before="2" w:after="2" w:line="288" w:lineRule="exact"/>
        <w:ind w:left="720"/>
        <w:rPr>
          <w:rFonts w:ascii="Times New Roman" w:hAnsi="Times New Roman" w:cs="Times New Roman"/>
          <w:i/>
          <w:sz w:val="32"/>
          <w:szCs w:val="28"/>
        </w:rPr>
      </w:pPr>
    </w:p>
    <w:p w:rsidR="00AD6157" w:rsidRPr="008B0A59" w:rsidRDefault="00AD6157" w:rsidP="006B0133">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import  java.io.*;</w:t>
      </w:r>
    </w:p>
    <w:p w:rsidR="00AD6157" w:rsidRPr="008B0A59" w:rsidRDefault="00AD6157" w:rsidP="006B0133">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class  Switch2{</w:t>
      </w:r>
    </w:p>
    <w:p w:rsidR="00AD6157" w:rsidRPr="008B0A59" w:rsidRDefault="00AD6157" w:rsidP="006B0133">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public  static  void  main(String args[]) throws IOException{</w:t>
      </w:r>
    </w:p>
    <w:p w:rsidR="00AD6157" w:rsidRPr="008B0A59" w:rsidRDefault="00AD6157" w:rsidP="006B0133">
      <w:pPr>
        <w:spacing w:before="2" w:after="2" w:line="288" w:lineRule="exact"/>
        <w:ind w:left="1440"/>
        <w:rPr>
          <w:rFonts w:ascii="Times New Roman" w:hAnsi="Times New Roman" w:cs="Times New Roman"/>
          <w:i/>
          <w:sz w:val="24"/>
          <w:szCs w:val="28"/>
        </w:rPr>
      </w:pPr>
      <w:r w:rsidRPr="008B0A59">
        <w:rPr>
          <w:rFonts w:ascii="Times New Roman" w:hAnsi="Times New Roman" w:cs="Times New Roman"/>
          <w:i/>
          <w:sz w:val="24"/>
          <w:szCs w:val="28"/>
        </w:rPr>
        <w:t>BufferedReader  br = new BufferedReader(new InputStreamReader(System.in));</w:t>
      </w:r>
    </w:p>
    <w:p w:rsidR="00AD6157" w:rsidRPr="008B0A59" w:rsidRDefault="00AD6157" w:rsidP="006B0133">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System.out.println("Enterr Any 2 Numbers");  </w:t>
      </w:r>
    </w:p>
    <w:p w:rsidR="00AD6157" w:rsidRPr="008B0A59" w:rsidRDefault="00AD6157" w:rsidP="006B0133">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lastRenderedPageBreak/>
        <w:t xml:space="preserve"> int  a= Integer.parseInt(br.readLine());</w:t>
      </w:r>
    </w:p>
    <w:p w:rsidR="00AD6157" w:rsidRPr="008B0A59" w:rsidRDefault="00AD6157" w:rsidP="006B0133">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int b=Integer.parseInt(br.readLine());</w:t>
      </w:r>
    </w:p>
    <w:p w:rsidR="00ED1589" w:rsidRPr="008B0A59" w:rsidRDefault="00ED1589" w:rsidP="006B0133">
      <w:pPr>
        <w:spacing w:before="2" w:after="2" w:line="288" w:lineRule="exact"/>
        <w:ind w:left="1440"/>
        <w:rPr>
          <w:rFonts w:ascii="Times New Roman" w:hAnsi="Times New Roman" w:cs="Times New Roman"/>
          <w:i/>
          <w:sz w:val="32"/>
          <w:szCs w:val="28"/>
        </w:rPr>
      </w:pPr>
    </w:p>
    <w:p w:rsidR="00AD6157" w:rsidRPr="008B0A59" w:rsidRDefault="00AD6157" w:rsidP="006B0133">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System.out.println("1.Addition");</w:t>
      </w:r>
    </w:p>
    <w:p w:rsidR="00AD6157" w:rsidRPr="008B0A59" w:rsidRDefault="00AD6157" w:rsidP="006B0133">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System.out.println("2.Subtraction");</w:t>
      </w:r>
    </w:p>
    <w:p w:rsidR="00AD6157" w:rsidRPr="008B0A59" w:rsidRDefault="00AD6157" w:rsidP="006B0133">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System.out.println("3.Multiplication");</w:t>
      </w:r>
    </w:p>
    <w:p w:rsidR="00AD6157" w:rsidRPr="008B0A59" w:rsidRDefault="00AD6157" w:rsidP="006B0133">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System.out.println("4.Quotient");</w:t>
      </w:r>
    </w:p>
    <w:p w:rsidR="00AD6157" w:rsidRPr="008B0A59" w:rsidRDefault="00AD6157" w:rsidP="006B0133">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System.out.println("5.Remainder");</w:t>
      </w:r>
    </w:p>
    <w:p w:rsidR="00AD6157" w:rsidRPr="008B0A59" w:rsidRDefault="00AD6157" w:rsidP="006B0133">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System.out.println("Enter Your Choice");  </w:t>
      </w:r>
    </w:p>
    <w:p w:rsidR="00ED1589" w:rsidRPr="008B0A59" w:rsidRDefault="00ED1589" w:rsidP="006B0133">
      <w:pPr>
        <w:spacing w:before="2" w:after="2" w:line="288" w:lineRule="exact"/>
        <w:ind w:left="1440"/>
        <w:rPr>
          <w:rFonts w:ascii="Times New Roman" w:hAnsi="Times New Roman" w:cs="Times New Roman"/>
          <w:i/>
          <w:sz w:val="32"/>
          <w:szCs w:val="28"/>
        </w:rPr>
      </w:pPr>
    </w:p>
    <w:p w:rsidR="00AD6157" w:rsidRPr="008B0A59" w:rsidRDefault="00AD6157" w:rsidP="006B0133">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int choice=Integer.parseInt(br.readLine());</w:t>
      </w:r>
    </w:p>
    <w:p w:rsidR="00ED1589" w:rsidRPr="008B0A59" w:rsidRDefault="00ED1589" w:rsidP="006B0133">
      <w:pPr>
        <w:spacing w:before="2" w:after="2" w:line="288" w:lineRule="exact"/>
        <w:ind w:left="1440"/>
        <w:rPr>
          <w:rFonts w:ascii="Times New Roman" w:hAnsi="Times New Roman" w:cs="Times New Roman"/>
          <w:i/>
          <w:sz w:val="32"/>
          <w:szCs w:val="28"/>
        </w:rPr>
      </w:pPr>
    </w:p>
    <w:p w:rsidR="00AD6157" w:rsidRPr="008B0A59" w:rsidRDefault="00AD6157" w:rsidP="006B0133">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switch(choice){ </w:t>
      </w:r>
    </w:p>
    <w:p w:rsidR="00AD6157" w:rsidRPr="008B0A59" w:rsidRDefault="00AD6157" w:rsidP="006B0133">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case  1:  System.out.println("Addition="+(a+b));</w:t>
      </w:r>
    </w:p>
    <w:p w:rsidR="00AD6157" w:rsidRPr="008B0A59" w:rsidRDefault="00AD6157" w:rsidP="006B0133">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ab/>
        <w:t>break;</w:t>
      </w:r>
    </w:p>
    <w:p w:rsidR="00ED1589" w:rsidRPr="008B0A59" w:rsidRDefault="00ED1589" w:rsidP="006B0133">
      <w:pPr>
        <w:spacing w:before="2" w:after="2" w:line="288" w:lineRule="exact"/>
        <w:ind w:left="1440"/>
        <w:rPr>
          <w:rFonts w:ascii="Times New Roman" w:hAnsi="Times New Roman" w:cs="Times New Roman"/>
          <w:i/>
          <w:sz w:val="32"/>
          <w:szCs w:val="28"/>
        </w:rPr>
      </w:pPr>
    </w:p>
    <w:p w:rsidR="00AD6157" w:rsidRPr="008B0A59" w:rsidRDefault="00AD6157" w:rsidP="006B0133">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case  2:  System.out.println("Subtraction="+(a-b));</w:t>
      </w:r>
    </w:p>
    <w:p w:rsidR="00AD6157" w:rsidRPr="008B0A59" w:rsidRDefault="00AD6157" w:rsidP="006B0133">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ab/>
        <w:t>break;</w:t>
      </w:r>
    </w:p>
    <w:p w:rsidR="00ED1589" w:rsidRPr="008B0A59" w:rsidRDefault="00ED1589" w:rsidP="006B0133">
      <w:pPr>
        <w:spacing w:before="2" w:after="2" w:line="288" w:lineRule="exact"/>
        <w:ind w:left="1440"/>
        <w:rPr>
          <w:rFonts w:ascii="Times New Roman" w:hAnsi="Times New Roman" w:cs="Times New Roman"/>
          <w:i/>
          <w:sz w:val="32"/>
          <w:szCs w:val="28"/>
        </w:rPr>
      </w:pPr>
    </w:p>
    <w:p w:rsidR="00AD6157" w:rsidRPr="008B0A59" w:rsidRDefault="00AD6157" w:rsidP="006B0133">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case  3:  System.out.println("Multiplication="+(a*b));</w:t>
      </w:r>
    </w:p>
    <w:p w:rsidR="00AD6157" w:rsidRPr="008B0A59" w:rsidRDefault="00AD6157" w:rsidP="006B0133">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ab/>
        <w:t>break;</w:t>
      </w:r>
    </w:p>
    <w:p w:rsidR="00ED1589" w:rsidRPr="008B0A59" w:rsidRDefault="00ED1589" w:rsidP="006B0133">
      <w:pPr>
        <w:spacing w:before="2" w:after="2" w:line="288" w:lineRule="exact"/>
        <w:ind w:left="1440"/>
        <w:rPr>
          <w:rFonts w:ascii="Times New Roman" w:hAnsi="Times New Roman" w:cs="Times New Roman"/>
          <w:i/>
          <w:sz w:val="32"/>
          <w:szCs w:val="28"/>
        </w:rPr>
      </w:pPr>
    </w:p>
    <w:p w:rsidR="00AD6157" w:rsidRPr="008B0A59" w:rsidRDefault="00AD6157" w:rsidP="006B0133">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case  4:  System.out.println("Quotient="+(a/b));</w:t>
      </w:r>
    </w:p>
    <w:p w:rsidR="00AD6157" w:rsidRPr="008B0A59" w:rsidRDefault="00AD6157" w:rsidP="006B0133">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ab/>
        <w:t>break;</w:t>
      </w:r>
    </w:p>
    <w:p w:rsidR="00ED1589" w:rsidRPr="008B0A59" w:rsidRDefault="00ED1589" w:rsidP="006B0133">
      <w:pPr>
        <w:spacing w:before="2" w:after="2" w:line="288" w:lineRule="exact"/>
        <w:ind w:left="1440"/>
        <w:rPr>
          <w:rFonts w:ascii="Times New Roman" w:hAnsi="Times New Roman" w:cs="Times New Roman"/>
          <w:i/>
          <w:sz w:val="32"/>
          <w:szCs w:val="28"/>
        </w:rPr>
      </w:pPr>
    </w:p>
    <w:p w:rsidR="00AD6157" w:rsidRPr="008B0A59" w:rsidRDefault="00AD6157" w:rsidP="006B0133">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case  5:  System.out.println("Remainder="+(a%b));</w:t>
      </w:r>
    </w:p>
    <w:p w:rsidR="00AD6157" w:rsidRPr="008B0A59" w:rsidRDefault="00AD6157" w:rsidP="006B0133">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ab/>
        <w:t>break;</w:t>
      </w:r>
    </w:p>
    <w:p w:rsidR="00ED1589" w:rsidRPr="008B0A59" w:rsidRDefault="00ED1589" w:rsidP="006B0133">
      <w:pPr>
        <w:spacing w:before="2" w:after="2" w:line="288" w:lineRule="exact"/>
        <w:ind w:left="1440"/>
        <w:rPr>
          <w:rFonts w:ascii="Times New Roman" w:hAnsi="Times New Roman" w:cs="Times New Roman"/>
          <w:i/>
          <w:sz w:val="32"/>
          <w:szCs w:val="28"/>
        </w:rPr>
      </w:pPr>
    </w:p>
    <w:p w:rsidR="00AD6157" w:rsidRPr="008B0A59" w:rsidRDefault="00AD6157" w:rsidP="006B0133">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default:  System.out.println("Invalid choice");</w:t>
      </w:r>
    </w:p>
    <w:p w:rsidR="00AD6157" w:rsidRPr="008B0A59" w:rsidRDefault="00AD6157" w:rsidP="006B0133">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AD6157" w:rsidRPr="008B0A59" w:rsidRDefault="00AD6157" w:rsidP="006B0133">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AD6157" w:rsidRPr="008B0A59" w:rsidRDefault="00AD6157" w:rsidP="006B0133">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w:t>
      </w:r>
    </w:p>
    <w:p w:rsidR="006B0133" w:rsidRPr="008B0A59" w:rsidRDefault="006B0133" w:rsidP="00AD6157">
      <w:pPr>
        <w:spacing w:before="2" w:after="2" w:line="288" w:lineRule="exact"/>
        <w:rPr>
          <w:rFonts w:ascii="Times New Roman" w:hAnsi="Times New Roman" w:cs="Times New Roman"/>
          <w:sz w:val="28"/>
          <w:szCs w:val="28"/>
        </w:rPr>
      </w:pPr>
    </w:p>
    <w:p w:rsidR="00AD6157" w:rsidRPr="008B0A59" w:rsidRDefault="00AD6157" w:rsidP="00AD6157">
      <w:pPr>
        <w:spacing w:before="2" w:after="2" w:line="288" w:lineRule="exact"/>
        <w:rPr>
          <w:rFonts w:ascii="Times New Roman" w:hAnsi="Times New Roman" w:cs="Times New Roman"/>
          <w:b/>
          <w:sz w:val="28"/>
          <w:szCs w:val="28"/>
          <w:u w:val="single"/>
        </w:rPr>
      </w:pPr>
      <w:r w:rsidRPr="008B0A59">
        <w:rPr>
          <w:rFonts w:ascii="Times New Roman" w:hAnsi="Times New Roman" w:cs="Times New Roman"/>
          <w:b/>
          <w:sz w:val="28"/>
          <w:szCs w:val="28"/>
          <w:u w:val="single"/>
        </w:rPr>
        <w:t>// wap to find whether the given character is vowel or not  using switch-case</w:t>
      </w:r>
    </w:p>
    <w:p w:rsidR="006B0133" w:rsidRPr="008B0A59" w:rsidRDefault="006B0133" w:rsidP="00AD6157">
      <w:pPr>
        <w:spacing w:before="2" w:after="2" w:line="288" w:lineRule="exact"/>
        <w:rPr>
          <w:rFonts w:ascii="Times New Roman" w:hAnsi="Times New Roman" w:cs="Times New Roman"/>
          <w:sz w:val="28"/>
          <w:szCs w:val="28"/>
        </w:rPr>
      </w:pPr>
    </w:p>
    <w:p w:rsidR="00AD6157" w:rsidRPr="008B0A59" w:rsidRDefault="00AD6157" w:rsidP="00ED1589">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import  java.io.*;</w:t>
      </w:r>
    </w:p>
    <w:p w:rsidR="00AD6157" w:rsidRPr="008B0A59" w:rsidRDefault="00AD6157" w:rsidP="00ED1589">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class  Switch3{</w:t>
      </w:r>
    </w:p>
    <w:p w:rsidR="00AD6157" w:rsidRPr="008B0A59" w:rsidRDefault="00AD6157" w:rsidP="00ED1589">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public  static  void  main(String args[]) throws IOException{</w:t>
      </w:r>
    </w:p>
    <w:p w:rsidR="00AD6157" w:rsidRPr="008B0A59" w:rsidRDefault="00AD6157" w:rsidP="00ED1589">
      <w:pPr>
        <w:spacing w:before="2" w:after="2" w:line="288" w:lineRule="exact"/>
        <w:ind w:left="1440"/>
        <w:rPr>
          <w:rFonts w:ascii="Times New Roman" w:hAnsi="Times New Roman" w:cs="Times New Roman"/>
          <w:i/>
          <w:sz w:val="24"/>
          <w:szCs w:val="28"/>
        </w:rPr>
      </w:pPr>
      <w:r w:rsidRPr="008B0A59">
        <w:rPr>
          <w:rFonts w:ascii="Times New Roman" w:hAnsi="Times New Roman" w:cs="Times New Roman"/>
          <w:i/>
          <w:sz w:val="24"/>
          <w:szCs w:val="28"/>
        </w:rPr>
        <w:t>BufferedReader  br = new BufferedReader(new InputStreamReader(System.in));</w:t>
      </w:r>
    </w:p>
    <w:p w:rsidR="00AD6157" w:rsidRPr="008B0A59" w:rsidRDefault="00AD6157" w:rsidP="00ED1589">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System.out.println("Enter Any Character");  </w:t>
      </w:r>
    </w:p>
    <w:p w:rsidR="00AD6157" w:rsidRPr="008B0A59" w:rsidRDefault="00AD6157" w:rsidP="00ED1589">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char  ch= (char)  br.read();</w:t>
      </w:r>
    </w:p>
    <w:p w:rsidR="00AD6157" w:rsidRPr="008B0A59" w:rsidRDefault="00AD6157" w:rsidP="00ED1589">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ED1589" w:rsidRPr="008B0A59">
        <w:rPr>
          <w:rFonts w:ascii="Times New Roman" w:hAnsi="Times New Roman" w:cs="Times New Roman"/>
          <w:i/>
          <w:sz w:val="32"/>
          <w:szCs w:val="28"/>
        </w:rPr>
        <w:br/>
      </w:r>
      <w:r w:rsidRPr="008B0A59">
        <w:rPr>
          <w:rFonts w:ascii="Times New Roman" w:hAnsi="Times New Roman" w:cs="Times New Roman"/>
          <w:i/>
          <w:sz w:val="32"/>
          <w:szCs w:val="28"/>
        </w:rPr>
        <w:t xml:space="preserve">switch(ch){ </w:t>
      </w:r>
    </w:p>
    <w:p w:rsidR="00AD6157" w:rsidRPr="008B0A59" w:rsidRDefault="00AD6157" w:rsidP="00ED1589">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case  'a':  </w:t>
      </w:r>
    </w:p>
    <w:p w:rsidR="00AD6157" w:rsidRPr="008B0A59" w:rsidRDefault="00AD6157" w:rsidP="00ED1589">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lastRenderedPageBreak/>
        <w:t xml:space="preserve">   case  'e':  </w:t>
      </w:r>
    </w:p>
    <w:p w:rsidR="00AD6157" w:rsidRPr="008B0A59" w:rsidRDefault="00AD6157" w:rsidP="00ED1589">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case  'i':  </w:t>
      </w:r>
    </w:p>
    <w:p w:rsidR="00AD6157" w:rsidRPr="008B0A59" w:rsidRDefault="00AD6157" w:rsidP="00ED1589">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case  'o': </w:t>
      </w:r>
    </w:p>
    <w:p w:rsidR="00AD6157" w:rsidRPr="008B0A59" w:rsidRDefault="00AD6157" w:rsidP="00ED1589">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case  'u': </w:t>
      </w:r>
    </w:p>
    <w:p w:rsidR="00AD6157" w:rsidRPr="008B0A59" w:rsidRDefault="00AD6157" w:rsidP="00ED1589">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case  'A': </w:t>
      </w:r>
    </w:p>
    <w:p w:rsidR="00AD6157" w:rsidRPr="008B0A59" w:rsidRDefault="00AD6157" w:rsidP="00ED1589">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case  'E': </w:t>
      </w:r>
    </w:p>
    <w:p w:rsidR="00AD6157" w:rsidRPr="008B0A59" w:rsidRDefault="00AD6157" w:rsidP="00ED1589">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case  'I': </w:t>
      </w:r>
    </w:p>
    <w:p w:rsidR="00AD6157" w:rsidRPr="008B0A59" w:rsidRDefault="00AD6157" w:rsidP="00ED1589">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case  'O':</w:t>
      </w:r>
    </w:p>
    <w:p w:rsidR="00AD6157" w:rsidRPr="008B0A59" w:rsidRDefault="00AD6157" w:rsidP="00ED1589">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case  'U':  System.out.println("It is vowel");</w:t>
      </w:r>
    </w:p>
    <w:p w:rsidR="00AD6157" w:rsidRPr="008B0A59" w:rsidRDefault="00AD6157" w:rsidP="00ED1589">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ab/>
      </w:r>
      <w:r w:rsidRPr="008B0A59">
        <w:rPr>
          <w:rFonts w:ascii="Times New Roman" w:hAnsi="Times New Roman" w:cs="Times New Roman"/>
          <w:i/>
          <w:sz w:val="32"/>
          <w:szCs w:val="28"/>
        </w:rPr>
        <w:tab/>
        <w:t>break;</w:t>
      </w:r>
    </w:p>
    <w:p w:rsidR="00AD6157" w:rsidRPr="008B0A59" w:rsidRDefault="00AD6157" w:rsidP="00ED1589">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default:  System.out.println("It is not a vowel");</w:t>
      </w:r>
    </w:p>
    <w:p w:rsidR="00AD6157" w:rsidRPr="008B0A59" w:rsidRDefault="00AD6157" w:rsidP="00ED1589">
      <w:pPr>
        <w:spacing w:before="2" w:after="2" w:line="288" w:lineRule="exact"/>
        <w:ind w:left="144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AD6157" w:rsidRPr="008B0A59" w:rsidRDefault="00AD6157" w:rsidP="00ED1589">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AD6157" w:rsidRPr="008B0A59" w:rsidRDefault="00AD6157" w:rsidP="00ED1589">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w:t>
      </w:r>
    </w:p>
    <w:p w:rsidR="006B0133" w:rsidRPr="008B0A59" w:rsidRDefault="006B0133" w:rsidP="00AD6157">
      <w:pPr>
        <w:spacing w:before="2" w:after="2" w:line="288" w:lineRule="exact"/>
        <w:rPr>
          <w:rFonts w:ascii="Times New Roman" w:hAnsi="Times New Roman" w:cs="Times New Roman"/>
          <w:b/>
          <w:sz w:val="28"/>
          <w:szCs w:val="28"/>
          <w:u w:val="single"/>
        </w:rPr>
      </w:pPr>
    </w:p>
    <w:p w:rsidR="00AD6157" w:rsidRPr="008B0A59" w:rsidRDefault="006B0133" w:rsidP="00AD6157">
      <w:pPr>
        <w:spacing w:before="2" w:after="2" w:line="288" w:lineRule="exact"/>
        <w:rPr>
          <w:rFonts w:ascii="Times New Roman" w:hAnsi="Times New Roman" w:cs="Times New Roman"/>
          <w:b/>
          <w:sz w:val="28"/>
          <w:szCs w:val="28"/>
          <w:u w:val="single"/>
        </w:rPr>
      </w:pPr>
      <w:r w:rsidRPr="008B0A59">
        <w:rPr>
          <w:rFonts w:ascii="Times New Roman" w:hAnsi="Times New Roman" w:cs="Times New Roman"/>
          <w:b/>
          <w:sz w:val="28"/>
          <w:szCs w:val="28"/>
          <w:u w:val="single"/>
        </w:rPr>
        <w:t>A</w:t>
      </w:r>
      <w:r w:rsidR="00AD6157" w:rsidRPr="008B0A59">
        <w:rPr>
          <w:rFonts w:ascii="Times New Roman" w:hAnsi="Times New Roman" w:cs="Times New Roman"/>
          <w:b/>
          <w:sz w:val="28"/>
          <w:szCs w:val="28"/>
          <w:u w:val="single"/>
        </w:rPr>
        <w:t>ssignments</w:t>
      </w:r>
    </w:p>
    <w:p w:rsidR="006B0133" w:rsidRPr="008B0A59" w:rsidRDefault="006B0133" w:rsidP="00AD6157">
      <w:pPr>
        <w:spacing w:before="2" w:after="2" w:line="288" w:lineRule="exact"/>
        <w:rPr>
          <w:rFonts w:ascii="Times New Roman" w:hAnsi="Times New Roman" w:cs="Times New Roman"/>
          <w:b/>
          <w:sz w:val="28"/>
          <w:szCs w:val="28"/>
          <w:u w:val="single"/>
        </w:rPr>
      </w:pPr>
    </w:p>
    <w:p w:rsidR="00AD6157" w:rsidRPr="008B0A59" w:rsidRDefault="00AD6157" w:rsidP="00AD6157">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Wap to perform all arithmetical operations using switch-case  by taking arithmetical  operator.</w:t>
      </w:r>
    </w:p>
    <w:p w:rsidR="006B0133" w:rsidRPr="008B0A59" w:rsidRDefault="006B0133" w:rsidP="00AD6157">
      <w:pPr>
        <w:spacing w:before="2" w:after="2" w:line="288" w:lineRule="exact"/>
        <w:rPr>
          <w:rFonts w:ascii="Times New Roman" w:hAnsi="Times New Roman" w:cs="Times New Roman"/>
          <w:sz w:val="28"/>
          <w:szCs w:val="28"/>
        </w:rPr>
      </w:pPr>
    </w:p>
    <w:p w:rsidR="00AD6157" w:rsidRPr="008B0A59" w:rsidRDefault="00AD6157" w:rsidP="00AD6157">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Wap to display month name for given month number</w:t>
      </w:r>
    </w:p>
    <w:p w:rsidR="006B0133" w:rsidRPr="008B0A59" w:rsidRDefault="006B0133" w:rsidP="00AD6157">
      <w:pPr>
        <w:spacing w:before="2" w:after="2" w:line="288" w:lineRule="exact"/>
        <w:rPr>
          <w:rFonts w:ascii="Times New Roman" w:hAnsi="Times New Roman" w:cs="Times New Roman"/>
          <w:sz w:val="28"/>
          <w:szCs w:val="28"/>
        </w:rPr>
      </w:pPr>
    </w:p>
    <w:p w:rsidR="00AD6157" w:rsidRPr="008B0A59" w:rsidRDefault="00AD6157" w:rsidP="00AD6157">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Wap to display the season of the given month</w:t>
      </w:r>
    </w:p>
    <w:p w:rsidR="006B0133" w:rsidRPr="008B0A59" w:rsidRDefault="006B0133" w:rsidP="00AD6157">
      <w:pPr>
        <w:spacing w:before="2" w:after="2" w:line="288" w:lineRule="exact"/>
        <w:rPr>
          <w:rFonts w:ascii="Times New Roman" w:hAnsi="Times New Roman" w:cs="Times New Roman"/>
          <w:sz w:val="28"/>
          <w:szCs w:val="28"/>
        </w:rPr>
      </w:pPr>
    </w:p>
    <w:p w:rsidR="00AD6157" w:rsidRPr="008B0A59" w:rsidRDefault="00AD6157" w:rsidP="00AD6157">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Wap to calculate the Bill according to following information</w:t>
      </w:r>
    </w:p>
    <w:p w:rsidR="006B0133" w:rsidRPr="008B0A59" w:rsidRDefault="006B0133" w:rsidP="00AD6157">
      <w:pPr>
        <w:spacing w:before="2" w:after="2" w:line="288" w:lineRule="exact"/>
        <w:rPr>
          <w:rFonts w:ascii="Times New Roman" w:hAnsi="Times New Roman" w:cs="Times New Roman"/>
          <w:sz w:val="28"/>
          <w:szCs w:val="28"/>
        </w:rPr>
      </w:pPr>
    </w:p>
    <w:tbl>
      <w:tblPr>
        <w:tblW w:w="0" w:type="auto"/>
        <w:tblInd w:w="885" w:type="dxa"/>
        <w:tblLayout w:type="fixed"/>
        <w:tblLook w:val="0000" w:firstRow="0" w:lastRow="0" w:firstColumn="0" w:lastColumn="0" w:noHBand="0" w:noVBand="0"/>
      </w:tblPr>
      <w:tblGrid>
        <w:gridCol w:w="3662"/>
        <w:gridCol w:w="3712"/>
      </w:tblGrid>
      <w:tr w:rsidR="00AD6157" w:rsidRPr="008B0A59" w:rsidTr="001A65B5">
        <w:tc>
          <w:tcPr>
            <w:tcW w:w="3662" w:type="dxa"/>
            <w:tcBorders>
              <w:top w:val="single" w:sz="4" w:space="0" w:color="000000"/>
              <w:left w:val="single" w:sz="4" w:space="0" w:color="000000"/>
              <w:bottom w:val="single" w:sz="4" w:space="0" w:color="000000"/>
            </w:tcBorders>
            <w:shd w:val="clear" w:color="auto" w:fill="D9D9D9" w:themeFill="background1" w:themeFillShade="D9"/>
          </w:tcPr>
          <w:p w:rsidR="00AD6157" w:rsidRPr="008B0A59" w:rsidRDefault="00AD6157" w:rsidP="00332D9A">
            <w:pPr>
              <w:snapToGrid w:val="0"/>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Room Type</w:t>
            </w:r>
          </w:p>
        </w:tc>
        <w:tc>
          <w:tcPr>
            <w:tcW w:w="37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AD6157" w:rsidRPr="008B0A59" w:rsidRDefault="00AD6157" w:rsidP="00332D9A">
            <w:pPr>
              <w:snapToGrid w:val="0"/>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Per Day charge</w:t>
            </w:r>
          </w:p>
        </w:tc>
      </w:tr>
      <w:tr w:rsidR="00AD6157" w:rsidRPr="008B0A59" w:rsidTr="00332D9A">
        <w:tc>
          <w:tcPr>
            <w:tcW w:w="3662" w:type="dxa"/>
            <w:tcBorders>
              <w:top w:val="single" w:sz="4" w:space="0" w:color="000000"/>
              <w:left w:val="single" w:sz="4" w:space="0" w:color="000000"/>
              <w:bottom w:val="single" w:sz="4" w:space="0" w:color="000000"/>
            </w:tcBorders>
            <w:shd w:val="clear" w:color="auto" w:fill="auto"/>
          </w:tcPr>
          <w:p w:rsidR="00AD6157" w:rsidRPr="008B0A59" w:rsidRDefault="00AD6157" w:rsidP="00332D9A">
            <w:pPr>
              <w:snapToGrid w:val="0"/>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Suit</w:t>
            </w:r>
          </w:p>
        </w:tc>
        <w:tc>
          <w:tcPr>
            <w:tcW w:w="3712" w:type="dxa"/>
            <w:tcBorders>
              <w:top w:val="single" w:sz="4" w:space="0" w:color="000000"/>
              <w:left w:val="single" w:sz="4" w:space="0" w:color="000000"/>
              <w:bottom w:val="single" w:sz="4" w:space="0" w:color="000000"/>
              <w:right w:val="single" w:sz="4" w:space="0" w:color="000000"/>
            </w:tcBorders>
            <w:shd w:val="clear" w:color="auto" w:fill="auto"/>
          </w:tcPr>
          <w:p w:rsidR="00AD6157" w:rsidRPr="008B0A59" w:rsidRDefault="00AD6157" w:rsidP="00332D9A">
            <w:pPr>
              <w:snapToGrid w:val="0"/>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1800 rs/-</w:t>
            </w:r>
          </w:p>
        </w:tc>
      </w:tr>
      <w:tr w:rsidR="00AD6157" w:rsidRPr="008B0A59" w:rsidTr="00332D9A">
        <w:tc>
          <w:tcPr>
            <w:tcW w:w="3662" w:type="dxa"/>
            <w:tcBorders>
              <w:top w:val="single" w:sz="4" w:space="0" w:color="000000"/>
              <w:left w:val="single" w:sz="4" w:space="0" w:color="000000"/>
              <w:bottom w:val="single" w:sz="4" w:space="0" w:color="000000"/>
            </w:tcBorders>
            <w:shd w:val="clear" w:color="auto" w:fill="auto"/>
          </w:tcPr>
          <w:p w:rsidR="00AD6157" w:rsidRPr="008B0A59" w:rsidRDefault="00AD6157" w:rsidP="00332D9A">
            <w:pPr>
              <w:snapToGrid w:val="0"/>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Deluxe</w:t>
            </w:r>
          </w:p>
        </w:tc>
        <w:tc>
          <w:tcPr>
            <w:tcW w:w="3712" w:type="dxa"/>
            <w:tcBorders>
              <w:top w:val="single" w:sz="4" w:space="0" w:color="000000"/>
              <w:left w:val="single" w:sz="4" w:space="0" w:color="000000"/>
              <w:bottom w:val="single" w:sz="4" w:space="0" w:color="000000"/>
              <w:right w:val="single" w:sz="4" w:space="0" w:color="000000"/>
            </w:tcBorders>
            <w:shd w:val="clear" w:color="auto" w:fill="auto"/>
          </w:tcPr>
          <w:p w:rsidR="00AD6157" w:rsidRPr="008B0A59" w:rsidRDefault="00AD6157" w:rsidP="00332D9A">
            <w:pPr>
              <w:snapToGrid w:val="0"/>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1350 rs/-</w:t>
            </w:r>
          </w:p>
        </w:tc>
      </w:tr>
      <w:tr w:rsidR="00AD6157" w:rsidRPr="008B0A59" w:rsidTr="00332D9A">
        <w:tc>
          <w:tcPr>
            <w:tcW w:w="3662" w:type="dxa"/>
            <w:tcBorders>
              <w:top w:val="single" w:sz="4" w:space="0" w:color="000000"/>
              <w:left w:val="single" w:sz="4" w:space="0" w:color="000000"/>
              <w:bottom w:val="single" w:sz="4" w:space="0" w:color="000000"/>
            </w:tcBorders>
            <w:shd w:val="clear" w:color="auto" w:fill="auto"/>
          </w:tcPr>
          <w:p w:rsidR="00AD6157" w:rsidRPr="008B0A59" w:rsidRDefault="00AD6157" w:rsidP="00332D9A">
            <w:pPr>
              <w:snapToGrid w:val="0"/>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Ac</w:t>
            </w:r>
          </w:p>
        </w:tc>
        <w:tc>
          <w:tcPr>
            <w:tcW w:w="3712" w:type="dxa"/>
            <w:tcBorders>
              <w:top w:val="single" w:sz="4" w:space="0" w:color="000000"/>
              <w:left w:val="single" w:sz="4" w:space="0" w:color="000000"/>
              <w:bottom w:val="single" w:sz="4" w:space="0" w:color="000000"/>
              <w:right w:val="single" w:sz="4" w:space="0" w:color="000000"/>
            </w:tcBorders>
            <w:shd w:val="clear" w:color="auto" w:fill="auto"/>
          </w:tcPr>
          <w:p w:rsidR="00AD6157" w:rsidRPr="008B0A59" w:rsidRDefault="00AD6157" w:rsidP="00332D9A">
            <w:pPr>
              <w:snapToGrid w:val="0"/>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1200 rs/-</w:t>
            </w:r>
          </w:p>
        </w:tc>
      </w:tr>
      <w:tr w:rsidR="00AD6157" w:rsidRPr="008B0A59" w:rsidTr="00332D9A">
        <w:tc>
          <w:tcPr>
            <w:tcW w:w="3662" w:type="dxa"/>
            <w:tcBorders>
              <w:top w:val="single" w:sz="4" w:space="0" w:color="000000"/>
              <w:left w:val="single" w:sz="4" w:space="0" w:color="000000"/>
              <w:bottom w:val="single" w:sz="4" w:space="0" w:color="000000"/>
            </w:tcBorders>
            <w:shd w:val="clear" w:color="auto" w:fill="auto"/>
          </w:tcPr>
          <w:p w:rsidR="00AD6157" w:rsidRPr="008B0A59" w:rsidRDefault="00AD6157" w:rsidP="00332D9A">
            <w:pPr>
              <w:snapToGrid w:val="0"/>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Ordinary</w:t>
            </w:r>
          </w:p>
        </w:tc>
        <w:tc>
          <w:tcPr>
            <w:tcW w:w="3712" w:type="dxa"/>
            <w:tcBorders>
              <w:top w:val="single" w:sz="4" w:space="0" w:color="000000"/>
              <w:left w:val="single" w:sz="4" w:space="0" w:color="000000"/>
              <w:bottom w:val="single" w:sz="4" w:space="0" w:color="000000"/>
              <w:right w:val="single" w:sz="4" w:space="0" w:color="000000"/>
            </w:tcBorders>
            <w:shd w:val="clear" w:color="auto" w:fill="auto"/>
          </w:tcPr>
          <w:p w:rsidR="00AD6157" w:rsidRPr="008B0A59" w:rsidRDefault="00AD6157" w:rsidP="00332D9A">
            <w:pPr>
              <w:snapToGrid w:val="0"/>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800 rs/-</w:t>
            </w:r>
          </w:p>
        </w:tc>
      </w:tr>
    </w:tbl>
    <w:p w:rsidR="00AD6157" w:rsidRPr="008B0A59" w:rsidRDefault="00AD6157" w:rsidP="00B47F3F">
      <w:pPr>
        <w:jc w:val="both"/>
        <w:rPr>
          <w:rFonts w:ascii="Times New Roman" w:hAnsi="Times New Roman" w:cs="Times New Roman"/>
          <w:sz w:val="28"/>
          <w:szCs w:val="28"/>
        </w:rPr>
      </w:pPr>
    </w:p>
    <w:p w:rsidR="00B47F3F" w:rsidRPr="008B0A59" w:rsidRDefault="00B47F3F" w:rsidP="00B47F3F">
      <w:pPr>
        <w:jc w:val="both"/>
        <w:rPr>
          <w:rFonts w:ascii="Times New Roman" w:hAnsi="Times New Roman" w:cs="Times New Roman"/>
          <w:b/>
          <w:i/>
          <w:sz w:val="28"/>
          <w:szCs w:val="28"/>
          <w:u w:val="single"/>
        </w:rPr>
      </w:pPr>
      <w:r w:rsidRPr="008B0A59">
        <w:rPr>
          <w:rFonts w:ascii="Times New Roman" w:hAnsi="Times New Roman" w:cs="Times New Roman"/>
          <w:b/>
          <w:i/>
          <w:sz w:val="28"/>
          <w:szCs w:val="28"/>
        </w:rPr>
        <w:tab/>
      </w:r>
      <w:r w:rsidRPr="008B0A59">
        <w:rPr>
          <w:rFonts w:ascii="Times New Roman" w:hAnsi="Times New Roman" w:cs="Times New Roman"/>
          <w:b/>
          <w:i/>
          <w:sz w:val="28"/>
          <w:szCs w:val="28"/>
        </w:rPr>
        <w:tab/>
      </w:r>
      <w:r w:rsidRPr="008B0A59">
        <w:rPr>
          <w:rFonts w:ascii="Times New Roman" w:hAnsi="Times New Roman" w:cs="Times New Roman"/>
          <w:b/>
          <w:i/>
          <w:sz w:val="28"/>
          <w:szCs w:val="28"/>
        </w:rPr>
        <w:tab/>
      </w:r>
      <w:r w:rsidRPr="008B0A59">
        <w:rPr>
          <w:rFonts w:ascii="Times New Roman" w:hAnsi="Times New Roman" w:cs="Times New Roman"/>
          <w:b/>
          <w:i/>
          <w:sz w:val="28"/>
          <w:szCs w:val="28"/>
        </w:rPr>
        <w:tab/>
      </w:r>
      <w:r w:rsidRPr="008B0A59">
        <w:rPr>
          <w:rFonts w:ascii="Times New Roman" w:hAnsi="Times New Roman" w:cs="Times New Roman"/>
          <w:b/>
          <w:i/>
          <w:sz w:val="28"/>
          <w:szCs w:val="28"/>
          <w:u w:val="single"/>
        </w:rPr>
        <w:t>JAVA-LOOP CONTROL</w:t>
      </w:r>
    </w:p>
    <w:p w:rsidR="008A6B7A" w:rsidRPr="008B0A59" w:rsidRDefault="008A6B7A" w:rsidP="008A6B7A">
      <w:pPr>
        <w:spacing w:after="240" w:line="276" w:lineRule="atLeast"/>
        <w:ind w:left="48" w:right="48"/>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rPr>
        <w:t>A </w:t>
      </w:r>
      <w:r w:rsidRPr="008B0A59">
        <w:rPr>
          <w:rFonts w:ascii="Times New Roman" w:eastAsia="Times New Roman" w:hAnsi="Times New Roman" w:cs="Times New Roman"/>
          <w:b/>
          <w:bCs/>
          <w:sz w:val="28"/>
          <w:szCs w:val="28"/>
        </w:rPr>
        <w:t>loop</w:t>
      </w:r>
      <w:r w:rsidRPr="008B0A59">
        <w:rPr>
          <w:rFonts w:ascii="Times New Roman" w:eastAsia="Times New Roman" w:hAnsi="Times New Roman" w:cs="Times New Roman"/>
          <w:sz w:val="28"/>
          <w:szCs w:val="28"/>
        </w:rPr>
        <w:t> statement allows us to execute a statement or group of statements multiple times and following is the general form of a loop statement in most of the programming languages:</w:t>
      </w:r>
    </w:p>
    <w:p w:rsidR="008A6B7A" w:rsidRPr="008B0A59" w:rsidRDefault="008A6B7A" w:rsidP="004178F4">
      <w:pPr>
        <w:spacing w:after="0" w:line="240" w:lineRule="auto"/>
        <w:ind w:left="1440" w:firstLine="720"/>
        <w:rPr>
          <w:rFonts w:ascii="Times New Roman" w:eastAsia="Times New Roman" w:hAnsi="Times New Roman" w:cs="Times New Roman"/>
          <w:sz w:val="28"/>
          <w:szCs w:val="28"/>
        </w:rPr>
      </w:pPr>
      <w:r w:rsidRPr="008B0A59">
        <w:rPr>
          <w:rFonts w:ascii="Times New Roman" w:eastAsia="Times New Roman" w:hAnsi="Times New Roman" w:cs="Times New Roman"/>
          <w:noProof/>
          <w:sz w:val="28"/>
          <w:szCs w:val="28"/>
        </w:rPr>
        <w:lastRenderedPageBreak/>
        <w:drawing>
          <wp:inline distT="0" distB="0" distL="0" distR="0">
            <wp:extent cx="2896870" cy="3314065"/>
            <wp:effectExtent l="19050" t="0" r="0" b="0"/>
            <wp:docPr id="1" name="Picture 1" descr="Java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Tutorial"/>
                    <pic:cNvPicPr>
                      <a:picLocks noChangeAspect="1" noChangeArrowheads="1"/>
                    </pic:cNvPicPr>
                  </pic:nvPicPr>
                  <pic:blipFill>
                    <a:blip r:embed="rId26"/>
                    <a:srcRect/>
                    <a:stretch>
                      <a:fillRect/>
                    </a:stretch>
                  </pic:blipFill>
                  <pic:spPr bwMode="auto">
                    <a:xfrm>
                      <a:off x="0" y="0"/>
                      <a:ext cx="2896870" cy="3314065"/>
                    </a:xfrm>
                    <a:prstGeom prst="rect">
                      <a:avLst/>
                    </a:prstGeom>
                    <a:noFill/>
                    <a:ln w="9525">
                      <a:noFill/>
                      <a:miter lim="800000"/>
                      <a:headEnd/>
                      <a:tailEnd/>
                    </a:ln>
                  </pic:spPr>
                </pic:pic>
              </a:graphicData>
            </a:graphic>
          </wp:inline>
        </w:drawing>
      </w:r>
    </w:p>
    <w:p w:rsidR="008A6B7A" w:rsidRPr="008B0A59" w:rsidRDefault="008A6B7A" w:rsidP="008A6B7A">
      <w:pPr>
        <w:spacing w:after="240" w:line="276" w:lineRule="atLeast"/>
        <w:ind w:left="48" w:right="48"/>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rPr>
        <w:t>Java programming language provides the following types of loop to handle looping requirements.</w:t>
      </w:r>
    </w:p>
    <w:tbl>
      <w:tblPr>
        <w:tblW w:w="9071"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2704"/>
        <w:gridCol w:w="6367"/>
      </w:tblGrid>
      <w:tr w:rsidR="008A6B7A" w:rsidRPr="008B0A59" w:rsidTr="00FA7E0A">
        <w:trPr>
          <w:trHeight w:val="610"/>
        </w:trPr>
        <w:tc>
          <w:tcPr>
            <w:tcW w:w="2704" w:type="dxa"/>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rsidR="008A6B7A" w:rsidRPr="008B0A59" w:rsidRDefault="008A6B7A">
            <w:pPr>
              <w:spacing w:after="230"/>
              <w:rPr>
                <w:rFonts w:ascii="Times New Roman" w:hAnsi="Times New Roman" w:cs="Times New Roman"/>
                <w:b/>
                <w:bCs/>
                <w:sz w:val="28"/>
                <w:szCs w:val="28"/>
              </w:rPr>
            </w:pPr>
            <w:r w:rsidRPr="008B0A59">
              <w:rPr>
                <w:rFonts w:ascii="Times New Roman" w:hAnsi="Times New Roman" w:cs="Times New Roman"/>
                <w:b/>
                <w:bCs/>
                <w:sz w:val="28"/>
                <w:szCs w:val="28"/>
              </w:rPr>
              <w:t>Loop Type</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rsidR="008A6B7A" w:rsidRPr="008B0A59" w:rsidRDefault="008A6B7A">
            <w:pPr>
              <w:spacing w:after="230"/>
              <w:rPr>
                <w:rFonts w:ascii="Times New Roman" w:hAnsi="Times New Roman" w:cs="Times New Roman"/>
                <w:b/>
                <w:bCs/>
                <w:sz w:val="28"/>
                <w:szCs w:val="28"/>
              </w:rPr>
            </w:pPr>
            <w:r w:rsidRPr="008B0A59">
              <w:rPr>
                <w:rFonts w:ascii="Times New Roman" w:hAnsi="Times New Roman" w:cs="Times New Roman"/>
                <w:b/>
                <w:bCs/>
                <w:sz w:val="28"/>
                <w:szCs w:val="28"/>
              </w:rPr>
              <w:t>Description</w:t>
            </w:r>
          </w:p>
        </w:tc>
      </w:tr>
      <w:tr w:rsidR="008A6B7A" w:rsidRPr="008B0A59" w:rsidTr="00FA7E0A">
        <w:trPr>
          <w:trHeight w:val="1679"/>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8A6B7A" w:rsidRPr="008B0A59" w:rsidRDefault="00650F3A">
            <w:pPr>
              <w:pStyle w:val="NormalWeb"/>
              <w:spacing w:before="0" w:beforeAutospacing="0" w:after="240" w:afterAutospacing="0" w:line="276" w:lineRule="atLeast"/>
              <w:ind w:left="48" w:right="48"/>
              <w:jc w:val="both"/>
              <w:rPr>
                <w:sz w:val="28"/>
                <w:szCs w:val="28"/>
              </w:rPr>
            </w:pPr>
            <w:hyperlink r:id="rId27" w:tooltip="while loop in java" w:history="1">
              <w:r w:rsidR="008A6B7A" w:rsidRPr="008B0A59">
                <w:rPr>
                  <w:rStyle w:val="Hyperlink"/>
                  <w:b/>
                  <w:bCs/>
                  <w:color w:val="auto"/>
                  <w:sz w:val="28"/>
                  <w:szCs w:val="28"/>
                  <w:u w:val="none"/>
                </w:rPr>
                <w:t>while loop</w:t>
              </w:r>
            </w:hyperlink>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8A6B7A" w:rsidRPr="008B0A59" w:rsidRDefault="008A6B7A">
            <w:pPr>
              <w:rPr>
                <w:rFonts w:ascii="Times New Roman" w:hAnsi="Times New Roman" w:cs="Times New Roman"/>
                <w:sz w:val="28"/>
                <w:szCs w:val="28"/>
              </w:rPr>
            </w:pPr>
            <w:r w:rsidRPr="008B0A59">
              <w:rPr>
                <w:rFonts w:ascii="Times New Roman" w:hAnsi="Times New Roman" w:cs="Times New Roman"/>
                <w:sz w:val="28"/>
                <w:szCs w:val="28"/>
              </w:rPr>
              <w:t>Repeats a statement or group of statements while a given condition is true. It tests the condition before executing the loop body.</w:t>
            </w:r>
          </w:p>
        </w:tc>
      </w:tr>
      <w:tr w:rsidR="008A6B7A" w:rsidRPr="008B0A59" w:rsidTr="00FA7E0A">
        <w:trPr>
          <w:trHeight w:val="1322"/>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8A6B7A" w:rsidRPr="008B0A59" w:rsidRDefault="00650F3A">
            <w:pPr>
              <w:pStyle w:val="NormalWeb"/>
              <w:spacing w:before="0" w:beforeAutospacing="0" w:after="240" w:afterAutospacing="0" w:line="276" w:lineRule="atLeast"/>
              <w:ind w:left="48" w:right="48"/>
              <w:jc w:val="both"/>
              <w:rPr>
                <w:sz w:val="28"/>
                <w:szCs w:val="28"/>
              </w:rPr>
            </w:pPr>
            <w:hyperlink r:id="rId28" w:tooltip="for loop in java" w:history="1">
              <w:r w:rsidR="008A6B7A" w:rsidRPr="008B0A59">
                <w:rPr>
                  <w:rStyle w:val="Hyperlink"/>
                  <w:b/>
                  <w:bCs/>
                  <w:color w:val="auto"/>
                  <w:sz w:val="28"/>
                  <w:szCs w:val="28"/>
                  <w:u w:val="none"/>
                </w:rPr>
                <w:t>for loop</w:t>
              </w:r>
            </w:hyperlink>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8A6B7A" w:rsidRPr="008B0A59" w:rsidRDefault="008A6B7A">
            <w:pPr>
              <w:rPr>
                <w:rFonts w:ascii="Times New Roman" w:hAnsi="Times New Roman" w:cs="Times New Roman"/>
                <w:sz w:val="28"/>
                <w:szCs w:val="28"/>
              </w:rPr>
            </w:pPr>
            <w:r w:rsidRPr="008B0A59">
              <w:rPr>
                <w:rFonts w:ascii="Times New Roman" w:hAnsi="Times New Roman" w:cs="Times New Roman"/>
                <w:sz w:val="28"/>
                <w:szCs w:val="28"/>
              </w:rPr>
              <w:t>Execute a sequence of statements multiple times and abbreviates the code that manages the loop variable.</w:t>
            </w:r>
          </w:p>
        </w:tc>
      </w:tr>
      <w:tr w:rsidR="008A6B7A" w:rsidRPr="008B0A59" w:rsidTr="00FA7E0A">
        <w:trPr>
          <w:trHeight w:val="943"/>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8A6B7A" w:rsidRPr="008B0A59" w:rsidRDefault="00650F3A">
            <w:pPr>
              <w:pStyle w:val="NormalWeb"/>
              <w:spacing w:before="0" w:beforeAutospacing="0" w:after="240" w:afterAutospacing="0" w:line="276" w:lineRule="atLeast"/>
              <w:ind w:left="48" w:right="48"/>
              <w:jc w:val="both"/>
              <w:rPr>
                <w:sz w:val="28"/>
                <w:szCs w:val="28"/>
              </w:rPr>
            </w:pPr>
            <w:hyperlink r:id="rId29" w:tooltip="do...while loop in java" w:history="1">
              <w:r w:rsidR="008A6B7A" w:rsidRPr="008B0A59">
                <w:rPr>
                  <w:rStyle w:val="Hyperlink"/>
                  <w:b/>
                  <w:bCs/>
                  <w:color w:val="auto"/>
                  <w:sz w:val="28"/>
                  <w:szCs w:val="28"/>
                  <w:u w:val="none"/>
                </w:rPr>
                <w:t>do...while loop</w:t>
              </w:r>
            </w:hyperlink>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8A6B7A" w:rsidRPr="008B0A59" w:rsidRDefault="008A6B7A">
            <w:pPr>
              <w:rPr>
                <w:rFonts w:ascii="Times New Roman" w:hAnsi="Times New Roman" w:cs="Times New Roman"/>
                <w:sz w:val="28"/>
                <w:szCs w:val="28"/>
              </w:rPr>
            </w:pPr>
            <w:r w:rsidRPr="008B0A59">
              <w:rPr>
                <w:rFonts w:ascii="Times New Roman" w:hAnsi="Times New Roman" w:cs="Times New Roman"/>
                <w:sz w:val="28"/>
                <w:szCs w:val="28"/>
              </w:rPr>
              <w:t>Like a while statement, except that it tests the condition at the end of the loop body</w:t>
            </w:r>
          </w:p>
        </w:tc>
      </w:tr>
    </w:tbl>
    <w:p w:rsidR="004178F4" w:rsidRPr="008B0A59" w:rsidRDefault="004178F4" w:rsidP="004178F4">
      <w:pPr>
        <w:pStyle w:val="Heading2"/>
        <w:pBdr>
          <w:bottom w:val="single" w:sz="8" w:space="0" w:color="auto"/>
        </w:pBdr>
        <w:shd w:val="clear" w:color="auto" w:fill="FFFFFF"/>
        <w:spacing w:before="0" w:after="369" w:line="461" w:lineRule="atLeast"/>
        <w:jc w:val="center"/>
        <w:rPr>
          <w:rFonts w:ascii="Times New Roman" w:hAnsi="Times New Roman" w:cs="Times New Roman"/>
          <w:color w:val="auto"/>
          <w:spacing w:val="-12"/>
          <w:sz w:val="36"/>
          <w:szCs w:val="28"/>
          <w:u w:val="single"/>
        </w:rPr>
      </w:pPr>
      <w:r w:rsidRPr="008B0A59">
        <w:rPr>
          <w:rFonts w:ascii="Times New Roman" w:hAnsi="Times New Roman" w:cs="Times New Roman"/>
          <w:color w:val="auto"/>
          <w:spacing w:val="-12"/>
          <w:sz w:val="36"/>
          <w:szCs w:val="28"/>
          <w:u w:val="single"/>
        </w:rPr>
        <w:lastRenderedPageBreak/>
        <w:t>Java for loop</w:t>
      </w:r>
    </w:p>
    <w:p w:rsidR="004178F4" w:rsidRPr="008B0A59" w:rsidRDefault="004178F4" w:rsidP="004178F4">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u w:val="single"/>
        </w:rPr>
      </w:pPr>
      <w:r w:rsidRPr="008B0A59">
        <w:rPr>
          <w:rFonts w:ascii="Times New Roman" w:hAnsi="Times New Roman" w:cs="Times New Roman"/>
          <w:bCs w:val="0"/>
          <w:color w:val="auto"/>
          <w:spacing w:val="-12"/>
          <w:sz w:val="28"/>
          <w:szCs w:val="28"/>
          <w:u w:val="single"/>
        </w:rPr>
        <w:t>For Loop in Java Programming :</w:t>
      </w:r>
    </w:p>
    <w:p w:rsidR="006872C4" w:rsidRPr="008B0A59" w:rsidRDefault="006872C4" w:rsidP="006872C4">
      <w:pPr>
        <w:shd w:val="clear" w:color="auto" w:fill="FFFFFF"/>
        <w:spacing w:before="100" w:beforeAutospacing="1" w:after="100" w:afterAutospacing="1"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rPr>
        <w:t>The Java </w:t>
      </w:r>
      <w:r w:rsidRPr="008B0A59">
        <w:rPr>
          <w:rFonts w:ascii="Times New Roman" w:eastAsia="Times New Roman" w:hAnsi="Times New Roman" w:cs="Times New Roman"/>
          <w:i/>
          <w:iCs/>
          <w:sz w:val="28"/>
          <w:szCs w:val="28"/>
        </w:rPr>
        <w:t>for loop</w:t>
      </w:r>
      <w:r w:rsidRPr="008B0A59">
        <w:rPr>
          <w:rFonts w:ascii="Times New Roman" w:eastAsia="Times New Roman" w:hAnsi="Times New Roman" w:cs="Times New Roman"/>
          <w:sz w:val="28"/>
          <w:szCs w:val="28"/>
        </w:rPr>
        <w:t> is used to iterate a part of the program several times. If the number of iteration is fixed, it is recommended to use for loop.</w:t>
      </w:r>
    </w:p>
    <w:p w:rsidR="006872C4" w:rsidRPr="008B0A59" w:rsidRDefault="006872C4" w:rsidP="006872C4">
      <w:pPr>
        <w:shd w:val="clear" w:color="auto" w:fill="FFFFFF"/>
        <w:spacing w:before="100" w:beforeAutospacing="1" w:after="100" w:afterAutospacing="1"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rPr>
        <w:t>There are three types of for loop in java.</w:t>
      </w:r>
    </w:p>
    <w:p w:rsidR="006872C4" w:rsidRPr="008B0A59" w:rsidRDefault="006872C4" w:rsidP="00FA7E0A">
      <w:pPr>
        <w:numPr>
          <w:ilvl w:val="0"/>
          <w:numId w:val="35"/>
        </w:numPr>
        <w:shd w:val="clear" w:color="auto" w:fill="FFFFFF"/>
        <w:tabs>
          <w:tab w:val="clear" w:pos="720"/>
          <w:tab w:val="num" w:pos="1080"/>
        </w:tabs>
        <w:spacing w:before="46" w:after="100" w:afterAutospacing="1" w:line="265" w:lineRule="atLeast"/>
        <w:ind w:left="1080"/>
        <w:jc w:val="both"/>
        <w:rPr>
          <w:rFonts w:ascii="Times New Roman" w:eastAsia="Times New Roman" w:hAnsi="Times New Roman" w:cs="Times New Roman"/>
          <w:b/>
          <w:sz w:val="28"/>
          <w:szCs w:val="28"/>
        </w:rPr>
      </w:pPr>
      <w:r w:rsidRPr="008B0A59">
        <w:rPr>
          <w:rFonts w:ascii="Times New Roman" w:eastAsia="Times New Roman" w:hAnsi="Times New Roman" w:cs="Times New Roman"/>
          <w:b/>
          <w:sz w:val="28"/>
          <w:szCs w:val="28"/>
        </w:rPr>
        <w:t>Simple For Loop</w:t>
      </w:r>
    </w:p>
    <w:p w:rsidR="006872C4" w:rsidRPr="008B0A59" w:rsidRDefault="006872C4" w:rsidP="00FA7E0A">
      <w:pPr>
        <w:numPr>
          <w:ilvl w:val="0"/>
          <w:numId w:val="35"/>
        </w:numPr>
        <w:shd w:val="clear" w:color="auto" w:fill="FFFFFF"/>
        <w:tabs>
          <w:tab w:val="clear" w:pos="720"/>
          <w:tab w:val="num" w:pos="1080"/>
        </w:tabs>
        <w:spacing w:before="46" w:after="100" w:afterAutospacing="1" w:line="265" w:lineRule="atLeast"/>
        <w:ind w:left="1080"/>
        <w:jc w:val="both"/>
        <w:rPr>
          <w:rFonts w:ascii="Times New Roman" w:eastAsia="Times New Roman" w:hAnsi="Times New Roman" w:cs="Times New Roman"/>
          <w:b/>
          <w:sz w:val="28"/>
          <w:szCs w:val="28"/>
        </w:rPr>
      </w:pPr>
      <w:r w:rsidRPr="008B0A59">
        <w:rPr>
          <w:rFonts w:ascii="Times New Roman" w:eastAsia="Times New Roman" w:hAnsi="Times New Roman" w:cs="Times New Roman"/>
          <w:b/>
          <w:sz w:val="28"/>
          <w:szCs w:val="28"/>
        </w:rPr>
        <w:t>For-each or Enhanced For Loop</w:t>
      </w:r>
    </w:p>
    <w:p w:rsidR="006872C4" w:rsidRPr="008B0A59" w:rsidRDefault="006872C4" w:rsidP="00FA7E0A">
      <w:pPr>
        <w:numPr>
          <w:ilvl w:val="0"/>
          <w:numId w:val="35"/>
        </w:numPr>
        <w:shd w:val="clear" w:color="auto" w:fill="FFFFFF"/>
        <w:tabs>
          <w:tab w:val="clear" w:pos="720"/>
          <w:tab w:val="num" w:pos="1080"/>
        </w:tabs>
        <w:spacing w:before="46" w:after="100" w:afterAutospacing="1" w:line="265" w:lineRule="atLeast"/>
        <w:ind w:left="1080"/>
        <w:jc w:val="both"/>
        <w:rPr>
          <w:rFonts w:ascii="Times New Roman" w:eastAsia="Times New Roman" w:hAnsi="Times New Roman" w:cs="Times New Roman"/>
          <w:b/>
          <w:sz w:val="28"/>
          <w:szCs w:val="28"/>
        </w:rPr>
      </w:pPr>
      <w:r w:rsidRPr="008B0A59">
        <w:rPr>
          <w:rFonts w:ascii="Times New Roman" w:eastAsia="Times New Roman" w:hAnsi="Times New Roman" w:cs="Times New Roman"/>
          <w:b/>
          <w:sz w:val="28"/>
          <w:szCs w:val="28"/>
        </w:rPr>
        <w:t>Labeled For Loop</w:t>
      </w:r>
    </w:p>
    <w:p w:rsidR="006872C4" w:rsidRPr="008B0A59" w:rsidRDefault="006872C4" w:rsidP="006872C4">
      <w:pPr>
        <w:pStyle w:val="Heading2"/>
        <w:shd w:val="clear" w:color="auto" w:fill="FFFFFF"/>
        <w:spacing w:line="312" w:lineRule="atLeast"/>
        <w:jc w:val="both"/>
        <w:rPr>
          <w:rFonts w:ascii="Times New Roman" w:hAnsi="Times New Roman" w:cs="Times New Roman"/>
          <w:bCs w:val="0"/>
          <w:color w:val="auto"/>
          <w:sz w:val="28"/>
          <w:szCs w:val="28"/>
          <w:u w:val="single"/>
        </w:rPr>
      </w:pPr>
      <w:r w:rsidRPr="008B0A59">
        <w:rPr>
          <w:rFonts w:ascii="Times New Roman" w:hAnsi="Times New Roman" w:cs="Times New Roman"/>
          <w:bCs w:val="0"/>
          <w:color w:val="auto"/>
          <w:sz w:val="28"/>
          <w:szCs w:val="28"/>
          <w:u w:val="single"/>
        </w:rPr>
        <w:t>Java Simple For Loop</w:t>
      </w:r>
    </w:p>
    <w:p w:rsidR="006872C4" w:rsidRPr="008B0A59" w:rsidRDefault="006872C4" w:rsidP="006872C4">
      <w:pPr>
        <w:pStyle w:val="NormalWeb"/>
        <w:shd w:val="clear" w:color="auto" w:fill="FFFFFF"/>
        <w:spacing w:line="265" w:lineRule="atLeast"/>
        <w:jc w:val="both"/>
        <w:rPr>
          <w:sz w:val="28"/>
          <w:szCs w:val="28"/>
        </w:rPr>
      </w:pPr>
      <w:r w:rsidRPr="008B0A59">
        <w:rPr>
          <w:sz w:val="28"/>
          <w:szCs w:val="28"/>
        </w:rPr>
        <w:t>The simple for loop is same as C/C++. We can initialize variable, check condition and increment/decrement value.</w:t>
      </w:r>
    </w:p>
    <w:p w:rsidR="006872C4" w:rsidRPr="008B0A59" w:rsidRDefault="006872C4" w:rsidP="006872C4">
      <w:pPr>
        <w:pStyle w:val="NormalWeb"/>
        <w:shd w:val="clear" w:color="auto" w:fill="FFFFFF"/>
        <w:spacing w:line="265" w:lineRule="atLeast"/>
        <w:jc w:val="both"/>
        <w:rPr>
          <w:sz w:val="28"/>
          <w:szCs w:val="28"/>
          <w:u w:val="single"/>
        </w:rPr>
      </w:pPr>
      <w:r w:rsidRPr="008B0A59">
        <w:rPr>
          <w:rStyle w:val="Strong"/>
          <w:sz w:val="28"/>
          <w:szCs w:val="28"/>
          <w:u w:val="single"/>
        </w:rPr>
        <w:t>Syntax:</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Style w:val="keyword"/>
          <w:rFonts w:ascii="Times New Roman" w:hAnsi="Times New Roman" w:cs="Times New Roman"/>
          <w:b/>
          <w:bCs/>
          <w:i/>
          <w:sz w:val="32"/>
          <w:szCs w:val="28"/>
          <w:bdr w:val="none" w:sz="0" w:space="0" w:color="auto" w:frame="1"/>
        </w:rPr>
        <w:t>for</w:t>
      </w:r>
      <w:r w:rsidRPr="008B0A59">
        <w:rPr>
          <w:rFonts w:ascii="Times New Roman" w:hAnsi="Times New Roman" w:cs="Times New Roman"/>
          <w:i/>
          <w:sz w:val="32"/>
          <w:szCs w:val="28"/>
          <w:bdr w:val="none" w:sz="0" w:space="0" w:color="auto" w:frame="1"/>
        </w:rPr>
        <w:t>(initialization;condition;incr/decr){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Style w:val="comment"/>
          <w:rFonts w:ascii="Times New Roman" w:hAnsi="Times New Roman" w:cs="Times New Roman"/>
          <w:i/>
          <w:sz w:val="32"/>
          <w:szCs w:val="28"/>
          <w:bdr w:val="none" w:sz="0" w:space="0" w:color="auto" w:frame="1"/>
        </w:rPr>
        <w:t>//code to be executed</w:t>
      </w:r>
      <w:r w:rsidRPr="008B0A59">
        <w:rPr>
          <w:rFonts w:ascii="Times New Roman" w:hAnsi="Times New Roman" w:cs="Times New Roman"/>
          <w:i/>
          <w:sz w:val="32"/>
          <w:szCs w:val="28"/>
          <w:bdr w:val="none" w:sz="0" w:space="0" w:color="auto" w:frame="1"/>
        </w:rPr>
        <w:t>  </w:t>
      </w:r>
    </w:p>
    <w:p w:rsidR="006872C4" w:rsidRPr="008B0A59" w:rsidRDefault="006872C4" w:rsidP="00FA7E0A">
      <w:pPr>
        <w:shd w:val="clear" w:color="auto" w:fill="FFFFFF"/>
        <w:spacing w:after="0" w:line="265" w:lineRule="atLeast"/>
        <w:ind w:left="720"/>
        <w:jc w:val="both"/>
        <w:rPr>
          <w:rFonts w:ascii="Times New Roman" w:hAnsi="Times New Roman" w:cs="Times New Roman"/>
          <w:sz w:val="28"/>
          <w:szCs w:val="28"/>
        </w:rPr>
      </w:pPr>
      <w:r w:rsidRPr="008B0A59">
        <w:rPr>
          <w:rFonts w:ascii="Times New Roman" w:hAnsi="Times New Roman" w:cs="Times New Roman"/>
          <w:i/>
          <w:sz w:val="32"/>
          <w:szCs w:val="28"/>
          <w:bdr w:val="none" w:sz="0" w:space="0" w:color="auto" w:frame="1"/>
        </w:rPr>
        <w:t>}</w:t>
      </w:r>
      <w:r w:rsidRPr="008B0A59">
        <w:rPr>
          <w:rFonts w:ascii="Times New Roman" w:hAnsi="Times New Roman" w:cs="Times New Roman"/>
          <w:sz w:val="28"/>
          <w:szCs w:val="28"/>
          <w:bdr w:val="none" w:sz="0" w:space="0" w:color="auto" w:frame="1"/>
        </w:rPr>
        <w:t>  </w:t>
      </w:r>
    </w:p>
    <w:p w:rsidR="006872C4" w:rsidRPr="008B0A59" w:rsidRDefault="006872C4" w:rsidP="00ED1589">
      <w:pPr>
        <w:spacing w:line="240" w:lineRule="auto"/>
        <w:ind w:left="1440" w:firstLine="720"/>
        <w:rPr>
          <w:rFonts w:ascii="Times New Roman" w:hAnsi="Times New Roman" w:cs="Times New Roman"/>
          <w:sz w:val="28"/>
          <w:szCs w:val="28"/>
        </w:rPr>
      </w:pPr>
      <w:r w:rsidRPr="008B0A59">
        <w:rPr>
          <w:rFonts w:ascii="Times New Roman" w:hAnsi="Times New Roman" w:cs="Times New Roman"/>
          <w:noProof/>
          <w:sz w:val="28"/>
          <w:szCs w:val="28"/>
        </w:rPr>
        <w:drawing>
          <wp:inline distT="0" distB="0" distL="0" distR="0">
            <wp:extent cx="2629052" cy="2134447"/>
            <wp:effectExtent l="19050" t="0" r="0" b="0"/>
            <wp:docPr id="38" name="Picture 38" descr="for loop in jav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or loop in java flowchart"/>
                    <pic:cNvPicPr>
                      <a:picLocks noChangeAspect="1" noChangeArrowheads="1"/>
                    </pic:cNvPicPr>
                  </pic:nvPicPr>
                  <pic:blipFill>
                    <a:blip r:embed="rId30"/>
                    <a:srcRect/>
                    <a:stretch>
                      <a:fillRect/>
                    </a:stretch>
                  </pic:blipFill>
                  <pic:spPr bwMode="auto">
                    <a:xfrm>
                      <a:off x="0" y="0"/>
                      <a:ext cx="2634317" cy="2138721"/>
                    </a:xfrm>
                    <a:prstGeom prst="rect">
                      <a:avLst/>
                    </a:prstGeom>
                    <a:noFill/>
                    <a:ln w="9525">
                      <a:noFill/>
                      <a:miter lim="800000"/>
                      <a:headEnd/>
                      <a:tailEnd/>
                    </a:ln>
                  </pic:spPr>
                </pic:pic>
              </a:graphicData>
            </a:graphic>
          </wp:inline>
        </w:drawing>
      </w:r>
    </w:p>
    <w:p w:rsidR="006872C4" w:rsidRPr="008B0A59" w:rsidRDefault="006872C4" w:rsidP="006872C4">
      <w:pPr>
        <w:pStyle w:val="NormalWeb"/>
        <w:shd w:val="clear" w:color="auto" w:fill="FFFFFF"/>
        <w:spacing w:line="265" w:lineRule="atLeast"/>
        <w:jc w:val="both"/>
        <w:rPr>
          <w:sz w:val="28"/>
          <w:szCs w:val="28"/>
          <w:u w:val="single"/>
        </w:rPr>
      </w:pPr>
      <w:r w:rsidRPr="008B0A59">
        <w:rPr>
          <w:rStyle w:val="Strong"/>
          <w:sz w:val="28"/>
          <w:szCs w:val="28"/>
          <w:u w:val="single"/>
        </w:rPr>
        <w:t>Example:</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Style w:val="keyword"/>
          <w:rFonts w:ascii="Times New Roman" w:hAnsi="Times New Roman" w:cs="Times New Roman"/>
          <w:b/>
          <w:bCs/>
          <w:i/>
          <w:sz w:val="32"/>
          <w:szCs w:val="28"/>
          <w:bdr w:val="none" w:sz="0" w:space="0" w:color="auto" w:frame="1"/>
        </w:rPr>
        <w:t>public</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class</w:t>
      </w:r>
      <w:r w:rsidRPr="008B0A59">
        <w:rPr>
          <w:rFonts w:ascii="Times New Roman" w:hAnsi="Times New Roman" w:cs="Times New Roman"/>
          <w:i/>
          <w:sz w:val="32"/>
          <w:szCs w:val="28"/>
          <w:bdr w:val="none" w:sz="0" w:space="0" w:color="auto" w:frame="1"/>
        </w:rPr>
        <w:t> ForExample {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Style w:val="keyword"/>
          <w:rFonts w:ascii="Times New Roman" w:hAnsi="Times New Roman" w:cs="Times New Roman"/>
          <w:b/>
          <w:bCs/>
          <w:i/>
          <w:sz w:val="32"/>
          <w:szCs w:val="28"/>
          <w:bdr w:val="none" w:sz="0" w:space="0" w:color="auto" w:frame="1"/>
        </w:rPr>
        <w:t>public</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static</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void</w:t>
      </w:r>
      <w:r w:rsidRPr="008B0A59">
        <w:rPr>
          <w:rFonts w:ascii="Times New Roman" w:hAnsi="Times New Roman" w:cs="Times New Roman"/>
          <w:i/>
          <w:sz w:val="32"/>
          <w:szCs w:val="28"/>
          <w:bdr w:val="none" w:sz="0" w:space="0" w:color="auto" w:frame="1"/>
        </w:rPr>
        <w:t> main(String[] args) {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for</w:t>
      </w:r>
      <w:r w:rsidRPr="008B0A59">
        <w:rPr>
          <w:rFonts w:ascii="Times New Roman" w:hAnsi="Times New Roman" w:cs="Times New Roman"/>
          <w:i/>
          <w:sz w:val="32"/>
          <w:szCs w:val="28"/>
          <w:bdr w:val="none" w:sz="0" w:space="0" w:color="auto" w:frame="1"/>
        </w:rPr>
        <w:t>(</w:t>
      </w:r>
      <w:r w:rsidRPr="008B0A59">
        <w:rPr>
          <w:rStyle w:val="keyword"/>
          <w:rFonts w:ascii="Times New Roman" w:hAnsi="Times New Roman" w:cs="Times New Roman"/>
          <w:b/>
          <w:bCs/>
          <w:i/>
          <w:sz w:val="32"/>
          <w:szCs w:val="28"/>
          <w:bdr w:val="none" w:sz="0" w:space="0" w:color="auto" w:frame="1"/>
        </w:rPr>
        <w:t>int</w:t>
      </w:r>
      <w:r w:rsidRPr="008B0A59">
        <w:rPr>
          <w:rFonts w:ascii="Times New Roman" w:hAnsi="Times New Roman" w:cs="Times New Roman"/>
          <w:i/>
          <w:sz w:val="32"/>
          <w:szCs w:val="28"/>
          <w:bdr w:val="none" w:sz="0" w:space="0" w:color="auto" w:frame="1"/>
        </w:rPr>
        <w:t> i=</w:t>
      </w:r>
      <w:r w:rsidRPr="008B0A59">
        <w:rPr>
          <w:rStyle w:val="number"/>
          <w:rFonts w:ascii="Times New Roman" w:hAnsi="Times New Roman" w:cs="Times New Roman"/>
          <w:i/>
          <w:sz w:val="32"/>
          <w:szCs w:val="28"/>
          <w:bdr w:val="none" w:sz="0" w:space="0" w:color="auto" w:frame="1"/>
        </w:rPr>
        <w:t>1</w:t>
      </w:r>
      <w:r w:rsidRPr="008B0A59">
        <w:rPr>
          <w:rFonts w:ascii="Times New Roman" w:hAnsi="Times New Roman" w:cs="Times New Roman"/>
          <w:i/>
          <w:sz w:val="32"/>
          <w:szCs w:val="28"/>
          <w:bdr w:val="none" w:sz="0" w:space="0" w:color="auto" w:frame="1"/>
        </w:rPr>
        <w:t>;i&lt;=</w:t>
      </w:r>
      <w:r w:rsidRPr="008B0A59">
        <w:rPr>
          <w:rStyle w:val="number"/>
          <w:rFonts w:ascii="Times New Roman" w:hAnsi="Times New Roman" w:cs="Times New Roman"/>
          <w:i/>
          <w:sz w:val="32"/>
          <w:szCs w:val="28"/>
          <w:bdr w:val="none" w:sz="0" w:space="0" w:color="auto" w:frame="1"/>
        </w:rPr>
        <w:t>10</w:t>
      </w:r>
      <w:r w:rsidRPr="008B0A59">
        <w:rPr>
          <w:rFonts w:ascii="Times New Roman" w:hAnsi="Times New Roman" w:cs="Times New Roman"/>
          <w:i/>
          <w:sz w:val="32"/>
          <w:szCs w:val="28"/>
          <w:bdr w:val="none" w:sz="0" w:space="0" w:color="auto" w:frame="1"/>
        </w:rPr>
        <w:t>;i++){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lastRenderedPageBreak/>
        <w:t>        System.out.println(i);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p>
    <w:p w:rsidR="006872C4" w:rsidRPr="008B0A59" w:rsidRDefault="006872C4" w:rsidP="00FA7E0A">
      <w:pPr>
        <w:shd w:val="clear" w:color="auto" w:fill="FFFFFF"/>
        <w:spacing w:after="0" w:line="265" w:lineRule="atLeast"/>
        <w:ind w:left="720"/>
        <w:jc w:val="both"/>
        <w:rPr>
          <w:rFonts w:ascii="Times New Roman" w:hAnsi="Times New Roman" w:cs="Times New Roman"/>
          <w:sz w:val="28"/>
          <w:szCs w:val="28"/>
        </w:rPr>
      </w:pPr>
      <w:r w:rsidRPr="008B0A59">
        <w:rPr>
          <w:rFonts w:ascii="Times New Roman" w:hAnsi="Times New Roman" w:cs="Times New Roman"/>
          <w:i/>
          <w:sz w:val="32"/>
          <w:szCs w:val="28"/>
          <w:bdr w:val="none" w:sz="0" w:space="0" w:color="auto" w:frame="1"/>
        </w:rPr>
        <w:t>}</w:t>
      </w:r>
      <w:r w:rsidRPr="008B0A59">
        <w:rPr>
          <w:rFonts w:ascii="Times New Roman" w:hAnsi="Times New Roman" w:cs="Times New Roman"/>
          <w:sz w:val="28"/>
          <w:szCs w:val="28"/>
          <w:bdr w:val="none" w:sz="0" w:space="0" w:color="auto" w:frame="1"/>
        </w:rPr>
        <w:t>  </w:t>
      </w:r>
    </w:p>
    <w:p w:rsidR="006872C4" w:rsidRPr="008B0A59" w:rsidRDefault="006872C4" w:rsidP="006872C4">
      <w:pPr>
        <w:pStyle w:val="NormalWeb"/>
        <w:shd w:val="clear" w:color="auto" w:fill="FFFFFF"/>
        <w:spacing w:line="265" w:lineRule="atLeast"/>
        <w:jc w:val="both"/>
        <w:rPr>
          <w:b/>
          <w:sz w:val="28"/>
          <w:szCs w:val="28"/>
          <w:u w:val="single"/>
        </w:rPr>
      </w:pPr>
      <w:r w:rsidRPr="008B0A59">
        <w:rPr>
          <w:b/>
          <w:sz w:val="28"/>
          <w:szCs w:val="28"/>
          <w:u w:val="single"/>
        </w:rPr>
        <w:t>Output:</w:t>
      </w:r>
    </w:p>
    <w:p w:rsidR="006872C4" w:rsidRPr="008B0A59" w:rsidRDefault="006872C4" w:rsidP="00FA7E0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1</w:t>
      </w:r>
    </w:p>
    <w:p w:rsidR="006872C4" w:rsidRPr="008B0A59" w:rsidRDefault="006872C4" w:rsidP="00FA7E0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2</w:t>
      </w:r>
    </w:p>
    <w:p w:rsidR="006872C4" w:rsidRPr="008B0A59" w:rsidRDefault="006872C4" w:rsidP="00FA7E0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3</w:t>
      </w:r>
    </w:p>
    <w:p w:rsidR="006872C4" w:rsidRPr="008B0A59" w:rsidRDefault="006872C4" w:rsidP="00FA7E0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4</w:t>
      </w:r>
    </w:p>
    <w:p w:rsidR="006872C4" w:rsidRPr="008B0A59" w:rsidRDefault="006872C4" w:rsidP="00FA7E0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5</w:t>
      </w:r>
    </w:p>
    <w:p w:rsidR="006872C4" w:rsidRPr="008B0A59" w:rsidRDefault="006872C4" w:rsidP="00FA7E0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6</w:t>
      </w:r>
    </w:p>
    <w:p w:rsidR="006872C4" w:rsidRPr="008B0A59" w:rsidRDefault="006872C4" w:rsidP="00FA7E0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7</w:t>
      </w:r>
    </w:p>
    <w:p w:rsidR="006872C4" w:rsidRPr="008B0A59" w:rsidRDefault="006872C4" w:rsidP="00FA7E0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8</w:t>
      </w:r>
    </w:p>
    <w:p w:rsidR="006872C4" w:rsidRPr="008B0A59" w:rsidRDefault="006872C4" w:rsidP="00FA7E0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9</w:t>
      </w:r>
    </w:p>
    <w:p w:rsidR="006872C4" w:rsidRPr="008B0A59" w:rsidRDefault="006872C4" w:rsidP="00FA7E0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10</w:t>
      </w:r>
    </w:p>
    <w:p w:rsidR="006872C4" w:rsidRPr="008B0A59" w:rsidRDefault="006872C4" w:rsidP="006872C4">
      <w:pPr>
        <w:pStyle w:val="Heading2"/>
        <w:shd w:val="clear" w:color="auto" w:fill="FFFFFF"/>
        <w:spacing w:line="312" w:lineRule="atLeast"/>
        <w:jc w:val="both"/>
        <w:rPr>
          <w:rFonts w:ascii="Times New Roman" w:hAnsi="Times New Roman" w:cs="Times New Roman"/>
          <w:bCs w:val="0"/>
          <w:color w:val="auto"/>
          <w:sz w:val="28"/>
          <w:szCs w:val="28"/>
          <w:u w:val="single"/>
        </w:rPr>
      </w:pPr>
      <w:r w:rsidRPr="008B0A59">
        <w:rPr>
          <w:rFonts w:ascii="Times New Roman" w:hAnsi="Times New Roman" w:cs="Times New Roman"/>
          <w:bCs w:val="0"/>
          <w:color w:val="auto"/>
          <w:sz w:val="28"/>
          <w:szCs w:val="28"/>
          <w:u w:val="single"/>
        </w:rPr>
        <w:t>Java For-each Loop</w:t>
      </w:r>
    </w:p>
    <w:p w:rsidR="006872C4" w:rsidRPr="008B0A59" w:rsidRDefault="006872C4" w:rsidP="006872C4">
      <w:pPr>
        <w:pStyle w:val="NormalWeb"/>
        <w:shd w:val="clear" w:color="auto" w:fill="FFFFFF"/>
        <w:spacing w:line="265" w:lineRule="atLeast"/>
        <w:jc w:val="both"/>
        <w:rPr>
          <w:sz w:val="28"/>
          <w:szCs w:val="28"/>
        </w:rPr>
      </w:pPr>
      <w:r w:rsidRPr="008B0A59">
        <w:rPr>
          <w:sz w:val="28"/>
          <w:szCs w:val="28"/>
        </w:rPr>
        <w:t>The for-each loop is used to traverse array or collection in java. It is easier to use than simple for loop because we don't need to increment value and use subscript notation.</w:t>
      </w:r>
    </w:p>
    <w:p w:rsidR="006872C4" w:rsidRPr="008B0A59" w:rsidRDefault="006872C4" w:rsidP="006872C4">
      <w:pPr>
        <w:pStyle w:val="NormalWeb"/>
        <w:shd w:val="clear" w:color="auto" w:fill="FFFFFF"/>
        <w:spacing w:line="265" w:lineRule="atLeast"/>
        <w:jc w:val="both"/>
        <w:rPr>
          <w:sz w:val="28"/>
          <w:szCs w:val="28"/>
        </w:rPr>
      </w:pPr>
      <w:r w:rsidRPr="008B0A59">
        <w:rPr>
          <w:sz w:val="28"/>
          <w:szCs w:val="28"/>
        </w:rPr>
        <w:t>It works on elements basis not index. It returns element one by one in the defined variable.</w:t>
      </w:r>
    </w:p>
    <w:p w:rsidR="006872C4" w:rsidRPr="008B0A59" w:rsidRDefault="006872C4" w:rsidP="006872C4">
      <w:pPr>
        <w:pStyle w:val="NormalWeb"/>
        <w:shd w:val="clear" w:color="auto" w:fill="FFFFFF"/>
        <w:spacing w:line="265" w:lineRule="atLeast"/>
        <w:jc w:val="both"/>
        <w:rPr>
          <w:sz w:val="28"/>
          <w:szCs w:val="28"/>
          <w:u w:val="single"/>
        </w:rPr>
      </w:pPr>
      <w:r w:rsidRPr="008B0A59">
        <w:rPr>
          <w:rStyle w:val="Strong"/>
          <w:sz w:val="28"/>
          <w:szCs w:val="28"/>
          <w:u w:val="single"/>
        </w:rPr>
        <w:t>Syntax:</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Style w:val="keyword"/>
          <w:rFonts w:ascii="Times New Roman" w:hAnsi="Times New Roman" w:cs="Times New Roman"/>
          <w:b/>
          <w:bCs/>
          <w:i/>
          <w:sz w:val="32"/>
          <w:szCs w:val="28"/>
          <w:bdr w:val="none" w:sz="0" w:space="0" w:color="auto" w:frame="1"/>
        </w:rPr>
        <w:t>for</w:t>
      </w:r>
      <w:r w:rsidRPr="008B0A59">
        <w:rPr>
          <w:rFonts w:ascii="Times New Roman" w:hAnsi="Times New Roman" w:cs="Times New Roman"/>
          <w:i/>
          <w:sz w:val="32"/>
          <w:szCs w:val="28"/>
          <w:bdr w:val="none" w:sz="0" w:space="0" w:color="auto" w:frame="1"/>
        </w:rPr>
        <w:t>(Type var:array){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Style w:val="comment"/>
          <w:rFonts w:ascii="Times New Roman" w:hAnsi="Times New Roman" w:cs="Times New Roman"/>
          <w:i/>
          <w:sz w:val="32"/>
          <w:szCs w:val="28"/>
          <w:bdr w:val="none" w:sz="0" w:space="0" w:color="auto" w:frame="1"/>
        </w:rPr>
        <w:t>//code to be executed</w:t>
      </w:r>
      <w:r w:rsidRPr="008B0A59">
        <w:rPr>
          <w:rFonts w:ascii="Times New Roman" w:hAnsi="Times New Roman" w:cs="Times New Roman"/>
          <w:i/>
          <w:sz w:val="32"/>
          <w:szCs w:val="28"/>
          <w:bdr w:val="none" w:sz="0" w:space="0" w:color="auto" w:frame="1"/>
        </w:rPr>
        <w:t>  </w:t>
      </w:r>
    </w:p>
    <w:p w:rsidR="006872C4" w:rsidRPr="008B0A59" w:rsidRDefault="006872C4" w:rsidP="00FA7E0A">
      <w:pPr>
        <w:shd w:val="clear" w:color="auto" w:fill="FFFFFF"/>
        <w:spacing w:after="0" w:line="265" w:lineRule="atLeast"/>
        <w:ind w:left="720"/>
        <w:jc w:val="both"/>
        <w:rPr>
          <w:rFonts w:ascii="Times New Roman" w:hAnsi="Times New Roman" w:cs="Times New Roman"/>
          <w:sz w:val="28"/>
          <w:szCs w:val="28"/>
        </w:rPr>
      </w:pPr>
      <w:r w:rsidRPr="008B0A59">
        <w:rPr>
          <w:rFonts w:ascii="Times New Roman" w:hAnsi="Times New Roman" w:cs="Times New Roman"/>
          <w:i/>
          <w:sz w:val="32"/>
          <w:szCs w:val="28"/>
          <w:bdr w:val="none" w:sz="0" w:space="0" w:color="auto" w:frame="1"/>
        </w:rPr>
        <w:t>}</w:t>
      </w:r>
      <w:r w:rsidRPr="008B0A59">
        <w:rPr>
          <w:rFonts w:ascii="Times New Roman" w:hAnsi="Times New Roman" w:cs="Times New Roman"/>
          <w:sz w:val="28"/>
          <w:szCs w:val="28"/>
          <w:bdr w:val="none" w:sz="0" w:space="0" w:color="auto" w:frame="1"/>
        </w:rPr>
        <w:t>  </w:t>
      </w:r>
    </w:p>
    <w:p w:rsidR="006872C4" w:rsidRPr="008B0A59" w:rsidRDefault="006872C4" w:rsidP="006872C4">
      <w:pPr>
        <w:pStyle w:val="NormalWeb"/>
        <w:shd w:val="clear" w:color="auto" w:fill="FFFFFF"/>
        <w:spacing w:line="265" w:lineRule="atLeast"/>
        <w:jc w:val="both"/>
        <w:rPr>
          <w:sz w:val="28"/>
          <w:szCs w:val="28"/>
          <w:u w:val="single"/>
        </w:rPr>
      </w:pPr>
      <w:r w:rsidRPr="008B0A59">
        <w:rPr>
          <w:rStyle w:val="Strong"/>
          <w:sz w:val="28"/>
          <w:szCs w:val="28"/>
          <w:u w:val="single"/>
        </w:rPr>
        <w:t>Example:</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Style w:val="keyword"/>
          <w:rFonts w:ascii="Times New Roman" w:hAnsi="Times New Roman" w:cs="Times New Roman"/>
          <w:b/>
          <w:bCs/>
          <w:i/>
          <w:sz w:val="32"/>
          <w:szCs w:val="28"/>
          <w:bdr w:val="none" w:sz="0" w:space="0" w:color="auto" w:frame="1"/>
        </w:rPr>
        <w:t>public</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class</w:t>
      </w:r>
      <w:r w:rsidRPr="008B0A59">
        <w:rPr>
          <w:rFonts w:ascii="Times New Roman" w:hAnsi="Times New Roman" w:cs="Times New Roman"/>
          <w:i/>
          <w:sz w:val="32"/>
          <w:szCs w:val="28"/>
          <w:bdr w:val="none" w:sz="0" w:space="0" w:color="auto" w:frame="1"/>
        </w:rPr>
        <w:t> ForEachExample {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Style w:val="keyword"/>
          <w:rFonts w:ascii="Times New Roman" w:hAnsi="Times New Roman" w:cs="Times New Roman"/>
          <w:b/>
          <w:bCs/>
          <w:i/>
          <w:sz w:val="32"/>
          <w:szCs w:val="28"/>
          <w:bdr w:val="none" w:sz="0" w:space="0" w:color="auto" w:frame="1"/>
        </w:rPr>
        <w:t>public</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static</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void</w:t>
      </w:r>
      <w:r w:rsidRPr="008B0A59">
        <w:rPr>
          <w:rFonts w:ascii="Times New Roman" w:hAnsi="Times New Roman" w:cs="Times New Roman"/>
          <w:i/>
          <w:sz w:val="32"/>
          <w:szCs w:val="28"/>
          <w:bdr w:val="none" w:sz="0" w:space="0" w:color="auto" w:frame="1"/>
        </w:rPr>
        <w:t> main(String[] args) {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int</w:t>
      </w:r>
      <w:r w:rsidRPr="008B0A59">
        <w:rPr>
          <w:rFonts w:ascii="Times New Roman" w:hAnsi="Times New Roman" w:cs="Times New Roman"/>
          <w:i/>
          <w:sz w:val="32"/>
          <w:szCs w:val="28"/>
          <w:bdr w:val="none" w:sz="0" w:space="0" w:color="auto" w:frame="1"/>
        </w:rPr>
        <w:t> arr[]={</w:t>
      </w:r>
      <w:r w:rsidRPr="008B0A59">
        <w:rPr>
          <w:rStyle w:val="number"/>
          <w:rFonts w:ascii="Times New Roman" w:hAnsi="Times New Roman" w:cs="Times New Roman"/>
          <w:i/>
          <w:sz w:val="32"/>
          <w:szCs w:val="28"/>
          <w:bdr w:val="none" w:sz="0" w:space="0" w:color="auto" w:frame="1"/>
        </w:rPr>
        <w:t>12</w:t>
      </w:r>
      <w:r w:rsidRPr="008B0A59">
        <w:rPr>
          <w:rFonts w:ascii="Times New Roman" w:hAnsi="Times New Roman" w:cs="Times New Roman"/>
          <w:i/>
          <w:sz w:val="32"/>
          <w:szCs w:val="28"/>
          <w:bdr w:val="none" w:sz="0" w:space="0" w:color="auto" w:frame="1"/>
        </w:rPr>
        <w:t>,</w:t>
      </w:r>
      <w:r w:rsidRPr="008B0A59">
        <w:rPr>
          <w:rStyle w:val="number"/>
          <w:rFonts w:ascii="Times New Roman" w:hAnsi="Times New Roman" w:cs="Times New Roman"/>
          <w:i/>
          <w:sz w:val="32"/>
          <w:szCs w:val="28"/>
          <w:bdr w:val="none" w:sz="0" w:space="0" w:color="auto" w:frame="1"/>
        </w:rPr>
        <w:t>23</w:t>
      </w:r>
      <w:r w:rsidRPr="008B0A59">
        <w:rPr>
          <w:rFonts w:ascii="Times New Roman" w:hAnsi="Times New Roman" w:cs="Times New Roman"/>
          <w:i/>
          <w:sz w:val="32"/>
          <w:szCs w:val="28"/>
          <w:bdr w:val="none" w:sz="0" w:space="0" w:color="auto" w:frame="1"/>
        </w:rPr>
        <w:t>,</w:t>
      </w:r>
      <w:r w:rsidRPr="008B0A59">
        <w:rPr>
          <w:rStyle w:val="number"/>
          <w:rFonts w:ascii="Times New Roman" w:hAnsi="Times New Roman" w:cs="Times New Roman"/>
          <w:i/>
          <w:sz w:val="32"/>
          <w:szCs w:val="28"/>
          <w:bdr w:val="none" w:sz="0" w:space="0" w:color="auto" w:frame="1"/>
        </w:rPr>
        <w:t>44</w:t>
      </w:r>
      <w:r w:rsidRPr="008B0A59">
        <w:rPr>
          <w:rFonts w:ascii="Times New Roman" w:hAnsi="Times New Roman" w:cs="Times New Roman"/>
          <w:i/>
          <w:sz w:val="32"/>
          <w:szCs w:val="28"/>
          <w:bdr w:val="none" w:sz="0" w:space="0" w:color="auto" w:frame="1"/>
        </w:rPr>
        <w:t>,</w:t>
      </w:r>
      <w:r w:rsidRPr="008B0A59">
        <w:rPr>
          <w:rStyle w:val="number"/>
          <w:rFonts w:ascii="Times New Roman" w:hAnsi="Times New Roman" w:cs="Times New Roman"/>
          <w:i/>
          <w:sz w:val="32"/>
          <w:szCs w:val="28"/>
          <w:bdr w:val="none" w:sz="0" w:space="0" w:color="auto" w:frame="1"/>
        </w:rPr>
        <w:t>56</w:t>
      </w:r>
      <w:r w:rsidRPr="008B0A59">
        <w:rPr>
          <w:rFonts w:ascii="Times New Roman" w:hAnsi="Times New Roman" w:cs="Times New Roman"/>
          <w:i/>
          <w:sz w:val="32"/>
          <w:szCs w:val="28"/>
          <w:bdr w:val="none" w:sz="0" w:space="0" w:color="auto" w:frame="1"/>
        </w:rPr>
        <w:t>,</w:t>
      </w:r>
      <w:r w:rsidRPr="008B0A59">
        <w:rPr>
          <w:rStyle w:val="number"/>
          <w:rFonts w:ascii="Times New Roman" w:hAnsi="Times New Roman" w:cs="Times New Roman"/>
          <w:i/>
          <w:sz w:val="32"/>
          <w:szCs w:val="28"/>
          <w:bdr w:val="none" w:sz="0" w:space="0" w:color="auto" w:frame="1"/>
        </w:rPr>
        <w:t>78</w:t>
      </w:r>
      <w:r w:rsidRPr="008B0A59">
        <w:rPr>
          <w:rFonts w:ascii="Times New Roman" w:hAnsi="Times New Roman" w:cs="Times New Roman"/>
          <w:i/>
          <w:sz w:val="32"/>
          <w:szCs w:val="28"/>
          <w:bdr w:val="none" w:sz="0" w:space="0" w:color="auto" w:frame="1"/>
        </w:rPr>
        <w:t>};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for</w:t>
      </w:r>
      <w:r w:rsidRPr="008B0A59">
        <w:rPr>
          <w:rFonts w:ascii="Times New Roman" w:hAnsi="Times New Roman" w:cs="Times New Roman"/>
          <w:i/>
          <w:sz w:val="32"/>
          <w:szCs w:val="28"/>
          <w:bdr w:val="none" w:sz="0" w:space="0" w:color="auto" w:frame="1"/>
        </w:rPr>
        <w:t>(</w:t>
      </w:r>
      <w:r w:rsidRPr="008B0A59">
        <w:rPr>
          <w:rStyle w:val="keyword"/>
          <w:rFonts w:ascii="Times New Roman" w:hAnsi="Times New Roman" w:cs="Times New Roman"/>
          <w:b/>
          <w:bCs/>
          <w:i/>
          <w:sz w:val="32"/>
          <w:szCs w:val="28"/>
          <w:bdr w:val="none" w:sz="0" w:space="0" w:color="auto" w:frame="1"/>
        </w:rPr>
        <w:t>int</w:t>
      </w:r>
      <w:r w:rsidRPr="008B0A59">
        <w:rPr>
          <w:rFonts w:ascii="Times New Roman" w:hAnsi="Times New Roman" w:cs="Times New Roman"/>
          <w:i/>
          <w:sz w:val="32"/>
          <w:szCs w:val="28"/>
          <w:bdr w:val="none" w:sz="0" w:space="0" w:color="auto" w:frame="1"/>
        </w:rPr>
        <w:t> i:arr){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lastRenderedPageBreak/>
        <w:t>        System.out.println(i);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p>
    <w:p w:rsidR="006872C4" w:rsidRPr="008B0A59" w:rsidRDefault="006872C4" w:rsidP="00FA7E0A">
      <w:pPr>
        <w:shd w:val="clear" w:color="auto" w:fill="FFFFFF"/>
        <w:spacing w:after="0" w:line="265" w:lineRule="atLeast"/>
        <w:ind w:left="720"/>
        <w:jc w:val="both"/>
        <w:rPr>
          <w:rFonts w:ascii="Times New Roman" w:hAnsi="Times New Roman" w:cs="Times New Roman"/>
          <w:sz w:val="28"/>
          <w:szCs w:val="28"/>
        </w:rPr>
      </w:pPr>
      <w:r w:rsidRPr="008B0A59">
        <w:rPr>
          <w:rFonts w:ascii="Times New Roman" w:hAnsi="Times New Roman" w:cs="Times New Roman"/>
          <w:i/>
          <w:sz w:val="32"/>
          <w:szCs w:val="28"/>
          <w:bdr w:val="none" w:sz="0" w:space="0" w:color="auto" w:frame="1"/>
        </w:rPr>
        <w:t>}</w:t>
      </w:r>
      <w:r w:rsidRPr="008B0A59">
        <w:rPr>
          <w:rFonts w:ascii="Times New Roman" w:hAnsi="Times New Roman" w:cs="Times New Roman"/>
          <w:sz w:val="28"/>
          <w:szCs w:val="28"/>
          <w:bdr w:val="none" w:sz="0" w:space="0" w:color="auto" w:frame="1"/>
        </w:rPr>
        <w:t>  </w:t>
      </w:r>
    </w:p>
    <w:p w:rsidR="006872C4" w:rsidRPr="008B0A59" w:rsidRDefault="006872C4" w:rsidP="006872C4">
      <w:pPr>
        <w:pStyle w:val="NormalWeb"/>
        <w:shd w:val="clear" w:color="auto" w:fill="FFFFFF"/>
        <w:spacing w:line="265" w:lineRule="atLeast"/>
        <w:jc w:val="both"/>
        <w:rPr>
          <w:b/>
          <w:sz w:val="28"/>
          <w:szCs w:val="28"/>
          <w:u w:val="single"/>
        </w:rPr>
      </w:pPr>
      <w:r w:rsidRPr="008B0A59">
        <w:rPr>
          <w:b/>
          <w:sz w:val="28"/>
          <w:szCs w:val="28"/>
          <w:u w:val="single"/>
        </w:rPr>
        <w:t>Output:</w:t>
      </w:r>
    </w:p>
    <w:p w:rsidR="006872C4" w:rsidRPr="008B0A59" w:rsidRDefault="006872C4" w:rsidP="00FA7E0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12</w:t>
      </w:r>
    </w:p>
    <w:p w:rsidR="006872C4" w:rsidRPr="008B0A59" w:rsidRDefault="006872C4" w:rsidP="00FA7E0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23</w:t>
      </w:r>
    </w:p>
    <w:p w:rsidR="006872C4" w:rsidRPr="008B0A59" w:rsidRDefault="006872C4" w:rsidP="00FA7E0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44</w:t>
      </w:r>
    </w:p>
    <w:p w:rsidR="006872C4" w:rsidRPr="008B0A59" w:rsidRDefault="006872C4" w:rsidP="00FA7E0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56</w:t>
      </w:r>
    </w:p>
    <w:p w:rsidR="006872C4" w:rsidRPr="008B0A59" w:rsidRDefault="006872C4" w:rsidP="00FA7E0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78</w:t>
      </w:r>
    </w:p>
    <w:p w:rsidR="006872C4" w:rsidRPr="008B0A59" w:rsidRDefault="006872C4" w:rsidP="006872C4">
      <w:pPr>
        <w:pStyle w:val="Heading2"/>
        <w:shd w:val="clear" w:color="auto" w:fill="FFFFFF"/>
        <w:spacing w:line="312" w:lineRule="atLeast"/>
        <w:jc w:val="both"/>
        <w:rPr>
          <w:rFonts w:ascii="Times New Roman" w:hAnsi="Times New Roman" w:cs="Times New Roman"/>
          <w:bCs w:val="0"/>
          <w:color w:val="auto"/>
          <w:sz w:val="28"/>
          <w:szCs w:val="28"/>
          <w:u w:val="single"/>
        </w:rPr>
      </w:pPr>
      <w:r w:rsidRPr="008B0A59">
        <w:rPr>
          <w:rFonts w:ascii="Times New Roman" w:hAnsi="Times New Roman" w:cs="Times New Roman"/>
          <w:bCs w:val="0"/>
          <w:color w:val="auto"/>
          <w:sz w:val="28"/>
          <w:szCs w:val="28"/>
          <w:u w:val="single"/>
        </w:rPr>
        <w:t>Java Labeled For Loop</w:t>
      </w:r>
    </w:p>
    <w:p w:rsidR="006872C4" w:rsidRPr="008B0A59" w:rsidRDefault="006872C4" w:rsidP="006872C4">
      <w:pPr>
        <w:pStyle w:val="NormalWeb"/>
        <w:shd w:val="clear" w:color="auto" w:fill="FFFFFF"/>
        <w:spacing w:line="265" w:lineRule="atLeast"/>
        <w:jc w:val="both"/>
        <w:rPr>
          <w:sz w:val="28"/>
          <w:szCs w:val="28"/>
        </w:rPr>
      </w:pPr>
      <w:r w:rsidRPr="008B0A59">
        <w:rPr>
          <w:sz w:val="28"/>
          <w:szCs w:val="28"/>
        </w:rPr>
        <w:t>We can have name of each for loop. To do so, we use label before the for loop. It is useful if we have nested for loop so that we can break/continue specific for loop.</w:t>
      </w:r>
    </w:p>
    <w:p w:rsidR="006872C4" w:rsidRPr="008B0A59" w:rsidRDefault="006872C4" w:rsidP="006872C4">
      <w:pPr>
        <w:pStyle w:val="NormalWeb"/>
        <w:shd w:val="clear" w:color="auto" w:fill="FFFFFF"/>
        <w:spacing w:line="265" w:lineRule="atLeast"/>
        <w:jc w:val="both"/>
        <w:rPr>
          <w:sz w:val="28"/>
          <w:szCs w:val="28"/>
        </w:rPr>
      </w:pPr>
      <w:r w:rsidRPr="008B0A59">
        <w:rPr>
          <w:sz w:val="28"/>
          <w:szCs w:val="28"/>
        </w:rPr>
        <w:t>Normally, break and continue keywords breaks/continues the inner most for loop only.</w:t>
      </w:r>
    </w:p>
    <w:p w:rsidR="006872C4" w:rsidRPr="008B0A59" w:rsidRDefault="006872C4" w:rsidP="006872C4">
      <w:pPr>
        <w:pStyle w:val="NormalWeb"/>
        <w:shd w:val="clear" w:color="auto" w:fill="FFFFFF"/>
        <w:spacing w:line="265" w:lineRule="atLeast"/>
        <w:jc w:val="both"/>
        <w:rPr>
          <w:sz w:val="28"/>
          <w:szCs w:val="28"/>
          <w:u w:val="single"/>
        </w:rPr>
      </w:pPr>
      <w:r w:rsidRPr="008B0A59">
        <w:rPr>
          <w:rStyle w:val="Strong"/>
          <w:sz w:val="28"/>
          <w:szCs w:val="28"/>
          <w:u w:val="single"/>
        </w:rPr>
        <w:t>Syntax:</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labelname: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Style w:val="keyword"/>
          <w:rFonts w:ascii="Times New Roman" w:hAnsi="Times New Roman" w:cs="Times New Roman"/>
          <w:bCs/>
          <w:i/>
          <w:sz w:val="32"/>
          <w:szCs w:val="28"/>
          <w:bdr w:val="none" w:sz="0" w:space="0" w:color="auto" w:frame="1"/>
        </w:rPr>
        <w:t>for</w:t>
      </w:r>
      <w:r w:rsidRPr="008B0A59">
        <w:rPr>
          <w:rFonts w:ascii="Times New Roman" w:hAnsi="Times New Roman" w:cs="Times New Roman"/>
          <w:i/>
          <w:sz w:val="32"/>
          <w:szCs w:val="28"/>
          <w:bdr w:val="none" w:sz="0" w:space="0" w:color="auto" w:frame="1"/>
        </w:rPr>
        <w:t>(initialization;condition;incr/decr){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Style w:val="comment"/>
          <w:rFonts w:ascii="Times New Roman" w:hAnsi="Times New Roman" w:cs="Times New Roman"/>
          <w:i/>
          <w:sz w:val="32"/>
          <w:szCs w:val="28"/>
          <w:bdr w:val="none" w:sz="0" w:space="0" w:color="auto" w:frame="1"/>
        </w:rPr>
        <w:t>//code to be executed</w:t>
      </w:r>
      <w:r w:rsidRPr="008B0A59">
        <w:rPr>
          <w:rFonts w:ascii="Times New Roman" w:hAnsi="Times New Roman" w:cs="Times New Roman"/>
          <w:i/>
          <w:sz w:val="32"/>
          <w:szCs w:val="28"/>
          <w:bdr w:val="none" w:sz="0" w:space="0" w:color="auto" w:frame="1"/>
        </w:rPr>
        <w:t>  </w:t>
      </w:r>
    </w:p>
    <w:p w:rsidR="006872C4" w:rsidRPr="008B0A59" w:rsidRDefault="006872C4" w:rsidP="00FA7E0A">
      <w:pPr>
        <w:shd w:val="clear" w:color="auto" w:fill="FFFFFF"/>
        <w:spacing w:after="0" w:line="265" w:lineRule="atLeast"/>
        <w:ind w:left="720"/>
        <w:jc w:val="both"/>
        <w:rPr>
          <w:rFonts w:ascii="Times New Roman" w:hAnsi="Times New Roman" w:cs="Times New Roman"/>
          <w:sz w:val="28"/>
          <w:szCs w:val="28"/>
        </w:rPr>
      </w:pPr>
      <w:r w:rsidRPr="008B0A59">
        <w:rPr>
          <w:rFonts w:ascii="Times New Roman" w:hAnsi="Times New Roman" w:cs="Times New Roman"/>
          <w:i/>
          <w:sz w:val="32"/>
          <w:szCs w:val="28"/>
          <w:bdr w:val="none" w:sz="0" w:space="0" w:color="auto" w:frame="1"/>
        </w:rPr>
        <w:t>}</w:t>
      </w:r>
      <w:r w:rsidRPr="008B0A59">
        <w:rPr>
          <w:rFonts w:ascii="Times New Roman" w:hAnsi="Times New Roman" w:cs="Times New Roman"/>
          <w:sz w:val="28"/>
          <w:szCs w:val="28"/>
          <w:bdr w:val="none" w:sz="0" w:space="0" w:color="auto" w:frame="1"/>
        </w:rPr>
        <w:t>  </w:t>
      </w:r>
    </w:p>
    <w:p w:rsidR="006872C4" w:rsidRPr="008B0A59" w:rsidRDefault="006872C4" w:rsidP="006872C4">
      <w:pPr>
        <w:pStyle w:val="NormalWeb"/>
        <w:shd w:val="clear" w:color="auto" w:fill="FFFFFF"/>
        <w:spacing w:line="265" w:lineRule="atLeast"/>
        <w:jc w:val="both"/>
        <w:rPr>
          <w:sz w:val="28"/>
          <w:szCs w:val="28"/>
          <w:u w:val="single"/>
        </w:rPr>
      </w:pPr>
      <w:r w:rsidRPr="008B0A59">
        <w:rPr>
          <w:rStyle w:val="Strong"/>
          <w:sz w:val="28"/>
          <w:szCs w:val="28"/>
          <w:u w:val="single"/>
        </w:rPr>
        <w:t>Example:</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Style w:val="keyword"/>
          <w:rFonts w:ascii="Times New Roman" w:hAnsi="Times New Roman" w:cs="Times New Roman"/>
          <w:b/>
          <w:bCs/>
          <w:i/>
          <w:sz w:val="32"/>
          <w:szCs w:val="28"/>
          <w:bdr w:val="none" w:sz="0" w:space="0" w:color="auto" w:frame="1"/>
        </w:rPr>
        <w:t>public</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class</w:t>
      </w:r>
      <w:r w:rsidRPr="008B0A59">
        <w:rPr>
          <w:rFonts w:ascii="Times New Roman" w:hAnsi="Times New Roman" w:cs="Times New Roman"/>
          <w:i/>
          <w:sz w:val="32"/>
          <w:szCs w:val="28"/>
          <w:bdr w:val="none" w:sz="0" w:space="0" w:color="auto" w:frame="1"/>
        </w:rPr>
        <w:t> LabeledForExample {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Style w:val="keyword"/>
          <w:rFonts w:ascii="Times New Roman" w:hAnsi="Times New Roman" w:cs="Times New Roman"/>
          <w:b/>
          <w:bCs/>
          <w:i/>
          <w:sz w:val="32"/>
          <w:szCs w:val="28"/>
          <w:bdr w:val="none" w:sz="0" w:space="0" w:color="auto" w:frame="1"/>
        </w:rPr>
        <w:t>public</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static</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void</w:t>
      </w:r>
      <w:r w:rsidRPr="008B0A59">
        <w:rPr>
          <w:rFonts w:ascii="Times New Roman" w:hAnsi="Times New Roman" w:cs="Times New Roman"/>
          <w:i/>
          <w:sz w:val="32"/>
          <w:szCs w:val="28"/>
          <w:bdr w:val="none" w:sz="0" w:space="0" w:color="auto" w:frame="1"/>
        </w:rPr>
        <w:t> main(String[] args) {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aa: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for</w:t>
      </w:r>
      <w:r w:rsidRPr="008B0A59">
        <w:rPr>
          <w:rFonts w:ascii="Times New Roman" w:hAnsi="Times New Roman" w:cs="Times New Roman"/>
          <w:i/>
          <w:sz w:val="32"/>
          <w:szCs w:val="28"/>
          <w:bdr w:val="none" w:sz="0" w:space="0" w:color="auto" w:frame="1"/>
        </w:rPr>
        <w:t>(</w:t>
      </w:r>
      <w:r w:rsidRPr="008B0A59">
        <w:rPr>
          <w:rStyle w:val="keyword"/>
          <w:rFonts w:ascii="Times New Roman" w:hAnsi="Times New Roman" w:cs="Times New Roman"/>
          <w:b/>
          <w:bCs/>
          <w:i/>
          <w:sz w:val="32"/>
          <w:szCs w:val="28"/>
          <w:bdr w:val="none" w:sz="0" w:space="0" w:color="auto" w:frame="1"/>
        </w:rPr>
        <w:t>int</w:t>
      </w:r>
      <w:r w:rsidRPr="008B0A59">
        <w:rPr>
          <w:rFonts w:ascii="Times New Roman" w:hAnsi="Times New Roman" w:cs="Times New Roman"/>
          <w:i/>
          <w:sz w:val="32"/>
          <w:szCs w:val="28"/>
          <w:bdr w:val="none" w:sz="0" w:space="0" w:color="auto" w:frame="1"/>
        </w:rPr>
        <w:t> i=</w:t>
      </w:r>
      <w:r w:rsidRPr="008B0A59">
        <w:rPr>
          <w:rStyle w:val="number"/>
          <w:rFonts w:ascii="Times New Roman" w:hAnsi="Times New Roman" w:cs="Times New Roman"/>
          <w:i/>
          <w:sz w:val="32"/>
          <w:szCs w:val="28"/>
          <w:bdr w:val="none" w:sz="0" w:space="0" w:color="auto" w:frame="1"/>
        </w:rPr>
        <w:t>1</w:t>
      </w:r>
      <w:r w:rsidRPr="008B0A59">
        <w:rPr>
          <w:rFonts w:ascii="Times New Roman" w:hAnsi="Times New Roman" w:cs="Times New Roman"/>
          <w:i/>
          <w:sz w:val="32"/>
          <w:szCs w:val="28"/>
          <w:bdr w:val="none" w:sz="0" w:space="0" w:color="auto" w:frame="1"/>
        </w:rPr>
        <w:t>;i&lt;=</w:t>
      </w:r>
      <w:r w:rsidRPr="008B0A59">
        <w:rPr>
          <w:rStyle w:val="number"/>
          <w:rFonts w:ascii="Times New Roman" w:hAnsi="Times New Roman" w:cs="Times New Roman"/>
          <w:i/>
          <w:sz w:val="32"/>
          <w:szCs w:val="28"/>
          <w:bdr w:val="none" w:sz="0" w:space="0" w:color="auto" w:frame="1"/>
        </w:rPr>
        <w:t>3</w:t>
      </w:r>
      <w:r w:rsidRPr="008B0A59">
        <w:rPr>
          <w:rFonts w:ascii="Times New Roman" w:hAnsi="Times New Roman" w:cs="Times New Roman"/>
          <w:i/>
          <w:sz w:val="32"/>
          <w:szCs w:val="28"/>
          <w:bdr w:val="none" w:sz="0" w:space="0" w:color="auto" w:frame="1"/>
        </w:rPr>
        <w:t>;i++){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bb: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for</w:t>
      </w:r>
      <w:r w:rsidRPr="008B0A59">
        <w:rPr>
          <w:rFonts w:ascii="Times New Roman" w:hAnsi="Times New Roman" w:cs="Times New Roman"/>
          <w:i/>
          <w:sz w:val="32"/>
          <w:szCs w:val="28"/>
          <w:bdr w:val="none" w:sz="0" w:space="0" w:color="auto" w:frame="1"/>
        </w:rPr>
        <w:t>(</w:t>
      </w:r>
      <w:r w:rsidRPr="008B0A59">
        <w:rPr>
          <w:rStyle w:val="keyword"/>
          <w:rFonts w:ascii="Times New Roman" w:hAnsi="Times New Roman" w:cs="Times New Roman"/>
          <w:b/>
          <w:bCs/>
          <w:i/>
          <w:sz w:val="32"/>
          <w:szCs w:val="28"/>
          <w:bdr w:val="none" w:sz="0" w:space="0" w:color="auto" w:frame="1"/>
        </w:rPr>
        <w:t>int</w:t>
      </w:r>
      <w:r w:rsidRPr="008B0A59">
        <w:rPr>
          <w:rFonts w:ascii="Times New Roman" w:hAnsi="Times New Roman" w:cs="Times New Roman"/>
          <w:i/>
          <w:sz w:val="32"/>
          <w:szCs w:val="28"/>
          <w:bdr w:val="none" w:sz="0" w:space="0" w:color="auto" w:frame="1"/>
        </w:rPr>
        <w:t> j=</w:t>
      </w:r>
      <w:r w:rsidRPr="008B0A59">
        <w:rPr>
          <w:rStyle w:val="number"/>
          <w:rFonts w:ascii="Times New Roman" w:hAnsi="Times New Roman" w:cs="Times New Roman"/>
          <w:i/>
          <w:sz w:val="32"/>
          <w:szCs w:val="28"/>
          <w:bdr w:val="none" w:sz="0" w:space="0" w:color="auto" w:frame="1"/>
        </w:rPr>
        <w:t>1</w:t>
      </w:r>
      <w:r w:rsidRPr="008B0A59">
        <w:rPr>
          <w:rFonts w:ascii="Times New Roman" w:hAnsi="Times New Roman" w:cs="Times New Roman"/>
          <w:i/>
          <w:sz w:val="32"/>
          <w:szCs w:val="28"/>
          <w:bdr w:val="none" w:sz="0" w:space="0" w:color="auto" w:frame="1"/>
        </w:rPr>
        <w:t>;j&lt;=</w:t>
      </w:r>
      <w:r w:rsidRPr="008B0A59">
        <w:rPr>
          <w:rStyle w:val="number"/>
          <w:rFonts w:ascii="Times New Roman" w:hAnsi="Times New Roman" w:cs="Times New Roman"/>
          <w:i/>
          <w:sz w:val="32"/>
          <w:szCs w:val="28"/>
          <w:bdr w:val="none" w:sz="0" w:space="0" w:color="auto" w:frame="1"/>
        </w:rPr>
        <w:t>3</w:t>
      </w:r>
      <w:r w:rsidRPr="008B0A59">
        <w:rPr>
          <w:rFonts w:ascii="Times New Roman" w:hAnsi="Times New Roman" w:cs="Times New Roman"/>
          <w:i/>
          <w:sz w:val="32"/>
          <w:szCs w:val="28"/>
          <w:bdr w:val="none" w:sz="0" w:space="0" w:color="auto" w:frame="1"/>
        </w:rPr>
        <w:t>;j++){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if</w:t>
      </w:r>
      <w:r w:rsidRPr="008B0A59">
        <w:rPr>
          <w:rFonts w:ascii="Times New Roman" w:hAnsi="Times New Roman" w:cs="Times New Roman"/>
          <w:i/>
          <w:sz w:val="32"/>
          <w:szCs w:val="28"/>
          <w:bdr w:val="none" w:sz="0" w:space="0" w:color="auto" w:frame="1"/>
        </w:rPr>
        <w:t>(i==</w:t>
      </w:r>
      <w:r w:rsidRPr="008B0A59">
        <w:rPr>
          <w:rStyle w:val="number"/>
          <w:rFonts w:ascii="Times New Roman" w:hAnsi="Times New Roman" w:cs="Times New Roman"/>
          <w:i/>
          <w:sz w:val="32"/>
          <w:szCs w:val="28"/>
          <w:bdr w:val="none" w:sz="0" w:space="0" w:color="auto" w:frame="1"/>
        </w:rPr>
        <w:t>2</w:t>
      </w:r>
      <w:r w:rsidRPr="008B0A59">
        <w:rPr>
          <w:rFonts w:ascii="Times New Roman" w:hAnsi="Times New Roman" w:cs="Times New Roman"/>
          <w:i/>
          <w:sz w:val="32"/>
          <w:szCs w:val="28"/>
          <w:bdr w:val="none" w:sz="0" w:space="0" w:color="auto" w:frame="1"/>
        </w:rPr>
        <w:t>&amp;&amp;j==</w:t>
      </w:r>
      <w:r w:rsidRPr="008B0A59">
        <w:rPr>
          <w:rStyle w:val="number"/>
          <w:rFonts w:ascii="Times New Roman" w:hAnsi="Times New Roman" w:cs="Times New Roman"/>
          <w:i/>
          <w:sz w:val="32"/>
          <w:szCs w:val="28"/>
          <w:bdr w:val="none" w:sz="0" w:space="0" w:color="auto" w:frame="1"/>
        </w:rPr>
        <w:t>2</w:t>
      </w:r>
      <w:r w:rsidRPr="008B0A59">
        <w:rPr>
          <w:rFonts w:ascii="Times New Roman" w:hAnsi="Times New Roman" w:cs="Times New Roman"/>
          <w:i/>
          <w:sz w:val="32"/>
          <w:szCs w:val="28"/>
          <w:bdr w:val="none" w:sz="0" w:space="0" w:color="auto" w:frame="1"/>
        </w:rPr>
        <w:t>){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break</w:t>
      </w:r>
      <w:r w:rsidRPr="008B0A59">
        <w:rPr>
          <w:rFonts w:ascii="Times New Roman" w:hAnsi="Times New Roman" w:cs="Times New Roman"/>
          <w:i/>
          <w:sz w:val="32"/>
          <w:szCs w:val="28"/>
          <w:bdr w:val="none" w:sz="0" w:space="0" w:color="auto" w:frame="1"/>
        </w:rPr>
        <w:t> aa;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lastRenderedPageBreak/>
        <w:t>                    System.out.println(i+</w:t>
      </w:r>
      <w:r w:rsidRPr="008B0A59">
        <w:rPr>
          <w:rStyle w:val="string"/>
          <w:rFonts w:ascii="Times New Roman" w:hAnsi="Times New Roman" w:cs="Times New Roman"/>
          <w:i/>
          <w:sz w:val="32"/>
          <w:szCs w:val="28"/>
          <w:bdr w:val="none" w:sz="0" w:space="0" w:color="auto" w:frame="1"/>
        </w:rPr>
        <w:t>" "</w:t>
      </w:r>
      <w:r w:rsidRPr="008B0A59">
        <w:rPr>
          <w:rFonts w:ascii="Times New Roman" w:hAnsi="Times New Roman" w:cs="Times New Roman"/>
          <w:i/>
          <w:sz w:val="32"/>
          <w:szCs w:val="28"/>
          <w:bdr w:val="none" w:sz="0" w:space="0" w:color="auto" w:frame="1"/>
        </w:rPr>
        <w:t>+j);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p>
    <w:p w:rsidR="006872C4" w:rsidRPr="008B0A59" w:rsidRDefault="006872C4" w:rsidP="00FA7E0A">
      <w:pPr>
        <w:shd w:val="clear" w:color="auto" w:fill="FFFFFF"/>
        <w:spacing w:after="0" w:line="265" w:lineRule="atLeast"/>
        <w:ind w:left="720"/>
        <w:jc w:val="both"/>
        <w:rPr>
          <w:rFonts w:ascii="Times New Roman" w:hAnsi="Times New Roman" w:cs="Times New Roman"/>
          <w:sz w:val="28"/>
          <w:szCs w:val="28"/>
        </w:rPr>
      </w:pPr>
      <w:r w:rsidRPr="008B0A59">
        <w:rPr>
          <w:rFonts w:ascii="Times New Roman" w:hAnsi="Times New Roman" w:cs="Times New Roman"/>
          <w:i/>
          <w:sz w:val="32"/>
          <w:szCs w:val="28"/>
          <w:bdr w:val="none" w:sz="0" w:space="0" w:color="auto" w:frame="1"/>
        </w:rPr>
        <w:t>}</w:t>
      </w:r>
      <w:r w:rsidRPr="008B0A59">
        <w:rPr>
          <w:rFonts w:ascii="Times New Roman" w:hAnsi="Times New Roman" w:cs="Times New Roman"/>
          <w:sz w:val="28"/>
          <w:szCs w:val="28"/>
          <w:bdr w:val="none" w:sz="0" w:space="0" w:color="auto" w:frame="1"/>
        </w:rPr>
        <w:t>  </w:t>
      </w:r>
    </w:p>
    <w:p w:rsidR="006872C4" w:rsidRPr="008B0A59" w:rsidRDefault="006872C4" w:rsidP="006872C4">
      <w:pPr>
        <w:pStyle w:val="NormalWeb"/>
        <w:shd w:val="clear" w:color="auto" w:fill="FFFFFF"/>
        <w:spacing w:line="265" w:lineRule="atLeast"/>
        <w:jc w:val="both"/>
        <w:rPr>
          <w:b/>
          <w:sz w:val="28"/>
          <w:szCs w:val="28"/>
          <w:u w:val="single"/>
        </w:rPr>
      </w:pPr>
      <w:r w:rsidRPr="008B0A59">
        <w:rPr>
          <w:b/>
          <w:sz w:val="28"/>
          <w:szCs w:val="28"/>
          <w:u w:val="single"/>
        </w:rPr>
        <w:t>Output:</w:t>
      </w:r>
    </w:p>
    <w:p w:rsidR="006872C4" w:rsidRPr="008B0A59" w:rsidRDefault="006872C4" w:rsidP="00FA7E0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1 1</w:t>
      </w:r>
    </w:p>
    <w:p w:rsidR="006872C4" w:rsidRPr="008B0A59" w:rsidRDefault="006872C4" w:rsidP="00FA7E0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1 2</w:t>
      </w:r>
    </w:p>
    <w:p w:rsidR="006872C4" w:rsidRPr="008B0A59" w:rsidRDefault="006872C4" w:rsidP="00FA7E0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1 3</w:t>
      </w:r>
    </w:p>
    <w:p w:rsidR="006872C4" w:rsidRPr="008B0A59" w:rsidRDefault="006872C4" w:rsidP="00FA7E0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2 1</w:t>
      </w:r>
    </w:p>
    <w:p w:rsidR="006872C4" w:rsidRPr="008B0A59" w:rsidRDefault="006872C4" w:rsidP="006872C4">
      <w:pPr>
        <w:pStyle w:val="NormalWeb"/>
        <w:shd w:val="clear" w:color="auto" w:fill="FFFFFF"/>
        <w:spacing w:line="265" w:lineRule="atLeast"/>
        <w:jc w:val="both"/>
        <w:rPr>
          <w:sz w:val="28"/>
          <w:szCs w:val="28"/>
        </w:rPr>
      </w:pPr>
      <w:r w:rsidRPr="008B0A59">
        <w:rPr>
          <w:sz w:val="28"/>
          <w:szCs w:val="28"/>
        </w:rPr>
        <w:t>If you use</w:t>
      </w:r>
      <w:r w:rsidRPr="008B0A59">
        <w:rPr>
          <w:rStyle w:val="apple-converted-space"/>
          <w:rFonts w:eastAsiaTheme="majorEastAsia"/>
          <w:sz w:val="28"/>
          <w:szCs w:val="28"/>
        </w:rPr>
        <w:t> </w:t>
      </w:r>
      <w:r w:rsidRPr="008B0A59">
        <w:rPr>
          <w:rStyle w:val="Strong"/>
          <w:sz w:val="28"/>
          <w:szCs w:val="28"/>
        </w:rPr>
        <w:t>break bb;</w:t>
      </w:r>
      <w:r w:rsidRPr="008B0A59">
        <w:rPr>
          <w:sz w:val="28"/>
          <w:szCs w:val="28"/>
        </w:rPr>
        <w:t>, it will break inner loop only which is the default behavior of any loop.</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Style w:val="keyword"/>
          <w:rFonts w:ascii="Times New Roman" w:hAnsi="Times New Roman" w:cs="Times New Roman"/>
          <w:b/>
          <w:bCs/>
          <w:i/>
          <w:sz w:val="32"/>
          <w:szCs w:val="28"/>
          <w:bdr w:val="none" w:sz="0" w:space="0" w:color="auto" w:frame="1"/>
        </w:rPr>
        <w:t>public</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class</w:t>
      </w:r>
      <w:r w:rsidRPr="008B0A59">
        <w:rPr>
          <w:rFonts w:ascii="Times New Roman" w:hAnsi="Times New Roman" w:cs="Times New Roman"/>
          <w:i/>
          <w:sz w:val="32"/>
          <w:szCs w:val="28"/>
          <w:bdr w:val="none" w:sz="0" w:space="0" w:color="auto" w:frame="1"/>
        </w:rPr>
        <w:t> LabeledForExample {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Style w:val="keyword"/>
          <w:rFonts w:ascii="Times New Roman" w:hAnsi="Times New Roman" w:cs="Times New Roman"/>
          <w:b/>
          <w:bCs/>
          <w:i/>
          <w:sz w:val="32"/>
          <w:szCs w:val="28"/>
          <w:bdr w:val="none" w:sz="0" w:space="0" w:color="auto" w:frame="1"/>
        </w:rPr>
        <w:t>public</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static</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void</w:t>
      </w:r>
      <w:r w:rsidRPr="008B0A59">
        <w:rPr>
          <w:rFonts w:ascii="Times New Roman" w:hAnsi="Times New Roman" w:cs="Times New Roman"/>
          <w:i/>
          <w:sz w:val="32"/>
          <w:szCs w:val="28"/>
          <w:bdr w:val="none" w:sz="0" w:space="0" w:color="auto" w:frame="1"/>
        </w:rPr>
        <w:t> main(String[] args) {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aa: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for</w:t>
      </w:r>
      <w:r w:rsidRPr="008B0A59">
        <w:rPr>
          <w:rFonts w:ascii="Times New Roman" w:hAnsi="Times New Roman" w:cs="Times New Roman"/>
          <w:i/>
          <w:sz w:val="32"/>
          <w:szCs w:val="28"/>
          <w:bdr w:val="none" w:sz="0" w:space="0" w:color="auto" w:frame="1"/>
        </w:rPr>
        <w:t>(</w:t>
      </w:r>
      <w:r w:rsidRPr="008B0A59">
        <w:rPr>
          <w:rStyle w:val="keyword"/>
          <w:rFonts w:ascii="Times New Roman" w:hAnsi="Times New Roman" w:cs="Times New Roman"/>
          <w:b/>
          <w:bCs/>
          <w:i/>
          <w:sz w:val="32"/>
          <w:szCs w:val="28"/>
          <w:bdr w:val="none" w:sz="0" w:space="0" w:color="auto" w:frame="1"/>
        </w:rPr>
        <w:t>int</w:t>
      </w:r>
      <w:r w:rsidRPr="008B0A59">
        <w:rPr>
          <w:rFonts w:ascii="Times New Roman" w:hAnsi="Times New Roman" w:cs="Times New Roman"/>
          <w:i/>
          <w:sz w:val="32"/>
          <w:szCs w:val="28"/>
          <w:bdr w:val="none" w:sz="0" w:space="0" w:color="auto" w:frame="1"/>
        </w:rPr>
        <w:t> i=</w:t>
      </w:r>
      <w:r w:rsidRPr="008B0A59">
        <w:rPr>
          <w:rStyle w:val="number"/>
          <w:rFonts w:ascii="Times New Roman" w:hAnsi="Times New Roman" w:cs="Times New Roman"/>
          <w:i/>
          <w:sz w:val="32"/>
          <w:szCs w:val="28"/>
          <w:bdr w:val="none" w:sz="0" w:space="0" w:color="auto" w:frame="1"/>
        </w:rPr>
        <w:t>1</w:t>
      </w:r>
      <w:r w:rsidRPr="008B0A59">
        <w:rPr>
          <w:rFonts w:ascii="Times New Roman" w:hAnsi="Times New Roman" w:cs="Times New Roman"/>
          <w:i/>
          <w:sz w:val="32"/>
          <w:szCs w:val="28"/>
          <w:bdr w:val="none" w:sz="0" w:space="0" w:color="auto" w:frame="1"/>
        </w:rPr>
        <w:t>;i&lt;=</w:t>
      </w:r>
      <w:r w:rsidRPr="008B0A59">
        <w:rPr>
          <w:rStyle w:val="number"/>
          <w:rFonts w:ascii="Times New Roman" w:hAnsi="Times New Roman" w:cs="Times New Roman"/>
          <w:i/>
          <w:sz w:val="32"/>
          <w:szCs w:val="28"/>
          <w:bdr w:val="none" w:sz="0" w:space="0" w:color="auto" w:frame="1"/>
        </w:rPr>
        <w:t>3</w:t>
      </w:r>
      <w:r w:rsidRPr="008B0A59">
        <w:rPr>
          <w:rFonts w:ascii="Times New Roman" w:hAnsi="Times New Roman" w:cs="Times New Roman"/>
          <w:i/>
          <w:sz w:val="32"/>
          <w:szCs w:val="28"/>
          <w:bdr w:val="none" w:sz="0" w:space="0" w:color="auto" w:frame="1"/>
        </w:rPr>
        <w:t>;i++){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bb: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for</w:t>
      </w:r>
      <w:r w:rsidRPr="008B0A59">
        <w:rPr>
          <w:rFonts w:ascii="Times New Roman" w:hAnsi="Times New Roman" w:cs="Times New Roman"/>
          <w:i/>
          <w:sz w:val="32"/>
          <w:szCs w:val="28"/>
          <w:bdr w:val="none" w:sz="0" w:space="0" w:color="auto" w:frame="1"/>
        </w:rPr>
        <w:t>(</w:t>
      </w:r>
      <w:r w:rsidRPr="008B0A59">
        <w:rPr>
          <w:rStyle w:val="keyword"/>
          <w:rFonts w:ascii="Times New Roman" w:hAnsi="Times New Roman" w:cs="Times New Roman"/>
          <w:b/>
          <w:bCs/>
          <w:i/>
          <w:sz w:val="32"/>
          <w:szCs w:val="28"/>
          <w:bdr w:val="none" w:sz="0" w:space="0" w:color="auto" w:frame="1"/>
        </w:rPr>
        <w:t>int</w:t>
      </w:r>
      <w:r w:rsidRPr="008B0A59">
        <w:rPr>
          <w:rFonts w:ascii="Times New Roman" w:hAnsi="Times New Roman" w:cs="Times New Roman"/>
          <w:i/>
          <w:sz w:val="32"/>
          <w:szCs w:val="28"/>
          <w:bdr w:val="none" w:sz="0" w:space="0" w:color="auto" w:frame="1"/>
        </w:rPr>
        <w:t> j=</w:t>
      </w:r>
      <w:r w:rsidRPr="008B0A59">
        <w:rPr>
          <w:rStyle w:val="number"/>
          <w:rFonts w:ascii="Times New Roman" w:hAnsi="Times New Roman" w:cs="Times New Roman"/>
          <w:i/>
          <w:sz w:val="32"/>
          <w:szCs w:val="28"/>
          <w:bdr w:val="none" w:sz="0" w:space="0" w:color="auto" w:frame="1"/>
        </w:rPr>
        <w:t>1</w:t>
      </w:r>
      <w:r w:rsidRPr="008B0A59">
        <w:rPr>
          <w:rFonts w:ascii="Times New Roman" w:hAnsi="Times New Roman" w:cs="Times New Roman"/>
          <w:i/>
          <w:sz w:val="32"/>
          <w:szCs w:val="28"/>
          <w:bdr w:val="none" w:sz="0" w:space="0" w:color="auto" w:frame="1"/>
        </w:rPr>
        <w:t>;j&lt;=</w:t>
      </w:r>
      <w:r w:rsidRPr="008B0A59">
        <w:rPr>
          <w:rStyle w:val="number"/>
          <w:rFonts w:ascii="Times New Roman" w:hAnsi="Times New Roman" w:cs="Times New Roman"/>
          <w:i/>
          <w:sz w:val="32"/>
          <w:szCs w:val="28"/>
          <w:bdr w:val="none" w:sz="0" w:space="0" w:color="auto" w:frame="1"/>
        </w:rPr>
        <w:t>3</w:t>
      </w:r>
      <w:r w:rsidRPr="008B0A59">
        <w:rPr>
          <w:rFonts w:ascii="Times New Roman" w:hAnsi="Times New Roman" w:cs="Times New Roman"/>
          <w:i/>
          <w:sz w:val="32"/>
          <w:szCs w:val="28"/>
          <w:bdr w:val="none" w:sz="0" w:space="0" w:color="auto" w:frame="1"/>
        </w:rPr>
        <w:t>;j++){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if</w:t>
      </w:r>
      <w:r w:rsidRPr="008B0A59">
        <w:rPr>
          <w:rFonts w:ascii="Times New Roman" w:hAnsi="Times New Roman" w:cs="Times New Roman"/>
          <w:i/>
          <w:sz w:val="32"/>
          <w:szCs w:val="28"/>
          <w:bdr w:val="none" w:sz="0" w:space="0" w:color="auto" w:frame="1"/>
        </w:rPr>
        <w:t>(i==</w:t>
      </w:r>
      <w:r w:rsidRPr="008B0A59">
        <w:rPr>
          <w:rStyle w:val="number"/>
          <w:rFonts w:ascii="Times New Roman" w:hAnsi="Times New Roman" w:cs="Times New Roman"/>
          <w:i/>
          <w:sz w:val="32"/>
          <w:szCs w:val="28"/>
          <w:bdr w:val="none" w:sz="0" w:space="0" w:color="auto" w:frame="1"/>
        </w:rPr>
        <w:t>2</w:t>
      </w:r>
      <w:r w:rsidRPr="008B0A59">
        <w:rPr>
          <w:rFonts w:ascii="Times New Roman" w:hAnsi="Times New Roman" w:cs="Times New Roman"/>
          <w:i/>
          <w:sz w:val="32"/>
          <w:szCs w:val="28"/>
          <w:bdr w:val="none" w:sz="0" w:space="0" w:color="auto" w:frame="1"/>
        </w:rPr>
        <w:t>&amp;&amp;j==</w:t>
      </w:r>
      <w:r w:rsidRPr="008B0A59">
        <w:rPr>
          <w:rStyle w:val="number"/>
          <w:rFonts w:ascii="Times New Roman" w:hAnsi="Times New Roman" w:cs="Times New Roman"/>
          <w:i/>
          <w:sz w:val="32"/>
          <w:szCs w:val="28"/>
          <w:bdr w:val="none" w:sz="0" w:space="0" w:color="auto" w:frame="1"/>
        </w:rPr>
        <w:t>2</w:t>
      </w:r>
      <w:r w:rsidRPr="008B0A59">
        <w:rPr>
          <w:rFonts w:ascii="Times New Roman" w:hAnsi="Times New Roman" w:cs="Times New Roman"/>
          <w:i/>
          <w:sz w:val="32"/>
          <w:szCs w:val="28"/>
          <w:bdr w:val="none" w:sz="0" w:space="0" w:color="auto" w:frame="1"/>
        </w:rPr>
        <w:t>){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break</w:t>
      </w:r>
      <w:r w:rsidRPr="008B0A59">
        <w:rPr>
          <w:rFonts w:ascii="Times New Roman" w:hAnsi="Times New Roman" w:cs="Times New Roman"/>
          <w:i/>
          <w:sz w:val="32"/>
          <w:szCs w:val="28"/>
          <w:bdr w:val="none" w:sz="0" w:space="0" w:color="auto" w:frame="1"/>
        </w:rPr>
        <w:t> bb;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System.out.println(i+</w:t>
      </w:r>
      <w:r w:rsidRPr="008B0A59">
        <w:rPr>
          <w:rStyle w:val="string"/>
          <w:rFonts w:ascii="Times New Roman" w:hAnsi="Times New Roman" w:cs="Times New Roman"/>
          <w:i/>
          <w:sz w:val="32"/>
          <w:szCs w:val="28"/>
          <w:bdr w:val="none" w:sz="0" w:space="0" w:color="auto" w:frame="1"/>
        </w:rPr>
        <w:t>" "</w:t>
      </w:r>
      <w:r w:rsidRPr="008B0A59">
        <w:rPr>
          <w:rFonts w:ascii="Times New Roman" w:hAnsi="Times New Roman" w:cs="Times New Roman"/>
          <w:i/>
          <w:sz w:val="32"/>
          <w:szCs w:val="28"/>
          <w:bdr w:val="none" w:sz="0" w:space="0" w:color="auto" w:frame="1"/>
        </w:rPr>
        <w:t>+j);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p>
    <w:p w:rsidR="006872C4" w:rsidRPr="008B0A59" w:rsidRDefault="006872C4" w:rsidP="006872C4">
      <w:pPr>
        <w:pStyle w:val="NormalWeb"/>
        <w:shd w:val="clear" w:color="auto" w:fill="FFFFFF"/>
        <w:spacing w:line="265" w:lineRule="atLeast"/>
        <w:jc w:val="both"/>
        <w:rPr>
          <w:b/>
          <w:sz w:val="28"/>
          <w:szCs w:val="28"/>
          <w:u w:val="single"/>
        </w:rPr>
      </w:pPr>
      <w:r w:rsidRPr="008B0A59">
        <w:rPr>
          <w:b/>
          <w:sz w:val="28"/>
          <w:szCs w:val="28"/>
          <w:u w:val="single"/>
        </w:rPr>
        <w:t>Output:</w:t>
      </w:r>
    </w:p>
    <w:p w:rsidR="006872C4" w:rsidRPr="008B0A59" w:rsidRDefault="006872C4" w:rsidP="00FA7E0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1 1</w:t>
      </w:r>
    </w:p>
    <w:p w:rsidR="006872C4" w:rsidRPr="008B0A59" w:rsidRDefault="006872C4" w:rsidP="00FA7E0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1 2</w:t>
      </w:r>
    </w:p>
    <w:p w:rsidR="006872C4" w:rsidRPr="008B0A59" w:rsidRDefault="006872C4" w:rsidP="00FA7E0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1 3</w:t>
      </w:r>
    </w:p>
    <w:p w:rsidR="006872C4" w:rsidRPr="008B0A59" w:rsidRDefault="006872C4" w:rsidP="00FA7E0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2 1</w:t>
      </w:r>
    </w:p>
    <w:p w:rsidR="006872C4" w:rsidRPr="008B0A59" w:rsidRDefault="006872C4" w:rsidP="00FA7E0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3 1</w:t>
      </w:r>
    </w:p>
    <w:p w:rsidR="006872C4" w:rsidRPr="008B0A59" w:rsidRDefault="006872C4" w:rsidP="00FA7E0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lastRenderedPageBreak/>
        <w:t>3 2</w:t>
      </w:r>
    </w:p>
    <w:p w:rsidR="006872C4" w:rsidRPr="008B0A59" w:rsidRDefault="006872C4" w:rsidP="00FA7E0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3 3</w:t>
      </w:r>
    </w:p>
    <w:p w:rsidR="006872C4" w:rsidRPr="008B0A59" w:rsidRDefault="006872C4" w:rsidP="006872C4">
      <w:pPr>
        <w:pStyle w:val="Heading2"/>
        <w:shd w:val="clear" w:color="auto" w:fill="FFFFFF"/>
        <w:spacing w:line="312" w:lineRule="atLeast"/>
        <w:jc w:val="both"/>
        <w:rPr>
          <w:rFonts w:ascii="Times New Roman" w:hAnsi="Times New Roman" w:cs="Times New Roman"/>
          <w:bCs w:val="0"/>
          <w:color w:val="auto"/>
          <w:sz w:val="28"/>
          <w:szCs w:val="28"/>
          <w:u w:val="single"/>
        </w:rPr>
      </w:pPr>
      <w:r w:rsidRPr="008B0A59">
        <w:rPr>
          <w:rFonts w:ascii="Times New Roman" w:hAnsi="Times New Roman" w:cs="Times New Roman"/>
          <w:bCs w:val="0"/>
          <w:color w:val="auto"/>
          <w:sz w:val="28"/>
          <w:szCs w:val="28"/>
          <w:u w:val="single"/>
        </w:rPr>
        <w:t>Java Infinitive For Loop</w:t>
      </w:r>
    </w:p>
    <w:p w:rsidR="006872C4" w:rsidRPr="008B0A59" w:rsidRDefault="00FA7E0A" w:rsidP="00FA7E0A">
      <w:pPr>
        <w:pStyle w:val="NormalWeb"/>
        <w:shd w:val="clear" w:color="auto" w:fill="FFFFFF"/>
        <w:spacing w:line="265" w:lineRule="atLeast"/>
        <w:ind w:firstLine="720"/>
        <w:jc w:val="both"/>
        <w:rPr>
          <w:sz w:val="28"/>
          <w:szCs w:val="28"/>
        </w:rPr>
      </w:pPr>
      <w:r w:rsidRPr="008B0A59">
        <w:rPr>
          <w:sz w:val="28"/>
          <w:szCs w:val="28"/>
        </w:rPr>
        <w:t xml:space="preserve"> </w:t>
      </w:r>
      <w:r w:rsidR="006872C4" w:rsidRPr="008B0A59">
        <w:rPr>
          <w:sz w:val="28"/>
          <w:szCs w:val="28"/>
        </w:rPr>
        <w:t>If you use two semicolons ;; in the for loop, it will be infinitive for loop.</w:t>
      </w:r>
    </w:p>
    <w:p w:rsidR="006872C4" w:rsidRPr="008B0A59" w:rsidRDefault="006872C4" w:rsidP="006872C4">
      <w:pPr>
        <w:pStyle w:val="NormalWeb"/>
        <w:shd w:val="clear" w:color="auto" w:fill="FFFFFF"/>
        <w:spacing w:line="265" w:lineRule="atLeast"/>
        <w:jc w:val="both"/>
        <w:rPr>
          <w:sz w:val="28"/>
          <w:szCs w:val="28"/>
          <w:u w:val="single"/>
        </w:rPr>
      </w:pPr>
      <w:r w:rsidRPr="008B0A59">
        <w:rPr>
          <w:rStyle w:val="Strong"/>
          <w:sz w:val="28"/>
          <w:szCs w:val="28"/>
          <w:u w:val="single"/>
        </w:rPr>
        <w:t>Syntax:</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Style w:val="keyword"/>
          <w:rFonts w:ascii="Times New Roman" w:hAnsi="Times New Roman" w:cs="Times New Roman"/>
          <w:b/>
          <w:bCs/>
          <w:i/>
          <w:sz w:val="32"/>
          <w:szCs w:val="28"/>
          <w:bdr w:val="none" w:sz="0" w:space="0" w:color="auto" w:frame="1"/>
        </w:rPr>
        <w:t>for</w:t>
      </w:r>
      <w:r w:rsidRPr="008B0A59">
        <w:rPr>
          <w:rFonts w:ascii="Times New Roman" w:hAnsi="Times New Roman" w:cs="Times New Roman"/>
          <w:i/>
          <w:sz w:val="32"/>
          <w:szCs w:val="28"/>
          <w:bdr w:val="none" w:sz="0" w:space="0" w:color="auto" w:frame="1"/>
        </w:rPr>
        <w:t>(;;){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Style w:val="comment"/>
          <w:rFonts w:ascii="Times New Roman" w:hAnsi="Times New Roman" w:cs="Times New Roman"/>
          <w:i/>
          <w:sz w:val="32"/>
          <w:szCs w:val="28"/>
          <w:bdr w:val="none" w:sz="0" w:space="0" w:color="auto" w:frame="1"/>
        </w:rPr>
        <w:t>//code to be executed</w:t>
      </w:r>
      <w:r w:rsidRPr="008B0A59">
        <w:rPr>
          <w:rFonts w:ascii="Times New Roman" w:hAnsi="Times New Roman" w:cs="Times New Roman"/>
          <w:i/>
          <w:sz w:val="32"/>
          <w:szCs w:val="28"/>
          <w:bdr w:val="none" w:sz="0" w:space="0" w:color="auto" w:frame="1"/>
        </w:rPr>
        <w:t>  </w:t>
      </w:r>
    </w:p>
    <w:p w:rsidR="006872C4" w:rsidRPr="008B0A59" w:rsidRDefault="006872C4" w:rsidP="00FA7E0A">
      <w:pPr>
        <w:shd w:val="clear" w:color="auto" w:fill="FFFFFF"/>
        <w:spacing w:after="0" w:line="265" w:lineRule="atLeast"/>
        <w:ind w:left="720"/>
        <w:jc w:val="both"/>
        <w:rPr>
          <w:rFonts w:ascii="Times New Roman" w:hAnsi="Times New Roman" w:cs="Times New Roman"/>
          <w:sz w:val="28"/>
          <w:szCs w:val="28"/>
        </w:rPr>
      </w:pPr>
      <w:r w:rsidRPr="008B0A59">
        <w:rPr>
          <w:rFonts w:ascii="Times New Roman" w:hAnsi="Times New Roman" w:cs="Times New Roman"/>
          <w:i/>
          <w:sz w:val="32"/>
          <w:szCs w:val="28"/>
          <w:bdr w:val="none" w:sz="0" w:space="0" w:color="auto" w:frame="1"/>
        </w:rPr>
        <w:t>}</w:t>
      </w:r>
      <w:r w:rsidRPr="008B0A59">
        <w:rPr>
          <w:rFonts w:ascii="Times New Roman" w:hAnsi="Times New Roman" w:cs="Times New Roman"/>
          <w:sz w:val="28"/>
          <w:szCs w:val="28"/>
          <w:bdr w:val="none" w:sz="0" w:space="0" w:color="auto" w:frame="1"/>
        </w:rPr>
        <w:t>  </w:t>
      </w:r>
    </w:p>
    <w:p w:rsidR="006872C4" w:rsidRPr="008B0A59" w:rsidRDefault="006872C4" w:rsidP="006872C4">
      <w:pPr>
        <w:pStyle w:val="NormalWeb"/>
        <w:shd w:val="clear" w:color="auto" w:fill="FFFFFF"/>
        <w:spacing w:line="265" w:lineRule="atLeast"/>
        <w:jc w:val="both"/>
        <w:rPr>
          <w:sz w:val="28"/>
          <w:szCs w:val="28"/>
          <w:u w:val="single"/>
        </w:rPr>
      </w:pPr>
      <w:r w:rsidRPr="008B0A59">
        <w:rPr>
          <w:rStyle w:val="Strong"/>
          <w:sz w:val="28"/>
          <w:szCs w:val="28"/>
          <w:u w:val="single"/>
        </w:rPr>
        <w:t>Example:</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Style w:val="keyword"/>
          <w:rFonts w:ascii="Times New Roman" w:hAnsi="Times New Roman" w:cs="Times New Roman"/>
          <w:b/>
          <w:bCs/>
          <w:i/>
          <w:sz w:val="32"/>
          <w:szCs w:val="28"/>
          <w:bdr w:val="none" w:sz="0" w:space="0" w:color="auto" w:frame="1"/>
        </w:rPr>
        <w:t>public</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class</w:t>
      </w:r>
      <w:r w:rsidRPr="008B0A59">
        <w:rPr>
          <w:rFonts w:ascii="Times New Roman" w:hAnsi="Times New Roman" w:cs="Times New Roman"/>
          <w:i/>
          <w:sz w:val="32"/>
          <w:szCs w:val="28"/>
          <w:bdr w:val="none" w:sz="0" w:space="0" w:color="auto" w:frame="1"/>
        </w:rPr>
        <w:t> ForExample {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Style w:val="keyword"/>
          <w:rFonts w:ascii="Times New Roman" w:hAnsi="Times New Roman" w:cs="Times New Roman"/>
          <w:b/>
          <w:bCs/>
          <w:i/>
          <w:sz w:val="32"/>
          <w:szCs w:val="28"/>
          <w:bdr w:val="none" w:sz="0" w:space="0" w:color="auto" w:frame="1"/>
        </w:rPr>
        <w:t>public</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static</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void</w:t>
      </w:r>
      <w:r w:rsidRPr="008B0A59">
        <w:rPr>
          <w:rFonts w:ascii="Times New Roman" w:hAnsi="Times New Roman" w:cs="Times New Roman"/>
          <w:i/>
          <w:sz w:val="32"/>
          <w:szCs w:val="28"/>
          <w:bdr w:val="none" w:sz="0" w:space="0" w:color="auto" w:frame="1"/>
        </w:rPr>
        <w:t> main(String[] args) {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for</w:t>
      </w:r>
      <w:r w:rsidRPr="008B0A59">
        <w:rPr>
          <w:rFonts w:ascii="Times New Roman" w:hAnsi="Times New Roman" w:cs="Times New Roman"/>
          <w:i/>
          <w:sz w:val="32"/>
          <w:szCs w:val="28"/>
          <w:bdr w:val="none" w:sz="0" w:space="0" w:color="auto" w:frame="1"/>
        </w:rPr>
        <w:t>(;;){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System.out.println(</w:t>
      </w:r>
      <w:r w:rsidRPr="008B0A59">
        <w:rPr>
          <w:rStyle w:val="string"/>
          <w:rFonts w:ascii="Times New Roman" w:hAnsi="Times New Roman" w:cs="Times New Roman"/>
          <w:i/>
          <w:sz w:val="32"/>
          <w:szCs w:val="28"/>
          <w:bdr w:val="none" w:sz="0" w:space="0" w:color="auto" w:frame="1"/>
        </w:rPr>
        <w:t>"infinitive loop"</w:t>
      </w:r>
      <w:r w:rsidRPr="008B0A59">
        <w:rPr>
          <w:rFonts w:ascii="Times New Roman" w:hAnsi="Times New Roman" w:cs="Times New Roman"/>
          <w:i/>
          <w:sz w:val="32"/>
          <w:szCs w:val="28"/>
          <w:bdr w:val="none" w:sz="0" w:space="0" w:color="auto" w:frame="1"/>
        </w:rPr>
        <w:t>);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  </w:t>
      </w:r>
    </w:p>
    <w:p w:rsidR="006872C4" w:rsidRPr="008B0A59" w:rsidRDefault="006872C4" w:rsidP="00FA7E0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p>
    <w:p w:rsidR="006872C4" w:rsidRPr="008B0A59" w:rsidRDefault="006872C4" w:rsidP="00FA7E0A">
      <w:pPr>
        <w:shd w:val="clear" w:color="auto" w:fill="FFFFFF"/>
        <w:spacing w:after="0" w:line="265" w:lineRule="atLeast"/>
        <w:ind w:left="720"/>
        <w:jc w:val="both"/>
        <w:rPr>
          <w:rFonts w:ascii="Times New Roman" w:hAnsi="Times New Roman" w:cs="Times New Roman"/>
          <w:sz w:val="28"/>
          <w:szCs w:val="28"/>
        </w:rPr>
      </w:pPr>
      <w:r w:rsidRPr="008B0A59">
        <w:rPr>
          <w:rFonts w:ascii="Times New Roman" w:hAnsi="Times New Roman" w:cs="Times New Roman"/>
          <w:i/>
          <w:sz w:val="32"/>
          <w:szCs w:val="28"/>
          <w:bdr w:val="none" w:sz="0" w:space="0" w:color="auto" w:frame="1"/>
        </w:rPr>
        <w:t>}</w:t>
      </w:r>
      <w:r w:rsidRPr="008B0A59">
        <w:rPr>
          <w:rFonts w:ascii="Times New Roman" w:hAnsi="Times New Roman" w:cs="Times New Roman"/>
          <w:sz w:val="28"/>
          <w:szCs w:val="28"/>
          <w:bdr w:val="none" w:sz="0" w:space="0" w:color="auto" w:frame="1"/>
        </w:rPr>
        <w:t>  </w:t>
      </w:r>
    </w:p>
    <w:p w:rsidR="006872C4" w:rsidRPr="008B0A59" w:rsidRDefault="006872C4" w:rsidP="006872C4">
      <w:pPr>
        <w:pStyle w:val="NormalWeb"/>
        <w:shd w:val="clear" w:color="auto" w:fill="FFFFFF"/>
        <w:spacing w:line="265" w:lineRule="atLeast"/>
        <w:jc w:val="both"/>
        <w:rPr>
          <w:b/>
          <w:sz w:val="28"/>
          <w:szCs w:val="28"/>
          <w:u w:val="single"/>
        </w:rPr>
      </w:pPr>
      <w:r w:rsidRPr="008B0A59">
        <w:rPr>
          <w:b/>
          <w:sz w:val="28"/>
          <w:szCs w:val="28"/>
          <w:u w:val="single"/>
        </w:rPr>
        <w:t>Output:</w:t>
      </w:r>
    </w:p>
    <w:p w:rsidR="006872C4" w:rsidRPr="008B0A59" w:rsidRDefault="006872C4" w:rsidP="00FA7E0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infinitive loop</w:t>
      </w:r>
    </w:p>
    <w:p w:rsidR="006872C4" w:rsidRPr="008B0A59" w:rsidRDefault="006872C4" w:rsidP="00FA7E0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infinitive loop</w:t>
      </w:r>
    </w:p>
    <w:p w:rsidR="006872C4" w:rsidRPr="008B0A59" w:rsidRDefault="006872C4" w:rsidP="00FA7E0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infinitive loop</w:t>
      </w:r>
    </w:p>
    <w:p w:rsidR="006872C4" w:rsidRPr="008B0A59" w:rsidRDefault="006872C4" w:rsidP="00FA7E0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infinitive loop</w:t>
      </w:r>
    </w:p>
    <w:p w:rsidR="006872C4" w:rsidRPr="008B0A59" w:rsidRDefault="006872C4" w:rsidP="00FA7E0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infinitive loop</w:t>
      </w:r>
    </w:p>
    <w:p w:rsidR="004178F4" w:rsidRPr="008B0A59" w:rsidRDefault="004178F4" w:rsidP="00582FD5">
      <w:pPr>
        <w:numPr>
          <w:ilvl w:val="0"/>
          <w:numId w:val="13"/>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For Loop is one of the looping statement in java programming.</w:t>
      </w:r>
    </w:p>
    <w:p w:rsidR="004178F4" w:rsidRPr="008B0A59" w:rsidRDefault="004178F4" w:rsidP="00582FD5">
      <w:pPr>
        <w:numPr>
          <w:ilvl w:val="0"/>
          <w:numId w:val="13"/>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For Loop is used to execute set of statements repeatedly until the condition is true.</w:t>
      </w:r>
    </w:p>
    <w:p w:rsidR="004178F4" w:rsidRPr="008B0A59" w:rsidRDefault="004178F4" w:rsidP="00582FD5">
      <w:pPr>
        <w:numPr>
          <w:ilvl w:val="0"/>
          <w:numId w:val="13"/>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For Loop checks the contrition and executes the set of the statements , It is loop control statement in java.</w:t>
      </w:r>
    </w:p>
    <w:p w:rsidR="004178F4" w:rsidRPr="008B0A59" w:rsidRDefault="004178F4" w:rsidP="00582FD5">
      <w:pPr>
        <w:numPr>
          <w:ilvl w:val="0"/>
          <w:numId w:val="13"/>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lastRenderedPageBreak/>
        <w:t>For Loop contain the following statements such as “</w:t>
      </w:r>
      <w:r w:rsidRPr="008B0A59">
        <w:rPr>
          <w:rStyle w:val="Strong"/>
          <w:rFonts w:ascii="Times New Roman" w:hAnsi="Times New Roman" w:cs="Times New Roman"/>
          <w:sz w:val="28"/>
          <w:szCs w:val="28"/>
        </w:rPr>
        <w:t>Initialization</w:t>
      </w:r>
      <w:r w:rsidRPr="008B0A59">
        <w:rPr>
          <w:rFonts w:ascii="Times New Roman" w:hAnsi="Times New Roman" w:cs="Times New Roman"/>
          <w:sz w:val="28"/>
          <w:szCs w:val="28"/>
        </w:rPr>
        <w:t>” , “</w:t>
      </w:r>
      <w:r w:rsidRPr="008B0A59">
        <w:rPr>
          <w:rStyle w:val="Strong"/>
          <w:rFonts w:ascii="Times New Roman" w:hAnsi="Times New Roman" w:cs="Times New Roman"/>
          <w:sz w:val="28"/>
          <w:szCs w:val="28"/>
        </w:rPr>
        <w:t>Condition</w:t>
      </w:r>
      <w:r w:rsidRPr="008B0A59">
        <w:rPr>
          <w:rFonts w:ascii="Times New Roman" w:hAnsi="Times New Roman" w:cs="Times New Roman"/>
          <w:sz w:val="28"/>
          <w:szCs w:val="28"/>
        </w:rPr>
        <w:t>” and “</w:t>
      </w:r>
      <w:r w:rsidRPr="008B0A59">
        <w:rPr>
          <w:rStyle w:val="Strong"/>
          <w:rFonts w:ascii="Times New Roman" w:hAnsi="Times New Roman" w:cs="Times New Roman"/>
          <w:sz w:val="28"/>
          <w:szCs w:val="28"/>
        </w:rPr>
        <w:t>Increment/Decrement</w:t>
      </w:r>
      <w:r w:rsidRPr="008B0A59">
        <w:rPr>
          <w:rFonts w:ascii="Times New Roman" w:hAnsi="Times New Roman" w:cs="Times New Roman"/>
          <w:sz w:val="28"/>
          <w:szCs w:val="28"/>
        </w:rPr>
        <w:t>” statement.</w:t>
      </w:r>
    </w:p>
    <w:p w:rsidR="004178F4" w:rsidRPr="008B0A59" w:rsidRDefault="004178F4" w:rsidP="00247F59">
      <w:pPr>
        <w:pStyle w:val="NormalWeb"/>
        <w:shd w:val="clear" w:color="auto" w:fill="FFFFFF"/>
        <w:spacing w:before="115" w:beforeAutospacing="0" w:after="115" w:afterAutospacing="0" w:line="276" w:lineRule="atLeast"/>
        <w:ind w:left="1440" w:firstLine="720"/>
        <w:jc w:val="both"/>
        <w:rPr>
          <w:sz w:val="28"/>
          <w:szCs w:val="28"/>
        </w:rPr>
      </w:pPr>
      <w:r w:rsidRPr="008B0A59">
        <w:rPr>
          <w:noProof/>
          <w:sz w:val="28"/>
          <w:szCs w:val="28"/>
        </w:rPr>
        <w:drawing>
          <wp:inline distT="0" distB="0" distL="0" distR="0">
            <wp:extent cx="1982470" cy="2860040"/>
            <wp:effectExtent l="19050" t="0" r="0" b="0"/>
            <wp:docPr id="11" name="Picture 11" descr="for-Loop">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Loop">
                      <a:hlinkClick r:id="rId31"/>
                    </pic:cNvPr>
                    <pic:cNvPicPr>
                      <a:picLocks noChangeAspect="1" noChangeArrowheads="1"/>
                    </pic:cNvPicPr>
                  </pic:nvPicPr>
                  <pic:blipFill>
                    <a:blip r:embed="rId32"/>
                    <a:srcRect/>
                    <a:stretch>
                      <a:fillRect/>
                    </a:stretch>
                  </pic:blipFill>
                  <pic:spPr bwMode="auto">
                    <a:xfrm>
                      <a:off x="0" y="0"/>
                      <a:ext cx="1982470" cy="2860040"/>
                    </a:xfrm>
                    <a:prstGeom prst="rect">
                      <a:avLst/>
                    </a:prstGeom>
                    <a:noFill/>
                    <a:ln w="9525">
                      <a:noFill/>
                      <a:miter lim="800000"/>
                      <a:headEnd/>
                      <a:tailEnd/>
                    </a:ln>
                  </pic:spPr>
                </pic:pic>
              </a:graphicData>
            </a:graphic>
          </wp:inline>
        </w:drawing>
      </w:r>
    </w:p>
    <w:p w:rsidR="003F4788" w:rsidRPr="008B0A59" w:rsidRDefault="003F4788" w:rsidP="00E01040">
      <w:pPr>
        <w:pStyle w:val="Heading2"/>
        <w:pBdr>
          <w:top w:val="single" w:sz="2" w:space="2" w:color="660000"/>
          <w:left w:val="single" w:sz="2" w:space="0" w:color="660000"/>
          <w:bottom w:val="single" w:sz="4" w:space="2" w:color="660000"/>
          <w:right w:val="single" w:sz="2" w:space="2" w:color="660000"/>
        </w:pBdr>
        <w:shd w:val="clear" w:color="auto" w:fill="D9D9D9" w:themeFill="background1" w:themeFillShade="D9"/>
        <w:spacing w:before="360" w:after="12" w:line="184" w:lineRule="atLeast"/>
        <w:ind w:left="12" w:right="12"/>
        <w:rPr>
          <w:rFonts w:ascii="Times New Roman" w:hAnsi="Times New Roman" w:cs="Times New Roman"/>
          <w:color w:val="auto"/>
          <w:sz w:val="28"/>
          <w:szCs w:val="28"/>
        </w:rPr>
      </w:pPr>
      <w:r w:rsidRPr="008B0A59">
        <w:rPr>
          <w:rFonts w:ascii="Times New Roman" w:hAnsi="Times New Roman" w:cs="Times New Roman"/>
          <w:color w:val="auto"/>
          <w:sz w:val="28"/>
          <w:szCs w:val="28"/>
        </w:rPr>
        <w:t>Example - Printing a table of squares</w:t>
      </w:r>
    </w:p>
    <w:p w:rsidR="003F4788" w:rsidRPr="008B0A59" w:rsidRDefault="003F4788" w:rsidP="003F4788">
      <w:pPr>
        <w:pStyle w:val="NormalWeb"/>
        <w:shd w:val="clear" w:color="auto" w:fill="FFFFFF"/>
        <w:spacing w:before="120" w:beforeAutospacing="0" w:after="120" w:afterAutospacing="0" w:line="184" w:lineRule="atLeast"/>
        <w:rPr>
          <w:sz w:val="28"/>
          <w:szCs w:val="28"/>
        </w:rPr>
      </w:pPr>
      <w:r w:rsidRPr="008B0A59">
        <w:rPr>
          <w:sz w:val="28"/>
          <w:szCs w:val="28"/>
        </w:rPr>
        <w:t>Here is a loop written as both a</w:t>
      </w:r>
      <w:r w:rsidRPr="008B0A59">
        <w:rPr>
          <w:rStyle w:val="apple-converted-space"/>
          <w:sz w:val="28"/>
          <w:szCs w:val="28"/>
        </w:rPr>
        <w:t> </w:t>
      </w:r>
      <w:r w:rsidRPr="008B0A59">
        <w:rPr>
          <w:i/>
          <w:iCs/>
          <w:sz w:val="28"/>
          <w:szCs w:val="28"/>
        </w:rPr>
        <w:t>while</w:t>
      </w:r>
      <w:r w:rsidRPr="008B0A59">
        <w:rPr>
          <w:rStyle w:val="apple-converted-space"/>
          <w:sz w:val="28"/>
          <w:szCs w:val="28"/>
        </w:rPr>
        <w:t> </w:t>
      </w:r>
      <w:r w:rsidRPr="008B0A59">
        <w:rPr>
          <w:sz w:val="28"/>
          <w:szCs w:val="28"/>
        </w:rPr>
        <w:t>loop and a</w:t>
      </w:r>
      <w:r w:rsidRPr="008B0A59">
        <w:rPr>
          <w:rStyle w:val="apple-converted-space"/>
          <w:sz w:val="28"/>
          <w:szCs w:val="28"/>
        </w:rPr>
        <w:t> </w:t>
      </w:r>
      <w:r w:rsidRPr="008B0A59">
        <w:rPr>
          <w:i/>
          <w:iCs/>
          <w:sz w:val="28"/>
          <w:szCs w:val="28"/>
        </w:rPr>
        <w:t>for</w:t>
      </w:r>
      <w:r w:rsidRPr="008B0A59">
        <w:rPr>
          <w:rStyle w:val="apple-converted-space"/>
          <w:sz w:val="28"/>
          <w:szCs w:val="28"/>
        </w:rPr>
        <w:t> </w:t>
      </w:r>
      <w:r w:rsidRPr="008B0A59">
        <w:rPr>
          <w:sz w:val="28"/>
          <w:szCs w:val="28"/>
        </w:rPr>
        <w:t>loop. First using</w:t>
      </w:r>
      <w:r w:rsidRPr="008B0A59">
        <w:rPr>
          <w:rStyle w:val="apple-converted-space"/>
          <w:sz w:val="28"/>
          <w:szCs w:val="28"/>
        </w:rPr>
        <w:t> </w:t>
      </w:r>
      <w:r w:rsidRPr="008B0A59">
        <w:rPr>
          <w:i/>
          <w:iCs/>
          <w:sz w:val="28"/>
          <w:szCs w:val="28"/>
        </w:rPr>
        <w:t>while</w:t>
      </w:r>
      <w:r w:rsidRPr="008B0A59">
        <w:rPr>
          <w:sz w:val="28"/>
          <w:szCs w:val="28"/>
        </w:rPr>
        <w:t>:</w:t>
      </w:r>
    </w:p>
    <w:p w:rsidR="003F4788" w:rsidRPr="008B0A59" w:rsidRDefault="003F4788" w:rsidP="00E01040">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int number = 1;</w:t>
      </w:r>
    </w:p>
    <w:p w:rsidR="003F4788" w:rsidRPr="008B0A59" w:rsidRDefault="003F4788" w:rsidP="00E01040">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while (number &lt;= 12) {</w:t>
      </w:r>
    </w:p>
    <w:p w:rsidR="003F4788" w:rsidRPr="008B0A59" w:rsidRDefault="003F4788" w:rsidP="00E01040">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System.out.println(number + " squared is " + (number * number));</w:t>
      </w:r>
    </w:p>
    <w:p w:rsidR="003F4788" w:rsidRPr="008B0A59" w:rsidRDefault="003F4788" w:rsidP="00E01040">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number++;</w:t>
      </w:r>
    </w:p>
    <w:p w:rsidR="003F4788" w:rsidRPr="008B0A59" w:rsidRDefault="003F4788" w:rsidP="00E01040">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w:t>
      </w:r>
    </w:p>
    <w:p w:rsidR="003F4788" w:rsidRPr="008B0A59" w:rsidRDefault="003F4788" w:rsidP="003F4788">
      <w:pPr>
        <w:pStyle w:val="NormalWeb"/>
        <w:shd w:val="clear" w:color="auto" w:fill="FFFFFF"/>
        <w:spacing w:before="120" w:beforeAutospacing="0" w:after="120" w:afterAutospacing="0" w:line="184" w:lineRule="atLeast"/>
        <w:rPr>
          <w:sz w:val="28"/>
          <w:szCs w:val="28"/>
        </w:rPr>
      </w:pPr>
      <w:r w:rsidRPr="008B0A59">
        <w:rPr>
          <w:sz w:val="28"/>
          <w:szCs w:val="28"/>
        </w:rPr>
        <w:t>And here is the same loop using</w:t>
      </w:r>
      <w:r w:rsidRPr="008B0A59">
        <w:rPr>
          <w:rStyle w:val="apple-converted-space"/>
          <w:sz w:val="28"/>
          <w:szCs w:val="28"/>
        </w:rPr>
        <w:t> </w:t>
      </w:r>
      <w:r w:rsidRPr="008B0A59">
        <w:rPr>
          <w:i/>
          <w:iCs/>
          <w:sz w:val="28"/>
          <w:szCs w:val="28"/>
        </w:rPr>
        <w:t>for</w:t>
      </w:r>
      <w:r w:rsidRPr="008B0A59">
        <w:rPr>
          <w:sz w:val="28"/>
          <w:szCs w:val="28"/>
        </w:rPr>
        <w:t>.</w:t>
      </w:r>
    </w:p>
    <w:p w:rsidR="003F4788" w:rsidRPr="008B0A59" w:rsidRDefault="003F4788" w:rsidP="00E01040">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for (int number = 1; number &lt;= 12; number++) {</w:t>
      </w:r>
    </w:p>
    <w:p w:rsidR="003F4788" w:rsidRPr="008B0A59" w:rsidRDefault="003F4788" w:rsidP="00E01040">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System.out.println(number + " squared is " + (number * number));</w:t>
      </w:r>
    </w:p>
    <w:p w:rsidR="003F4788" w:rsidRPr="008B0A59" w:rsidRDefault="003F4788" w:rsidP="00E01040">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w:t>
      </w:r>
    </w:p>
    <w:p w:rsidR="003F4788" w:rsidRPr="008B0A59" w:rsidRDefault="003F4788" w:rsidP="00E01040">
      <w:pPr>
        <w:pStyle w:val="Heading2"/>
        <w:pBdr>
          <w:top w:val="single" w:sz="2" w:space="2" w:color="660000"/>
          <w:left w:val="single" w:sz="2" w:space="0" w:color="660000"/>
          <w:bottom w:val="single" w:sz="4" w:space="2" w:color="660000"/>
          <w:right w:val="single" w:sz="2" w:space="2" w:color="660000"/>
        </w:pBdr>
        <w:shd w:val="clear" w:color="auto" w:fill="D9D9D9" w:themeFill="background1" w:themeFillShade="D9"/>
        <w:spacing w:before="360" w:after="12" w:line="184" w:lineRule="atLeast"/>
        <w:ind w:left="12" w:right="12"/>
        <w:rPr>
          <w:rFonts w:ascii="Times New Roman" w:hAnsi="Times New Roman" w:cs="Times New Roman"/>
          <w:color w:val="auto"/>
          <w:sz w:val="28"/>
          <w:szCs w:val="28"/>
        </w:rPr>
      </w:pPr>
      <w:r w:rsidRPr="008B0A59">
        <w:rPr>
          <w:rFonts w:ascii="Times New Roman" w:hAnsi="Times New Roman" w:cs="Times New Roman"/>
          <w:color w:val="auto"/>
          <w:sz w:val="28"/>
          <w:szCs w:val="28"/>
        </w:rPr>
        <w:lastRenderedPageBreak/>
        <w:t>Example - Counting doubled characters</w:t>
      </w:r>
    </w:p>
    <w:p w:rsidR="003F4788" w:rsidRPr="008B0A59" w:rsidRDefault="003F4788" w:rsidP="003F4788">
      <w:pPr>
        <w:pStyle w:val="NormalWeb"/>
        <w:shd w:val="clear" w:color="auto" w:fill="FFFFFF"/>
        <w:spacing w:before="120" w:beforeAutospacing="0" w:after="120" w:afterAutospacing="0" w:line="184" w:lineRule="atLeast"/>
        <w:rPr>
          <w:sz w:val="28"/>
          <w:szCs w:val="28"/>
        </w:rPr>
      </w:pPr>
      <w:r w:rsidRPr="008B0A59">
        <w:rPr>
          <w:sz w:val="28"/>
          <w:szCs w:val="28"/>
        </w:rPr>
        <w:t>This code will look at each character in a string,</w:t>
      </w:r>
      <w:r w:rsidRPr="008B0A59">
        <w:rPr>
          <w:rStyle w:val="apple-converted-space"/>
          <w:sz w:val="28"/>
          <w:szCs w:val="28"/>
        </w:rPr>
        <w:t> </w:t>
      </w:r>
      <w:r w:rsidRPr="008B0A59">
        <w:rPr>
          <w:i/>
          <w:iCs/>
          <w:sz w:val="28"/>
          <w:szCs w:val="28"/>
        </w:rPr>
        <w:t>sentence</w:t>
      </w:r>
      <w:r w:rsidRPr="008B0A59">
        <w:rPr>
          <w:sz w:val="28"/>
          <w:szCs w:val="28"/>
        </w:rPr>
        <w:t>, and count the number of times any character occurs doubled.</w:t>
      </w:r>
    </w:p>
    <w:p w:rsidR="003F4788" w:rsidRPr="008B0A59" w:rsidRDefault="003F4788" w:rsidP="00E01040">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String sentence = ...;</w:t>
      </w:r>
    </w:p>
    <w:p w:rsidR="003F4788" w:rsidRPr="008B0A59" w:rsidRDefault="003F4788" w:rsidP="00E01040">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int doubleCount = 0;     // Number of doubled characters.</w:t>
      </w:r>
    </w:p>
    <w:p w:rsidR="003F4788" w:rsidRPr="008B0A59" w:rsidRDefault="003F4788" w:rsidP="00E01040">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Start at second char (index 1).</w:t>
      </w:r>
    </w:p>
    <w:p w:rsidR="003F4788" w:rsidRPr="008B0A59" w:rsidRDefault="003F4788" w:rsidP="00E01040">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for (int pos = 1; pos &lt; sentence.length(); pos++) (</w:t>
      </w:r>
    </w:p>
    <w:p w:rsidR="003F4788" w:rsidRPr="008B0A59" w:rsidRDefault="003F4788" w:rsidP="00E01040">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 Compare each character to the previous character.</w:t>
      </w:r>
    </w:p>
    <w:p w:rsidR="003F4788" w:rsidRPr="008B0A59" w:rsidRDefault="003F4788" w:rsidP="00E01040">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if (sentence.charAt(pos) == sentence.charAt(pos-1)) {</w:t>
      </w:r>
    </w:p>
    <w:p w:rsidR="003F4788" w:rsidRPr="008B0A59" w:rsidRDefault="003F4788" w:rsidP="00E01040">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doubleCount++;</w:t>
      </w:r>
    </w:p>
    <w:p w:rsidR="003F4788" w:rsidRPr="008B0A59" w:rsidRDefault="003F4788" w:rsidP="00E01040">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3F4788" w:rsidRPr="008B0A59" w:rsidRDefault="003F4788" w:rsidP="00E01040">
      <w:pPr>
        <w:pStyle w:val="HTMLPreformatted"/>
        <w:pBdr>
          <w:left w:val="single" w:sz="6" w:space="2" w:color="auto"/>
        </w:pBdr>
        <w:shd w:val="clear" w:color="auto" w:fill="FFFFDD"/>
        <w:spacing w:before="120" w:after="120" w:line="184" w:lineRule="atLeast"/>
        <w:ind w:left="720"/>
        <w:rPr>
          <w:rFonts w:ascii="Times New Roman" w:hAnsi="Times New Roman" w:cs="Times New Roman"/>
          <w:i/>
          <w:sz w:val="32"/>
          <w:szCs w:val="28"/>
        </w:rPr>
      </w:pPr>
      <w:r w:rsidRPr="008B0A59">
        <w:rPr>
          <w:rFonts w:ascii="Times New Roman" w:hAnsi="Times New Roman" w:cs="Times New Roman"/>
          <w:i/>
          <w:sz w:val="32"/>
          <w:szCs w:val="28"/>
        </w:rPr>
        <w:t>}</w:t>
      </w:r>
    </w:p>
    <w:p w:rsidR="004178F4" w:rsidRPr="008B0A59" w:rsidRDefault="004178F4" w:rsidP="004178F4">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u w:val="single"/>
        </w:rPr>
      </w:pPr>
      <w:r w:rsidRPr="008B0A59">
        <w:rPr>
          <w:rFonts w:ascii="Times New Roman" w:hAnsi="Times New Roman" w:cs="Times New Roman"/>
          <w:bCs w:val="0"/>
          <w:color w:val="auto"/>
          <w:spacing w:val="-12"/>
          <w:sz w:val="28"/>
          <w:szCs w:val="28"/>
          <w:u w:val="single"/>
        </w:rPr>
        <w:t>Syntax For Loop : Java Programming</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b/>
          <w:bCs/>
          <w:i/>
          <w:sz w:val="32"/>
          <w:szCs w:val="28"/>
        </w:rPr>
        <w:t>for</w:t>
      </w:r>
      <w:r w:rsidRPr="008B0A59">
        <w:rPr>
          <w:rFonts w:ascii="Times New Roman" w:hAnsi="Times New Roman" w:cs="Times New Roman"/>
          <w:i/>
          <w:sz w:val="32"/>
          <w:szCs w:val="28"/>
        </w:rPr>
        <w:t xml:space="preserve"> (initialization; condition ; increment) {</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Statement1</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Statement2</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StatementN</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w:t>
      </w:r>
    </w:p>
    <w:p w:rsidR="004178F4" w:rsidRPr="008B0A59" w:rsidRDefault="004178F4" w:rsidP="004178F4">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u w:val="single"/>
        </w:rPr>
      </w:pPr>
      <w:r w:rsidRPr="008B0A59">
        <w:rPr>
          <w:rFonts w:ascii="Times New Roman" w:hAnsi="Times New Roman" w:cs="Times New Roman"/>
          <w:bCs w:val="0"/>
          <w:color w:val="auto"/>
          <w:spacing w:val="-12"/>
          <w:sz w:val="28"/>
          <w:szCs w:val="28"/>
          <w:u w:val="single"/>
        </w:rPr>
        <w:t>Live Example : For Loop Statement</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class ForDemo {</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public </w:t>
      </w:r>
      <w:r w:rsidRPr="008B0A59">
        <w:rPr>
          <w:rFonts w:ascii="Times New Roman" w:hAnsi="Times New Roman" w:cs="Times New Roman"/>
          <w:b/>
          <w:bCs/>
          <w:i/>
          <w:sz w:val="32"/>
          <w:szCs w:val="28"/>
        </w:rPr>
        <w:t>static</w:t>
      </w: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void</w:t>
      </w:r>
      <w:r w:rsidRPr="008B0A59">
        <w:rPr>
          <w:rFonts w:ascii="Times New Roman" w:hAnsi="Times New Roman" w:cs="Times New Roman"/>
          <w:i/>
          <w:sz w:val="32"/>
          <w:szCs w:val="28"/>
        </w:rPr>
        <w:t xml:space="preserve"> main(String[] args){</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for</w:t>
      </w:r>
      <w:r w:rsidRPr="008B0A59">
        <w:rPr>
          <w:rFonts w:ascii="Times New Roman" w:hAnsi="Times New Roman" w:cs="Times New Roman"/>
          <w:i/>
          <w:sz w:val="32"/>
          <w:szCs w:val="28"/>
        </w:rPr>
        <w:t>(</w:t>
      </w:r>
      <w:r w:rsidRPr="008B0A59">
        <w:rPr>
          <w:rFonts w:ascii="Times New Roman" w:hAnsi="Times New Roman" w:cs="Times New Roman"/>
          <w:b/>
          <w:bCs/>
          <w:i/>
          <w:sz w:val="32"/>
          <w:szCs w:val="28"/>
        </w:rPr>
        <w:t>int</w:t>
      </w:r>
      <w:r w:rsidRPr="008B0A59">
        <w:rPr>
          <w:rFonts w:ascii="Times New Roman" w:hAnsi="Times New Roman" w:cs="Times New Roman"/>
          <w:i/>
          <w:sz w:val="32"/>
          <w:szCs w:val="28"/>
        </w:rPr>
        <w:t xml:space="preserve"> i=1; i&lt;11; i++){</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System.out.println("Count is : " + i);</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lastRenderedPageBreak/>
        <w:t>}</w:t>
      </w:r>
    </w:p>
    <w:p w:rsidR="004178F4" w:rsidRPr="008B0A59" w:rsidRDefault="004178F4" w:rsidP="004178F4">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u w:val="single"/>
        </w:rPr>
      </w:pPr>
      <w:r w:rsidRPr="008B0A59">
        <w:rPr>
          <w:rFonts w:ascii="Times New Roman" w:hAnsi="Times New Roman" w:cs="Times New Roman"/>
          <w:bCs w:val="0"/>
          <w:color w:val="auto"/>
          <w:spacing w:val="-12"/>
          <w:sz w:val="28"/>
          <w:szCs w:val="28"/>
          <w:u w:val="single"/>
        </w:rPr>
        <w:t>Output :</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Count is: 1</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Count is: 2</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Count is: 3</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Count is: 4</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Count is: 5</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Count is: 6</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Count is: 7</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Count is: 8</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Count is: 9</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Count is: 10</w:t>
      </w:r>
    </w:p>
    <w:p w:rsidR="004178F4" w:rsidRPr="008B0A59" w:rsidRDefault="004178F4" w:rsidP="004178F4">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u w:val="single"/>
        </w:rPr>
      </w:pPr>
      <w:r w:rsidRPr="008B0A59">
        <w:rPr>
          <w:rFonts w:ascii="Times New Roman" w:hAnsi="Times New Roman" w:cs="Times New Roman"/>
          <w:bCs w:val="0"/>
          <w:color w:val="auto"/>
          <w:spacing w:val="-12"/>
          <w:sz w:val="28"/>
          <w:szCs w:val="28"/>
          <w:u w:val="single"/>
        </w:rPr>
        <w:t>Explanation :</w:t>
      </w:r>
    </w:p>
    <w:p w:rsidR="004178F4" w:rsidRPr="008B0A59" w:rsidRDefault="004178F4" w:rsidP="004178F4">
      <w:pPr>
        <w:pStyle w:val="Heading3"/>
        <w:pBdr>
          <w:bottom w:val="single" w:sz="8" w:space="0" w:color="DEDEDE"/>
        </w:pBdr>
        <w:shd w:val="clear" w:color="auto" w:fill="FFFFFF"/>
        <w:spacing w:before="180" w:after="173" w:line="312" w:lineRule="atLeast"/>
        <w:jc w:val="both"/>
        <w:rPr>
          <w:rFonts w:ascii="Times New Roman" w:hAnsi="Times New Roman" w:cs="Times New Roman"/>
          <w:bCs w:val="0"/>
          <w:color w:val="auto"/>
          <w:sz w:val="28"/>
          <w:szCs w:val="28"/>
        </w:rPr>
      </w:pPr>
      <w:r w:rsidRPr="008B0A59">
        <w:rPr>
          <w:rFonts w:ascii="Times New Roman" w:hAnsi="Times New Roman" w:cs="Times New Roman"/>
          <w:bCs w:val="0"/>
          <w:color w:val="auto"/>
          <w:sz w:val="28"/>
          <w:szCs w:val="28"/>
        </w:rPr>
        <w:t>1. Initialization</w:t>
      </w:r>
    </w:p>
    <w:p w:rsidR="004178F4" w:rsidRPr="008B0A59" w:rsidRDefault="004178F4" w:rsidP="00582FD5">
      <w:pPr>
        <w:numPr>
          <w:ilvl w:val="0"/>
          <w:numId w:val="14"/>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Consider above program , in this program we are able to see that for loop statement contain 3 statements first one is “Initialization”.</w:t>
      </w:r>
    </w:p>
    <w:p w:rsidR="004178F4" w:rsidRPr="008B0A59" w:rsidRDefault="004178F4" w:rsidP="00582FD5">
      <w:pPr>
        <w:numPr>
          <w:ilvl w:val="0"/>
          <w:numId w:val="14"/>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‘i’ is loop control variable used to control the complete loop.</w:t>
      </w:r>
    </w:p>
    <w:p w:rsidR="004178F4" w:rsidRPr="008B0A59" w:rsidRDefault="004178F4" w:rsidP="00582FD5">
      <w:pPr>
        <w:numPr>
          <w:ilvl w:val="0"/>
          <w:numId w:val="14"/>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Its value is initialized with 1.</w:t>
      </w:r>
    </w:p>
    <w:p w:rsidR="004178F4" w:rsidRPr="008B0A59" w:rsidRDefault="004178F4" w:rsidP="00582FD5">
      <w:pPr>
        <w:numPr>
          <w:ilvl w:val="0"/>
          <w:numId w:val="14"/>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Initialization statement gets executed once.</w:t>
      </w:r>
    </w:p>
    <w:p w:rsidR="004178F4" w:rsidRPr="008B0A59" w:rsidRDefault="004178F4" w:rsidP="004178F4">
      <w:pPr>
        <w:pStyle w:val="Heading3"/>
        <w:pBdr>
          <w:bottom w:val="single" w:sz="8" w:space="0" w:color="DEDEDE"/>
        </w:pBdr>
        <w:shd w:val="clear" w:color="auto" w:fill="FFFFFF"/>
        <w:spacing w:before="180" w:after="173" w:line="312" w:lineRule="atLeast"/>
        <w:jc w:val="both"/>
        <w:rPr>
          <w:rFonts w:ascii="Times New Roman" w:hAnsi="Times New Roman" w:cs="Times New Roman"/>
          <w:bCs w:val="0"/>
          <w:color w:val="auto"/>
          <w:sz w:val="28"/>
          <w:szCs w:val="28"/>
        </w:rPr>
      </w:pPr>
      <w:r w:rsidRPr="008B0A59">
        <w:rPr>
          <w:rFonts w:ascii="Times New Roman" w:hAnsi="Times New Roman" w:cs="Times New Roman"/>
          <w:bCs w:val="0"/>
          <w:color w:val="auto"/>
          <w:sz w:val="28"/>
          <w:szCs w:val="28"/>
        </w:rPr>
        <w:t>2. Condition</w:t>
      </w:r>
    </w:p>
    <w:p w:rsidR="004178F4" w:rsidRPr="008B0A59" w:rsidRDefault="004178F4" w:rsidP="00582FD5">
      <w:pPr>
        <w:numPr>
          <w:ilvl w:val="0"/>
          <w:numId w:val="15"/>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Inside first step value of i is initialized .</w:t>
      </w:r>
    </w:p>
    <w:p w:rsidR="004178F4" w:rsidRPr="008B0A59" w:rsidRDefault="004178F4" w:rsidP="00582FD5">
      <w:pPr>
        <w:numPr>
          <w:ilvl w:val="0"/>
          <w:numId w:val="15"/>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After initialization the value of control variable is checked against the condition present inside “Condition”.</w:t>
      </w:r>
    </w:p>
    <w:p w:rsidR="004178F4" w:rsidRPr="008B0A59" w:rsidRDefault="004178F4" w:rsidP="00582FD5">
      <w:pPr>
        <w:numPr>
          <w:ilvl w:val="0"/>
          <w:numId w:val="15"/>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lastRenderedPageBreak/>
        <w:t>i &lt; 11 is true condition so that body part of the loop gets executed and it print the Count.</w:t>
      </w:r>
    </w:p>
    <w:p w:rsidR="004178F4" w:rsidRPr="008B0A59" w:rsidRDefault="004178F4" w:rsidP="00582FD5">
      <w:pPr>
        <w:numPr>
          <w:ilvl w:val="0"/>
          <w:numId w:val="15"/>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As soon as it finishes the execution of the body part it will jump to the “Increment/Decrement” statement.</w:t>
      </w:r>
    </w:p>
    <w:p w:rsidR="004178F4" w:rsidRPr="008B0A59" w:rsidRDefault="004178F4" w:rsidP="004178F4">
      <w:pPr>
        <w:pStyle w:val="Heading3"/>
        <w:pBdr>
          <w:bottom w:val="single" w:sz="8" w:space="0" w:color="DEDEDE"/>
        </w:pBdr>
        <w:shd w:val="clear" w:color="auto" w:fill="FFFFFF"/>
        <w:spacing w:before="180" w:after="173" w:line="312" w:lineRule="atLeast"/>
        <w:jc w:val="both"/>
        <w:rPr>
          <w:rFonts w:ascii="Times New Roman" w:hAnsi="Times New Roman" w:cs="Times New Roman"/>
          <w:bCs w:val="0"/>
          <w:color w:val="auto"/>
          <w:sz w:val="28"/>
          <w:szCs w:val="28"/>
        </w:rPr>
      </w:pPr>
      <w:r w:rsidRPr="008B0A59">
        <w:rPr>
          <w:rFonts w:ascii="Times New Roman" w:hAnsi="Times New Roman" w:cs="Times New Roman"/>
          <w:bCs w:val="0"/>
          <w:color w:val="auto"/>
          <w:sz w:val="28"/>
          <w:szCs w:val="28"/>
        </w:rPr>
        <w:t>3. Increment / Decrement</w:t>
      </w:r>
    </w:p>
    <w:p w:rsidR="004178F4" w:rsidRPr="008B0A59" w:rsidRDefault="004178F4" w:rsidP="00582FD5">
      <w:pPr>
        <w:numPr>
          <w:ilvl w:val="0"/>
          <w:numId w:val="16"/>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It will alter the value of Control variable by incrementing it or by decrementing it.</w:t>
      </w:r>
    </w:p>
    <w:p w:rsidR="004178F4" w:rsidRPr="008B0A59" w:rsidRDefault="004178F4" w:rsidP="00582FD5">
      <w:pPr>
        <w:numPr>
          <w:ilvl w:val="0"/>
          <w:numId w:val="16"/>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After alteration it again executes “Condition” of the loop.</w:t>
      </w:r>
    </w:p>
    <w:p w:rsidR="004178F4" w:rsidRPr="008B0A59" w:rsidRDefault="004178F4" w:rsidP="00582FD5">
      <w:pPr>
        <w:numPr>
          <w:ilvl w:val="0"/>
          <w:numId w:val="16"/>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Again if the condition evaluates to be true then it will again executes the body part as long as condition remains true.</w:t>
      </w:r>
    </w:p>
    <w:p w:rsidR="004178F4" w:rsidRPr="008B0A59" w:rsidRDefault="004178F4" w:rsidP="004178F4">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rPr>
      </w:pPr>
      <w:r w:rsidRPr="008B0A59">
        <w:rPr>
          <w:rFonts w:ascii="Times New Roman" w:hAnsi="Times New Roman" w:cs="Times New Roman"/>
          <w:bCs w:val="0"/>
          <w:color w:val="auto"/>
          <w:spacing w:val="-12"/>
          <w:sz w:val="28"/>
          <w:szCs w:val="28"/>
        </w:rPr>
        <w:t>Keep in mind :</w:t>
      </w:r>
    </w:p>
    <w:p w:rsidR="004178F4" w:rsidRPr="008B0A59" w:rsidRDefault="004178F4" w:rsidP="00582FD5">
      <w:pPr>
        <w:numPr>
          <w:ilvl w:val="0"/>
          <w:numId w:val="17"/>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Style w:val="Strong"/>
          <w:rFonts w:ascii="Times New Roman" w:hAnsi="Times New Roman" w:cs="Times New Roman"/>
          <w:sz w:val="28"/>
          <w:szCs w:val="28"/>
        </w:rPr>
        <w:t>Initialization expression</w:t>
      </w:r>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initializes the loop</w:t>
      </w:r>
    </w:p>
    <w:p w:rsidR="004178F4" w:rsidRPr="008B0A59" w:rsidRDefault="004178F4" w:rsidP="00582FD5">
      <w:pPr>
        <w:numPr>
          <w:ilvl w:val="0"/>
          <w:numId w:val="17"/>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Style w:val="Strong"/>
          <w:rFonts w:ascii="Times New Roman" w:hAnsi="Times New Roman" w:cs="Times New Roman"/>
          <w:sz w:val="28"/>
          <w:szCs w:val="28"/>
          <w:u w:val="single"/>
        </w:rPr>
        <w:t>Initialization expression</w:t>
      </w:r>
      <w:r w:rsidRPr="008B0A59">
        <w:rPr>
          <w:rFonts w:ascii="Times New Roman" w:hAnsi="Times New Roman" w:cs="Times New Roman"/>
          <w:sz w:val="28"/>
          <w:szCs w:val="28"/>
        </w:rPr>
        <w:t> executed once when the loop begins.</w:t>
      </w:r>
    </w:p>
    <w:p w:rsidR="004178F4" w:rsidRPr="008B0A59" w:rsidRDefault="004178F4" w:rsidP="00582FD5">
      <w:pPr>
        <w:numPr>
          <w:ilvl w:val="0"/>
          <w:numId w:val="17"/>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When the</w:t>
      </w:r>
      <w:r w:rsidRPr="008B0A59">
        <w:rPr>
          <w:rStyle w:val="apple-converted-space"/>
          <w:rFonts w:ascii="Times New Roman" w:hAnsi="Times New Roman" w:cs="Times New Roman"/>
          <w:sz w:val="28"/>
          <w:szCs w:val="28"/>
        </w:rPr>
        <w:t> </w:t>
      </w:r>
      <w:r w:rsidRPr="008B0A59">
        <w:rPr>
          <w:rStyle w:val="Strong"/>
          <w:rFonts w:ascii="Times New Roman" w:hAnsi="Times New Roman" w:cs="Times New Roman"/>
          <w:sz w:val="28"/>
          <w:szCs w:val="28"/>
          <w:u w:val="single"/>
        </w:rPr>
        <w:t>Condition expression</w:t>
      </w:r>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evaluates to false, the loop terminates.</w:t>
      </w:r>
    </w:p>
    <w:p w:rsidR="004178F4" w:rsidRPr="008B0A59" w:rsidRDefault="004178F4" w:rsidP="00582FD5">
      <w:pPr>
        <w:numPr>
          <w:ilvl w:val="0"/>
          <w:numId w:val="17"/>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The</w:t>
      </w:r>
      <w:r w:rsidRPr="008B0A59">
        <w:rPr>
          <w:rStyle w:val="apple-converted-space"/>
          <w:rFonts w:ascii="Times New Roman" w:hAnsi="Times New Roman" w:cs="Times New Roman"/>
          <w:sz w:val="28"/>
          <w:szCs w:val="28"/>
        </w:rPr>
        <w:t> </w:t>
      </w:r>
      <w:r w:rsidRPr="008B0A59">
        <w:rPr>
          <w:rStyle w:val="Strong"/>
          <w:rFonts w:ascii="Times New Roman" w:hAnsi="Times New Roman" w:cs="Times New Roman"/>
          <w:sz w:val="28"/>
          <w:szCs w:val="28"/>
          <w:u w:val="single"/>
        </w:rPr>
        <w:t>Increment expression</w:t>
      </w:r>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is invoked after each iteration through the loop; it is perfectly acceptable for this expression to increment or decrement a value.</w:t>
      </w:r>
    </w:p>
    <w:p w:rsidR="004178F4" w:rsidRPr="008B0A59" w:rsidRDefault="004178F4" w:rsidP="004178F4">
      <w:pPr>
        <w:pStyle w:val="NormalWeb"/>
        <w:shd w:val="clear" w:color="auto" w:fill="FFFFFF"/>
        <w:spacing w:before="115" w:beforeAutospacing="0" w:after="115" w:afterAutospacing="0" w:line="276" w:lineRule="atLeast"/>
        <w:jc w:val="both"/>
        <w:rPr>
          <w:b/>
          <w:sz w:val="28"/>
          <w:szCs w:val="28"/>
        </w:rPr>
      </w:pPr>
      <w:r w:rsidRPr="008B0A59">
        <w:rPr>
          <w:b/>
          <w:sz w:val="28"/>
          <w:szCs w:val="28"/>
        </w:rPr>
        <w:t>Consider Following Program :</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class Sample {</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public </w:t>
      </w:r>
      <w:r w:rsidRPr="008B0A59">
        <w:rPr>
          <w:rFonts w:ascii="Times New Roman" w:hAnsi="Times New Roman" w:cs="Times New Roman"/>
          <w:b/>
          <w:bCs/>
          <w:i/>
          <w:sz w:val="32"/>
          <w:szCs w:val="28"/>
        </w:rPr>
        <w:t>static</w:t>
      </w: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void</w:t>
      </w:r>
      <w:r w:rsidRPr="008B0A59">
        <w:rPr>
          <w:rFonts w:ascii="Times New Roman" w:hAnsi="Times New Roman" w:cs="Times New Roman"/>
          <w:i/>
          <w:sz w:val="32"/>
          <w:szCs w:val="28"/>
        </w:rPr>
        <w:t xml:space="preserve"> main(String[] args){</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for</w:t>
      </w:r>
      <w:r w:rsidRPr="008B0A59">
        <w:rPr>
          <w:rFonts w:ascii="Times New Roman" w:hAnsi="Times New Roman" w:cs="Times New Roman"/>
          <w:i/>
          <w:sz w:val="32"/>
          <w:szCs w:val="28"/>
        </w:rPr>
        <w:t>(</w:t>
      </w:r>
      <w:r w:rsidRPr="008B0A59">
        <w:rPr>
          <w:rFonts w:ascii="Times New Roman" w:hAnsi="Times New Roman" w:cs="Times New Roman"/>
          <w:b/>
          <w:bCs/>
          <w:i/>
          <w:sz w:val="32"/>
          <w:szCs w:val="28"/>
        </w:rPr>
        <w:t>int</w:t>
      </w:r>
      <w:r w:rsidRPr="008B0A59">
        <w:rPr>
          <w:rFonts w:ascii="Times New Roman" w:hAnsi="Times New Roman" w:cs="Times New Roman"/>
          <w:i/>
          <w:sz w:val="32"/>
          <w:szCs w:val="28"/>
        </w:rPr>
        <w:t xml:space="preserve"> i=1; i ; i++){</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System.out.println("Count is : " + i);</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lastRenderedPageBreak/>
        <w:t>}</w:t>
      </w:r>
    </w:p>
    <w:p w:rsidR="004178F4" w:rsidRPr="008B0A59" w:rsidRDefault="004178F4" w:rsidP="004178F4">
      <w:pPr>
        <w:pStyle w:val="Heading3"/>
        <w:pBdr>
          <w:bottom w:val="single" w:sz="8" w:space="0" w:color="DEDEDE"/>
        </w:pBdr>
        <w:shd w:val="clear" w:color="auto" w:fill="FFFFFF"/>
        <w:spacing w:before="180" w:after="173" w:line="312" w:lineRule="atLeast"/>
        <w:jc w:val="both"/>
        <w:rPr>
          <w:rFonts w:ascii="Times New Roman" w:hAnsi="Times New Roman" w:cs="Times New Roman"/>
          <w:bCs w:val="0"/>
          <w:color w:val="auto"/>
          <w:sz w:val="28"/>
          <w:szCs w:val="28"/>
        </w:rPr>
      </w:pPr>
      <w:r w:rsidRPr="008B0A59">
        <w:rPr>
          <w:rFonts w:ascii="Times New Roman" w:hAnsi="Times New Roman" w:cs="Times New Roman"/>
          <w:bCs w:val="0"/>
          <w:color w:val="auto"/>
          <w:sz w:val="28"/>
          <w:szCs w:val="28"/>
        </w:rPr>
        <w:t>In Java Integer is not an True Expression :</w:t>
      </w:r>
    </w:p>
    <w:p w:rsidR="004178F4" w:rsidRPr="008B0A59" w:rsidRDefault="004178F4" w:rsidP="00582FD5">
      <w:pPr>
        <w:numPr>
          <w:ilvl w:val="0"/>
          <w:numId w:val="18"/>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It will throw error since In Java we cannot consider Positive integer as “True”.</w:t>
      </w:r>
    </w:p>
    <w:p w:rsidR="004178F4" w:rsidRPr="008B0A59" w:rsidRDefault="004178F4" w:rsidP="00582FD5">
      <w:pPr>
        <w:numPr>
          <w:ilvl w:val="0"/>
          <w:numId w:val="18"/>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We must use comparison operator in order to make expression True.</w:t>
      </w:r>
    </w:p>
    <w:p w:rsidR="004178F4" w:rsidRPr="008B0A59" w:rsidRDefault="004178F4" w:rsidP="00582FD5">
      <w:pPr>
        <w:numPr>
          <w:ilvl w:val="0"/>
          <w:numId w:val="18"/>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We can Use boolean Operators instead.</w:t>
      </w:r>
    </w:p>
    <w:p w:rsidR="004178F4" w:rsidRPr="008B0A59" w:rsidRDefault="00ED1589"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8B0A59">
        <w:rPr>
          <w:rFonts w:ascii="Times New Roman" w:hAnsi="Times New Roman" w:cs="Times New Roman"/>
          <w:i/>
          <w:sz w:val="32"/>
          <w:szCs w:val="28"/>
        </w:rPr>
        <w:t>C:J</w:t>
      </w:r>
      <w:r w:rsidR="004178F4" w:rsidRPr="008B0A59">
        <w:rPr>
          <w:rFonts w:ascii="Times New Roman" w:hAnsi="Times New Roman" w:cs="Times New Roman"/>
          <w:i/>
          <w:sz w:val="32"/>
          <w:szCs w:val="28"/>
        </w:rPr>
        <w:t>ava&gt;javac Sample.java</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8B0A59">
        <w:rPr>
          <w:rFonts w:ascii="Times New Roman" w:hAnsi="Times New Roman" w:cs="Times New Roman"/>
          <w:i/>
          <w:sz w:val="32"/>
          <w:szCs w:val="28"/>
        </w:rPr>
        <w:t>Sample.java:3: incompatible types</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8B0A59">
        <w:rPr>
          <w:rFonts w:ascii="Times New Roman" w:hAnsi="Times New Roman" w:cs="Times New Roman"/>
          <w:i/>
          <w:sz w:val="32"/>
          <w:szCs w:val="28"/>
        </w:rPr>
        <w:t xml:space="preserve">found   : </w:t>
      </w:r>
      <w:r w:rsidRPr="008B0A59">
        <w:rPr>
          <w:rFonts w:ascii="Times New Roman" w:hAnsi="Times New Roman" w:cs="Times New Roman"/>
          <w:b/>
          <w:bCs/>
          <w:i/>
          <w:sz w:val="32"/>
          <w:szCs w:val="28"/>
        </w:rPr>
        <w:t>int</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8B0A59">
        <w:rPr>
          <w:rFonts w:ascii="Times New Roman" w:hAnsi="Times New Roman" w:cs="Times New Roman"/>
          <w:i/>
          <w:sz w:val="32"/>
          <w:szCs w:val="28"/>
        </w:rPr>
        <w:t>required: boolean</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for</w:t>
      </w:r>
      <w:r w:rsidRPr="008B0A59">
        <w:rPr>
          <w:rFonts w:ascii="Times New Roman" w:hAnsi="Times New Roman" w:cs="Times New Roman"/>
          <w:i/>
          <w:sz w:val="32"/>
          <w:szCs w:val="28"/>
        </w:rPr>
        <w:t>(</w:t>
      </w:r>
      <w:r w:rsidRPr="008B0A59">
        <w:rPr>
          <w:rFonts w:ascii="Times New Roman" w:hAnsi="Times New Roman" w:cs="Times New Roman"/>
          <w:b/>
          <w:bCs/>
          <w:i/>
          <w:sz w:val="32"/>
          <w:szCs w:val="28"/>
        </w:rPr>
        <w:t>int</w:t>
      </w:r>
      <w:r w:rsidRPr="008B0A59">
        <w:rPr>
          <w:rFonts w:ascii="Times New Roman" w:hAnsi="Times New Roman" w:cs="Times New Roman"/>
          <w:i/>
          <w:sz w:val="32"/>
          <w:szCs w:val="28"/>
        </w:rPr>
        <w:t xml:space="preserve"> i=1; i ; i++){</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916"/>
        <w:jc w:val="both"/>
        <w:rPr>
          <w:rFonts w:ascii="Times New Roman" w:hAnsi="Times New Roman" w:cs="Times New Roman"/>
          <w:i/>
          <w:sz w:val="32"/>
          <w:szCs w:val="28"/>
        </w:rPr>
      </w:pPr>
      <w:r w:rsidRPr="008B0A59">
        <w:rPr>
          <w:rFonts w:ascii="Times New Roman" w:hAnsi="Times New Roman" w:cs="Times New Roman"/>
          <w:i/>
          <w:sz w:val="32"/>
          <w:szCs w:val="28"/>
        </w:rPr>
        <w:t>1 error</w:t>
      </w:r>
    </w:p>
    <w:p w:rsidR="004178F4" w:rsidRPr="008B0A59" w:rsidRDefault="00650F3A" w:rsidP="004178F4">
      <w:pPr>
        <w:spacing w:before="253" w:after="253"/>
        <w:rPr>
          <w:rFonts w:ascii="Times New Roman" w:hAnsi="Times New Roman" w:cs="Times New Roman"/>
          <w:sz w:val="28"/>
          <w:szCs w:val="28"/>
        </w:rPr>
      </w:pPr>
      <w:r>
        <w:rPr>
          <w:rFonts w:ascii="Times New Roman" w:hAnsi="Times New Roman" w:cs="Times New Roman"/>
          <w:sz w:val="28"/>
          <w:szCs w:val="28"/>
        </w:rPr>
        <w:pict>
          <v:rect id="_x0000_i1025" style="width:0;height:.6pt" o:hrstd="t" o:hrnoshade="t" o:hr="t" fillcolor="black" stroked="f"/>
        </w:pict>
      </w:r>
    </w:p>
    <w:p w:rsidR="004178F4" w:rsidRPr="008B0A59" w:rsidRDefault="004178F4" w:rsidP="004178F4">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u w:val="single"/>
        </w:rPr>
      </w:pPr>
      <w:r w:rsidRPr="008B0A59">
        <w:rPr>
          <w:rFonts w:ascii="Times New Roman" w:hAnsi="Times New Roman" w:cs="Times New Roman"/>
          <w:bCs w:val="0"/>
          <w:color w:val="auto"/>
          <w:spacing w:val="-12"/>
          <w:sz w:val="28"/>
          <w:szCs w:val="28"/>
          <w:u w:val="single"/>
        </w:rPr>
        <w:t>Legal and Illegal Ways of For Loop :</w:t>
      </w:r>
    </w:p>
    <w:p w:rsidR="004178F4" w:rsidRPr="008B0A59" w:rsidRDefault="004178F4" w:rsidP="004178F4">
      <w:pPr>
        <w:pStyle w:val="Heading3"/>
        <w:pBdr>
          <w:bottom w:val="single" w:sz="8" w:space="0" w:color="DEDEDE"/>
        </w:pBdr>
        <w:shd w:val="clear" w:color="auto" w:fill="FFFFFF"/>
        <w:spacing w:before="180" w:after="173" w:line="312" w:lineRule="atLeast"/>
        <w:jc w:val="both"/>
        <w:rPr>
          <w:rFonts w:ascii="Times New Roman" w:hAnsi="Times New Roman" w:cs="Times New Roman"/>
          <w:bCs w:val="0"/>
          <w:color w:val="auto"/>
          <w:sz w:val="28"/>
          <w:szCs w:val="28"/>
          <w:u w:val="single"/>
        </w:rPr>
      </w:pPr>
      <w:r w:rsidRPr="008B0A59">
        <w:rPr>
          <w:rFonts w:ascii="Times New Roman" w:hAnsi="Times New Roman" w:cs="Times New Roman"/>
          <w:bCs w:val="0"/>
          <w:color w:val="auto"/>
          <w:sz w:val="28"/>
          <w:szCs w:val="28"/>
          <w:u w:val="single"/>
        </w:rPr>
        <w:t>Example 1 : Compile Error</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public </w:t>
      </w:r>
      <w:r w:rsidRPr="008B0A59">
        <w:rPr>
          <w:rFonts w:ascii="Times New Roman" w:hAnsi="Times New Roman" w:cs="Times New Roman"/>
          <w:b/>
          <w:bCs/>
          <w:i/>
          <w:sz w:val="32"/>
          <w:szCs w:val="28"/>
        </w:rPr>
        <w:t>static</w:t>
      </w: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void</w:t>
      </w:r>
      <w:r w:rsidRPr="008B0A59">
        <w:rPr>
          <w:rFonts w:ascii="Times New Roman" w:hAnsi="Times New Roman" w:cs="Times New Roman"/>
          <w:i/>
          <w:sz w:val="32"/>
          <w:szCs w:val="28"/>
        </w:rPr>
        <w:t xml:space="preserve"> main(String[] args){</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int</w:t>
      </w:r>
      <w:r w:rsidRPr="008B0A59">
        <w:rPr>
          <w:rFonts w:ascii="Times New Roman" w:hAnsi="Times New Roman" w:cs="Times New Roman"/>
          <w:i/>
          <w:sz w:val="32"/>
          <w:szCs w:val="28"/>
        </w:rPr>
        <w:t xml:space="preserve"> exp;</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for</w:t>
      </w:r>
      <w:r w:rsidRPr="008B0A59">
        <w:rPr>
          <w:rFonts w:ascii="Times New Roman" w:hAnsi="Times New Roman" w:cs="Times New Roman"/>
          <w:i/>
          <w:sz w:val="32"/>
          <w:szCs w:val="28"/>
        </w:rPr>
        <w:t>(</w:t>
      </w:r>
      <w:r w:rsidRPr="008B0A59">
        <w:rPr>
          <w:rFonts w:ascii="Times New Roman" w:hAnsi="Times New Roman" w:cs="Times New Roman"/>
          <w:b/>
          <w:bCs/>
          <w:i/>
          <w:sz w:val="32"/>
          <w:szCs w:val="28"/>
        </w:rPr>
        <w:t>int</w:t>
      </w:r>
      <w:r w:rsidRPr="008B0A59">
        <w:rPr>
          <w:rFonts w:ascii="Times New Roman" w:hAnsi="Times New Roman" w:cs="Times New Roman"/>
          <w:i/>
          <w:sz w:val="32"/>
          <w:szCs w:val="28"/>
        </w:rPr>
        <w:t xml:space="preserve"> i=1; exp ; i++){</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System.out.println("Count is : " + i);</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178F4" w:rsidRPr="008B0A59" w:rsidRDefault="004178F4" w:rsidP="004178F4">
      <w:pPr>
        <w:pStyle w:val="Heading3"/>
        <w:pBdr>
          <w:bottom w:val="single" w:sz="8" w:space="0" w:color="DEDEDE"/>
        </w:pBdr>
        <w:shd w:val="clear" w:color="auto" w:fill="FFFFFF"/>
        <w:spacing w:before="180" w:after="173" w:line="312" w:lineRule="atLeast"/>
        <w:jc w:val="both"/>
        <w:rPr>
          <w:rFonts w:ascii="Times New Roman" w:hAnsi="Times New Roman" w:cs="Times New Roman"/>
          <w:bCs w:val="0"/>
          <w:color w:val="auto"/>
          <w:sz w:val="28"/>
          <w:szCs w:val="28"/>
        </w:rPr>
      </w:pPr>
      <w:r w:rsidRPr="008B0A59">
        <w:rPr>
          <w:rFonts w:ascii="Times New Roman" w:hAnsi="Times New Roman" w:cs="Times New Roman"/>
          <w:bCs w:val="0"/>
          <w:color w:val="auto"/>
          <w:sz w:val="28"/>
          <w:szCs w:val="28"/>
        </w:rPr>
        <w:lastRenderedPageBreak/>
        <w:t>Example 2 : Error Free</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public </w:t>
      </w:r>
      <w:r w:rsidRPr="008B0A59">
        <w:rPr>
          <w:rFonts w:ascii="Times New Roman" w:hAnsi="Times New Roman" w:cs="Times New Roman"/>
          <w:b/>
          <w:bCs/>
          <w:i/>
          <w:sz w:val="32"/>
          <w:szCs w:val="28"/>
        </w:rPr>
        <w:t>static</w:t>
      </w: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void</w:t>
      </w:r>
      <w:r w:rsidRPr="008B0A59">
        <w:rPr>
          <w:rFonts w:ascii="Times New Roman" w:hAnsi="Times New Roman" w:cs="Times New Roman"/>
          <w:i/>
          <w:sz w:val="32"/>
          <w:szCs w:val="28"/>
        </w:rPr>
        <w:t xml:space="preserve"> main(String[] args){</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boolean exp;</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for</w:t>
      </w:r>
      <w:r w:rsidRPr="008B0A59">
        <w:rPr>
          <w:rFonts w:ascii="Times New Roman" w:hAnsi="Times New Roman" w:cs="Times New Roman"/>
          <w:i/>
          <w:sz w:val="32"/>
          <w:szCs w:val="28"/>
        </w:rPr>
        <w:t>(</w:t>
      </w:r>
      <w:r w:rsidRPr="008B0A59">
        <w:rPr>
          <w:rFonts w:ascii="Times New Roman" w:hAnsi="Times New Roman" w:cs="Times New Roman"/>
          <w:b/>
          <w:bCs/>
          <w:i/>
          <w:sz w:val="32"/>
          <w:szCs w:val="28"/>
        </w:rPr>
        <w:t>int</w:t>
      </w:r>
      <w:r w:rsidRPr="008B0A59">
        <w:rPr>
          <w:rFonts w:ascii="Times New Roman" w:hAnsi="Times New Roman" w:cs="Times New Roman"/>
          <w:i/>
          <w:sz w:val="32"/>
          <w:szCs w:val="28"/>
        </w:rPr>
        <w:t xml:space="preserve"> i=1; exp ; i++){</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System.out.println("Count is : " + i);</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178F4" w:rsidRPr="008B0A59" w:rsidRDefault="004178F4" w:rsidP="00E01040">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E6F59" w:rsidRPr="008B0A59" w:rsidRDefault="004E6F59" w:rsidP="004E6F59">
      <w:pPr>
        <w:spacing w:before="2" w:after="2" w:line="288" w:lineRule="exact"/>
        <w:rPr>
          <w:rFonts w:ascii="Times New Roman" w:hAnsi="Times New Roman" w:cs="Times New Roman"/>
          <w:b/>
          <w:sz w:val="32"/>
          <w:u w:val="single"/>
        </w:rPr>
      </w:pPr>
      <w:r w:rsidRPr="008B0A59">
        <w:rPr>
          <w:rFonts w:ascii="Times New Roman" w:hAnsi="Times New Roman" w:cs="Times New Roman"/>
          <w:b/>
          <w:sz w:val="32"/>
          <w:u w:val="single"/>
        </w:rPr>
        <w:t>//wap to demo on for loop and print 1-10 numbers</w:t>
      </w:r>
    </w:p>
    <w:p w:rsidR="00ED1589" w:rsidRPr="008B0A59" w:rsidRDefault="00ED1589" w:rsidP="00ED1589">
      <w:pPr>
        <w:spacing w:before="2" w:after="2" w:line="288" w:lineRule="exact"/>
        <w:ind w:left="1440"/>
        <w:rPr>
          <w:rFonts w:ascii="Times New Roman" w:hAnsi="Times New Roman" w:cs="Times New Roman"/>
          <w:sz w:val="28"/>
          <w:szCs w:val="28"/>
        </w:rPr>
      </w:pPr>
    </w:p>
    <w:p w:rsidR="004E6F59" w:rsidRPr="008B0A59" w:rsidRDefault="004E6F59" w:rsidP="00ED1589">
      <w:pPr>
        <w:spacing w:before="2" w:after="2" w:line="288" w:lineRule="exact"/>
        <w:ind w:left="1440"/>
        <w:rPr>
          <w:rFonts w:ascii="Times New Roman" w:hAnsi="Times New Roman" w:cs="Times New Roman"/>
          <w:sz w:val="28"/>
          <w:szCs w:val="28"/>
        </w:rPr>
      </w:pPr>
      <w:r w:rsidRPr="008B0A59">
        <w:rPr>
          <w:rFonts w:ascii="Times New Roman" w:hAnsi="Times New Roman" w:cs="Times New Roman"/>
          <w:sz w:val="28"/>
          <w:szCs w:val="28"/>
        </w:rPr>
        <w:t>class  For1{</w:t>
      </w:r>
    </w:p>
    <w:p w:rsidR="004E6F59" w:rsidRPr="008B0A59" w:rsidRDefault="004E6F59" w:rsidP="00ED1589">
      <w:pPr>
        <w:spacing w:before="2" w:after="2" w:line="288" w:lineRule="exact"/>
        <w:ind w:left="1440"/>
        <w:rPr>
          <w:rFonts w:ascii="Times New Roman" w:hAnsi="Times New Roman" w:cs="Times New Roman"/>
          <w:sz w:val="28"/>
          <w:szCs w:val="28"/>
        </w:rPr>
      </w:pPr>
      <w:r w:rsidRPr="008B0A59">
        <w:rPr>
          <w:rFonts w:ascii="Times New Roman" w:hAnsi="Times New Roman" w:cs="Times New Roman"/>
          <w:sz w:val="28"/>
          <w:szCs w:val="28"/>
        </w:rPr>
        <w:t xml:space="preserve">  public  static  void  main(String args[]){</w:t>
      </w:r>
    </w:p>
    <w:p w:rsidR="004E6F59" w:rsidRPr="008B0A59" w:rsidRDefault="004E6F59" w:rsidP="00ED1589">
      <w:pPr>
        <w:spacing w:before="2" w:after="2" w:line="288" w:lineRule="exact"/>
        <w:ind w:left="1440"/>
        <w:rPr>
          <w:rFonts w:ascii="Times New Roman" w:hAnsi="Times New Roman" w:cs="Times New Roman"/>
          <w:sz w:val="28"/>
          <w:szCs w:val="28"/>
        </w:rPr>
      </w:pPr>
      <w:r w:rsidRPr="008B0A59">
        <w:rPr>
          <w:rFonts w:ascii="Times New Roman" w:hAnsi="Times New Roman" w:cs="Times New Roman"/>
          <w:sz w:val="28"/>
          <w:szCs w:val="28"/>
        </w:rPr>
        <w:t xml:space="preserve">   for(int i=1;i&lt;=10;i++){</w:t>
      </w:r>
    </w:p>
    <w:p w:rsidR="004E6F59" w:rsidRPr="008B0A59" w:rsidRDefault="004E6F59" w:rsidP="00ED1589">
      <w:pPr>
        <w:spacing w:before="2" w:after="2" w:line="288" w:lineRule="exact"/>
        <w:ind w:left="1440"/>
        <w:rPr>
          <w:rFonts w:ascii="Times New Roman" w:hAnsi="Times New Roman" w:cs="Times New Roman"/>
          <w:sz w:val="28"/>
          <w:szCs w:val="28"/>
        </w:rPr>
      </w:pPr>
      <w:r w:rsidRPr="008B0A59">
        <w:rPr>
          <w:rFonts w:ascii="Times New Roman" w:hAnsi="Times New Roman" w:cs="Times New Roman"/>
          <w:sz w:val="28"/>
          <w:szCs w:val="28"/>
        </w:rPr>
        <w:t xml:space="preserve">     System.out.println(i);</w:t>
      </w:r>
    </w:p>
    <w:p w:rsidR="004E6F59" w:rsidRPr="008B0A59" w:rsidRDefault="004E6F59" w:rsidP="00ED1589">
      <w:pPr>
        <w:spacing w:before="2" w:after="2" w:line="288" w:lineRule="exact"/>
        <w:ind w:left="1440"/>
        <w:rPr>
          <w:rFonts w:ascii="Times New Roman" w:hAnsi="Times New Roman" w:cs="Times New Roman"/>
          <w:sz w:val="28"/>
          <w:szCs w:val="28"/>
        </w:rPr>
      </w:pPr>
      <w:r w:rsidRPr="008B0A59">
        <w:rPr>
          <w:rFonts w:ascii="Times New Roman" w:hAnsi="Times New Roman" w:cs="Times New Roman"/>
          <w:sz w:val="28"/>
          <w:szCs w:val="28"/>
        </w:rPr>
        <w:t xml:space="preserve">    }</w:t>
      </w:r>
    </w:p>
    <w:p w:rsidR="004E6F59" w:rsidRPr="008B0A59" w:rsidRDefault="004E6F59" w:rsidP="00ED1589">
      <w:pPr>
        <w:spacing w:before="2" w:after="2" w:line="288" w:lineRule="exact"/>
        <w:ind w:left="1440"/>
        <w:rPr>
          <w:rFonts w:ascii="Times New Roman" w:hAnsi="Times New Roman" w:cs="Times New Roman"/>
          <w:sz w:val="28"/>
          <w:szCs w:val="28"/>
        </w:rPr>
      </w:pPr>
      <w:r w:rsidRPr="008B0A59">
        <w:rPr>
          <w:rFonts w:ascii="Times New Roman" w:hAnsi="Times New Roman" w:cs="Times New Roman"/>
          <w:sz w:val="28"/>
          <w:szCs w:val="28"/>
        </w:rPr>
        <w:t xml:space="preserve">  }</w:t>
      </w:r>
    </w:p>
    <w:p w:rsidR="004E6F59" w:rsidRPr="008B0A59" w:rsidRDefault="004E6F59" w:rsidP="00ED1589">
      <w:pPr>
        <w:spacing w:before="2" w:after="2" w:line="288" w:lineRule="exact"/>
        <w:ind w:left="1440"/>
        <w:rPr>
          <w:rFonts w:ascii="Times New Roman" w:hAnsi="Times New Roman" w:cs="Times New Roman"/>
          <w:sz w:val="28"/>
          <w:szCs w:val="28"/>
        </w:rPr>
      </w:pPr>
      <w:r w:rsidRPr="008B0A59">
        <w:rPr>
          <w:rFonts w:ascii="Times New Roman" w:hAnsi="Times New Roman" w:cs="Times New Roman"/>
          <w:sz w:val="28"/>
          <w:szCs w:val="28"/>
        </w:rPr>
        <w:t>}</w:t>
      </w:r>
    </w:p>
    <w:p w:rsidR="00ED1589" w:rsidRPr="008B0A59" w:rsidRDefault="00ED1589" w:rsidP="00ED1589">
      <w:pPr>
        <w:spacing w:before="2" w:after="2" w:line="288" w:lineRule="exact"/>
        <w:ind w:left="1440"/>
        <w:rPr>
          <w:rFonts w:ascii="Times New Roman" w:hAnsi="Times New Roman" w:cs="Times New Roman"/>
          <w:sz w:val="28"/>
          <w:szCs w:val="28"/>
        </w:rPr>
      </w:pPr>
    </w:p>
    <w:p w:rsidR="004E6F59" w:rsidRPr="008B0A59" w:rsidRDefault="004E6F59" w:rsidP="004E6F59">
      <w:pPr>
        <w:spacing w:before="2" w:after="2" w:line="288" w:lineRule="exact"/>
        <w:rPr>
          <w:rFonts w:ascii="Times New Roman" w:hAnsi="Times New Roman" w:cs="Times New Roman"/>
          <w:b/>
          <w:sz w:val="28"/>
          <w:u w:val="single"/>
        </w:rPr>
      </w:pPr>
      <w:r w:rsidRPr="008B0A59">
        <w:rPr>
          <w:rFonts w:ascii="Times New Roman" w:hAnsi="Times New Roman" w:cs="Times New Roman"/>
          <w:b/>
          <w:sz w:val="28"/>
          <w:u w:val="single"/>
        </w:rPr>
        <w:t>//wap to print Even Numbers between  1-100</w:t>
      </w:r>
    </w:p>
    <w:p w:rsidR="00ED1589" w:rsidRPr="008B0A59" w:rsidRDefault="00ED1589" w:rsidP="00ED1589">
      <w:pPr>
        <w:spacing w:before="2" w:after="2" w:line="288" w:lineRule="exact"/>
        <w:ind w:left="720"/>
        <w:rPr>
          <w:rFonts w:ascii="Times New Roman" w:hAnsi="Times New Roman" w:cs="Times New Roman"/>
          <w:i/>
          <w:sz w:val="32"/>
        </w:rPr>
      </w:pPr>
    </w:p>
    <w:p w:rsidR="004E6F59" w:rsidRPr="008B0A59" w:rsidRDefault="004E6F59" w:rsidP="00ED1589">
      <w:pPr>
        <w:spacing w:before="2" w:after="2" w:line="288" w:lineRule="exact"/>
        <w:ind w:left="720"/>
        <w:rPr>
          <w:rFonts w:ascii="Times New Roman" w:hAnsi="Times New Roman" w:cs="Times New Roman"/>
          <w:i/>
          <w:sz w:val="32"/>
        </w:rPr>
      </w:pPr>
      <w:r w:rsidRPr="008B0A59">
        <w:rPr>
          <w:rFonts w:ascii="Times New Roman" w:hAnsi="Times New Roman" w:cs="Times New Roman"/>
          <w:i/>
          <w:sz w:val="32"/>
        </w:rPr>
        <w:t>class  For2{</w:t>
      </w:r>
    </w:p>
    <w:p w:rsidR="004E6F59" w:rsidRPr="008B0A59" w:rsidRDefault="004E6F59" w:rsidP="00ED1589">
      <w:pPr>
        <w:spacing w:before="2" w:after="2" w:line="288" w:lineRule="exact"/>
        <w:ind w:left="720"/>
        <w:rPr>
          <w:rFonts w:ascii="Times New Roman" w:hAnsi="Times New Roman" w:cs="Times New Roman"/>
          <w:i/>
          <w:sz w:val="32"/>
        </w:rPr>
      </w:pPr>
      <w:r w:rsidRPr="008B0A59">
        <w:rPr>
          <w:rFonts w:ascii="Times New Roman" w:hAnsi="Times New Roman" w:cs="Times New Roman"/>
          <w:i/>
          <w:sz w:val="32"/>
        </w:rPr>
        <w:t xml:space="preserve">  public  static  void  main(String args[]){</w:t>
      </w:r>
    </w:p>
    <w:p w:rsidR="004E6F59" w:rsidRPr="008B0A59" w:rsidRDefault="004E6F59" w:rsidP="00ED1589">
      <w:pPr>
        <w:spacing w:before="2" w:after="2" w:line="288" w:lineRule="exact"/>
        <w:ind w:left="720"/>
        <w:rPr>
          <w:rFonts w:ascii="Times New Roman" w:hAnsi="Times New Roman" w:cs="Times New Roman"/>
          <w:i/>
          <w:sz w:val="32"/>
        </w:rPr>
      </w:pPr>
      <w:r w:rsidRPr="008B0A59">
        <w:rPr>
          <w:rFonts w:ascii="Times New Roman" w:hAnsi="Times New Roman" w:cs="Times New Roman"/>
          <w:i/>
          <w:sz w:val="32"/>
        </w:rPr>
        <w:t xml:space="preserve">  for(int i=1;i&lt;=100;i++){</w:t>
      </w:r>
    </w:p>
    <w:p w:rsidR="004E6F59" w:rsidRPr="008B0A59" w:rsidRDefault="004E6F59" w:rsidP="00ED1589">
      <w:pPr>
        <w:spacing w:before="2" w:after="2" w:line="288" w:lineRule="exact"/>
        <w:ind w:left="720"/>
        <w:rPr>
          <w:rFonts w:ascii="Times New Roman" w:hAnsi="Times New Roman" w:cs="Times New Roman"/>
          <w:i/>
          <w:sz w:val="32"/>
        </w:rPr>
      </w:pPr>
      <w:r w:rsidRPr="008B0A59">
        <w:rPr>
          <w:rFonts w:ascii="Times New Roman" w:hAnsi="Times New Roman" w:cs="Times New Roman"/>
          <w:i/>
          <w:sz w:val="32"/>
        </w:rPr>
        <w:t xml:space="preserve">     if(i%2==0)</w:t>
      </w:r>
    </w:p>
    <w:p w:rsidR="004E6F59" w:rsidRPr="008B0A59" w:rsidRDefault="004E6F59" w:rsidP="00ED1589">
      <w:pPr>
        <w:spacing w:before="2" w:after="2" w:line="288" w:lineRule="exact"/>
        <w:ind w:left="720"/>
        <w:rPr>
          <w:rFonts w:ascii="Times New Roman" w:hAnsi="Times New Roman" w:cs="Times New Roman"/>
          <w:i/>
          <w:sz w:val="32"/>
        </w:rPr>
      </w:pPr>
      <w:r w:rsidRPr="008B0A59">
        <w:rPr>
          <w:rFonts w:ascii="Times New Roman" w:hAnsi="Times New Roman" w:cs="Times New Roman"/>
          <w:i/>
          <w:sz w:val="32"/>
        </w:rPr>
        <w:t xml:space="preserve">      System.out.println(i);</w:t>
      </w:r>
    </w:p>
    <w:p w:rsidR="004E6F59" w:rsidRPr="008B0A59" w:rsidRDefault="004E6F59" w:rsidP="00ED1589">
      <w:pPr>
        <w:spacing w:before="2" w:after="2" w:line="288" w:lineRule="exact"/>
        <w:ind w:left="720"/>
        <w:rPr>
          <w:rFonts w:ascii="Times New Roman" w:hAnsi="Times New Roman" w:cs="Times New Roman"/>
          <w:i/>
          <w:sz w:val="32"/>
        </w:rPr>
      </w:pPr>
      <w:r w:rsidRPr="008B0A59">
        <w:rPr>
          <w:rFonts w:ascii="Times New Roman" w:hAnsi="Times New Roman" w:cs="Times New Roman"/>
          <w:i/>
          <w:sz w:val="32"/>
        </w:rPr>
        <w:t xml:space="preserve">   }</w:t>
      </w:r>
    </w:p>
    <w:p w:rsidR="004E6F59" w:rsidRPr="008B0A59" w:rsidRDefault="004E6F59" w:rsidP="00ED1589">
      <w:pPr>
        <w:spacing w:before="2" w:after="2" w:line="288" w:lineRule="exact"/>
        <w:ind w:left="720"/>
        <w:rPr>
          <w:rFonts w:ascii="Times New Roman" w:hAnsi="Times New Roman" w:cs="Times New Roman"/>
          <w:i/>
          <w:sz w:val="32"/>
        </w:rPr>
      </w:pPr>
      <w:r w:rsidRPr="008B0A59">
        <w:rPr>
          <w:rFonts w:ascii="Times New Roman" w:hAnsi="Times New Roman" w:cs="Times New Roman"/>
          <w:i/>
          <w:sz w:val="32"/>
        </w:rPr>
        <w:t xml:space="preserve">  }</w:t>
      </w:r>
    </w:p>
    <w:p w:rsidR="004E6F59" w:rsidRPr="008B0A59" w:rsidRDefault="004E6F59" w:rsidP="00ED1589">
      <w:pPr>
        <w:spacing w:before="2" w:after="2" w:line="288" w:lineRule="exact"/>
        <w:ind w:left="720"/>
        <w:rPr>
          <w:rFonts w:ascii="Times New Roman" w:hAnsi="Times New Roman" w:cs="Times New Roman"/>
          <w:i/>
          <w:sz w:val="32"/>
        </w:rPr>
      </w:pPr>
      <w:r w:rsidRPr="008B0A59">
        <w:rPr>
          <w:rFonts w:ascii="Times New Roman" w:hAnsi="Times New Roman" w:cs="Times New Roman"/>
          <w:i/>
          <w:sz w:val="32"/>
        </w:rPr>
        <w:t>}</w:t>
      </w:r>
    </w:p>
    <w:p w:rsidR="00ED1589" w:rsidRPr="008B0A59" w:rsidRDefault="00ED1589" w:rsidP="00ED1589">
      <w:pPr>
        <w:spacing w:before="2" w:after="2" w:line="288" w:lineRule="exact"/>
        <w:ind w:left="720"/>
        <w:rPr>
          <w:rFonts w:ascii="Times New Roman" w:hAnsi="Times New Roman" w:cs="Times New Roman"/>
          <w:i/>
          <w:sz w:val="32"/>
        </w:rPr>
      </w:pPr>
    </w:p>
    <w:p w:rsidR="004E6F59" w:rsidRPr="008B0A59" w:rsidRDefault="004E6F59" w:rsidP="004E6F59">
      <w:pPr>
        <w:spacing w:before="2" w:after="2" w:line="288" w:lineRule="exact"/>
        <w:rPr>
          <w:rFonts w:ascii="Times New Roman" w:hAnsi="Times New Roman" w:cs="Times New Roman"/>
          <w:b/>
          <w:bCs/>
          <w:iCs/>
          <w:sz w:val="28"/>
          <w:szCs w:val="28"/>
          <w:u w:val="single"/>
        </w:rPr>
      </w:pPr>
      <w:r w:rsidRPr="008B0A59">
        <w:rPr>
          <w:rFonts w:ascii="Times New Roman" w:hAnsi="Times New Roman" w:cs="Times New Roman"/>
          <w:b/>
          <w:bCs/>
          <w:iCs/>
          <w:sz w:val="28"/>
          <w:szCs w:val="28"/>
          <w:u w:val="single"/>
        </w:rPr>
        <w:t>Rules</w:t>
      </w:r>
    </w:p>
    <w:p w:rsidR="00ED1589" w:rsidRPr="008B0A59" w:rsidRDefault="00ED1589" w:rsidP="004E6F59">
      <w:pPr>
        <w:spacing w:before="2" w:after="2" w:line="288" w:lineRule="exact"/>
        <w:rPr>
          <w:rFonts w:ascii="Times New Roman" w:hAnsi="Times New Roman" w:cs="Times New Roman"/>
          <w:b/>
          <w:bCs/>
          <w:iCs/>
          <w:sz w:val="28"/>
          <w:szCs w:val="28"/>
          <w:u w:val="single"/>
        </w:rPr>
      </w:pPr>
    </w:p>
    <w:p w:rsidR="004E6F59" w:rsidRPr="008B0A59" w:rsidRDefault="004E6F59" w:rsidP="004E6F59">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1. In for loop 3 sections must be separated by using 2 " ; " symbols.</w:t>
      </w:r>
    </w:p>
    <w:p w:rsidR="004E6F59" w:rsidRPr="008B0A59" w:rsidRDefault="004E6F59" w:rsidP="004E6F59">
      <w:pPr>
        <w:spacing w:before="2" w:after="2" w:line="288" w:lineRule="exact"/>
        <w:rPr>
          <w:rFonts w:ascii="Times New Roman" w:hAnsi="Times New Roman" w:cs="Times New Roman"/>
          <w:sz w:val="28"/>
          <w:szCs w:val="28"/>
        </w:rPr>
      </w:pPr>
    </w:p>
    <w:p w:rsidR="004E6F59" w:rsidRPr="008B0A59" w:rsidRDefault="004E6F59" w:rsidP="004E6F59">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2. writing 3 sections in for loop are optional.</w:t>
      </w:r>
      <w:r w:rsidRPr="008B0A59">
        <w:rPr>
          <w:rFonts w:ascii="Times New Roman" w:hAnsi="Times New Roman" w:cs="Times New Roman"/>
          <w:sz w:val="28"/>
          <w:szCs w:val="28"/>
        </w:rPr>
        <w:br/>
      </w:r>
    </w:p>
    <w:p w:rsidR="004E6F59" w:rsidRPr="008B0A59" w:rsidRDefault="004E6F59" w:rsidP="004E6F59">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 if we dont write anything in initialization section then compiler wont write anything.</w:t>
      </w:r>
    </w:p>
    <w:p w:rsidR="004E6F59" w:rsidRPr="008B0A59" w:rsidRDefault="004E6F59" w:rsidP="004E6F59">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 if we dont write anything in Incr/Decr section then compiler wont write anything.</w:t>
      </w:r>
    </w:p>
    <w:p w:rsidR="004E6F59" w:rsidRPr="008B0A59" w:rsidRDefault="004E6F59" w:rsidP="004E6F59">
      <w:pPr>
        <w:spacing w:before="2" w:after="2" w:line="288" w:lineRule="exact"/>
        <w:rPr>
          <w:rFonts w:ascii="Times New Roman" w:hAnsi="Times New Roman" w:cs="Times New Roman"/>
          <w:sz w:val="28"/>
          <w:szCs w:val="28"/>
        </w:rPr>
      </w:pPr>
      <w:r w:rsidRPr="008B0A59">
        <w:rPr>
          <w:rFonts w:ascii="Times New Roman" w:hAnsi="Times New Roman" w:cs="Times New Roman"/>
          <w:noProof/>
          <w:sz w:val="28"/>
          <w:szCs w:val="28"/>
        </w:rPr>
        <w:lastRenderedPageBreak/>
        <w:drawing>
          <wp:anchor distT="0" distB="0" distL="0" distR="0" simplePos="0" relativeHeight="251677696" behindDoc="0" locked="0" layoutInCell="1" allowOverlap="1">
            <wp:simplePos x="0" y="0"/>
            <wp:positionH relativeFrom="column">
              <wp:posOffset>346710</wp:posOffset>
            </wp:positionH>
            <wp:positionV relativeFrom="paragraph">
              <wp:posOffset>371475</wp:posOffset>
            </wp:positionV>
            <wp:extent cx="4428490" cy="541020"/>
            <wp:effectExtent l="19050" t="0" r="0" b="0"/>
            <wp:wrapTopAndBottom/>
            <wp:docPr id="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srcRect/>
                    <a:stretch>
                      <a:fillRect/>
                    </a:stretch>
                  </pic:blipFill>
                  <pic:spPr bwMode="auto">
                    <a:xfrm>
                      <a:off x="0" y="0"/>
                      <a:ext cx="4428490" cy="541020"/>
                    </a:xfrm>
                    <a:prstGeom prst="rect">
                      <a:avLst/>
                    </a:prstGeom>
                    <a:solidFill>
                      <a:srgbClr val="FFFFFF"/>
                    </a:solidFill>
                    <a:ln w="9525">
                      <a:noFill/>
                      <a:miter lim="800000"/>
                      <a:headEnd/>
                      <a:tailEnd/>
                    </a:ln>
                  </pic:spPr>
                </pic:pic>
              </a:graphicData>
            </a:graphic>
          </wp:anchor>
        </w:drawing>
      </w:r>
      <w:r w:rsidRPr="008B0A59">
        <w:rPr>
          <w:rFonts w:ascii="Times New Roman" w:hAnsi="Times New Roman" w:cs="Times New Roman"/>
          <w:sz w:val="28"/>
          <w:szCs w:val="28"/>
        </w:rPr>
        <w:t xml:space="preserve">   -But if we dont write anything in condition section then compiler  always write boolean value true.</w:t>
      </w:r>
    </w:p>
    <w:p w:rsidR="004E6F59" w:rsidRPr="008B0A59" w:rsidRDefault="004E6F59" w:rsidP="004E6F59">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br/>
        <w:t xml:space="preserve">3.-In initialization section we can write any valid java statements </w:t>
      </w:r>
    </w:p>
    <w:p w:rsidR="004E6F59" w:rsidRPr="008B0A59" w:rsidRDefault="004E6F59" w:rsidP="004E6F59">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-In Incr/Decr section also we can write any valid java statements wont write anything.</w:t>
      </w:r>
    </w:p>
    <w:p w:rsidR="004E6F59" w:rsidRPr="008B0A59" w:rsidRDefault="004E6F59" w:rsidP="004E6F59">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-But In condition section we can write anything which must be boolean type</w:t>
      </w:r>
    </w:p>
    <w:p w:rsidR="004E6F59" w:rsidRPr="008B0A59" w:rsidRDefault="004E6F59" w:rsidP="004E6F59">
      <w:pPr>
        <w:spacing w:before="2" w:after="2" w:line="288" w:lineRule="exact"/>
        <w:rPr>
          <w:rFonts w:ascii="Times New Roman" w:hAnsi="Times New Roman" w:cs="Times New Roman"/>
          <w:sz w:val="28"/>
          <w:szCs w:val="28"/>
        </w:rPr>
      </w:pPr>
    </w:p>
    <w:p w:rsidR="004E6F59" w:rsidRPr="008B0A59" w:rsidRDefault="004E6F59" w:rsidP="004E6F59">
      <w:pPr>
        <w:spacing w:before="2" w:after="2" w:line="288" w:lineRule="exact"/>
        <w:ind w:left="720"/>
        <w:rPr>
          <w:rFonts w:ascii="Times New Roman" w:hAnsi="Times New Roman" w:cs="Times New Roman"/>
          <w:b/>
          <w:i/>
          <w:sz w:val="32"/>
          <w:szCs w:val="28"/>
          <w:u w:val="single"/>
        </w:rPr>
      </w:pPr>
      <w:r w:rsidRPr="008B0A59">
        <w:rPr>
          <w:rFonts w:ascii="Times New Roman" w:hAnsi="Times New Roman" w:cs="Times New Roman"/>
          <w:b/>
          <w:i/>
          <w:sz w:val="32"/>
          <w:szCs w:val="28"/>
          <w:u w:val="single"/>
        </w:rPr>
        <w:t>Eg:</w:t>
      </w:r>
    </w:p>
    <w:p w:rsidR="00ED1589" w:rsidRPr="008B0A59" w:rsidRDefault="00ED1589" w:rsidP="004E6F59">
      <w:pPr>
        <w:spacing w:before="2" w:after="2" w:line="288" w:lineRule="exact"/>
        <w:ind w:left="720"/>
        <w:rPr>
          <w:rFonts w:ascii="Times New Roman" w:hAnsi="Times New Roman" w:cs="Times New Roman"/>
          <w:b/>
          <w:i/>
          <w:sz w:val="32"/>
          <w:szCs w:val="28"/>
          <w:u w:val="single"/>
        </w:rPr>
      </w:pPr>
    </w:p>
    <w:p w:rsidR="004E6F59" w:rsidRPr="008B0A59" w:rsidRDefault="004E6F59" w:rsidP="004E6F59">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class  ForTest{</w:t>
      </w:r>
    </w:p>
    <w:p w:rsidR="004E6F59" w:rsidRPr="008B0A59" w:rsidRDefault="004E6F59" w:rsidP="004E6F59">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public  static  void  main(String args[]){</w:t>
      </w:r>
    </w:p>
    <w:p w:rsidR="004E6F59" w:rsidRPr="008B0A59" w:rsidRDefault="004E6F59" w:rsidP="00ED1589">
      <w:pPr>
        <w:spacing w:before="2" w:after="2" w:line="288" w:lineRule="exact"/>
        <w:ind w:left="720" w:firstLine="720"/>
        <w:rPr>
          <w:rFonts w:ascii="Times New Roman" w:hAnsi="Times New Roman" w:cs="Times New Roman"/>
          <w:i/>
          <w:sz w:val="32"/>
          <w:szCs w:val="28"/>
        </w:rPr>
      </w:pPr>
      <w:r w:rsidRPr="008B0A59">
        <w:rPr>
          <w:rFonts w:ascii="Times New Roman" w:hAnsi="Times New Roman" w:cs="Times New Roman"/>
          <w:i/>
          <w:sz w:val="32"/>
          <w:szCs w:val="28"/>
        </w:rPr>
        <w:t>int i=1;</w:t>
      </w:r>
    </w:p>
    <w:p w:rsidR="004E6F59" w:rsidRPr="008B0A59" w:rsidRDefault="004E6F59" w:rsidP="00ED1589">
      <w:pPr>
        <w:spacing w:before="2" w:after="2" w:line="288" w:lineRule="exact"/>
        <w:ind w:left="720" w:firstLine="720"/>
        <w:rPr>
          <w:rFonts w:ascii="Times New Roman" w:hAnsi="Times New Roman" w:cs="Times New Roman"/>
          <w:i/>
          <w:sz w:val="24"/>
          <w:szCs w:val="24"/>
        </w:rPr>
      </w:pPr>
      <w:r w:rsidRPr="008B0A59">
        <w:rPr>
          <w:rFonts w:ascii="Times New Roman" w:hAnsi="Times New Roman" w:cs="Times New Roman"/>
          <w:i/>
          <w:sz w:val="24"/>
          <w:szCs w:val="24"/>
        </w:rPr>
        <w:t>for( System.out.println("HI");i&lt;=10;  System.out.println("java")){</w:t>
      </w:r>
    </w:p>
    <w:p w:rsidR="004E6F59" w:rsidRPr="008B0A59" w:rsidRDefault="004E6F59" w:rsidP="004E6F59">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ED1589" w:rsidRPr="008B0A59">
        <w:rPr>
          <w:rFonts w:ascii="Times New Roman" w:hAnsi="Times New Roman" w:cs="Times New Roman"/>
          <w:i/>
          <w:sz w:val="32"/>
          <w:szCs w:val="28"/>
        </w:rPr>
        <w:tab/>
      </w:r>
      <w:r w:rsidRPr="008B0A59">
        <w:rPr>
          <w:rFonts w:ascii="Times New Roman" w:hAnsi="Times New Roman" w:cs="Times New Roman"/>
          <w:i/>
          <w:sz w:val="32"/>
          <w:szCs w:val="28"/>
        </w:rPr>
        <w:t>System.out.println(i);</w:t>
      </w:r>
    </w:p>
    <w:p w:rsidR="004E6F59" w:rsidRPr="008B0A59" w:rsidRDefault="004E6F59" w:rsidP="004E6F59">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ED1589" w:rsidRPr="008B0A59">
        <w:rPr>
          <w:rFonts w:ascii="Times New Roman" w:hAnsi="Times New Roman" w:cs="Times New Roman"/>
          <w:i/>
          <w:sz w:val="32"/>
          <w:szCs w:val="28"/>
        </w:rPr>
        <w:tab/>
      </w:r>
      <w:r w:rsidRPr="008B0A59">
        <w:rPr>
          <w:rFonts w:ascii="Times New Roman" w:hAnsi="Times New Roman" w:cs="Times New Roman"/>
          <w:i/>
          <w:sz w:val="32"/>
          <w:szCs w:val="28"/>
        </w:rPr>
        <w:t>i++;</w:t>
      </w:r>
    </w:p>
    <w:p w:rsidR="004E6F59" w:rsidRPr="008B0A59" w:rsidRDefault="004E6F59" w:rsidP="004E6F59">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E6F59" w:rsidRPr="008B0A59" w:rsidRDefault="004E6F59" w:rsidP="004E6F59">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E6F59" w:rsidRPr="008B0A59" w:rsidRDefault="004E6F59" w:rsidP="004E6F59">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E6F59" w:rsidRPr="008B0A59" w:rsidRDefault="004E6F59" w:rsidP="004E6F59">
      <w:pPr>
        <w:spacing w:before="2" w:after="2" w:line="288" w:lineRule="exact"/>
        <w:ind w:left="720"/>
        <w:rPr>
          <w:rFonts w:ascii="Times New Roman" w:hAnsi="Times New Roman" w:cs="Times New Roman"/>
          <w:i/>
          <w:sz w:val="32"/>
          <w:szCs w:val="28"/>
        </w:rPr>
      </w:pPr>
    </w:p>
    <w:p w:rsidR="004E6F59" w:rsidRPr="008B0A59" w:rsidRDefault="004E6F59" w:rsidP="004E6F59">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4.-In initialization section we can write any number of initializations which must be same type</w:t>
      </w:r>
    </w:p>
    <w:p w:rsidR="004E6F59" w:rsidRPr="008B0A59" w:rsidRDefault="004E6F59" w:rsidP="004E6F59">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-In Incr/Decr section also we can write any number of incr/decr statements which must be separated by ","</w:t>
      </w:r>
    </w:p>
    <w:p w:rsidR="004E6F59" w:rsidRPr="008B0A59" w:rsidRDefault="004E6F59" w:rsidP="004E6F59">
      <w:pPr>
        <w:spacing w:before="2" w:after="2" w:line="288" w:lineRule="exact"/>
        <w:rPr>
          <w:rFonts w:ascii="Times New Roman" w:hAnsi="Times New Roman" w:cs="Times New Roman"/>
          <w:sz w:val="28"/>
          <w:szCs w:val="28"/>
        </w:rPr>
      </w:pPr>
      <w:r w:rsidRPr="008B0A59">
        <w:rPr>
          <w:rFonts w:ascii="Times New Roman" w:hAnsi="Times New Roman" w:cs="Times New Roman"/>
          <w:noProof/>
          <w:sz w:val="28"/>
          <w:szCs w:val="28"/>
        </w:rPr>
        <w:drawing>
          <wp:anchor distT="0" distB="0" distL="0" distR="0" simplePos="0" relativeHeight="251678720" behindDoc="0" locked="0" layoutInCell="1" allowOverlap="1">
            <wp:simplePos x="0" y="0"/>
            <wp:positionH relativeFrom="column">
              <wp:posOffset>582295</wp:posOffset>
            </wp:positionH>
            <wp:positionV relativeFrom="paragraph">
              <wp:posOffset>431800</wp:posOffset>
            </wp:positionV>
            <wp:extent cx="5532755" cy="1850390"/>
            <wp:effectExtent l="19050" t="0" r="0" b="0"/>
            <wp:wrapTopAndBottom/>
            <wp:docPr id="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srcRect/>
                    <a:stretch>
                      <a:fillRect/>
                    </a:stretch>
                  </pic:blipFill>
                  <pic:spPr bwMode="auto">
                    <a:xfrm>
                      <a:off x="0" y="0"/>
                      <a:ext cx="5532755" cy="1850390"/>
                    </a:xfrm>
                    <a:prstGeom prst="rect">
                      <a:avLst/>
                    </a:prstGeom>
                    <a:solidFill>
                      <a:srgbClr val="FFFFFF"/>
                    </a:solidFill>
                    <a:ln w="9525">
                      <a:noFill/>
                      <a:miter lim="800000"/>
                      <a:headEnd/>
                      <a:tailEnd/>
                    </a:ln>
                  </pic:spPr>
                </pic:pic>
              </a:graphicData>
            </a:graphic>
          </wp:anchor>
        </w:drawing>
      </w:r>
      <w:r w:rsidRPr="008B0A59">
        <w:rPr>
          <w:rFonts w:ascii="Times New Roman" w:hAnsi="Times New Roman" w:cs="Times New Roman"/>
          <w:sz w:val="28"/>
          <w:szCs w:val="28"/>
        </w:rPr>
        <w:t xml:space="preserve">  -In condition section also we can write any number of conditions which must be combined  using logical operators.</w:t>
      </w:r>
    </w:p>
    <w:p w:rsidR="004E6F59" w:rsidRPr="008B0A59" w:rsidRDefault="004E6F59" w:rsidP="004E6F59">
      <w:pPr>
        <w:spacing w:before="2" w:after="2" w:line="288" w:lineRule="exact"/>
        <w:rPr>
          <w:rFonts w:ascii="Times New Roman" w:hAnsi="Times New Roman" w:cs="Times New Roman"/>
          <w:sz w:val="28"/>
          <w:szCs w:val="28"/>
        </w:rPr>
      </w:pPr>
    </w:p>
    <w:p w:rsidR="004E6F59" w:rsidRPr="008B0A59" w:rsidRDefault="004E6F59" w:rsidP="004E6F59">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5. variables declared inside the for loop we can not access out side the for loop</w:t>
      </w:r>
    </w:p>
    <w:p w:rsidR="004E6F59" w:rsidRPr="008B0A59" w:rsidRDefault="004E6F59" w:rsidP="004E6F59">
      <w:pPr>
        <w:spacing w:before="2" w:after="2" w:line="288" w:lineRule="exact"/>
        <w:rPr>
          <w:rFonts w:ascii="Times New Roman" w:hAnsi="Times New Roman" w:cs="Times New Roman"/>
          <w:sz w:val="28"/>
          <w:szCs w:val="28"/>
        </w:rPr>
      </w:pPr>
      <w:r w:rsidRPr="008B0A59">
        <w:rPr>
          <w:rFonts w:ascii="Times New Roman" w:hAnsi="Times New Roman" w:cs="Times New Roman"/>
          <w:noProof/>
          <w:sz w:val="28"/>
          <w:szCs w:val="28"/>
        </w:rPr>
        <w:lastRenderedPageBreak/>
        <w:drawing>
          <wp:anchor distT="0" distB="0" distL="114300" distR="114300" simplePos="0" relativeHeight="251680768" behindDoc="0" locked="0" layoutInCell="1" allowOverlap="1">
            <wp:simplePos x="0" y="0"/>
            <wp:positionH relativeFrom="column">
              <wp:posOffset>3222625</wp:posOffset>
            </wp:positionH>
            <wp:positionV relativeFrom="paragraph">
              <wp:posOffset>106045</wp:posOffset>
            </wp:positionV>
            <wp:extent cx="2795270" cy="634365"/>
            <wp:effectExtent l="19050" t="0" r="5080" b="0"/>
            <wp:wrapSquare wrapText="bothSides"/>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srcRect/>
                    <a:stretch>
                      <a:fillRect/>
                    </a:stretch>
                  </pic:blipFill>
                  <pic:spPr bwMode="auto">
                    <a:xfrm>
                      <a:off x="0" y="0"/>
                      <a:ext cx="2795270" cy="634365"/>
                    </a:xfrm>
                    <a:prstGeom prst="rect">
                      <a:avLst/>
                    </a:prstGeom>
                    <a:noFill/>
                    <a:ln w="9525">
                      <a:noFill/>
                      <a:miter lim="800000"/>
                      <a:headEnd/>
                      <a:tailEnd/>
                    </a:ln>
                  </pic:spPr>
                </pic:pic>
              </a:graphicData>
            </a:graphic>
          </wp:anchor>
        </w:drawing>
      </w:r>
      <w:r w:rsidRPr="008B0A59">
        <w:rPr>
          <w:rFonts w:ascii="Times New Roman" w:hAnsi="Times New Roman" w:cs="Times New Roman"/>
          <w:noProof/>
          <w:sz w:val="28"/>
          <w:szCs w:val="28"/>
        </w:rPr>
        <w:drawing>
          <wp:anchor distT="0" distB="0" distL="114300" distR="114300" simplePos="0" relativeHeight="251679744" behindDoc="0" locked="0" layoutInCell="1" allowOverlap="1">
            <wp:simplePos x="0" y="0"/>
            <wp:positionH relativeFrom="column">
              <wp:posOffset>35560</wp:posOffset>
            </wp:positionH>
            <wp:positionV relativeFrom="paragraph">
              <wp:posOffset>39370</wp:posOffset>
            </wp:positionV>
            <wp:extent cx="2787015" cy="701040"/>
            <wp:effectExtent l="19050" t="0" r="0" b="0"/>
            <wp:wrapSquare wrapText="bothSides"/>
            <wp:docPr id="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srcRect/>
                    <a:stretch>
                      <a:fillRect/>
                    </a:stretch>
                  </pic:blipFill>
                  <pic:spPr bwMode="auto">
                    <a:xfrm>
                      <a:off x="0" y="0"/>
                      <a:ext cx="2787015" cy="701040"/>
                    </a:xfrm>
                    <a:prstGeom prst="rect">
                      <a:avLst/>
                    </a:prstGeom>
                    <a:noFill/>
                    <a:ln w="9525">
                      <a:noFill/>
                      <a:miter lim="800000"/>
                      <a:headEnd/>
                      <a:tailEnd/>
                    </a:ln>
                  </pic:spPr>
                </pic:pic>
              </a:graphicData>
            </a:graphic>
          </wp:anchor>
        </w:drawing>
      </w:r>
      <w:r w:rsidRPr="008B0A59">
        <w:rPr>
          <w:rFonts w:ascii="Times New Roman" w:hAnsi="Times New Roman" w:cs="Times New Roman"/>
          <w:sz w:val="28"/>
          <w:szCs w:val="28"/>
        </w:rPr>
        <w:t>6. In for loop if we write multiple statements then writing curly  braces are mandatory  otherwise if we write single statement then writing curly braces are optional, but in this case writing  statement is mandatory and it should not be any declarative statement.</w:t>
      </w:r>
    </w:p>
    <w:p w:rsidR="004E6F59" w:rsidRPr="008B0A59" w:rsidRDefault="004E6F59" w:rsidP="004E6F59">
      <w:pPr>
        <w:spacing w:before="2" w:after="2" w:line="288" w:lineRule="exact"/>
        <w:rPr>
          <w:rFonts w:ascii="Times New Roman" w:hAnsi="Times New Roman" w:cs="Times New Roman"/>
          <w:sz w:val="28"/>
          <w:szCs w:val="28"/>
        </w:rPr>
      </w:pPr>
    </w:p>
    <w:p w:rsidR="004E6F59" w:rsidRPr="008B0A59" w:rsidRDefault="004E6F59" w:rsidP="004E6F59">
      <w:pPr>
        <w:spacing w:before="2" w:after="2" w:line="288" w:lineRule="exact"/>
        <w:rPr>
          <w:rFonts w:ascii="Times New Roman" w:hAnsi="Times New Roman" w:cs="Times New Roman"/>
          <w:b/>
          <w:sz w:val="32"/>
          <w:szCs w:val="28"/>
          <w:u w:val="single"/>
        </w:rPr>
      </w:pPr>
      <w:r w:rsidRPr="008B0A59">
        <w:rPr>
          <w:rFonts w:ascii="Times New Roman" w:hAnsi="Times New Roman" w:cs="Times New Roman"/>
          <w:b/>
          <w:sz w:val="32"/>
          <w:szCs w:val="28"/>
          <w:u w:val="single"/>
        </w:rPr>
        <w:t>//wap to find  factorial of the given  number</w:t>
      </w:r>
    </w:p>
    <w:p w:rsidR="004E6F59" w:rsidRPr="008B0A59" w:rsidRDefault="004E6F59" w:rsidP="004E6F59">
      <w:pPr>
        <w:spacing w:before="2" w:after="2" w:line="288" w:lineRule="exact"/>
        <w:rPr>
          <w:rFonts w:ascii="Times New Roman" w:hAnsi="Times New Roman" w:cs="Times New Roman"/>
          <w:b/>
          <w:sz w:val="32"/>
          <w:szCs w:val="28"/>
          <w:u w:val="single"/>
        </w:rPr>
      </w:pPr>
    </w:p>
    <w:p w:rsidR="004E6F59" w:rsidRPr="008B0A59" w:rsidRDefault="004E6F59" w:rsidP="004E6F59">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import java.io.*;</w:t>
      </w:r>
    </w:p>
    <w:p w:rsidR="004E6F59" w:rsidRPr="008B0A59" w:rsidRDefault="004E6F59" w:rsidP="004E6F59">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class  For3{</w:t>
      </w:r>
    </w:p>
    <w:p w:rsidR="004E6F59" w:rsidRPr="008B0A59" w:rsidRDefault="004E6F59" w:rsidP="004E6F59">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public  static  void  main(String args[]) throws IOException{</w:t>
      </w:r>
    </w:p>
    <w:p w:rsidR="004E6F59" w:rsidRPr="008B0A59" w:rsidRDefault="004E6F59" w:rsidP="00221C45">
      <w:pPr>
        <w:spacing w:before="2" w:after="2" w:line="288" w:lineRule="exact"/>
        <w:ind w:left="720" w:firstLine="720"/>
        <w:rPr>
          <w:rFonts w:ascii="Times New Roman" w:hAnsi="Times New Roman" w:cs="Times New Roman"/>
          <w:i/>
          <w:sz w:val="24"/>
          <w:szCs w:val="28"/>
        </w:rPr>
      </w:pPr>
      <w:r w:rsidRPr="008B0A59">
        <w:rPr>
          <w:rFonts w:ascii="Times New Roman" w:hAnsi="Times New Roman" w:cs="Times New Roman"/>
          <w:i/>
          <w:sz w:val="24"/>
          <w:szCs w:val="28"/>
        </w:rPr>
        <w:t>BufferedReader kbd = new BufferedReader(new InputStreamReader(System.in));</w:t>
      </w:r>
    </w:p>
    <w:p w:rsidR="004E6F59" w:rsidRPr="008B0A59" w:rsidRDefault="004E6F59" w:rsidP="00221C45">
      <w:pPr>
        <w:spacing w:before="2" w:after="2" w:line="288" w:lineRule="exact"/>
        <w:ind w:left="720" w:firstLine="720"/>
        <w:rPr>
          <w:rFonts w:ascii="Times New Roman" w:hAnsi="Times New Roman" w:cs="Times New Roman"/>
          <w:i/>
          <w:sz w:val="32"/>
          <w:szCs w:val="28"/>
        </w:rPr>
      </w:pPr>
      <w:r w:rsidRPr="008B0A59">
        <w:rPr>
          <w:rFonts w:ascii="Times New Roman" w:hAnsi="Times New Roman" w:cs="Times New Roman"/>
          <w:i/>
          <w:sz w:val="32"/>
          <w:szCs w:val="28"/>
        </w:rPr>
        <w:t>System.out.println("Enter Any Number");</w:t>
      </w:r>
    </w:p>
    <w:p w:rsidR="004E6F59" w:rsidRPr="008B0A59" w:rsidRDefault="004E6F59" w:rsidP="004E6F59">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221C45" w:rsidRPr="008B0A59">
        <w:rPr>
          <w:rFonts w:ascii="Times New Roman" w:hAnsi="Times New Roman" w:cs="Times New Roman"/>
          <w:i/>
          <w:sz w:val="32"/>
          <w:szCs w:val="28"/>
        </w:rPr>
        <w:tab/>
      </w:r>
      <w:r w:rsidRPr="008B0A59">
        <w:rPr>
          <w:rFonts w:ascii="Times New Roman" w:hAnsi="Times New Roman" w:cs="Times New Roman"/>
          <w:i/>
          <w:sz w:val="32"/>
          <w:szCs w:val="28"/>
        </w:rPr>
        <w:t>int n=Integer.parseInt(kbd.readLine());</w:t>
      </w:r>
    </w:p>
    <w:p w:rsidR="004E6F59" w:rsidRPr="008B0A59" w:rsidRDefault="004E6F59" w:rsidP="004E6F59">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221C45" w:rsidRPr="008B0A59">
        <w:rPr>
          <w:rFonts w:ascii="Times New Roman" w:hAnsi="Times New Roman" w:cs="Times New Roman"/>
          <w:i/>
          <w:sz w:val="32"/>
          <w:szCs w:val="28"/>
        </w:rPr>
        <w:tab/>
      </w:r>
      <w:r w:rsidRPr="008B0A59">
        <w:rPr>
          <w:rFonts w:ascii="Times New Roman" w:hAnsi="Times New Roman" w:cs="Times New Roman"/>
          <w:i/>
          <w:sz w:val="32"/>
          <w:szCs w:val="28"/>
        </w:rPr>
        <w:t>int  f=1;</w:t>
      </w:r>
    </w:p>
    <w:p w:rsidR="004E6F59" w:rsidRPr="008B0A59" w:rsidRDefault="004E6F59" w:rsidP="004E6F59">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221C45" w:rsidRPr="008B0A59">
        <w:rPr>
          <w:rFonts w:ascii="Times New Roman" w:hAnsi="Times New Roman" w:cs="Times New Roman"/>
          <w:i/>
          <w:sz w:val="32"/>
          <w:szCs w:val="28"/>
        </w:rPr>
        <w:tab/>
      </w:r>
      <w:r w:rsidRPr="008B0A59">
        <w:rPr>
          <w:rFonts w:ascii="Times New Roman" w:hAnsi="Times New Roman" w:cs="Times New Roman"/>
          <w:i/>
          <w:sz w:val="32"/>
          <w:szCs w:val="28"/>
        </w:rPr>
        <w:t>for(int i=1;i&lt;=n;i++){</w:t>
      </w:r>
    </w:p>
    <w:p w:rsidR="004E6F59" w:rsidRPr="008B0A59" w:rsidRDefault="004E6F59" w:rsidP="004E6F59">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221C45" w:rsidRPr="008B0A59">
        <w:rPr>
          <w:rFonts w:ascii="Times New Roman" w:hAnsi="Times New Roman" w:cs="Times New Roman"/>
          <w:i/>
          <w:sz w:val="32"/>
          <w:szCs w:val="28"/>
        </w:rPr>
        <w:tab/>
      </w:r>
      <w:r w:rsidR="00221C45" w:rsidRPr="008B0A59">
        <w:rPr>
          <w:rFonts w:ascii="Times New Roman" w:hAnsi="Times New Roman" w:cs="Times New Roman"/>
          <w:i/>
          <w:sz w:val="32"/>
          <w:szCs w:val="28"/>
        </w:rPr>
        <w:tab/>
      </w:r>
      <w:r w:rsidRPr="008B0A59">
        <w:rPr>
          <w:rFonts w:ascii="Times New Roman" w:hAnsi="Times New Roman" w:cs="Times New Roman"/>
          <w:i/>
          <w:sz w:val="32"/>
          <w:szCs w:val="28"/>
        </w:rPr>
        <w:t>f = f * i;</w:t>
      </w:r>
    </w:p>
    <w:p w:rsidR="004E6F59" w:rsidRPr="008B0A59" w:rsidRDefault="004E6F59" w:rsidP="004E6F59">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221C45" w:rsidRPr="008B0A59">
        <w:rPr>
          <w:rFonts w:ascii="Times New Roman" w:hAnsi="Times New Roman" w:cs="Times New Roman"/>
          <w:i/>
          <w:sz w:val="32"/>
          <w:szCs w:val="28"/>
        </w:rPr>
        <w:tab/>
      </w:r>
      <w:r w:rsidRPr="008B0A59">
        <w:rPr>
          <w:rFonts w:ascii="Times New Roman" w:hAnsi="Times New Roman" w:cs="Times New Roman"/>
          <w:i/>
          <w:sz w:val="32"/>
          <w:szCs w:val="28"/>
        </w:rPr>
        <w:t>}</w:t>
      </w:r>
    </w:p>
    <w:p w:rsidR="004E6F59" w:rsidRPr="008B0A59" w:rsidRDefault="004E6F59" w:rsidP="004E6F59">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221C45" w:rsidRPr="008B0A59">
        <w:rPr>
          <w:rFonts w:ascii="Times New Roman" w:hAnsi="Times New Roman" w:cs="Times New Roman"/>
          <w:i/>
          <w:sz w:val="32"/>
          <w:szCs w:val="28"/>
        </w:rPr>
        <w:tab/>
      </w:r>
      <w:r w:rsidRPr="008B0A59">
        <w:rPr>
          <w:rFonts w:ascii="Times New Roman" w:hAnsi="Times New Roman" w:cs="Times New Roman"/>
          <w:i/>
          <w:sz w:val="32"/>
          <w:szCs w:val="28"/>
        </w:rPr>
        <w:t>System.out.println(n+" != "+f);</w:t>
      </w:r>
    </w:p>
    <w:p w:rsidR="004E6F59" w:rsidRPr="008B0A59" w:rsidRDefault="004E6F59" w:rsidP="004E6F59">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221C45" w:rsidRPr="008B0A59">
        <w:rPr>
          <w:rFonts w:ascii="Times New Roman" w:hAnsi="Times New Roman" w:cs="Times New Roman"/>
          <w:i/>
          <w:sz w:val="32"/>
          <w:szCs w:val="28"/>
        </w:rPr>
        <w:tab/>
      </w:r>
      <w:r w:rsidRPr="008B0A59">
        <w:rPr>
          <w:rFonts w:ascii="Times New Roman" w:hAnsi="Times New Roman" w:cs="Times New Roman"/>
          <w:i/>
          <w:sz w:val="32"/>
          <w:szCs w:val="28"/>
        </w:rPr>
        <w:t>}</w:t>
      </w:r>
    </w:p>
    <w:p w:rsidR="004E6F59" w:rsidRPr="008B0A59" w:rsidRDefault="004E6F59" w:rsidP="00221C45">
      <w:pPr>
        <w:spacing w:before="2" w:after="2" w:line="288" w:lineRule="exact"/>
        <w:ind w:firstLine="720"/>
        <w:rPr>
          <w:rFonts w:ascii="Times New Roman" w:hAnsi="Times New Roman" w:cs="Times New Roman"/>
          <w:i/>
          <w:sz w:val="32"/>
          <w:szCs w:val="28"/>
        </w:rPr>
      </w:pPr>
      <w:r w:rsidRPr="008B0A59">
        <w:rPr>
          <w:rFonts w:ascii="Times New Roman" w:hAnsi="Times New Roman" w:cs="Times New Roman"/>
          <w:i/>
          <w:sz w:val="32"/>
          <w:szCs w:val="28"/>
        </w:rPr>
        <w:t>}</w:t>
      </w:r>
    </w:p>
    <w:p w:rsidR="004E6F59" w:rsidRPr="008B0A59" w:rsidRDefault="004E6F59" w:rsidP="004E6F59">
      <w:pPr>
        <w:spacing w:before="2" w:after="2" w:line="288" w:lineRule="exact"/>
        <w:ind w:left="720"/>
        <w:rPr>
          <w:rFonts w:ascii="Times New Roman" w:hAnsi="Times New Roman" w:cs="Times New Roman"/>
          <w:i/>
          <w:sz w:val="32"/>
          <w:szCs w:val="28"/>
        </w:rPr>
      </w:pPr>
    </w:p>
    <w:p w:rsidR="004E6F59" w:rsidRPr="008B0A59" w:rsidRDefault="004E6F59" w:rsidP="004E6F59">
      <w:pPr>
        <w:spacing w:before="2" w:after="2" w:line="288" w:lineRule="exact"/>
        <w:rPr>
          <w:rFonts w:ascii="Times New Roman" w:hAnsi="Times New Roman" w:cs="Times New Roman"/>
          <w:b/>
          <w:sz w:val="32"/>
          <w:szCs w:val="28"/>
          <w:u w:val="single"/>
        </w:rPr>
      </w:pPr>
      <w:r w:rsidRPr="008B0A59">
        <w:rPr>
          <w:rFonts w:ascii="Times New Roman" w:hAnsi="Times New Roman" w:cs="Times New Roman"/>
          <w:b/>
          <w:sz w:val="32"/>
          <w:szCs w:val="28"/>
          <w:u w:val="single"/>
        </w:rPr>
        <w:t>//wap to print mathematical table of given number</w:t>
      </w:r>
    </w:p>
    <w:p w:rsidR="004E6F59" w:rsidRPr="008B0A59" w:rsidRDefault="004E6F59" w:rsidP="004E6F59">
      <w:pPr>
        <w:spacing w:before="2" w:after="2" w:line="288" w:lineRule="exact"/>
        <w:rPr>
          <w:rFonts w:ascii="Times New Roman" w:hAnsi="Times New Roman" w:cs="Times New Roman"/>
          <w:sz w:val="28"/>
          <w:szCs w:val="28"/>
        </w:rPr>
      </w:pPr>
    </w:p>
    <w:p w:rsidR="004E6F59" w:rsidRPr="008B0A59" w:rsidRDefault="004E6F59" w:rsidP="004E6F59">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import java.io.*;</w:t>
      </w:r>
    </w:p>
    <w:p w:rsidR="004E6F59" w:rsidRPr="008B0A59" w:rsidRDefault="004E6F59" w:rsidP="004E6F59">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class  For4{</w:t>
      </w:r>
    </w:p>
    <w:p w:rsidR="004E6F59" w:rsidRPr="008B0A59" w:rsidRDefault="004E6F59" w:rsidP="004E6F59">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public  static  void  main(String args[]) throws IOException{</w:t>
      </w:r>
    </w:p>
    <w:p w:rsidR="004E6F59" w:rsidRPr="008B0A59" w:rsidRDefault="004E6F59" w:rsidP="00221C45">
      <w:pPr>
        <w:spacing w:before="2" w:after="2" w:line="288" w:lineRule="exact"/>
        <w:ind w:left="720" w:firstLine="720"/>
        <w:rPr>
          <w:rFonts w:ascii="Times New Roman" w:hAnsi="Times New Roman" w:cs="Times New Roman"/>
          <w:i/>
          <w:sz w:val="24"/>
          <w:szCs w:val="28"/>
        </w:rPr>
      </w:pPr>
      <w:r w:rsidRPr="008B0A59">
        <w:rPr>
          <w:rFonts w:ascii="Times New Roman" w:hAnsi="Times New Roman" w:cs="Times New Roman"/>
          <w:i/>
          <w:sz w:val="24"/>
          <w:szCs w:val="28"/>
        </w:rPr>
        <w:t>BufferedReader kbd = new BufferedReader(new InputStreamReader(System.in));</w:t>
      </w:r>
    </w:p>
    <w:p w:rsidR="004E6F59" w:rsidRPr="008B0A59" w:rsidRDefault="004E6F59" w:rsidP="00221C45">
      <w:pPr>
        <w:spacing w:before="2" w:after="2" w:line="288" w:lineRule="exact"/>
        <w:ind w:left="720" w:firstLine="720"/>
        <w:rPr>
          <w:rFonts w:ascii="Times New Roman" w:hAnsi="Times New Roman" w:cs="Times New Roman"/>
          <w:i/>
          <w:sz w:val="32"/>
          <w:szCs w:val="28"/>
        </w:rPr>
      </w:pPr>
      <w:r w:rsidRPr="008B0A59">
        <w:rPr>
          <w:rFonts w:ascii="Times New Roman" w:hAnsi="Times New Roman" w:cs="Times New Roman"/>
          <w:i/>
          <w:sz w:val="32"/>
          <w:szCs w:val="28"/>
        </w:rPr>
        <w:t>System.out.println("Enter Any Number");</w:t>
      </w:r>
    </w:p>
    <w:p w:rsidR="004E6F59" w:rsidRPr="008B0A59" w:rsidRDefault="004E6F59" w:rsidP="004E6F59">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221C45" w:rsidRPr="008B0A59">
        <w:rPr>
          <w:rFonts w:ascii="Times New Roman" w:hAnsi="Times New Roman" w:cs="Times New Roman"/>
          <w:i/>
          <w:sz w:val="32"/>
          <w:szCs w:val="28"/>
        </w:rPr>
        <w:tab/>
      </w:r>
      <w:r w:rsidRPr="008B0A59">
        <w:rPr>
          <w:rFonts w:ascii="Times New Roman" w:hAnsi="Times New Roman" w:cs="Times New Roman"/>
          <w:i/>
          <w:sz w:val="32"/>
          <w:szCs w:val="28"/>
        </w:rPr>
        <w:t>int n=Integer.parseInt(kbd.readLine());</w:t>
      </w:r>
    </w:p>
    <w:p w:rsidR="004E6F59" w:rsidRPr="008B0A59" w:rsidRDefault="004E6F59" w:rsidP="004E6F59">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221C45" w:rsidRPr="008B0A59">
        <w:rPr>
          <w:rFonts w:ascii="Times New Roman" w:hAnsi="Times New Roman" w:cs="Times New Roman"/>
          <w:i/>
          <w:sz w:val="32"/>
          <w:szCs w:val="28"/>
        </w:rPr>
        <w:tab/>
      </w:r>
      <w:r w:rsidRPr="008B0A59">
        <w:rPr>
          <w:rFonts w:ascii="Times New Roman" w:hAnsi="Times New Roman" w:cs="Times New Roman"/>
          <w:i/>
          <w:sz w:val="32"/>
          <w:szCs w:val="28"/>
        </w:rPr>
        <w:t>System.out.println("Mathematical of "+n);</w:t>
      </w:r>
    </w:p>
    <w:p w:rsidR="004E6F59" w:rsidRPr="008B0A59" w:rsidRDefault="004E6F59" w:rsidP="004E6F59">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221C45" w:rsidRPr="008B0A59">
        <w:rPr>
          <w:rFonts w:ascii="Times New Roman" w:hAnsi="Times New Roman" w:cs="Times New Roman"/>
          <w:i/>
          <w:sz w:val="32"/>
          <w:szCs w:val="28"/>
        </w:rPr>
        <w:tab/>
      </w:r>
      <w:r w:rsidRPr="008B0A59">
        <w:rPr>
          <w:rFonts w:ascii="Times New Roman" w:hAnsi="Times New Roman" w:cs="Times New Roman"/>
          <w:i/>
          <w:sz w:val="32"/>
          <w:szCs w:val="28"/>
        </w:rPr>
        <w:t>for(int i=1;i&lt;=10;i++){</w:t>
      </w:r>
    </w:p>
    <w:p w:rsidR="004E6F59" w:rsidRPr="008B0A59" w:rsidRDefault="004E6F59" w:rsidP="004E6F59">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221C45" w:rsidRPr="008B0A59">
        <w:rPr>
          <w:rFonts w:ascii="Times New Roman" w:hAnsi="Times New Roman" w:cs="Times New Roman"/>
          <w:i/>
          <w:sz w:val="32"/>
          <w:szCs w:val="28"/>
        </w:rPr>
        <w:tab/>
      </w:r>
      <w:r w:rsidR="00221C45" w:rsidRPr="008B0A59">
        <w:rPr>
          <w:rFonts w:ascii="Times New Roman" w:hAnsi="Times New Roman" w:cs="Times New Roman"/>
          <w:i/>
          <w:sz w:val="32"/>
          <w:szCs w:val="28"/>
        </w:rPr>
        <w:tab/>
      </w:r>
      <w:r w:rsidRPr="008B0A59">
        <w:rPr>
          <w:rFonts w:ascii="Times New Roman" w:hAnsi="Times New Roman" w:cs="Times New Roman"/>
          <w:i/>
          <w:sz w:val="32"/>
          <w:szCs w:val="28"/>
        </w:rPr>
        <w:t>System.out.println(n+"X"+i+"="+n*i);</w:t>
      </w:r>
    </w:p>
    <w:p w:rsidR="004E6F59" w:rsidRPr="008B0A59" w:rsidRDefault="004E6F59" w:rsidP="004E6F59">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221C45" w:rsidRPr="008B0A59">
        <w:rPr>
          <w:rFonts w:ascii="Times New Roman" w:hAnsi="Times New Roman" w:cs="Times New Roman"/>
          <w:i/>
          <w:sz w:val="32"/>
          <w:szCs w:val="28"/>
        </w:rPr>
        <w:tab/>
      </w:r>
      <w:r w:rsidRPr="008B0A59">
        <w:rPr>
          <w:rFonts w:ascii="Times New Roman" w:hAnsi="Times New Roman" w:cs="Times New Roman"/>
          <w:i/>
          <w:sz w:val="32"/>
          <w:szCs w:val="28"/>
        </w:rPr>
        <w:t>}</w:t>
      </w:r>
    </w:p>
    <w:p w:rsidR="004E6F59" w:rsidRPr="008B0A59" w:rsidRDefault="004E6F59" w:rsidP="004E6F59">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E6F59" w:rsidRPr="008B0A59" w:rsidRDefault="004E6F59" w:rsidP="004E6F59">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w:t>
      </w:r>
    </w:p>
    <w:p w:rsidR="004E6F59" w:rsidRPr="008B0A59" w:rsidRDefault="004E6F59" w:rsidP="004E6F59">
      <w:pPr>
        <w:spacing w:before="2" w:after="2" w:line="288" w:lineRule="exact"/>
        <w:ind w:left="720"/>
        <w:rPr>
          <w:rFonts w:ascii="Times New Roman" w:hAnsi="Times New Roman" w:cs="Times New Roman"/>
          <w:i/>
          <w:sz w:val="32"/>
          <w:szCs w:val="28"/>
        </w:rPr>
      </w:pPr>
    </w:p>
    <w:p w:rsidR="004E6F59" w:rsidRPr="008B0A59" w:rsidRDefault="004E6F59" w:rsidP="004E6F59">
      <w:pPr>
        <w:spacing w:before="2" w:after="2" w:line="288" w:lineRule="exact"/>
        <w:rPr>
          <w:rFonts w:ascii="Times New Roman" w:hAnsi="Times New Roman" w:cs="Times New Roman"/>
          <w:b/>
          <w:sz w:val="28"/>
          <w:szCs w:val="28"/>
          <w:u w:val="single"/>
        </w:rPr>
      </w:pPr>
      <w:r w:rsidRPr="008B0A59">
        <w:rPr>
          <w:rFonts w:ascii="Times New Roman" w:hAnsi="Times New Roman" w:cs="Times New Roman"/>
          <w:b/>
          <w:sz w:val="28"/>
          <w:szCs w:val="28"/>
          <w:u w:val="single"/>
        </w:rPr>
        <w:t>//wap to check whether the given number is prime number or not</w:t>
      </w:r>
    </w:p>
    <w:p w:rsidR="00424750" w:rsidRPr="008B0A59" w:rsidRDefault="00424750" w:rsidP="004E6F59">
      <w:pPr>
        <w:spacing w:before="2" w:after="2" w:line="288" w:lineRule="exact"/>
        <w:rPr>
          <w:rFonts w:ascii="Times New Roman" w:hAnsi="Times New Roman" w:cs="Times New Roman"/>
          <w:sz w:val="28"/>
          <w:szCs w:val="28"/>
        </w:rPr>
      </w:pPr>
    </w:p>
    <w:p w:rsidR="004E6F59" w:rsidRPr="008B0A59" w:rsidRDefault="004E6F59" w:rsidP="0042475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import java.io.*;</w:t>
      </w:r>
    </w:p>
    <w:p w:rsidR="004E6F59" w:rsidRPr="008B0A59" w:rsidRDefault="004E6F59" w:rsidP="0042475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class  PrimeNumber{</w:t>
      </w:r>
    </w:p>
    <w:p w:rsidR="004E6F59" w:rsidRPr="008B0A59" w:rsidRDefault="004E6F59" w:rsidP="0042475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lastRenderedPageBreak/>
        <w:t xml:space="preserve">  public  static  void  main(String args[]) throws IOException{</w:t>
      </w:r>
    </w:p>
    <w:p w:rsidR="004E6F59" w:rsidRPr="008B0A59" w:rsidRDefault="004E6F59" w:rsidP="00221C45">
      <w:pPr>
        <w:spacing w:before="2" w:after="2" w:line="288" w:lineRule="exact"/>
        <w:ind w:left="720" w:firstLine="720"/>
        <w:rPr>
          <w:rFonts w:ascii="Times New Roman" w:hAnsi="Times New Roman" w:cs="Times New Roman"/>
          <w:i/>
          <w:sz w:val="24"/>
          <w:szCs w:val="28"/>
        </w:rPr>
      </w:pPr>
      <w:r w:rsidRPr="008B0A59">
        <w:rPr>
          <w:rFonts w:ascii="Times New Roman" w:hAnsi="Times New Roman" w:cs="Times New Roman"/>
          <w:i/>
          <w:sz w:val="24"/>
          <w:szCs w:val="28"/>
        </w:rPr>
        <w:t>BufferedReader kbd = new BufferedReader(new InputStreamReader(System.in));</w:t>
      </w:r>
    </w:p>
    <w:p w:rsidR="004E6F59" w:rsidRPr="008B0A59" w:rsidRDefault="004E6F59" w:rsidP="00221C45">
      <w:pPr>
        <w:spacing w:before="2" w:after="2" w:line="288" w:lineRule="exact"/>
        <w:ind w:left="720" w:firstLine="720"/>
        <w:rPr>
          <w:rFonts w:ascii="Times New Roman" w:hAnsi="Times New Roman" w:cs="Times New Roman"/>
          <w:i/>
          <w:sz w:val="32"/>
          <w:szCs w:val="28"/>
        </w:rPr>
      </w:pPr>
      <w:r w:rsidRPr="008B0A59">
        <w:rPr>
          <w:rFonts w:ascii="Times New Roman" w:hAnsi="Times New Roman" w:cs="Times New Roman"/>
          <w:i/>
          <w:sz w:val="32"/>
          <w:szCs w:val="28"/>
        </w:rPr>
        <w:t>System.out.println("Enter Any Number");</w:t>
      </w:r>
    </w:p>
    <w:p w:rsidR="004E6F59" w:rsidRPr="008B0A59" w:rsidRDefault="004E6F59" w:rsidP="00972E1C">
      <w:pPr>
        <w:spacing w:before="2" w:after="2" w:line="288" w:lineRule="exact"/>
        <w:ind w:left="720" w:firstLine="720"/>
        <w:rPr>
          <w:rFonts w:ascii="Times New Roman" w:hAnsi="Times New Roman" w:cs="Times New Roman"/>
          <w:i/>
          <w:sz w:val="32"/>
          <w:szCs w:val="28"/>
        </w:rPr>
      </w:pPr>
      <w:r w:rsidRPr="008B0A59">
        <w:rPr>
          <w:rFonts w:ascii="Times New Roman" w:hAnsi="Times New Roman" w:cs="Times New Roman"/>
          <w:i/>
          <w:sz w:val="32"/>
          <w:szCs w:val="28"/>
        </w:rPr>
        <w:t>int n=Integer.parseInt(kbd.readLine());</w:t>
      </w:r>
    </w:p>
    <w:p w:rsidR="004E6F59" w:rsidRPr="008B0A59" w:rsidRDefault="004E6F59" w:rsidP="0042475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972E1C" w:rsidRPr="008B0A59">
        <w:rPr>
          <w:rFonts w:ascii="Times New Roman" w:hAnsi="Times New Roman" w:cs="Times New Roman"/>
          <w:i/>
          <w:sz w:val="32"/>
          <w:szCs w:val="28"/>
        </w:rPr>
        <w:tab/>
      </w:r>
      <w:r w:rsidRPr="008B0A59">
        <w:rPr>
          <w:rFonts w:ascii="Times New Roman" w:hAnsi="Times New Roman" w:cs="Times New Roman"/>
          <w:i/>
          <w:sz w:val="32"/>
          <w:szCs w:val="28"/>
        </w:rPr>
        <w:t>int  c=0;</w:t>
      </w:r>
    </w:p>
    <w:p w:rsidR="004E6F59" w:rsidRPr="008B0A59" w:rsidRDefault="004E6F59" w:rsidP="0042475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221C45" w:rsidRPr="008B0A59">
        <w:rPr>
          <w:rFonts w:ascii="Times New Roman" w:hAnsi="Times New Roman" w:cs="Times New Roman"/>
          <w:i/>
          <w:sz w:val="32"/>
          <w:szCs w:val="28"/>
        </w:rPr>
        <w:tab/>
      </w:r>
      <w:r w:rsidRPr="008B0A59">
        <w:rPr>
          <w:rFonts w:ascii="Times New Roman" w:hAnsi="Times New Roman" w:cs="Times New Roman"/>
          <w:i/>
          <w:sz w:val="32"/>
          <w:szCs w:val="28"/>
        </w:rPr>
        <w:t>System.out.println("Factors of "+n);</w:t>
      </w:r>
    </w:p>
    <w:p w:rsidR="004E6F59" w:rsidRPr="008B0A59" w:rsidRDefault="004E6F59" w:rsidP="0042475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972E1C" w:rsidRPr="008B0A59">
        <w:rPr>
          <w:rFonts w:ascii="Times New Roman" w:hAnsi="Times New Roman" w:cs="Times New Roman"/>
          <w:i/>
          <w:sz w:val="32"/>
          <w:szCs w:val="28"/>
        </w:rPr>
        <w:tab/>
      </w:r>
      <w:r w:rsidRPr="008B0A59">
        <w:rPr>
          <w:rFonts w:ascii="Times New Roman" w:hAnsi="Times New Roman" w:cs="Times New Roman"/>
          <w:i/>
          <w:sz w:val="32"/>
          <w:szCs w:val="28"/>
        </w:rPr>
        <w:t>for(int i=1;i&lt;=n;i++){</w:t>
      </w:r>
    </w:p>
    <w:p w:rsidR="004E6F59" w:rsidRPr="008B0A59" w:rsidRDefault="004E6F59" w:rsidP="0042475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972E1C" w:rsidRPr="008B0A59">
        <w:rPr>
          <w:rFonts w:ascii="Times New Roman" w:hAnsi="Times New Roman" w:cs="Times New Roman"/>
          <w:i/>
          <w:sz w:val="32"/>
          <w:szCs w:val="28"/>
        </w:rPr>
        <w:tab/>
      </w:r>
      <w:r w:rsidR="00972E1C" w:rsidRPr="008B0A59">
        <w:rPr>
          <w:rFonts w:ascii="Times New Roman" w:hAnsi="Times New Roman" w:cs="Times New Roman"/>
          <w:i/>
          <w:sz w:val="32"/>
          <w:szCs w:val="28"/>
        </w:rPr>
        <w:tab/>
      </w:r>
      <w:r w:rsidRPr="008B0A59">
        <w:rPr>
          <w:rFonts w:ascii="Times New Roman" w:hAnsi="Times New Roman" w:cs="Times New Roman"/>
          <w:i/>
          <w:sz w:val="32"/>
          <w:szCs w:val="28"/>
        </w:rPr>
        <w:t>if(n%i==0){</w:t>
      </w:r>
    </w:p>
    <w:p w:rsidR="004E6F59" w:rsidRPr="008B0A59" w:rsidRDefault="004E6F59" w:rsidP="0042475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972E1C" w:rsidRPr="008B0A59">
        <w:rPr>
          <w:rFonts w:ascii="Times New Roman" w:hAnsi="Times New Roman" w:cs="Times New Roman"/>
          <w:i/>
          <w:sz w:val="32"/>
          <w:szCs w:val="28"/>
        </w:rPr>
        <w:tab/>
      </w:r>
      <w:r w:rsidR="00972E1C" w:rsidRPr="008B0A59">
        <w:rPr>
          <w:rFonts w:ascii="Times New Roman" w:hAnsi="Times New Roman" w:cs="Times New Roman"/>
          <w:i/>
          <w:sz w:val="32"/>
          <w:szCs w:val="28"/>
        </w:rPr>
        <w:tab/>
      </w:r>
      <w:r w:rsidR="00972E1C" w:rsidRPr="008B0A59">
        <w:rPr>
          <w:rFonts w:ascii="Times New Roman" w:hAnsi="Times New Roman" w:cs="Times New Roman"/>
          <w:i/>
          <w:sz w:val="32"/>
          <w:szCs w:val="28"/>
        </w:rPr>
        <w:tab/>
      </w:r>
      <w:r w:rsidRPr="008B0A59">
        <w:rPr>
          <w:rFonts w:ascii="Times New Roman" w:hAnsi="Times New Roman" w:cs="Times New Roman"/>
          <w:i/>
          <w:sz w:val="32"/>
          <w:szCs w:val="28"/>
        </w:rPr>
        <w:t xml:space="preserve"> System.out.println(i);</w:t>
      </w:r>
    </w:p>
    <w:p w:rsidR="004E6F59" w:rsidRPr="008B0A59" w:rsidRDefault="004E6F59" w:rsidP="0042475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972E1C" w:rsidRPr="008B0A59">
        <w:rPr>
          <w:rFonts w:ascii="Times New Roman" w:hAnsi="Times New Roman" w:cs="Times New Roman"/>
          <w:i/>
          <w:sz w:val="32"/>
          <w:szCs w:val="28"/>
        </w:rPr>
        <w:tab/>
      </w:r>
      <w:r w:rsidR="00972E1C" w:rsidRPr="008B0A59">
        <w:rPr>
          <w:rFonts w:ascii="Times New Roman" w:hAnsi="Times New Roman" w:cs="Times New Roman"/>
          <w:i/>
          <w:sz w:val="32"/>
          <w:szCs w:val="28"/>
        </w:rPr>
        <w:tab/>
      </w:r>
      <w:r w:rsidR="00972E1C" w:rsidRPr="008B0A59">
        <w:rPr>
          <w:rFonts w:ascii="Times New Roman" w:hAnsi="Times New Roman" w:cs="Times New Roman"/>
          <w:i/>
          <w:sz w:val="32"/>
          <w:szCs w:val="28"/>
        </w:rPr>
        <w:tab/>
      </w:r>
      <w:r w:rsidRPr="008B0A59">
        <w:rPr>
          <w:rFonts w:ascii="Times New Roman" w:hAnsi="Times New Roman" w:cs="Times New Roman"/>
          <w:i/>
          <w:sz w:val="32"/>
          <w:szCs w:val="28"/>
        </w:rPr>
        <w:t>c++;</w:t>
      </w:r>
    </w:p>
    <w:p w:rsidR="004E6F59" w:rsidRPr="008B0A59" w:rsidRDefault="004E6F59" w:rsidP="0042475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972E1C" w:rsidRPr="008B0A59">
        <w:rPr>
          <w:rFonts w:ascii="Times New Roman" w:hAnsi="Times New Roman" w:cs="Times New Roman"/>
          <w:i/>
          <w:sz w:val="32"/>
          <w:szCs w:val="28"/>
        </w:rPr>
        <w:tab/>
      </w:r>
      <w:r w:rsidR="00972E1C" w:rsidRPr="008B0A59">
        <w:rPr>
          <w:rFonts w:ascii="Times New Roman" w:hAnsi="Times New Roman" w:cs="Times New Roman"/>
          <w:i/>
          <w:sz w:val="32"/>
          <w:szCs w:val="28"/>
        </w:rPr>
        <w:tab/>
      </w:r>
      <w:r w:rsidRPr="008B0A59">
        <w:rPr>
          <w:rFonts w:ascii="Times New Roman" w:hAnsi="Times New Roman" w:cs="Times New Roman"/>
          <w:i/>
          <w:sz w:val="32"/>
          <w:szCs w:val="28"/>
        </w:rPr>
        <w:t>}</w:t>
      </w:r>
    </w:p>
    <w:p w:rsidR="004E6F59" w:rsidRPr="008B0A59" w:rsidRDefault="004E6F59" w:rsidP="0042475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972E1C" w:rsidRPr="008B0A59">
        <w:rPr>
          <w:rFonts w:ascii="Times New Roman" w:hAnsi="Times New Roman" w:cs="Times New Roman"/>
          <w:i/>
          <w:sz w:val="32"/>
          <w:szCs w:val="28"/>
        </w:rPr>
        <w:tab/>
      </w:r>
      <w:r w:rsidRPr="008B0A59">
        <w:rPr>
          <w:rFonts w:ascii="Times New Roman" w:hAnsi="Times New Roman" w:cs="Times New Roman"/>
          <w:i/>
          <w:sz w:val="32"/>
          <w:szCs w:val="28"/>
        </w:rPr>
        <w:t>}</w:t>
      </w:r>
    </w:p>
    <w:p w:rsidR="004E6F59" w:rsidRPr="008B0A59" w:rsidRDefault="004E6F59" w:rsidP="0042475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972E1C" w:rsidRPr="008B0A59">
        <w:rPr>
          <w:rFonts w:ascii="Times New Roman" w:hAnsi="Times New Roman" w:cs="Times New Roman"/>
          <w:i/>
          <w:sz w:val="32"/>
          <w:szCs w:val="28"/>
        </w:rPr>
        <w:tab/>
      </w:r>
      <w:r w:rsidRPr="008B0A59">
        <w:rPr>
          <w:rFonts w:ascii="Times New Roman" w:hAnsi="Times New Roman" w:cs="Times New Roman"/>
          <w:i/>
          <w:sz w:val="32"/>
          <w:szCs w:val="28"/>
        </w:rPr>
        <w:t>if(c==2){</w:t>
      </w:r>
    </w:p>
    <w:p w:rsidR="004E6F59" w:rsidRPr="008B0A59" w:rsidRDefault="004E6F59" w:rsidP="0042475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972E1C" w:rsidRPr="008B0A59">
        <w:rPr>
          <w:rFonts w:ascii="Times New Roman" w:hAnsi="Times New Roman" w:cs="Times New Roman"/>
          <w:i/>
          <w:sz w:val="32"/>
          <w:szCs w:val="28"/>
        </w:rPr>
        <w:tab/>
      </w:r>
      <w:r w:rsidR="00972E1C" w:rsidRPr="008B0A59">
        <w:rPr>
          <w:rFonts w:ascii="Times New Roman" w:hAnsi="Times New Roman" w:cs="Times New Roman"/>
          <w:i/>
          <w:sz w:val="32"/>
          <w:szCs w:val="28"/>
        </w:rPr>
        <w:tab/>
      </w:r>
      <w:r w:rsidRPr="008B0A59">
        <w:rPr>
          <w:rFonts w:ascii="Times New Roman" w:hAnsi="Times New Roman" w:cs="Times New Roman"/>
          <w:i/>
          <w:sz w:val="32"/>
          <w:szCs w:val="28"/>
        </w:rPr>
        <w:t>System.out.println("It is a PrimeNumber");</w:t>
      </w:r>
    </w:p>
    <w:p w:rsidR="004E6F59" w:rsidRPr="008B0A59" w:rsidRDefault="004E6F59" w:rsidP="0042475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972E1C" w:rsidRPr="008B0A59">
        <w:rPr>
          <w:rFonts w:ascii="Times New Roman" w:hAnsi="Times New Roman" w:cs="Times New Roman"/>
          <w:i/>
          <w:sz w:val="32"/>
          <w:szCs w:val="28"/>
        </w:rPr>
        <w:tab/>
      </w:r>
      <w:r w:rsidRPr="008B0A59">
        <w:rPr>
          <w:rFonts w:ascii="Times New Roman" w:hAnsi="Times New Roman" w:cs="Times New Roman"/>
          <w:i/>
          <w:sz w:val="32"/>
          <w:szCs w:val="28"/>
        </w:rPr>
        <w:t>} else{</w:t>
      </w:r>
    </w:p>
    <w:p w:rsidR="004E6F59" w:rsidRPr="008B0A59" w:rsidRDefault="004E6F59" w:rsidP="0042475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972E1C" w:rsidRPr="008B0A59">
        <w:rPr>
          <w:rFonts w:ascii="Times New Roman" w:hAnsi="Times New Roman" w:cs="Times New Roman"/>
          <w:i/>
          <w:sz w:val="32"/>
          <w:szCs w:val="28"/>
        </w:rPr>
        <w:tab/>
      </w:r>
      <w:r w:rsidR="00221C45" w:rsidRPr="008B0A59">
        <w:rPr>
          <w:rFonts w:ascii="Times New Roman" w:hAnsi="Times New Roman" w:cs="Times New Roman"/>
          <w:i/>
          <w:sz w:val="32"/>
          <w:szCs w:val="28"/>
        </w:rPr>
        <w:tab/>
      </w:r>
      <w:r w:rsidRPr="008B0A59">
        <w:rPr>
          <w:rFonts w:ascii="Times New Roman" w:hAnsi="Times New Roman" w:cs="Times New Roman"/>
          <w:i/>
          <w:sz w:val="32"/>
          <w:szCs w:val="28"/>
        </w:rPr>
        <w:t>System.out.println("It is Not a  PrimeNumber");</w:t>
      </w:r>
    </w:p>
    <w:p w:rsidR="004E6F59" w:rsidRPr="008B0A59" w:rsidRDefault="004E6F59" w:rsidP="0042475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972E1C" w:rsidRPr="008B0A59">
        <w:rPr>
          <w:rFonts w:ascii="Times New Roman" w:hAnsi="Times New Roman" w:cs="Times New Roman"/>
          <w:i/>
          <w:sz w:val="32"/>
          <w:szCs w:val="28"/>
        </w:rPr>
        <w:tab/>
      </w:r>
      <w:r w:rsidRPr="008B0A59">
        <w:rPr>
          <w:rFonts w:ascii="Times New Roman" w:hAnsi="Times New Roman" w:cs="Times New Roman"/>
          <w:i/>
          <w:sz w:val="32"/>
          <w:szCs w:val="28"/>
        </w:rPr>
        <w:t>}</w:t>
      </w:r>
    </w:p>
    <w:p w:rsidR="004E6F59" w:rsidRPr="008B0A59" w:rsidRDefault="004E6F59" w:rsidP="0042475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E6F59" w:rsidRPr="008B0A59" w:rsidRDefault="004E6F59" w:rsidP="0042475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w:t>
      </w:r>
    </w:p>
    <w:p w:rsidR="00424750" w:rsidRPr="008B0A59" w:rsidRDefault="00424750" w:rsidP="00424750">
      <w:pPr>
        <w:spacing w:before="2" w:after="2" w:line="288" w:lineRule="exact"/>
        <w:ind w:left="720"/>
        <w:rPr>
          <w:rFonts w:ascii="Times New Roman" w:hAnsi="Times New Roman" w:cs="Times New Roman"/>
          <w:i/>
          <w:sz w:val="32"/>
          <w:szCs w:val="28"/>
        </w:rPr>
      </w:pPr>
    </w:p>
    <w:p w:rsidR="004E6F59" w:rsidRPr="008B0A59" w:rsidRDefault="00424750" w:rsidP="004E6F59">
      <w:pPr>
        <w:spacing w:before="2" w:after="2" w:line="288" w:lineRule="exact"/>
        <w:rPr>
          <w:rFonts w:ascii="Times New Roman" w:hAnsi="Times New Roman" w:cs="Times New Roman"/>
          <w:b/>
          <w:bCs/>
          <w:sz w:val="28"/>
          <w:szCs w:val="28"/>
          <w:u w:val="single"/>
        </w:rPr>
      </w:pPr>
      <w:r w:rsidRPr="008B0A59">
        <w:rPr>
          <w:rFonts w:ascii="Times New Roman" w:hAnsi="Times New Roman" w:cs="Times New Roman"/>
          <w:b/>
          <w:bCs/>
          <w:sz w:val="28"/>
          <w:szCs w:val="28"/>
          <w:u w:val="single"/>
        </w:rPr>
        <w:t>A</w:t>
      </w:r>
      <w:r w:rsidR="004E6F59" w:rsidRPr="008B0A59">
        <w:rPr>
          <w:rFonts w:ascii="Times New Roman" w:hAnsi="Times New Roman" w:cs="Times New Roman"/>
          <w:b/>
          <w:bCs/>
          <w:sz w:val="28"/>
          <w:szCs w:val="28"/>
          <w:u w:val="single"/>
        </w:rPr>
        <w:t>ssignments</w:t>
      </w:r>
    </w:p>
    <w:p w:rsidR="00424750" w:rsidRPr="008B0A59" w:rsidRDefault="00424750" w:rsidP="004E6F59">
      <w:pPr>
        <w:spacing w:before="2" w:after="2" w:line="288" w:lineRule="exact"/>
        <w:rPr>
          <w:rFonts w:ascii="Times New Roman" w:hAnsi="Times New Roman" w:cs="Times New Roman"/>
          <w:b/>
          <w:bCs/>
          <w:sz w:val="28"/>
          <w:szCs w:val="28"/>
          <w:u w:val="single"/>
        </w:rPr>
      </w:pPr>
    </w:p>
    <w:p w:rsidR="004E6F59" w:rsidRPr="008B0A59" w:rsidRDefault="004E6F59" w:rsidP="004E6F59">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*Wap to calculate sum of  1-100 numbers</w:t>
      </w:r>
    </w:p>
    <w:p w:rsidR="004E6F59" w:rsidRPr="008B0A59" w:rsidRDefault="004E6F59" w:rsidP="004E6F59">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*Wap to print  1-100  Even numbers without using % operator</w:t>
      </w:r>
    </w:p>
    <w:p w:rsidR="004E6F59" w:rsidRPr="008B0A59" w:rsidRDefault="004E6F59" w:rsidP="004E6F59">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*Wap to print 1-100 in reverse order</w:t>
      </w:r>
    </w:p>
    <w:p w:rsidR="004E6F59" w:rsidRPr="008B0A59" w:rsidRDefault="004E6F59" w:rsidP="004E6F59">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*Wap to print power of given 2 numbers</w:t>
      </w:r>
      <w:r w:rsidR="00972E1C" w:rsidRPr="008B0A59">
        <w:rPr>
          <w:rFonts w:ascii="Times New Roman" w:hAnsi="Times New Roman" w:cs="Times New Roman"/>
          <w:sz w:val="28"/>
          <w:szCs w:val="28"/>
        </w:rPr>
        <w:t>.</w:t>
      </w:r>
    </w:p>
    <w:p w:rsidR="00972E1C" w:rsidRPr="008B0A59" w:rsidRDefault="00972E1C" w:rsidP="004E6F59">
      <w:pPr>
        <w:spacing w:before="2" w:after="2" w:line="288" w:lineRule="exact"/>
        <w:rPr>
          <w:rFonts w:ascii="Times New Roman" w:hAnsi="Times New Roman" w:cs="Times New Roman"/>
          <w:sz w:val="28"/>
          <w:szCs w:val="28"/>
        </w:rPr>
      </w:pPr>
    </w:p>
    <w:p w:rsidR="004178F4" w:rsidRPr="008B0A59" w:rsidRDefault="004178F4" w:rsidP="00972E1C">
      <w:pPr>
        <w:pStyle w:val="Heading2"/>
        <w:pBdr>
          <w:bottom w:val="single" w:sz="8" w:space="0" w:color="auto"/>
        </w:pBdr>
        <w:shd w:val="clear" w:color="auto" w:fill="D9D9D9" w:themeFill="background1" w:themeFillShade="D9"/>
        <w:spacing w:before="0" w:after="369" w:line="461" w:lineRule="atLeast"/>
        <w:jc w:val="center"/>
        <w:rPr>
          <w:rFonts w:ascii="Times New Roman" w:hAnsi="Times New Roman" w:cs="Times New Roman"/>
          <w:color w:val="auto"/>
          <w:spacing w:val="-12"/>
          <w:sz w:val="36"/>
          <w:szCs w:val="28"/>
          <w:u w:val="single"/>
        </w:rPr>
      </w:pPr>
      <w:r w:rsidRPr="008B0A59">
        <w:rPr>
          <w:rFonts w:ascii="Times New Roman" w:hAnsi="Times New Roman" w:cs="Times New Roman"/>
          <w:color w:val="auto"/>
          <w:spacing w:val="-12"/>
          <w:sz w:val="36"/>
          <w:szCs w:val="28"/>
          <w:u w:val="single"/>
        </w:rPr>
        <w:t>Java while loop</w:t>
      </w:r>
    </w:p>
    <w:p w:rsidR="004178F4" w:rsidRPr="008B0A59" w:rsidRDefault="004178F4" w:rsidP="004178F4">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u w:val="single"/>
        </w:rPr>
      </w:pPr>
      <w:r w:rsidRPr="008B0A59">
        <w:rPr>
          <w:rFonts w:ascii="Times New Roman" w:hAnsi="Times New Roman" w:cs="Times New Roman"/>
          <w:bCs w:val="0"/>
          <w:color w:val="auto"/>
          <w:spacing w:val="-12"/>
          <w:sz w:val="28"/>
          <w:szCs w:val="28"/>
          <w:u w:val="single"/>
        </w:rPr>
        <w:t>While Loop statement in Java : Iterative Statement (Loop Control Statement)</w:t>
      </w:r>
    </w:p>
    <w:p w:rsidR="004178F4" w:rsidRPr="008B0A59" w:rsidRDefault="004178F4" w:rsidP="00582FD5">
      <w:pPr>
        <w:numPr>
          <w:ilvl w:val="0"/>
          <w:numId w:val="19"/>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In java “</w:t>
      </w:r>
      <w:r w:rsidRPr="008B0A59">
        <w:rPr>
          <w:rStyle w:val="Strong"/>
          <w:rFonts w:ascii="Times New Roman" w:hAnsi="Times New Roman" w:cs="Times New Roman"/>
          <w:sz w:val="28"/>
          <w:szCs w:val="28"/>
        </w:rPr>
        <w:t>while</w:t>
      </w:r>
      <w:r w:rsidRPr="008B0A59">
        <w:rPr>
          <w:rFonts w:ascii="Times New Roman" w:hAnsi="Times New Roman" w:cs="Times New Roman"/>
          <w:sz w:val="28"/>
          <w:szCs w:val="28"/>
        </w:rPr>
        <w:t>” is iteration statements like for and do-while.</w:t>
      </w:r>
    </w:p>
    <w:p w:rsidR="004178F4" w:rsidRPr="008B0A59" w:rsidRDefault="004178F4" w:rsidP="00582FD5">
      <w:pPr>
        <w:numPr>
          <w:ilvl w:val="0"/>
          <w:numId w:val="19"/>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It is also called as “</w:t>
      </w:r>
      <w:r w:rsidRPr="008B0A59">
        <w:rPr>
          <w:rStyle w:val="Strong"/>
          <w:rFonts w:ascii="Times New Roman" w:hAnsi="Times New Roman" w:cs="Times New Roman"/>
          <w:sz w:val="28"/>
          <w:szCs w:val="28"/>
        </w:rPr>
        <w:t>Loop Control Statement</w:t>
      </w:r>
      <w:r w:rsidRPr="008B0A59">
        <w:rPr>
          <w:rFonts w:ascii="Times New Roman" w:hAnsi="Times New Roman" w:cs="Times New Roman"/>
          <w:sz w:val="28"/>
          <w:szCs w:val="28"/>
        </w:rPr>
        <w:t>“.</w:t>
      </w:r>
    </w:p>
    <w:p w:rsidR="004178F4" w:rsidRPr="008B0A59" w:rsidRDefault="004178F4" w:rsidP="00582FD5">
      <w:pPr>
        <w:numPr>
          <w:ilvl w:val="0"/>
          <w:numId w:val="19"/>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w:t>
      </w:r>
      <w:r w:rsidRPr="008B0A59">
        <w:rPr>
          <w:rStyle w:val="Strong"/>
          <w:rFonts w:ascii="Times New Roman" w:hAnsi="Times New Roman" w:cs="Times New Roman"/>
          <w:sz w:val="28"/>
          <w:szCs w:val="28"/>
        </w:rPr>
        <w:t>While Statement</w:t>
      </w:r>
      <w:r w:rsidRPr="008B0A59">
        <w:rPr>
          <w:rFonts w:ascii="Times New Roman" w:hAnsi="Times New Roman" w:cs="Times New Roman"/>
          <w:sz w:val="28"/>
          <w:szCs w:val="28"/>
        </w:rPr>
        <w:t>” repeatedly executes the same set of instructions until a termination condition is met.</w:t>
      </w:r>
    </w:p>
    <w:p w:rsidR="004178F4" w:rsidRPr="008B0A59" w:rsidRDefault="004178F4" w:rsidP="00582FD5">
      <w:pPr>
        <w:numPr>
          <w:ilvl w:val="0"/>
          <w:numId w:val="19"/>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While loop is</w:t>
      </w:r>
      <w:r w:rsidRPr="008B0A59">
        <w:rPr>
          <w:rStyle w:val="apple-converted-space"/>
          <w:rFonts w:ascii="Times New Roman" w:hAnsi="Times New Roman" w:cs="Times New Roman"/>
          <w:sz w:val="28"/>
          <w:szCs w:val="28"/>
        </w:rPr>
        <w:t> </w:t>
      </w:r>
      <w:r w:rsidRPr="008B0A59">
        <w:rPr>
          <w:rStyle w:val="Strong"/>
          <w:rFonts w:ascii="Times New Roman" w:hAnsi="Times New Roman" w:cs="Times New Roman"/>
          <w:sz w:val="28"/>
          <w:szCs w:val="28"/>
        </w:rPr>
        <w:t>Entry Controlled Loop</w:t>
      </w:r>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because condition is check at the entrance.</w:t>
      </w:r>
    </w:p>
    <w:p w:rsidR="004178F4" w:rsidRPr="008B0A59" w:rsidRDefault="004178F4" w:rsidP="00582FD5">
      <w:pPr>
        <w:numPr>
          <w:ilvl w:val="0"/>
          <w:numId w:val="19"/>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lastRenderedPageBreak/>
        <w:t>If initial condition is true then and then only control enters into the while loop body</w:t>
      </w:r>
    </w:p>
    <w:p w:rsidR="004178F4" w:rsidRPr="008B0A59" w:rsidRDefault="004178F4" w:rsidP="00582FD5">
      <w:pPr>
        <w:numPr>
          <w:ilvl w:val="0"/>
          <w:numId w:val="19"/>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In</w:t>
      </w:r>
      <w:hyperlink r:id="rId37" w:tgtFrame="_blank" w:tooltip="For Loop" w:history="1">
        <w:r w:rsidRPr="008B0A59">
          <w:rPr>
            <w:rStyle w:val="apple-converted-space"/>
            <w:rFonts w:ascii="Times New Roman" w:hAnsi="Times New Roman" w:cs="Times New Roman"/>
            <w:sz w:val="28"/>
            <w:szCs w:val="28"/>
          </w:rPr>
          <w:t> </w:t>
        </w:r>
        <w:r w:rsidRPr="008B0A59">
          <w:rPr>
            <w:rStyle w:val="Hyperlink"/>
            <w:rFonts w:ascii="Times New Roman" w:hAnsi="Times New Roman" w:cs="Times New Roman"/>
            <w:color w:val="auto"/>
            <w:sz w:val="28"/>
            <w:szCs w:val="28"/>
            <w:u w:val="none"/>
          </w:rPr>
          <w:t>for loop</w:t>
        </w:r>
      </w:hyperlink>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initialization,condition and increment all three statements are combined into the one statement , in “</w:t>
      </w:r>
      <w:r w:rsidRPr="008B0A59">
        <w:rPr>
          <w:rStyle w:val="Strong"/>
          <w:rFonts w:ascii="Times New Roman" w:hAnsi="Times New Roman" w:cs="Times New Roman"/>
          <w:sz w:val="28"/>
          <w:szCs w:val="28"/>
        </w:rPr>
        <w:t>while loop</w:t>
      </w:r>
      <w:r w:rsidRPr="008B0A59">
        <w:rPr>
          <w:rFonts w:ascii="Times New Roman" w:hAnsi="Times New Roman" w:cs="Times New Roman"/>
          <w:sz w:val="28"/>
          <w:szCs w:val="28"/>
        </w:rPr>
        <w:t>” all these statements are written</w:t>
      </w:r>
      <w:r w:rsidRPr="008B0A59">
        <w:rPr>
          <w:rStyle w:val="apple-converted-space"/>
          <w:rFonts w:ascii="Times New Roman" w:hAnsi="Times New Roman" w:cs="Times New Roman"/>
          <w:sz w:val="28"/>
          <w:szCs w:val="28"/>
        </w:rPr>
        <w:t> </w:t>
      </w:r>
      <w:r w:rsidRPr="008B0A59">
        <w:rPr>
          <w:rStyle w:val="Strong"/>
          <w:rFonts w:ascii="Times New Roman" w:hAnsi="Times New Roman" w:cs="Times New Roman"/>
          <w:sz w:val="28"/>
          <w:szCs w:val="28"/>
        </w:rPr>
        <w:t>as separate statements</w:t>
      </w:r>
      <w:r w:rsidRPr="008B0A59">
        <w:rPr>
          <w:rFonts w:ascii="Times New Roman" w:hAnsi="Times New Roman" w:cs="Times New Roman"/>
          <w:sz w:val="28"/>
          <w:szCs w:val="28"/>
        </w:rPr>
        <w:t>.</w:t>
      </w:r>
    </w:p>
    <w:p w:rsidR="004178F4" w:rsidRPr="008B0A59" w:rsidRDefault="004178F4" w:rsidP="00582FD5">
      <w:pPr>
        <w:numPr>
          <w:ilvl w:val="0"/>
          <w:numId w:val="19"/>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Conditional Expression written inside while must</w:t>
      </w:r>
      <w:r w:rsidRPr="008B0A59">
        <w:rPr>
          <w:rStyle w:val="apple-converted-space"/>
          <w:rFonts w:ascii="Times New Roman" w:hAnsi="Times New Roman" w:cs="Times New Roman"/>
          <w:sz w:val="28"/>
          <w:szCs w:val="28"/>
        </w:rPr>
        <w:t> </w:t>
      </w:r>
      <w:r w:rsidRPr="008B0A59">
        <w:rPr>
          <w:rStyle w:val="Strong"/>
          <w:rFonts w:ascii="Times New Roman" w:hAnsi="Times New Roman" w:cs="Times New Roman"/>
          <w:sz w:val="28"/>
          <w:szCs w:val="28"/>
        </w:rPr>
        <w:t>return boolean value</w:t>
      </w:r>
      <w:r w:rsidRPr="008B0A59">
        <w:rPr>
          <w:rFonts w:ascii="Times New Roman" w:hAnsi="Times New Roman" w:cs="Times New Roman"/>
          <w:sz w:val="28"/>
          <w:szCs w:val="28"/>
        </w:rPr>
        <w:t>.</w:t>
      </w:r>
    </w:p>
    <w:p w:rsidR="004178F4" w:rsidRPr="008B0A59" w:rsidRDefault="004178F4" w:rsidP="004178F4">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u w:val="single"/>
        </w:rPr>
      </w:pPr>
      <w:r w:rsidRPr="008B0A59">
        <w:rPr>
          <w:rFonts w:ascii="Times New Roman" w:hAnsi="Times New Roman" w:cs="Times New Roman"/>
          <w:bCs w:val="0"/>
          <w:color w:val="auto"/>
          <w:spacing w:val="-12"/>
          <w:sz w:val="28"/>
          <w:szCs w:val="28"/>
          <w:u w:val="single"/>
        </w:rPr>
        <w:t>Flow Diagram :</w:t>
      </w:r>
    </w:p>
    <w:p w:rsidR="00C33AE2" w:rsidRPr="008B0A59" w:rsidRDefault="004178F4" w:rsidP="00CD39EC">
      <w:pPr>
        <w:pStyle w:val="NormalWeb"/>
        <w:shd w:val="clear" w:color="auto" w:fill="FFFFFF"/>
        <w:spacing w:before="115" w:beforeAutospacing="0" w:after="115" w:afterAutospacing="0" w:line="276" w:lineRule="atLeast"/>
        <w:ind w:left="1440"/>
        <w:jc w:val="both"/>
        <w:rPr>
          <w:sz w:val="28"/>
          <w:szCs w:val="28"/>
        </w:rPr>
      </w:pPr>
      <w:r w:rsidRPr="008B0A59">
        <w:rPr>
          <w:noProof/>
          <w:sz w:val="28"/>
          <w:szCs w:val="28"/>
        </w:rPr>
        <w:drawing>
          <wp:inline distT="0" distB="0" distL="0" distR="0">
            <wp:extent cx="2860040" cy="2735580"/>
            <wp:effectExtent l="19050" t="0" r="0" b="0"/>
            <wp:docPr id="15" name="Picture 15" descr="while loop in java programming languag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ile loop in java programming language">
                      <a:hlinkClick r:id="rId38"/>
                    </pic:cNvPr>
                    <pic:cNvPicPr>
                      <a:picLocks noChangeAspect="1" noChangeArrowheads="1"/>
                    </pic:cNvPicPr>
                  </pic:nvPicPr>
                  <pic:blipFill>
                    <a:blip r:embed="rId39"/>
                    <a:srcRect/>
                    <a:stretch>
                      <a:fillRect/>
                    </a:stretch>
                  </pic:blipFill>
                  <pic:spPr bwMode="auto">
                    <a:xfrm>
                      <a:off x="0" y="0"/>
                      <a:ext cx="2860040" cy="2735580"/>
                    </a:xfrm>
                    <a:prstGeom prst="rect">
                      <a:avLst/>
                    </a:prstGeom>
                    <a:noFill/>
                    <a:ln w="9525">
                      <a:noFill/>
                      <a:miter lim="800000"/>
                      <a:headEnd/>
                      <a:tailEnd/>
                    </a:ln>
                  </pic:spPr>
                </pic:pic>
              </a:graphicData>
            </a:graphic>
          </wp:inline>
        </w:drawing>
      </w:r>
    </w:p>
    <w:p w:rsidR="004178F4" w:rsidRPr="008B0A59" w:rsidRDefault="004178F4" w:rsidP="004178F4">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u w:val="single"/>
        </w:rPr>
      </w:pPr>
      <w:r w:rsidRPr="008B0A59">
        <w:rPr>
          <w:rFonts w:ascii="Times New Roman" w:hAnsi="Times New Roman" w:cs="Times New Roman"/>
          <w:bCs w:val="0"/>
          <w:color w:val="auto"/>
          <w:spacing w:val="-12"/>
          <w:sz w:val="28"/>
          <w:szCs w:val="28"/>
          <w:u w:val="single"/>
        </w:rPr>
        <w:t>Syntax :</w:t>
      </w:r>
    </w:p>
    <w:p w:rsidR="004178F4" w:rsidRPr="008B0A59" w:rsidRDefault="004178F4" w:rsidP="00CD39EC">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b/>
          <w:bCs/>
          <w:i/>
          <w:sz w:val="32"/>
          <w:szCs w:val="28"/>
        </w:rPr>
        <w:t>while</w:t>
      </w:r>
      <w:r w:rsidRPr="008B0A59">
        <w:rPr>
          <w:rFonts w:ascii="Times New Roman" w:hAnsi="Times New Roman" w:cs="Times New Roman"/>
          <w:i/>
          <w:sz w:val="32"/>
          <w:szCs w:val="28"/>
        </w:rPr>
        <w:t>(condition) {</w:t>
      </w:r>
    </w:p>
    <w:p w:rsidR="004178F4" w:rsidRPr="008B0A59" w:rsidRDefault="004178F4" w:rsidP="00CD39EC">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 body of loop</w:t>
      </w:r>
    </w:p>
    <w:p w:rsidR="004178F4" w:rsidRPr="008B0A59" w:rsidRDefault="004178F4" w:rsidP="00CD39EC">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w:t>
      </w:r>
    </w:p>
    <w:p w:rsidR="004178F4" w:rsidRPr="008B0A59" w:rsidRDefault="004178F4" w:rsidP="00582FD5">
      <w:pPr>
        <w:numPr>
          <w:ilvl w:val="0"/>
          <w:numId w:val="20"/>
        </w:numPr>
        <w:shd w:val="clear" w:color="auto" w:fill="FFFFFF"/>
        <w:spacing w:before="100" w:beforeAutospacing="1" w:after="100" w:afterAutospacing="1" w:line="276" w:lineRule="atLeast"/>
        <w:jc w:val="both"/>
        <w:rPr>
          <w:rFonts w:ascii="Times New Roman" w:hAnsi="Times New Roman" w:cs="Times New Roman"/>
          <w:sz w:val="28"/>
          <w:szCs w:val="28"/>
        </w:rPr>
      </w:pPr>
      <w:r w:rsidRPr="008B0A59">
        <w:rPr>
          <w:rFonts w:ascii="Times New Roman" w:hAnsi="Times New Roman" w:cs="Times New Roman"/>
          <w:sz w:val="28"/>
          <w:szCs w:val="28"/>
        </w:rPr>
        <w:t>The condition is any Boolean expression.</w:t>
      </w:r>
    </w:p>
    <w:p w:rsidR="004178F4" w:rsidRPr="008B0A59" w:rsidRDefault="004178F4" w:rsidP="00582FD5">
      <w:pPr>
        <w:numPr>
          <w:ilvl w:val="0"/>
          <w:numId w:val="20"/>
        </w:numPr>
        <w:shd w:val="clear" w:color="auto" w:fill="FFFFFF"/>
        <w:spacing w:before="100" w:beforeAutospacing="1" w:after="100" w:afterAutospacing="1" w:line="276" w:lineRule="atLeast"/>
        <w:jc w:val="both"/>
        <w:rPr>
          <w:rFonts w:ascii="Times New Roman" w:hAnsi="Times New Roman" w:cs="Times New Roman"/>
          <w:sz w:val="28"/>
          <w:szCs w:val="28"/>
        </w:rPr>
      </w:pPr>
      <w:r w:rsidRPr="008B0A59">
        <w:rPr>
          <w:rFonts w:ascii="Times New Roman" w:hAnsi="Times New Roman" w:cs="Times New Roman"/>
          <w:sz w:val="28"/>
          <w:szCs w:val="28"/>
        </w:rPr>
        <w:t>The body of the loop will be executed as long as the conditional expression is true.</w:t>
      </w:r>
    </w:p>
    <w:p w:rsidR="004178F4" w:rsidRPr="008B0A59" w:rsidRDefault="004178F4" w:rsidP="00582FD5">
      <w:pPr>
        <w:numPr>
          <w:ilvl w:val="0"/>
          <w:numId w:val="20"/>
        </w:numPr>
        <w:shd w:val="clear" w:color="auto" w:fill="FFFFFF"/>
        <w:spacing w:before="100" w:beforeAutospacing="1" w:after="100" w:afterAutospacing="1" w:line="276" w:lineRule="atLeast"/>
        <w:jc w:val="both"/>
        <w:rPr>
          <w:rFonts w:ascii="Times New Roman" w:hAnsi="Times New Roman" w:cs="Times New Roman"/>
          <w:sz w:val="28"/>
          <w:szCs w:val="28"/>
        </w:rPr>
      </w:pPr>
      <w:r w:rsidRPr="008B0A59">
        <w:rPr>
          <w:rFonts w:ascii="Times New Roman" w:hAnsi="Times New Roman" w:cs="Times New Roman"/>
          <w:sz w:val="28"/>
          <w:szCs w:val="28"/>
        </w:rPr>
        <w:t>When condition becomes false, control passes to the next line of code immediately following the loop.</w:t>
      </w:r>
    </w:p>
    <w:p w:rsidR="004178F4" w:rsidRPr="008B0A59" w:rsidRDefault="004178F4" w:rsidP="00CD39EC">
      <w:pPr>
        <w:numPr>
          <w:ilvl w:val="0"/>
          <w:numId w:val="20"/>
        </w:numPr>
        <w:shd w:val="clear" w:color="auto" w:fill="FFFFFF"/>
        <w:spacing w:before="100" w:beforeAutospacing="1" w:after="100" w:afterAutospacing="1" w:line="276" w:lineRule="atLeast"/>
        <w:jc w:val="both"/>
        <w:rPr>
          <w:rFonts w:ascii="Times New Roman" w:hAnsi="Times New Roman" w:cs="Times New Roman"/>
          <w:sz w:val="28"/>
          <w:szCs w:val="28"/>
        </w:rPr>
      </w:pPr>
      <w:r w:rsidRPr="008B0A59">
        <w:rPr>
          <w:rFonts w:ascii="Times New Roman" w:hAnsi="Times New Roman" w:cs="Times New Roman"/>
          <w:sz w:val="28"/>
          <w:szCs w:val="28"/>
        </w:rPr>
        <w:t>The</w:t>
      </w:r>
      <w:r w:rsidRPr="008B0A59">
        <w:rPr>
          <w:rStyle w:val="apple-converted-space"/>
          <w:rFonts w:ascii="Times New Roman" w:hAnsi="Times New Roman" w:cs="Times New Roman"/>
          <w:sz w:val="28"/>
          <w:szCs w:val="28"/>
        </w:rPr>
        <w:t> </w:t>
      </w:r>
      <w:r w:rsidRPr="008B0A59">
        <w:rPr>
          <w:rStyle w:val="Strong"/>
          <w:rFonts w:ascii="Times New Roman" w:hAnsi="Times New Roman" w:cs="Times New Roman"/>
          <w:sz w:val="28"/>
          <w:szCs w:val="28"/>
        </w:rPr>
        <w:t>curly braces are unnecessary if only a single statement is being repeated</w:t>
      </w:r>
      <w:r w:rsidRPr="008B0A59">
        <w:rPr>
          <w:rFonts w:ascii="Times New Roman" w:hAnsi="Times New Roman" w:cs="Times New Roman"/>
          <w:sz w:val="28"/>
          <w:szCs w:val="28"/>
        </w:rPr>
        <w:t>.</w:t>
      </w:r>
    </w:p>
    <w:p w:rsidR="004178F4" w:rsidRPr="008B0A59" w:rsidRDefault="004178F4" w:rsidP="004178F4">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u w:val="single"/>
        </w:rPr>
      </w:pPr>
      <w:r w:rsidRPr="008B0A59">
        <w:rPr>
          <w:rFonts w:ascii="Times New Roman" w:hAnsi="Times New Roman" w:cs="Times New Roman"/>
          <w:bCs w:val="0"/>
          <w:color w:val="auto"/>
          <w:spacing w:val="-12"/>
          <w:sz w:val="28"/>
          <w:szCs w:val="28"/>
          <w:u w:val="single"/>
        </w:rPr>
        <w:lastRenderedPageBreak/>
        <w:t>Live Example :</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32"/>
          <w:szCs w:val="28"/>
        </w:rPr>
      </w:pPr>
      <w:r w:rsidRPr="008B0A59">
        <w:rPr>
          <w:rFonts w:ascii="Times New Roman" w:hAnsi="Times New Roman" w:cs="Times New Roman"/>
          <w:sz w:val="32"/>
          <w:szCs w:val="28"/>
        </w:rPr>
        <w:t>class WhileDemo {</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32"/>
          <w:szCs w:val="28"/>
        </w:rPr>
      </w:pPr>
      <w:r w:rsidRPr="008B0A59">
        <w:rPr>
          <w:rFonts w:ascii="Times New Roman" w:hAnsi="Times New Roman" w:cs="Times New Roman"/>
          <w:sz w:val="32"/>
          <w:szCs w:val="28"/>
        </w:rPr>
        <w:t xml:space="preserve">    public </w:t>
      </w:r>
      <w:r w:rsidRPr="008B0A59">
        <w:rPr>
          <w:rFonts w:ascii="Times New Roman" w:hAnsi="Times New Roman" w:cs="Times New Roman"/>
          <w:b/>
          <w:bCs/>
          <w:sz w:val="32"/>
          <w:szCs w:val="28"/>
        </w:rPr>
        <w:t>static</w:t>
      </w:r>
      <w:r w:rsidRPr="008B0A59">
        <w:rPr>
          <w:rFonts w:ascii="Times New Roman" w:hAnsi="Times New Roman" w:cs="Times New Roman"/>
          <w:sz w:val="32"/>
          <w:szCs w:val="28"/>
        </w:rPr>
        <w:t xml:space="preserve"> </w:t>
      </w:r>
      <w:r w:rsidRPr="008B0A59">
        <w:rPr>
          <w:rFonts w:ascii="Times New Roman" w:hAnsi="Times New Roman" w:cs="Times New Roman"/>
          <w:b/>
          <w:bCs/>
          <w:sz w:val="32"/>
          <w:szCs w:val="28"/>
        </w:rPr>
        <w:t>void</w:t>
      </w:r>
      <w:r w:rsidRPr="008B0A59">
        <w:rPr>
          <w:rFonts w:ascii="Times New Roman" w:hAnsi="Times New Roman" w:cs="Times New Roman"/>
          <w:sz w:val="32"/>
          <w:szCs w:val="28"/>
        </w:rPr>
        <w:t xml:space="preserve"> main(String[] args){</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32"/>
          <w:szCs w:val="28"/>
        </w:rPr>
      </w:pPr>
      <w:r w:rsidRPr="008B0A59">
        <w:rPr>
          <w:rFonts w:ascii="Times New Roman" w:hAnsi="Times New Roman" w:cs="Times New Roman"/>
          <w:sz w:val="32"/>
          <w:szCs w:val="28"/>
        </w:rPr>
        <w:t xml:space="preserve">        </w:t>
      </w:r>
      <w:r w:rsidRPr="008B0A59">
        <w:rPr>
          <w:rFonts w:ascii="Times New Roman" w:hAnsi="Times New Roman" w:cs="Times New Roman"/>
          <w:b/>
          <w:bCs/>
          <w:sz w:val="32"/>
          <w:szCs w:val="28"/>
        </w:rPr>
        <w:t>int</w:t>
      </w:r>
      <w:r w:rsidRPr="008B0A59">
        <w:rPr>
          <w:rFonts w:ascii="Times New Roman" w:hAnsi="Times New Roman" w:cs="Times New Roman"/>
          <w:sz w:val="32"/>
          <w:szCs w:val="28"/>
        </w:rPr>
        <w:t xml:space="preserve"> cnt = 1;</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32"/>
          <w:szCs w:val="28"/>
        </w:rPr>
      </w:pPr>
      <w:r w:rsidRPr="008B0A59">
        <w:rPr>
          <w:rFonts w:ascii="Times New Roman" w:hAnsi="Times New Roman" w:cs="Times New Roman"/>
          <w:sz w:val="32"/>
          <w:szCs w:val="28"/>
        </w:rPr>
        <w:t xml:space="preserve">        </w:t>
      </w:r>
      <w:r w:rsidRPr="008B0A59">
        <w:rPr>
          <w:rFonts w:ascii="Times New Roman" w:hAnsi="Times New Roman" w:cs="Times New Roman"/>
          <w:b/>
          <w:bCs/>
          <w:sz w:val="32"/>
          <w:szCs w:val="28"/>
        </w:rPr>
        <w:t>while</w:t>
      </w:r>
      <w:r w:rsidRPr="008B0A59">
        <w:rPr>
          <w:rFonts w:ascii="Times New Roman" w:hAnsi="Times New Roman" w:cs="Times New Roman"/>
          <w:sz w:val="32"/>
          <w:szCs w:val="28"/>
        </w:rPr>
        <w:t xml:space="preserve"> (cnt &lt; 11) {</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32"/>
          <w:szCs w:val="28"/>
        </w:rPr>
      </w:pPr>
      <w:r w:rsidRPr="008B0A59">
        <w:rPr>
          <w:rFonts w:ascii="Times New Roman" w:hAnsi="Times New Roman" w:cs="Times New Roman"/>
          <w:sz w:val="32"/>
          <w:szCs w:val="28"/>
        </w:rPr>
        <w:t xml:space="preserve">            System.out.println("Number Count : " + cnt);</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32"/>
          <w:szCs w:val="28"/>
        </w:rPr>
      </w:pPr>
      <w:r w:rsidRPr="008B0A59">
        <w:rPr>
          <w:rFonts w:ascii="Times New Roman" w:hAnsi="Times New Roman" w:cs="Times New Roman"/>
          <w:sz w:val="32"/>
          <w:szCs w:val="28"/>
        </w:rPr>
        <w:t xml:space="preserve">            count++;</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32"/>
          <w:szCs w:val="28"/>
        </w:rPr>
      </w:pPr>
      <w:r w:rsidRPr="008B0A59">
        <w:rPr>
          <w:rFonts w:ascii="Times New Roman" w:hAnsi="Times New Roman" w:cs="Times New Roman"/>
          <w:sz w:val="32"/>
          <w:szCs w:val="28"/>
        </w:rPr>
        <w:t xml:space="preserve">        }</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32"/>
          <w:szCs w:val="28"/>
        </w:rPr>
      </w:pPr>
      <w:r w:rsidRPr="008B0A59">
        <w:rPr>
          <w:rFonts w:ascii="Times New Roman" w:hAnsi="Times New Roman" w:cs="Times New Roman"/>
          <w:sz w:val="32"/>
          <w:szCs w:val="28"/>
        </w:rPr>
        <w:t xml:space="preserve">    }</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32"/>
          <w:szCs w:val="28"/>
        </w:rPr>
      </w:pPr>
      <w:r w:rsidRPr="008B0A59">
        <w:rPr>
          <w:rFonts w:ascii="Times New Roman" w:hAnsi="Times New Roman" w:cs="Times New Roman"/>
          <w:sz w:val="32"/>
          <w:szCs w:val="28"/>
        </w:rPr>
        <w:t>}</w:t>
      </w:r>
    </w:p>
    <w:p w:rsidR="007D2E03" w:rsidRPr="008B0A59" w:rsidRDefault="007D2E03" w:rsidP="007D2E03">
      <w:pPr>
        <w:pStyle w:val="Heading2"/>
        <w:shd w:val="clear" w:color="auto" w:fill="FFFFFF"/>
        <w:spacing w:line="312" w:lineRule="atLeast"/>
        <w:jc w:val="both"/>
        <w:rPr>
          <w:rFonts w:ascii="Times New Roman" w:hAnsi="Times New Roman" w:cs="Times New Roman"/>
          <w:bCs w:val="0"/>
          <w:color w:val="auto"/>
          <w:sz w:val="32"/>
          <w:szCs w:val="28"/>
          <w:u w:val="single"/>
        </w:rPr>
      </w:pPr>
      <w:r w:rsidRPr="008B0A59">
        <w:rPr>
          <w:rFonts w:ascii="Times New Roman" w:hAnsi="Times New Roman" w:cs="Times New Roman"/>
          <w:bCs w:val="0"/>
          <w:color w:val="auto"/>
          <w:sz w:val="32"/>
          <w:szCs w:val="28"/>
          <w:u w:val="single"/>
        </w:rPr>
        <w:t>Java Infinitive While Loop</w:t>
      </w:r>
    </w:p>
    <w:p w:rsidR="007D2E03" w:rsidRPr="008B0A59" w:rsidRDefault="007D2E03" w:rsidP="007A2C35">
      <w:pPr>
        <w:pStyle w:val="NormalWeb"/>
        <w:shd w:val="clear" w:color="auto" w:fill="FFFFFF"/>
        <w:spacing w:line="265" w:lineRule="atLeast"/>
        <w:ind w:firstLine="720"/>
        <w:jc w:val="both"/>
        <w:rPr>
          <w:sz w:val="28"/>
          <w:szCs w:val="28"/>
        </w:rPr>
      </w:pPr>
      <w:r w:rsidRPr="008B0A59">
        <w:rPr>
          <w:sz w:val="28"/>
          <w:szCs w:val="28"/>
        </w:rPr>
        <w:t>If you pass</w:t>
      </w:r>
      <w:r w:rsidRPr="008B0A59">
        <w:rPr>
          <w:rStyle w:val="apple-converted-space"/>
          <w:sz w:val="28"/>
          <w:szCs w:val="28"/>
        </w:rPr>
        <w:t> </w:t>
      </w:r>
      <w:r w:rsidRPr="008B0A59">
        <w:rPr>
          <w:rStyle w:val="Strong"/>
          <w:rFonts w:eastAsiaTheme="majorEastAsia"/>
          <w:sz w:val="28"/>
          <w:szCs w:val="28"/>
        </w:rPr>
        <w:t>true</w:t>
      </w:r>
      <w:r w:rsidRPr="008B0A59">
        <w:rPr>
          <w:rStyle w:val="apple-converted-space"/>
          <w:sz w:val="28"/>
          <w:szCs w:val="28"/>
        </w:rPr>
        <w:t> </w:t>
      </w:r>
      <w:r w:rsidRPr="008B0A59">
        <w:rPr>
          <w:sz w:val="28"/>
          <w:szCs w:val="28"/>
        </w:rPr>
        <w:t>in the while loop, it will be infinitive while loop.</w:t>
      </w:r>
    </w:p>
    <w:p w:rsidR="007D2E03" w:rsidRPr="008B0A59" w:rsidRDefault="007D2E03" w:rsidP="007D2E03">
      <w:pPr>
        <w:pStyle w:val="NormalWeb"/>
        <w:shd w:val="clear" w:color="auto" w:fill="FFFFFF"/>
        <w:spacing w:line="265" w:lineRule="atLeast"/>
        <w:jc w:val="both"/>
        <w:rPr>
          <w:sz w:val="28"/>
          <w:szCs w:val="28"/>
          <w:u w:val="single"/>
        </w:rPr>
      </w:pPr>
      <w:r w:rsidRPr="008B0A59">
        <w:rPr>
          <w:rStyle w:val="Strong"/>
          <w:rFonts w:eastAsiaTheme="majorEastAsia"/>
          <w:sz w:val="28"/>
          <w:szCs w:val="28"/>
          <w:u w:val="single"/>
        </w:rPr>
        <w:t>Syntax:</w:t>
      </w:r>
    </w:p>
    <w:p w:rsidR="007D2E03" w:rsidRPr="008B0A59" w:rsidRDefault="007D2E03" w:rsidP="007A2C35">
      <w:pPr>
        <w:shd w:val="clear" w:color="auto" w:fill="FFFFFF"/>
        <w:spacing w:after="0" w:line="265" w:lineRule="atLeast"/>
        <w:ind w:left="720"/>
        <w:jc w:val="both"/>
        <w:rPr>
          <w:rFonts w:ascii="Times New Roman" w:hAnsi="Times New Roman" w:cs="Times New Roman"/>
          <w:i/>
          <w:sz w:val="32"/>
          <w:szCs w:val="28"/>
        </w:rPr>
      </w:pPr>
      <w:r w:rsidRPr="008B0A59">
        <w:rPr>
          <w:rStyle w:val="keyword"/>
          <w:rFonts w:ascii="Times New Roman" w:hAnsi="Times New Roman" w:cs="Times New Roman"/>
          <w:b/>
          <w:bCs/>
          <w:i/>
          <w:sz w:val="32"/>
          <w:szCs w:val="28"/>
          <w:bdr w:val="none" w:sz="0" w:space="0" w:color="auto" w:frame="1"/>
        </w:rPr>
        <w:t>while</w:t>
      </w:r>
      <w:r w:rsidRPr="008B0A59">
        <w:rPr>
          <w:rFonts w:ascii="Times New Roman" w:hAnsi="Times New Roman" w:cs="Times New Roman"/>
          <w:i/>
          <w:sz w:val="32"/>
          <w:szCs w:val="28"/>
          <w:bdr w:val="none" w:sz="0" w:space="0" w:color="auto" w:frame="1"/>
        </w:rPr>
        <w:t>(</w:t>
      </w:r>
      <w:r w:rsidRPr="008B0A59">
        <w:rPr>
          <w:rStyle w:val="keyword"/>
          <w:rFonts w:ascii="Times New Roman" w:hAnsi="Times New Roman" w:cs="Times New Roman"/>
          <w:b/>
          <w:bCs/>
          <w:i/>
          <w:sz w:val="32"/>
          <w:szCs w:val="28"/>
          <w:bdr w:val="none" w:sz="0" w:space="0" w:color="auto" w:frame="1"/>
        </w:rPr>
        <w:t>true</w:t>
      </w:r>
      <w:r w:rsidRPr="008B0A59">
        <w:rPr>
          <w:rFonts w:ascii="Times New Roman" w:hAnsi="Times New Roman" w:cs="Times New Roman"/>
          <w:i/>
          <w:sz w:val="32"/>
          <w:szCs w:val="28"/>
          <w:bdr w:val="none" w:sz="0" w:space="0" w:color="auto" w:frame="1"/>
        </w:rPr>
        <w:t>){  </w:t>
      </w:r>
    </w:p>
    <w:p w:rsidR="007D2E03" w:rsidRPr="008B0A59" w:rsidRDefault="007D2E03" w:rsidP="007A2C35">
      <w:pPr>
        <w:shd w:val="clear" w:color="auto" w:fill="FFFFFF"/>
        <w:spacing w:after="0" w:line="265" w:lineRule="atLeast"/>
        <w:ind w:left="720"/>
        <w:jc w:val="both"/>
        <w:rPr>
          <w:rFonts w:ascii="Times New Roman" w:hAnsi="Times New Roman" w:cs="Times New Roman"/>
          <w:i/>
          <w:sz w:val="32"/>
          <w:szCs w:val="28"/>
        </w:rPr>
      </w:pPr>
      <w:r w:rsidRPr="008B0A59">
        <w:rPr>
          <w:rStyle w:val="comment"/>
          <w:rFonts w:ascii="Times New Roman" w:hAnsi="Times New Roman" w:cs="Times New Roman"/>
          <w:i/>
          <w:sz w:val="32"/>
          <w:szCs w:val="28"/>
          <w:bdr w:val="none" w:sz="0" w:space="0" w:color="auto" w:frame="1"/>
        </w:rPr>
        <w:t>//code to be executed</w:t>
      </w:r>
      <w:r w:rsidRPr="008B0A59">
        <w:rPr>
          <w:rFonts w:ascii="Times New Roman" w:hAnsi="Times New Roman" w:cs="Times New Roman"/>
          <w:i/>
          <w:sz w:val="32"/>
          <w:szCs w:val="28"/>
          <w:bdr w:val="none" w:sz="0" w:space="0" w:color="auto" w:frame="1"/>
        </w:rPr>
        <w:t>  </w:t>
      </w:r>
    </w:p>
    <w:p w:rsidR="007D2E03" w:rsidRPr="008B0A59" w:rsidRDefault="007D2E03" w:rsidP="007A2C35">
      <w:pPr>
        <w:shd w:val="clear" w:color="auto" w:fill="FFFFFF"/>
        <w:spacing w:after="0" w:line="265" w:lineRule="atLeast"/>
        <w:ind w:left="720"/>
        <w:jc w:val="both"/>
        <w:rPr>
          <w:rFonts w:ascii="Times New Roman" w:hAnsi="Times New Roman" w:cs="Times New Roman"/>
          <w:sz w:val="28"/>
          <w:szCs w:val="28"/>
        </w:rPr>
      </w:pPr>
      <w:r w:rsidRPr="008B0A59">
        <w:rPr>
          <w:rFonts w:ascii="Times New Roman" w:hAnsi="Times New Roman" w:cs="Times New Roman"/>
          <w:i/>
          <w:sz w:val="32"/>
          <w:szCs w:val="28"/>
          <w:bdr w:val="none" w:sz="0" w:space="0" w:color="auto" w:frame="1"/>
        </w:rPr>
        <w:t>}</w:t>
      </w:r>
      <w:r w:rsidRPr="008B0A59">
        <w:rPr>
          <w:rFonts w:ascii="Times New Roman" w:hAnsi="Times New Roman" w:cs="Times New Roman"/>
          <w:sz w:val="28"/>
          <w:szCs w:val="28"/>
          <w:bdr w:val="none" w:sz="0" w:space="0" w:color="auto" w:frame="1"/>
        </w:rPr>
        <w:t>  </w:t>
      </w:r>
    </w:p>
    <w:p w:rsidR="007D2E03" w:rsidRPr="008B0A59" w:rsidRDefault="007D2E03" w:rsidP="007D2E03">
      <w:pPr>
        <w:pStyle w:val="NormalWeb"/>
        <w:shd w:val="clear" w:color="auto" w:fill="FFFFFF"/>
        <w:spacing w:line="265" w:lineRule="atLeast"/>
        <w:jc w:val="both"/>
        <w:rPr>
          <w:sz w:val="28"/>
          <w:szCs w:val="28"/>
          <w:u w:val="single"/>
        </w:rPr>
      </w:pPr>
      <w:r w:rsidRPr="008B0A59">
        <w:rPr>
          <w:rStyle w:val="Strong"/>
          <w:rFonts w:eastAsiaTheme="majorEastAsia"/>
          <w:sz w:val="28"/>
          <w:szCs w:val="28"/>
          <w:u w:val="single"/>
        </w:rPr>
        <w:t>Example:</w:t>
      </w:r>
    </w:p>
    <w:p w:rsidR="007D2E03" w:rsidRPr="008B0A59" w:rsidRDefault="007D2E03" w:rsidP="007A2C35">
      <w:pPr>
        <w:shd w:val="clear" w:color="auto" w:fill="FFFFFF"/>
        <w:spacing w:after="0" w:line="265" w:lineRule="atLeast"/>
        <w:ind w:left="720"/>
        <w:jc w:val="both"/>
        <w:rPr>
          <w:rFonts w:ascii="Times New Roman" w:hAnsi="Times New Roman" w:cs="Times New Roman"/>
          <w:i/>
          <w:sz w:val="32"/>
          <w:szCs w:val="28"/>
        </w:rPr>
      </w:pPr>
      <w:r w:rsidRPr="008B0A59">
        <w:rPr>
          <w:rStyle w:val="keyword"/>
          <w:rFonts w:ascii="Times New Roman" w:hAnsi="Times New Roman" w:cs="Times New Roman"/>
          <w:b/>
          <w:bCs/>
          <w:i/>
          <w:sz w:val="32"/>
          <w:szCs w:val="28"/>
          <w:bdr w:val="none" w:sz="0" w:space="0" w:color="auto" w:frame="1"/>
        </w:rPr>
        <w:t>public</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class</w:t>
      </w:r>
      <w:r w:rsidRPr="008B0A59">
        <w:rPr>
          <w:rFonts w:ascii="Times New Roman" w:hAnsi="Times New Roman" w:cs="Times New Roman"/>
          <w:i/>
          <w:sz w:val="32"/>
          <w:szCs w:val="28"/>
          <w:bdr w:val="none" w:sz="0" w:space="0" w:color="auto" w:frame="1"/>
        </w:rPr>
        <w:t> WhileExample2 {  </w:t>
      </w:r>
    </w:p>
    <w:p w:rsidR="007D2E03" w:rsidRPr="008B0A59" w:rsidRDefault="007D2E03" w:rsidP="007A2C35">
      <w:pPr>
        <w:shd w:val="clear" w:color="auto" w:fill="FFFFFF"/>
        <w:spacing w:after="0" w:line="265" w:lineRule="atLeast"/>
        <w:ind w:left="720"/>
        <w:jc w:val="both"/>
        <w:rPr>
          <w:rFonts w:ascii="Times New Roman" w:hAnsi="Times New Roman" w:cs="Times New Roman"/>
          <w:i/>
          <w:sz w:val="32"/>
          <w:szCs w:val="28"/>
        </w:rPr>
      </w:pPr>
      <w:r w:rsidRPr="008B0A59">
        <w:rPr>
          <w:rStyle w:val="keyword"/>
          <w:rFonts w:ascii="Times New Roman" w:hAnsi="Times New Roman" w:cs="Times New Roman"/>
          <w:b/>
          <w:bCs/>
          <w:i/>
          <w:sz w:val="32"/>
          <w:szCs w:val="28"/>
          <w:bdr w:val="none" w:sz="0" w:space="0" w:color="auto" w:frame="1"/>
        </w:rPr>
        <w:t>public</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static</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void</w:t>
      </w:r>
      <w:r w:rsidRPr="008B0A59">
        <w:rPr>
          <w:rFonts w:ascii="Times New Roman" w:hAnsi="Times New Roman" w:cs="Times New Roman"/>
          <w:i/>
          <w:sz w:val="32"/>
          <w:szCs w:val="28"/>
          <w:bdr w:val="none" w:sz="0" w:space="0" w:color="auto" w:frame="1"/>
        </w:rPr>
        <w:t> main(String[] args) {  </w:t>
      </w:r>
    </w:p>
    <w:p w:rsidR="007D2E03" w:rsidRPr="008B0A59" w:rsidRDefault="007D2E03" w:rsidP="007A2C35">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while</w:t>
      </w:r>
      <w:r w:rsidRPr="008B0A59">
        <w:rPr>
          <w:rFonts w:ascii="Times New Roman" w:hAnsi="Times New Roman" w:cs="Times New Roman"/>
          <w:i/>
          <w:sz w:val="32"/>
          <w:szCs w:val="28"/>
          <w:bdr w:val="none" w:sz="0" w:space="0" w:color="auto" w:frame="1"/>
        </w:rPr>
        <w:t>(</w:t>
      </w:r>
      <w:r w:rsidRPr="008B0A59">
        <w:rPr>
          <w:rStyle w:val="keyword"/>
          <w:rFonts w:ascii="Times New Roman" w:hAnsi="Times New Roman" w:cs="Times New Roman"/>
          <w:b/>
          <w:bCs/>
          <w:i/>
          <w:sz w:val="32"/>
          <w:szCs w:val="28"/>
          <w:bdr w:val="none" w:sz="0" w:space="0" w:color="auto" w:frame="1"/>
        </w:rPr>
        <w:t>true</w:t>
      </w:r>
      <w:r w:rsidRPr="008B0A59">
        <w:rPr>
          <w:rFonts w:ascii="Times New Roman" w:hAnsi="Times New Roman" w:cs="Times New Roman"/>
          <w:i/>
          <w:sz w:val="32"/>
          <w:szCs w:val="28"/>
          <w:bdr w:val="none" w:sz="0" w:space="0" w:color="auto" w:frame="1"/>
        </w:rPr>
        <w:t>){  </w:t>
      </w:r>
    </w:p>
    <w:p w:rsidR="007D2E03" w:rsidRPr="008B0A59" w:rsidRDefault="007D2E03" w:rsidP="007A2C35">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System.out.println(</w:t>
      </w:r>
      <w:r w:rsidRPr="008B0A59">
        <w:rPr>
          <w:rStyle w:val="string"/>
          <w:rFonts w:ascii="Times New Roman" w:hAnsi="Times New Roman" w:cs="Times New Roman"/>
          <w:i/>
          <w:sz w:val="32"/>
          <w:szCs w:val="28"/>
          <w:bdr w:val="none" w:sz="0" w:space="0" w:color="auto" w:frame="1"/>
        </w:rPr>
        <w:t>"infinitive while loop"</w:t>
      </w:r>
      <w:r w:rsidRPr="008B0A59">
        <w:rPr>
          <w:rFonts w:ascii="Times New Roman" w:hAnsi="Times New Roman" w:cs="Times New Roman"/>
          <w:i/>
          <w:sz w:val="32"/>
          <w:szCs w:val="28"/>
          <w:bdr w:val="none" w:sz="0" w:space="0" w:color="auto" w:frame="1"/>
        </w:rPr>
        <w:t>);  </w:t>
      </w:r>
    </w:p>
    <w:p w:rsidR="007D2E03" w:rsidRPr="008B0A59" w:rsidRDefault="007D2E03" w:rsidP="007A2C35">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  </w:t>
      </w:r>
    </w:p>
    <w:p w:rsidR="007D2E03" w:rsidRPr="008B0A59" w:rsidRDefault="007D2E03" w:rsidP="007A2C35">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p>
    <w:p w:rsidR="007D2E03" w:rsidRPr="008B0A59" w:rsidRDefault="00B7580D" w:rsidP="00B7580D">
      <w:pPr>
        <w:shd w:val="clear" w:color="auto" w:fill="FFFFFF"/>
        <w:spacing w:after="0" w:line="265" w:lineRule="atLeast"/>
        <w:jc w:val="both"/>
        <w:rPr>
          <w:rFonts w:ascii="Times New Roman" w:hAnsi="Times New Roman" w:cs="Times New Roman"/>
          <w:sz w:val="28"/>
          <w:szCs w:val="28"/>
        </w:rPr>
      </w:pPr>
      <w:r w:rsidRPr="008B0A59">
        <w:rPr>
          <w:rFonts w:ascii="Times New Roman" w:hAnsi="Times New Roman" w:cs="Times New Roman"/>
          <w:i/>
          <w:sz w:val="32"/>
          <w:szCs w:val="28"/>
          <w:bdr w:val="none" w:sz="0" w:space="0" w:color="auto" w:frame="1"/>
        </w:rPr>
        <w:t xml:space="preserve">      </w:t>
      </w:r>
      <w:r w:rsidR="007D2E03" w:rsidRPr="008B0A59">
        <w:rPr>
          <w:rFonts w:ascii="Times New Roman" w:hAnsi="Times New Roman" w:cs="Times New Roman"/>
          <w:i/>
          <w:sz w:val="32"/>
          <w:szCs w:val="28"/>
          <w:bdr w:val="none" w:sz="0" w:space="0" w:color="auto" w:frame="1"/>
        </w:rPr>
        <w:t>}</w:t>
      </w:r>
      <w:r w:rsidR="007D2E03" w:rsidRPr="008B0A59">
        <w:rPr>
          <w:rFonts w:ascii="Times New Roman" w:hAnsi="Times New Roman" w:cs="Times New Roman"/>
          <w:sz w:val="28"/>
          <w:szCs w:val="28"/>
          <w:bdr w:val="none" w:sz="0" w:space="0" w:color="auto" w:frame="1"/>
        </w:rPr>
        <w:t>  </w:t>
      </w:r>
    </w:p>
    <w:p w:rsidR="007D2E03" w:rsidRPr="008B0A59" w:rsidRDefault="007D2E03" w:rsidP="007D2E03">
      <w:pPr>
        <w:pStyle w:val="NormalWeb"/>
        <w:shd w:val="clear" w:color="auto" w:fill="FFFFFF"/>
        <w:spacing w:line="265" w:lineRule="atLeast"/>
        <w:jc w:val="both"/>
        <w:rPr>
          <w:b/>
          <w:sz w:val="28"/>
          <w:szCs w:val="28"/>
          <w:u w:val="single"/>
        </w:rPr>
      </w:pPr>
      <w:r w:rsidRPr="008B0A59">
        <w:rPr>
          <w:b/>
          <w:sz w:val="28"/>
          <w:szCs w:val="28"/>
          <w:u w:val="single"/>
        </w:rPr>
        <w:t>Output:</w:t>
      </w:r>
    </w:p>
    <w:p w:rsidR="007D2E03" w:rsidRPr="008B0A59" w:rsidRDefault="007D2E03" w:rsidP="007A2C35">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infinitive while loop</w:t>
      </w:r>
    </w:p>
    <w:p w:rsidR="007D2E03" w:rsidRPr="008B0A59" w:rsidRDefault="007D2E03" w:rsidP="007A2C35">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lastRenderedPageBreak/>
        <w:t>infinitive while loop</w:t>
      </w:r>
    </w:p>
    <w:p w:rsidR="007D2E03" w:rsidRPr="008B0A59" w:rsidRDefault="007D2E03" w:rsidP="007A2C35">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infinitive while loop</w:t>
      </w:r>
    </w:p>
    <w:p w:rsidR="007D2E03" w:rsidRPr="008B0A59" w:rsidRDefault="007D2E03" w:rsidP="007A2C35">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infinitive while loop</w:t>
      </w:r>
    </w:p>
    <w:p w:rsidR="007D2E03" w:rsidRPr="008B0A59" w:rsidRDefault="007D2E03" w:rsidP="007A2C35">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infinitive while loop</w:t>
      </w:r>
    </w:p>
    <w:p w:rsidR="004178F4" w:rsidRPr="008B0A59" w:rsidRDefault="004178F4" w:rsidP="004178F4">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u w:val="single"/>
        </w:rPr>
      </w:pPr>
      <w:r w:rsidRPr="008B0A59">
        <w:rPr>
          <w:rFonts w:ascii="Times New Roman" w:hAnsi="Times New Roman" w:cs="Times New Roman"/>
          <w:bCs w:val="0"/>
          <w:color w:val="auto"/>
          <w:spacing w:val="-12"/>
          <w:sz w:val="28"/>
          <w:szCs w:val="28"/>
          <w:u w:val="single"/>
        </w:rPr>
        <w:t>Legal Ways of Writing While loop :</w:t>
      </w:r>
    </w:p>
    <w:p w:rsidR="004178F4" w:rsidRPr="008B0A59" w:rsidRDefault="004178F4" w:rsidP="004178F4">
      <w:pPr>
        <w:pStyle w:val="Heading3"/>
        <w:pBdr>
          <w:bottom w:val="single" w:sz="8" w:space="0" w:color="DEDEDE"/>
        </w:pBdr>
        <w:shd w:val="clear" w:color="auto" w:fill="FFFFFF"/>
        <w:spacing w:before="180" w:after="173" w:line="312" w:lineRule="atLeast"/>
        <w:jc w:val="both"/>
        <w:rPr>
          <w:rFonts w:ascii="Times New Roman" w:hAnsi="Times New Roman" w:cs="Times New Roman"/>
          <w:bCs w:val="0"/>
          <w:color w:val="auto"/>
          <w:sz w:val="28"/>
          <w:szCs w:val="28"/>
        </w:rPr>
      </w:pPr>
      <w:r w:rsidRPr="008B0A59">
        <w:rPr>
          <w:rFonts w:ascii="Times New Roman" w:hAnsi="Times New Roman" w:cs="Times New Roman"/>
          <w:bCs w:val="0"/>
          <w:color w:val="auto"/>
          <w:sz w:val="28"/>
          <w:szCs w:val="28"/>
        </w:rPr>
        <w:t>While Loop : Single Statement Inside Loop Body</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class WhileDemo {</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public </w:t>
      </w:r>
      <w:r w:rsidRPr="008B0A59">
        <w:rPr>
          <w:rFonts w:ascii="Times New Roman" w:hAnsi="Times New Roman" w:cs="Times New Roman"/>
          <w:b/>
          <w:bCs/>
          <w:i/>
          <w:sz w:val="32"/>
          <w:szCs w:val="28"/>
        </w:rPr>
        <w:t>static</w:t>
      </w: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void</w:t>
      </w:r>
      <w:r w:rsidRPr="008B0A59">
        <w:rPr>
          <w:rFonts w:ascii="Times New Roman" w:hAnsi="Times New Roman" w:cs="Times New Roman"/>
          <w:i/>
          <w:sz w:val="32"/>
          <w:szCs w:val="28"/>
        </w:rPr>
        <w:t xml:space="preserve"> main(String[] args){</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int</w:t>
      </w:r>
      <w:r w:rsidRPr="008B0A59">
        <w:rPr>
          <w:rFonts w:ascii="Times New Roman" w:hAnsi="Times New Roman" w:cs="Times New Roman"/>
          <w:i/>
          <w:sz w:val="32"/>
          <w:szCs w:val="28"/>
        </w:rPr>
        <w:t xml:space="preserve"> cnt = 1;</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while</w:t>
      </w:r>
      <w:r w:rsidRPr="008B0A59">
        <w:rPr>
          <w:rFonts w:ascii="Times New Roman" w:hAnsi="Times New Roman" w:cs="Times New Roman"/>
          <w:i/>
          <w:sz w:val="32"/>
          <w:szCs w:val="28"/>
        </w:rPr>
        <w:t xml:space="preserve"> (cnt &lt; 11)</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System.out.println("Number Count : " + cnt++);</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w:t>
      </w:r>
    </w:p>
    <w:p w:rsidR="007A2C35" w:rsidRPr="008B0A59" w:rsidRDefault="004178F4" w:rsidP="004178F4">
      <w:pPr>
        <w:pStyle w:val="NormalWeb"/>
        <w:shd w:val="clear" w:color="auto" w:fill="FFFFFF"/>
        <w:spacing w:before="115" w:beforeAutospacing="0" w:after="115" w:afterAutospacing="0" w:line="276" w:lineRule="atLeast"/>
        <w:jc w:val="both"/>
        <w:rPr>
          <w:sz w:val="28"/>
          <w:szCs w:val="28"/>
        </w:rPr>
      </w:pPr>
      <w:r w:rsidRPr="008B0A59">
        <w:rPr>
          <w:sz w:val="28"/>
          <w:szCs w:val="28"/>
        </w:rPr>
        <w:t>Single Statement is a part of While Loop as there is no opening and closing curly braces.</w:t>
      </w:r>
    </w:p>
    <w:p w:rsidR="004178F4" w:rsidRPr="008B0A59" w:rsidRDefault="004178F4" w:rsidP="004178F4">
      <w:pPr>
        <w:pStyle w:val="NormalWeb"/>
        <w:shd w:val="clear" w:color="auto" w:fill="FFFFFF"/>
        <w:spacing w:before="115" w:beforeAutospacing="0" w:after="115" w:afterAutospacing="0" w:line="276" w:lineRule="atLeast"/>
        <w:jc w:val="both"/>
        <w:rPr>
          <w:sz w:val="28"/>
          <w:szCs w:val="28"/>
        </w:rPr>
      </w:pPr>
      <w:r w:rsidRPr="008B0A59">
        <w:rPr>
          <w:sz w:val="28"/>
          <w:szCs w:val="28"/>
        </w:rPr>
        <w:br/>
        <w:t>Suppose we want to embed multiple statements as a part of while loop body then we can put all the statements in a block.</w:t>
      </w:r>
    </w:p>
    <w:p w:rsidR="004178F4" w:rsidRPr="008B0A59" w:rsidRDefault="004178F4" w:rsidP="004178F4">
      <w:pPr>
        <w:pStyle w:val="Heading3"/>
        <w:pBdr>
          <w:bottom w:val="single" w:sz="8" w:space="0" w:color="DEDEDE"/>
        </w:pBdr>
        <w:shd w:val="clear" w:color="auto" w:fill="FFFFFF"/>
        <w:spacing w:before="180" w:after="173" w:line="312" w:lineRule="atLeast"/>
        <w:jc w:val="both"/>
        <w:rPr>
          <w:rFonts w:ascii="Times New Roman" w:hAnsi="Times New Roman" w:cs="Times New Roman"/>
          <w:bCs w:val="0"/>
          <w:color w:val="auto"/>
          <w:sz w:val="28"/>
          <w:szCs w:val="28"/>
        </w:rPr>
      </w:pPr>
      <w:r w:rsidRPr="008B0A59">
        <w:rPr>
          <w:rFonts w:ascii="Times New Roman" w:hAnsi="Times New Roman" w:cs="Times New Roman"/>
          <w:bCs w:val="0"/>
          <w:color w:val="auto"/>
          <w:sz w:val="28"/>
          <w:szCs w:val="28"/>
        </w:rPr>
        <w:t>While Loop : Boolean Condition</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class WhileDemo {</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public </w:t>
      </w:r>
      <w:r w:rsidRPr="008B0A59">
        <w:rPr>
          <w:rFonts w:ascii="Times New Roman" w:hAnsi="Times New Roman" w:cs="Times New Roman"/>
          <w:b/>
          <w:bCs/>
          <w:i/>
          <w:sz w:val="32"/>
          <w:szCs w:val="28"/>
        </w:rPr>
        <w:t>static</w:t>
      </w: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void</w:t>
      </w:r>
      <w:r w:rsidRPr="008B0A59">
        <w:rPr>
          <w:rFonts w:ascii="Times New Roman" w:hAnsi="Times New Roman" w:cs="Times New Roman"/>
          <w:i/>
          <w:sz w:val="32"/>
          <w:szCs w:val="28"/>
        </w:rPr>
        <w:t xml:space="preserve"> main(String[] args){</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boolean b1 = true;</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while</w:t>
      </w:r>
      <w:r w:rsidRPr="008B0A59">
        <w:rPr>
          <w:rFonts w:ascii="Times New Roman" w:hAnsi="Times New Roman" w:cs="Times New Roman"/>
          <w:i/>
          <w:sz w:val="32"/>
          <w:szCs w:val="28"/>
        </w:rPr>
        <w:t xml:space="preserve"> (b1){</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System.out.println("Number Count : " + cnt);</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cnt++;</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if</w:t>
      </w:r>
      <w:r w:rsidRPr="008B0A59">
        <w:rPr>
          <w:rFonts w:ascii="Times New Roman" w:hAnsi="Times New Roman" w:cs="Times New Roman"/>
          <w:i/>
          <w:sz w:val="32"/>
          <w:szCs w:val="28"/>
        </w:rPr>
        <w:t>(cn==5)</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b1 = false;</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lastRenderedPageBreak/>
        <w:t xml:space="preserve">    }</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w:t>
      </w:r>
    </w:p>
    <w:p w:rsidR="004178F4" w:rsidRPr="008B0A59" w:rsidRDefault="004178F4" w:rsidP="004178F4">
      <w:pPr>
        <w:pStyle w:val="NormalWeb"/>
        <w:shd w:val="clear" w:color="auto" w:fill="FFFFFF"/>
        <w:spacing w:before="115" w:beforeAutospacing="0" w:after="115" w:afterAutospacing="0" w:line="276" w:lineRule="atLeast"/>
        <w:jc w:val="both"/>
        <w:rPr>
          <w:sz w:val="28"/>
          <w:szCs w:val="28"/>
        </w:rPr>
      </w:pPr>
      <w:r w:rsidRPr="008B0A59">
        <w:rPr>
          <w:sz w:val="28"/>
          <w:szCs w:val="28"/>
        </w:rPr>
        <w:t>We can put single variable as while condition but it must be of type boolean. thus the following statement will cause compile time failure –</w:t>
      </w:r>
    </w:p>
    <w:p w:rsidR="004178F4" w:rsidRPr="008B0A59" w:rsidRDefault="004178F4" w:rsidP="00B7580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b/>
          <w:bCs/>
          <w:i/>
          <w:sz w:val="32"/>
          <w:szCs w:val="28"/>
        </w:rPr>
        <w:t>int</w:t>
      </w:r>
      <w:r w:rsidRPr="008B0A59">
        <w:rPr>
          <w:rFonts w:ascii="Times New Roman" w:hAnsi="Times New Roman" w:cs="Times New Roman"/>
          <w:i/>
          <w:sz w:val="32"/>
          <w:szCs w:val="28"/>
        </w:rPr>
        <w:t xml:space="preserve"> b1 = 12;</w:t>
      </w:r>
    </w:p>
    <w:p w:rsidR="004178F4" w:rsidRPr="008B0A59" w:rsidRDefault="004178F4" w:rsidP="00B7580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b/>
          <w:bCs/>
          <w:i/>
          <w:sz w:val="32"/>
          <w:szCs w:val="28"/>
        </w:rPr>
        <w:t>while</w:t>
      </w:r>
      <w:r w:rsidRPr="008B0A59">
        <w:rPr>
          <w:rFonts w:ascii="Times New Roman" w:hAnsi="Times New Roman" w:cs="Times New Roman"/>
          <w:i/>
          <w:sz w:val="32"/>
          <w:szCs w:val="28"/>
        </w:rPr>
        <w:t xml:space="preserve"> (b1){</w:t>
      </w:r>
    </w:p>
    <w:p w:rsidR="004178F4" w:rsidRPr="008B0A59" w:rsidRDefault="004178F4" w:rsidP="00B7580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System.out.println("Number Count : " + cnt);</w:t>
      </w:r>
    </w:p>
    <w:p w:rsidR="004178F4" w:rsidRPr="008B0A59" w:rsidRDefault="004178F4" w:rsidP="00B7580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cnt++;</w:t>
      </w:r>
    </w:p>
    <w:p w:rsidR="004178F4" w:rsidRPr="008B0A59" w:rsidRDefault="004178F4" w:rsidP="00B7580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if</w:t>
      </w:r>
      <w:r w:rsidRPr="008B0A59">
        <w:rPr>
          <w:rFonts w:ascii="Times New Roman" w:hAnsi="Times New Roman" w:cs="Times New Roman"/>
          <w:i/>
          <w:sz w:val="32"/>
          <w:szCs w:val="28"/>
        </w:rPr>
        <w:t>(cn==5)</w:t>
      </w:r>
    </w:p>
    <w:p w:rsidR="004178F4" w:rsidRPr="008B0A59" w:rsidRDefault="004178F4" w:rsidP="00B7580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b1 = 1;</w:t>
      </w:r>
    </w:p>
    <w:p w:rsidR="004178F4" w:rsidRPr="008B0A59" w:rsidRDefault="004178F4" w:rsidP="00B7580D">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178F4" w:rsidRPr="008B0A59" w:rsidRDefault="004178F4" w:rsidP="004178F4">
      <w:pPr>
        <w:pStyle w:val="Heading3"/>
        <w:pBdr>
          <w:bottom w:val="single" w:sz="8" w:space="0" w:color="DEDEDE"/>
        </w:pBdr>
        <w:shd w:val="clear" w:color="auto" w:fill="FFFFFF"/>
        <w:spacing w:before="180" w:after="173" w:line="312" w:lineRule="atLeast"/>
        <w:jc w:val="both"/>
        <w:rPr>
          <w:rFonts w:ascii="Times New Roman" w:hAnsi="Times New Roman" w:cs="Times New Roman"/>
          <w:bCs w:val="0"/>
          <w:color w:val="auto"/>
          <w:sz w:val="28"/>
          <w:szCs w:val="28"/>
        </w:rPr>
      </w:pPr>
      <w:r w:rsidRPr="008B0A59">
        <w:rPr>
          <w:rFonts w:ascii="Times New Roman" w:hAnsi="Times New Roman" w:cs="Times New Roman"/>
          <w:bCs w:val="0"/>
          <w:color w:val="auto"/>
          <w:sz w:val="28"/>
          <w:szCs w:val="28"/>
        </w:rPr>
        <w:t>While Loop with no body</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class NoBody {</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public </w:t>
      </w:r>
      <w:r w:rsidRPr="008B0A59">
        <w:rPr>
          <w:rFonts w:ascii="Times New Roman" w:hAnsi="Times New Roman" w:cs="Times New Roman"/>
          <w:b/>
          <w:bCs/>
          <w:i/>
          <w:sz w:val="32"/>
          <w:szCs w:val="28"/>
        </w:rPr>
        <w:t>static</w:t>
      </w: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void</w:t>
      </w:r>
      <w:r w:rsidRPr="008B0A59">
        <w:rPr>
          <w:rFonts w:ascii="Times New Roman" w:hAnsi="Times New Roman" w:cs="Times New Roman"/>
          <w:i/>
          <w:sz w:val="32"/>
          <w:szCs w:val="28"/>
        </w:rPr>
        <w:t xml:space="preserve"> main(String args[]) {</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int</w:t>
      </w:r>
      <w:r w:rsidRPr="008B0A59">
        <w:rPr>
          <w:rFonts w:ascii="Times New Roman" w:hAnsi="Times New Roman" w:cs="Times New Roman"/>
          <w:i/>
          <w:sz w:val="32"/>
          <w:szCs w:val="28"/>
        </w:rPr>
        <w:t xml:space="preserve"> i, j;</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i = 10;</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j = 20;</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while</w:t>
      </w:r>
      <w:r w:rsidRPr="008B0A59">
        <w:rPr>
          <w:rFonts w:ascii="Times New Roman" w:hAnsi="Times New Roman" w:cs="Times New Roman"/>
          <w:i/>
          <w:sz w:val="32"/>
          <w:szCs w:val="28"/>
        </w:rPr>
        <w:t>(i &lt; j);  // no body in this loop</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System.out.println("Out of the Loop");</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178F4" w:rsidRPr="008B0A59" w:rsidRDefault="004178F4" w:rsidP="007A2C35">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w:t>
      </w:r>
    </w:p>
    <w:p w:rsidR="00B46704" w:rsidRPr="008B0A59" w:rsidRDefault="004178F4" w:rsidP="00B46704">
      <w:pPr>
        <w:pStyle w:val="NormalWeb"/>
        <w:shd w:val="clear" w:color="auto" w:fill="FFFFFF"/>
        <w:spacing w:before="115" w:beforeAutospacing="0" w:after="115" w:afterAutospacing="0" w:line="276" w:lineRule="atLeast"/>
        <w:jc w:val="both"/>
        <w:rPr>
          <w:sz w:val="28"/>
          <w:szCs w:val="28"/>
        </w:rPr>
      </w:pPr>
      <w:r w:rsidRPr="008B0A59">
        <w:rPr>
          <w:b/>
          <w:sz w:val="28"/>
          <w:szCs w:val="28"/>
          <w:u w:val="single"/>
        </w:rPr>
        <w:t>*Note :</w:t>
      </w:r>
      <w:r w:rsidRPr="008B0A59">
        <w:rPr>
          <w:sz w:val="28"/>
          <w:szCs w:val="28"/>
        </w:rPr>
        <w:t xml:space="preserve"> Semicolon after while condition is perfectly legal.</w:t>
      </w:r>
    </w:p>
    <w:p w:rsidR="00B46704" w:rsidRPr="008B0A59" w:rsidRDefault="00B46704" w:rsidP="007A2C35">
      <w:pPr>
        <w:pStyle w:val="Heading2"/>
        <w:pBdr>
          <w:top w:val="single" w:sz="2" w:space="2" w:color="660000"/>
          <w:left w:val="single" w:sz="2" w:space="0" w:color="660000"/>
          <w:bottom w:val="single" w:sz="4" w:space="2" w:color="660000"/>
          <w:right w:val="single" w:sz="2" w:space="2" w:color="660000"/>
        </w:pBdr>
        <w:shd w:val="clear" w:color="auto" w:fill="D9D9D9" w:themeFill="background1" w:themeFillShade="D9"/>
        <w:spacing w:before="360" w:after="12" w:line="184" w:lineRule="atLeast"/>
        <w:ind w:left="12" w:right="12"/>
        <w:rPr>
          <w:rFonts w:ascii="Times New Roman" w:hAnsi="Times New Roman" w:cs="Times New Roman"/>
          <w:color w:val="auto"/>
          <w:sz w:val="28"/>
          <w:szCs w:val="28"/>
        </w:rPr>
      </w:pPr>
      <w:r w:rsidRPr="008B0A59">
        <w:rPr>
          <w:rFonts w:ascii="Times New Roman" w:hAnsi="Times New Roman" w:cs="Times New Roman"/>
          <w:color w:val="auto"/>
          <w:sz w:val="28"/>
          <w:szCs w:val="28"/>
        </w:rPr>
        <w:lastRenderedPageBreak/>
        <w:t>Example with flowchart</w:t>
      </w:r>
    </w:p>
    <w:p w:rsidR="00B46704" w:rsidRPr="008B0A59" w:rsidRDefault="00B46704" w:rsidP="00B46704">
      <w:pPr>
        <w:pStyle w:val="NormalWeb"/>
        <w:shd w:val="clear" w:color="auto" w:fill="FFFFFF"/>
        <w:spacing w:before="120" w:beforeAutospacing="0" w:after="120" w:afterAutospacing="0" w:line="184" w:lineRule="atLeast"/>
        <w:rPr>
          <w:sz w:val="28"/>
          <w:szCs w:val="28"/>
        </w:rPr>
      </w:pPr>
      <w:r w:rsidRPr="008B0A59">
        <w:rPr>
          <w:sz w:val="28"/>
          <w:szCs w:val="28"/>
        </w:rPr>
        <w:t>The following shows some code and the equivalent flowchart.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135"/>
        <w:gridCol w:w="2025"/>
      </w:tblGrid>
      <w:tr w:rsidR="00B46704" w:rsidRPr="008B0A59" w:rsidTr="00B46704">
        <w:trPr>
          <w:tblCellSpacing w:w="15" w:type="dxa"/>
        </w:trPr>
        <w:tc>
          <w:tcPr>
            <w:tcW w:w="0" w:type="auto"/>
            <w:shd w:val="clear" w:color="auto" w:fill="FFFFFF"/>
            <w:hideMark/>
          </w:tcPr>
          <w:p w:rsidR="00B46704" w:rsidRPr="008B0A59" w:rsidRDefault="00B46704">
            <w:pPr>
              <w:pStyle w:val="HTMLPreformatted"/>
              <w:spacing w:line="184" w:lineRule="atLeast"/>
              <w:rPr>
                <w:rFonts w:ascii="Times New Roman" w:hAnsi="Times New Roman" w:cs="Times New Roman"/>
                <w:i/>
                <w:sz w:val="32"/>
                <w:szCs w:val="28"/>
              </w:rPr>
            </w:pPr>
            <w:r w:rsidRPr="008B0A59">
              <w:rPr>
                <w:rFonts w:ascii="Times New Roman" w:hAnsi="Times New Roman" w:cs="Times New Roman"/>
                <w:i/>
                <w:sz w:val="32"/>
                <w:szCs w:val="28"/>
              </w:rPr>
              <w:t xml:space="preserve">   int n = 0;</w:t>
            </w:r>
          </w:p>
          <w:p w:rsidR="00B46704" w:rsidRPr="008B0A59" w:rsidRDefault="00B46704">
            <w:pPr>
              <w:pStyle w:val="HTMLPreformatted"/>
              <w:spacing w:line="184" w:lineRule="atLeast"/>
              <w:rPr>
                <w:rFonts w:ascii="Times New Roman" w:hAnsi="Times New Roman" w:cs="Times New Roman"/>
                <w:i/>
                <w:sz w:val="32"/>
                <w:szCs w:val="28"/>
              </w:rPr>
            </w:pPr>
            <w:r w:rsidRPr="008B0A59">
              <w:rPr>
                <w:rFonts w:ascii="Times New Roman" w:hAnsi="Times New Roman" w:cs="Times New Roman"/>
                <w:i/>
                <w:sz w:val="32"/>
                <w:szCs w:val="28"/>
              </w:rPr>
              <w:t xml:space="preserve">   int i = 1;</w:t>
            </w:r>
          </w:p>
          <w:p w:rsidR="00B46704" w:rsidRPr="008B0A59" w:rsidRDefault="00B46704">
            <w:pPr>
              <w:pStyle w:val="HTMLPreformatted"/>
              <w:spacing w:line="184" w:lineRule="atLeast"/>
              <w:rPr>
                <w:rFonts w:ascii="Times New Roman" w:hAnsi="Times New Roman" w:cs="Times New Roman"/>
                <w:i/>
                <w:sz w:val="32"/>
                <w:szCs w:val="28"/>
              </w:rPr>
            </w:pPr>
            <w:r w:rsidRPr="008B0A59">
              <w:rPr>
                <w:rFonts w:ascii="Times New Roman" w:hAnsi="Times New Roman" w:cs="Times New Roman"/>
                <w:i/>
                <w:sz w:val="32"/>
                <w:szCs w:val="28"/>
              </w:rPr>
              <w:t xml:space="preserve">   while (i &lt; 4) {</w:t>
            </w:r>
          </w:p>
          <w:p w:rsidR="00B46704" w:rsidRPr="008B0A59" w:rsidRDefault="00B46704">
            <w:pPr>
              <w:pStyle w:val="HTMLPreformatted"/>
              <w:spacing w:line="184" w:lineRule="atLeast"/>
              <w:rPr>
                <w:rFonts w:ascii="Times New Roman" w:hAnsi="Times New Roman" w:cs="Times New Roman"/>
                <w:i/>
                <w:sz w:val="32"/>
                <w:szCs w:val="28"/>
              </w:rPr>
            </w:pPr>
            <w:r w:rsidRPr="008B0A59">
              <w:rPr>
                <w:rFonts w:ascii="Times New Roman" w:hAnsi="Times New Roman" w:cs="Times New Roman"/>
                <w:i/>
                <w:sz w:val="32"/>
                <w:szCs w:val="28"/>
              </w:rPr>
              <w:t xml:space="preserve">      n++;</w:t>
            </w:r>
          </w:p>
          <w:p w:rsidR="00B46704" w:rsidRPr="008B0A59" w:rsidRDefault="00B46704">
            <w:pPr>
              <w:pStyle w:val="HTMLPreformatted"/>
              <w:spacing w:line="184" w:lineRule="atLeast"/>
              <w:rPr>
                <w:rFonts w:ascii="Times New Roman" w:hAnsi="Times New Roman" w:cs="Times New Roman"/>
                <w:i/>
                <w:sz w:val="32"/>
                <w:szCs w:val="28"/>
              </w:rPr>
            </w:pPr>
            <w:r w:rsidRPr="008B0A59">
              <w:rPr>
                <w:rFonts w:ascii="Times New Roman" w:hAnsi="Times New Roman" w:cs="Times New Roman"/>
                <w:i/>
                <w:sz w:val="32"/>
                <w:szCs w:val="28"/>
              </w:rPr>
              <w:t xml:space="preserve">      i++;</w:t>
            </w:r>
          </w:p>
          <w:p w:rsidR="00B46704" w:rsidRPr="008B0A59" w:rsidRDefault="00B46704">
            <w:pPr>
              <w:pStyle w:val="HTMLPreformatted"/>
              <w:spacing w:line="184" w:lineRule="atLeast"/>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B46704" w:rsidRPr="008B0A59" w:rsidRDefault="00B46704">
            <w:pPr>
              <w:pStyle w:val="HTMLPreformatted"/>
              <w:spacing w:line="184" w:lineRule="atLeast"/>
              <w:rPr>
                <w:rFonts w:ascii="Times New Roman" w:hAnsi="Times New Roman" w:cs="Times New Roman"/>
                <w:sz w:val="28"/>
                <w:szCs w:val="28"/>
              </w:rPr>
            </w:pPr>
            <w:r w:rsidRPr="008B0A59">
              <w:rPr>
                <w:rFonts w:ascii="Times New Roman" w:hAnsi="Times New Roman" w:cs="Times New Roman"/>
                <w:i/>
                <w:sz w:val="32"/>
                <w:szCs w:val="28"/>
              </w:rPr>
              <w:t xml:space="preserve">   . . .</w:t>
            </w:r>
          </w:p>
        </w:tc>
        <w:tc>
          <w:tcPr>
            <w:tcW w:w="0" w:type="auto"/>
            <w:shd w:val="clear" w:color="auto" w:fill="FFFFFF"/>
            <w:hideMark/>
          </w:tcPr>
          <w:p w:rsidR="00B46704" w:rsidRPr="008B0A59" w:rsidRDefault="00B46704">
            <w:pPr>
              <w:spacing w:line="184" w:lineRule="atLeast"/>
              <w:rPr>
                <w:rFonts w:ascii="Times New Roman" w:hAnsi="Times New Roman" w:cs="Times New Roman"/>
                <w:sz w:val="28"/>
                <w:szCs w:val="28"/>
              </w:rPr>
            </w:pPr>
            <w:r w:rsidRPr="008B0A59">
              <w:rPr>
                <w:rFonts w:ascii="Times New Roman" w:hAnsi="Times New Roman" w:cs="Times New Roman"/>
                <w:noProof/>
                <w:sz w:val="28"/>
                <w:szCs w:val="28"/>
              </w:rPr>
              <w:drawing>
                <wp:inline distT="0" distB="0" distL="0" distR="0">
                  <wp:extent cx="1214120" cy="2487295"/>
                  <wp:effectExtent l="19050" t="0" r="5080" b="0"/>
                  <wp:docPr id="10" name="Picture 10" descr="while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ile flowchart"/>
                          <pic:cNvPicPr>
                            <a:picLocks noChangeAspect="1" noChangeArrowheads="1"/>
                          </pic:cNvPicPr>
                        </pic:nvPicPr>
                        <pic:blipFill>
                          <a:blip r:embed="rId40"/>
                          <a:srcRect/>
                          <a:stretch>
                            <a:fillRect/>
                          </a:stretch>
                        </pic:blipFill>
                        <pic:spPr bwMode="auto">
                          <a:xfrm>
                            <a:off x="0" y="0"/>
                            <a:ext cx="1214120" cy="2487295"/>
                          </a:xfrm>
                          <a:prstGeom prst="rect">
                            <a:avLst/>
                          </a:prstGeom>
                          <a:noFill/>
                          <a:ln w="9525">
                            <a:noFill/>
                            <a:miter lim="800000"/>
                            <a:headEnd/>
                            <a:tailEnd/>
                          </a:ln>
                        </pic:spPr>
                      </pic:pic>
                    </a:graphicData>
                  </a:graphic>
                </wp:inline>
              </w:drawing>
            </w:r>
          </w:p>
        </w:tc>
      </w:tr>
    </w:tbl>
    <w:p w:rsidR="00B46704" w:rsidRPr="008B0A59" w:rsidRDefault="00B46704" w:rsidP="007A2C35">
      <w:pPr>
        <w:pStyle w:val="Heading2"/>
        <w:pBdr>
          <w:top w:val="single" w:sz="2" w:space="2" w:color="660000"/>
          <w:left w:val="single" w:sz="2" w:space="0" w:color="660000"/>
          <w:bottom w:val="single" w:sz="4" w:space="2" w:color="660000"/>
          <w:right w:val="single" w:sz="2" w:space="2" w:color="660000"/>
        </w:pBdr>
        <w:shd w:val="clear" w:color="auto" w:fill="D9D9D9" w:themeFill="background1" w:themeFillShade="D9"/>
        <w:spacing w:before="360" w:after="12" w:line="184" w:lineRule="atLeast"/>
        <w:ind w:left="12" w:right="12"/>
        <w:rPr>
          <w:rFonts w:ascii="Times New Roman" w:hAnsi="Times New Roman" w:cs="Times New Roman"/>
          <w:color w:val="auto"/>
          <w:sz w:val="28"/>
          <w:szCs w:val="28"/>
        </w:rPr>
      </w:pPr>
      <w:r w:rsidRPr="008B0A59">
        <w:rPr>
          <w:rFonts w:ascii="Times New Roman" w:hAnsi="Times New Roman" w:cs="Times New Roman"/>
          <w:color w:val="auto"/>
          <w:sz w:val="28"/>
          <w:szCs w:val="28"/>
        </w:rPr>
        <w:lastRenderedPageBreak/>
        <w:t>Here is another example of code and an equivalent flowchart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360"/>
        <w:gridCol w:w="3020"/>
      </w:tblGrid>
      <w:tr w:rsidR="00B46704" w:rsidRPr="008B0A59" w:rsidTr="00B46704">
        <w:trPr>
          <w:tblCellSpacing w:w="15" w:type="dxa"/>
        </w:trPr>
        <w:tc>
          <w:tcPr>
            <w:tcW w:w="0" w:type="auto"/>
            <w:shd w:val="clear" w:color="auto" w:fill="FFFFFF"/>
            <w:hideMark/>
          </w:tcPr>
          <w:p w:rsidR="00B46704" w:rsidRPr="008B0A59" w:rsidRDefault="00B46704">
            <w:pPr>
              <w:pStyle w:val="HTMLPreformatted"/>
              <w:spacing w:line="184" w:lineRule="atLeast"/>
              <w:rPr>
                <w:rFonts w:ascii="Times New Roman" w:hAnsi="Times New Roman" w:cs="Times New Roman"/>
                <w:i/>
                <w:sz w:val="32"/>
                <w:szCs w:val="28"/>
              </w:rPr>
            </w:pPr>
            <w:r w:rsidRPr="008B0A59">
              <w:rPr>
                <w:rFonts w:ascii="Times New Roman" w:hAnsi="Times New Roman" w:cs="Times New Roman"/>
                <w:i/>
                <w:sz w:val="32"/>
                <w:szCs w:val="28"/>
              </w:rPr>
              <w:t xml:space="preserve">   int n = 0;</w:t>
            </w:r>
          </w:p>
          <w:p w:rsidR="00B46704" w:rsidRPr="008B0A59" w:rsidRDefault="00B46704">
            <w:pPr>
              <w:pStyle w:val="HTMLPreformatted"/>
              <w:spacing w:line="184" w:lineRule="atLeast"/>
              <w:rPr>
                <w:rFonts w:ascii="Times New Roman" w:hAnsi="Times New Roman" w:cs="Times New Roman"/>
                <w:i/>
                <w:sz w:val="32"/>
                <w:szCs w:val="28"/>
              </w:rPr>
            </w:pPr>
            <w:r w:rsidRPr="008B0A59">
              <w:rPr>
                <w:rFonts w:ascii="Times New Roman" w:hAnsi="Times New Roman" w:cs="Times New Roman"/>
                <w:i/>
                <w:sz w:val="32"/>
                <w:szCs w:val="28"/>
              </w:rPr>
              <w:t xml:space="preserve">   int i = 1;</w:t>
            </w:r>
          </w:p>
          <w:p w:rsidR="00B46704" w:rsidRPr="008B0A59" w:rsidRDefault="00B46704">
            <w:pPr>
              <w:pStyle w:val="HTMLPreformatted"/>
              <w:spacing w:line="184" w:lineRule="atLeast"/>
              <w:rPr>
                <w:rFonts w:ascii="Times New Roman" w:hAnsi="Times New Roman" w:cs="Times New Roman"/>
                <w:i/>
                <w:sz w:val="32"/>
                <w:szCs w:val="28"/>
              </w:rPr>
            </w:pPr>
            <w:r w:rsidRPr="008B0A59">
              <w:rPr>
                <w:rFonts w:ascii="Times New Roman" w:hAnsi="Times New Roman" w:cs="Times New Roman"/>
                <w:i/>
                <w:sz w:val="32"/>
                <w:szCs w:val="28"/>
              </w:rPr>
              <w:t xml:space="preserve">   while (i &lt; 4) {</w:t>
            </w:r>
          </w:p>
          <w:p w:rsidR="00B46704" w:rsidRPr="008B0A59" w:rsidRDefault="00B46704">
            <w:pPr>
              <w:pStyle w:val="HTMLPreformatted"/>
              <w:spacing w:line="184" w:lineRule="atLeast"/>
              <w:rPr>
                <w:rFonts w:ascii="Times New Roman" w:hAnsi="Times New Roman" w:cs="Times New Roman"/>
                <w:i/>
                <w:sz w:val="32"/>
                <w:szCs w:val="28"/>
              </w:rPr>
            </w:pPr>
            <w:r w:rsidRPr="008B0A59">
              <w:rPr>
                <w:rFonts w:ascii="Times New Roman" w:hAnsi="Times New Roman" w:cs="Times New Roman"/>
                <w:i/>
                <w:sz w:val="32"/>
                <w:szCs w:val="28"/>
              </w:rPr>
              <w:t xml:space="preserve">      int j = 1;</w:t>
            </w:r>
          </w:p>
          <w:p w:rsidR="00B46704" w:rsidRPr="008B0A59" w:rsidRDefault="00B46704">
            <w:pPr>
              <w:pStyle w:val="HTMLPreformatted"/>
              <w:spacing w:line="184" w:lineRule="atLeast"/>
              <w:rPr>
                <w:rFonts w:ascii="Times New Roman" w:hAnsi="Times New Roman" w:cs="Times New Roman"/>
                <w:i/>
                <w:sz w:val="32"/>
                <w:szCs w:val="28"/>
              </w:rPr>
            </w:pPr>
            <w:r w:rsidRPr="008B0A59">
              <w:rPr>
                <w:rFonts w:ascii="Times New Roman" w:hAnsi="Times New Roman" w:cs="Times New Roman"/>
                <w:i/>
                <w:sz w:val="32"/>
                <w:szCs w:val="28"/>
              </w:rPr>
              <w:t xml:space="preserve">      while (j&lt;=i) {</w:t>
            </w:r>
          </w:p>
          <w:p w:rsidR="00B46704" w:rsidRPr="008B0A59" w:rsidRDefault="00B46704">
            <w:pPr>
              <w:pStyle w:val="HTMLPreformatted"/>
              <w:spacing w:line="184" w:lineRule="atLeast"/>
              <w:rPr>
                <w:rFonts w:ascii="Times New Roman" w:hAnsi="Times New Roman" w:cs="Times New Roman"/>
                <w:i/>
                <w:sz w:val="32"/>
                <w:szCs w:val="28"/>
              </w:rPr>
            </w:pPr>
            <w:r w:rsidRPr="008B0A59">
              <w:rPr>
                <w:rFonts w:ascii="Times New Roman" w:hAnsi="Times New Roman" w:cs="Times New Roman"/>
                <w:i/>
                <w:sz w:val="32"/>
                <w:szCs w:val="28"/>
              </w:rPr>
              <w:t xml:space="preserve">         n += 1;</w:t>
            </w:r>
          </w:p>
          <w:p w:rsidR="00B46704" w:rsidRPr="008B0A59" w:rsidRDefault="00B46704">
            <w:pPr>
              <w:pStyle w:val="HTMLPreformatted"/>
              <w:spacing w:line="184" w:lineRule="atLeast"/>
              <w:rPr>
                <w:rFonts w:ascii="Times New Roman" w:hAnsi="Times New Roman" w:cs="Times New Roman"/>
                <w:i/>
                <w:sz w:val="32"/>
                <w:szCs w:val="28"/>
              </w:rPr>
            </w:pPr>
            <w:r w:rsidRPr="008B0A59">
              <w:rPr>
                <w:rFonts w:ascii="Times New Roman" w:hAnsi="Times New Roman" w:cs="Times New Roman"/>
                <w:i/>
                <w:sz w:val="32"/>
                <w:szCs w:val="28"/>
              </w:rPr>
              <w:t xml:space="preserve">         j++;</w:t>
            </w:r>
          </w:p>
          <w:p w:rsidR="00B46704" w:rsidRPr="008B0A59" w:rsidRDefault="00B46704">
            <w:pPr>
              <w:pStyle w:val="HTMLPreformatted"/>
              <w:spacing w:line="184" w:lineRule="atLeast"/>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B46704" w:rsidRPr="008B0A59" w:rsidRDefault="00B46704">
            <w:pPr>
              <w:pStyle w:val="HTMLPreformatted"/>
              <w:spacing w:line="184" w:lineRule="atLeast"/>
              <w:rPr>
                <w:rFonts w:ascii="Times New Roman" w:hAnsi="Times New Roman" w:cs="Times New Roman"/>
                <w:i/>
                <w:sz w:val="32"/>
                <w:szCs w:val="28"/>
              </w:rPr>
            </w:pPr>
            <w:r w:rsidRPr="008B0A59">
              <w:rPr>
                <w:rFonts w:ascii="Times New Roman" w:hAnsi="Times New Roman" w:cs="Times New Roman"/>
                <w:i/>
                <w:sz w:val="32"/>
                <w:szCs w:val="28"/>
              </w:rPr>
              <w:t xml:space="preserve">      i = i + 1;</w:t>
            </w:r>
          </w:p>
          <w:p w:rsidR="00B46704" w:rsidRPr="008B0A59" w:rsidRDefault="00B46704">
            <w:pPr>
              <w:pStyle w:val="HTMLPreformatted"/>
              <w:spacing w:line="184" w:lineRule="atLeast"/>
              <w:rPr>
                <w:rFonts w:ascii="Times New Roman" w:hAnsi="Times New Roman" w:cs="Times New Roman"/>
                <w:i/>
                <w:sz w:val="32"/>
                <w:szCs w:val="28"/>
              </w:rPr>
            </w:pPr>
            <w:r w:rsidRPr="008B0A59">
              <w:rPr>
                <w:rFonts w:ascii="Times New Roman" w:hAnsi="Times New Roman" w:cs="Times New Roman"/>
                <w:i/>
                <w:sz w:val="32"/>
                <w:szCs w:val="28"/>
              </w:rPr>
              <w:t xml:space="preserve">   }</w:t>
            </w:r>
          </w:p>
        </w:tc>
        <w:tc>
          <w:tcPr>
            <w:tcW w:w="0" w:type="auto"/>
            <w:shd w:val="clear" w:color="auto" w:fill="FFFFFF"/>
            <w:hideMark/>
          </w:tcPr>
          <w:p w:rsidR="00B46704" w:rsidRPr="008B0A59" w:rsidRDefault="00B46704">
            <w:pPr>
              <w:spacing w:line="184" w:lineRule="atLeast"/>
              <w:rPr>
                <w:rFonts w:ascii="Times New Roman" w:hAnsi="Times New Roman" w:cs="Times New Roman"/>
                <w:i/>
                <w:sz w:val="32"/>
                <w:szCs w:val="28"/>
              </w:rPr>
            </w:pPr>
            <w:r w:rsidRPr="008B0A59">
              <w:rPr>
                <w:rFonts w:ascii="Times New Roman" w:hAnsi="Times New Roman" w:cs="Times New Roman"/>
                <w:i/>
                <w:noProof/>
                <w:sz w:val="32"/>
                <w:szCs w:val="28"/>
              </w:rPr>
              <w:drawing>
                <wp:inline distT="0" distB="0" distL="0" distR="0">
                  <wp:extent cx="1851025" cy="5384165"/>
                  <wp:effectExtent l="19050" t="0" r="0" b="0"/>
                  <wp:docPr id="2" name="Picture 11" descr="nested while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sted while flowchart"/>
                          <pic:cNvPicPr>
                            <a:picLocks noChangeAspect="1" noChangeArrowheads="1"/>
                          </pic:cNvPicPr>
                        </pic:nvPicPr>
                        <pic:blipFill>
                          <a:blip r:embed="rId41"/>
                          <a:srcRect/>
                          <a:stretch>
                            <a:fillRect/>
                          </a:stretch>
                        </pic:blipFill>
                        <pic:spPr bwMode="auto">
                          <a:xfrm>
                            <a:off x="0" y="0"/>
                            <a:ext cx="1851025" cy="5384165"/>
                          </a:xfrm>
                          <a:prstGeom prst="rect">
                            <a:avLst/>
                          </a:prstGeom>
                          <a:noFill/>
                          <a:ln w="9525">
                            <a:noFill/>
                            <a:miter lim="800000"/>
                            <a:headEnd/>
                            <a:tailEnd/>
                          </a:ln>
                        </pic:spPr>
                      </pic:pic>
                    </a:graphicData>
                  </a:graphic>
                </wp:inline>
              </w:drawing>
            </w:r>
          </w:p>
        </w:tc>
      </w:tr>
    </w:tbl>
    <w:p w:rsidR="004811B1" w:rsidRPr="008B0A59" w:rsidRDefault="004811B1" w:rsidP="004811B1">
      <w:pPr>
        <w:spacing w:before="2" w:after="2" w:line="288" w:lineRule="exact"/>
        <w:rPr>
          <w:rFonts w:ascii="Times New Roman" w:hAnsi="Times New Roman" w:cs="Times New Roman"/>
          <w:b/>
          <w:sz w:val="28"/>
          <w:szCs w:val="28"/>
          <w:u w:val="single"/>
        </w:rPr>
      </w:pPr>
      <w:r w:rsidRPr="008B0A59">
        <w:rPr>
          <w:rFonts w:ascii="Times New Roman" w:hAnsi="Times New Roman" w:cs="Times New Roman"/>
          <w:b/>
          <w:sz w:val="28"/>
          <w:szCs w:val="28"/>
          <w:u w:val="single"/>
        </w:rPr>
        <w:t>//wap to print 1-10 numbers using while loop</w:t>
      </w:r>
    </w:p>
    <w:p w:rsidR="004811B1" w:rsidRPr="008B0A59" w:rsidRDefault="004811B1" w:rsidP="004811B1">
      <w:pPr>
        <w:spacing w:before="2" w:after="2" w:line="288" w:lineRule="exact"/>
        <w:rPr>
          <w:rFonts w:ascii="Times New Roman" w:hAnsi="Times New Roman" w:cs="Times New Roman"/>
          <w:sz w:val="28"/>
          <w:szCs w:val="28"/>
        </w:rPr>
      </w:pPr>
    </w:p>
    <w:p w:rsidR="004811B1" w:rsidRPr="008B0A59" w:rsidRDefault="004811B1" w:rsidP="004811B1">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class   While1{</w:t>
      </w:r>
    </w:p>
    <w:p w:rsidR="004811B1" w:rsidRPr="008B0A59" w:rsidRDefault="004811B1" w:rsidP="004811B1">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public  static  void  main(String args[]){</w:t>
      </w:r>
    </w:p>
    <w:p w:rsidR="004811B1" w:rsidRPr="008B0A59" w:rsidRDefault="004811B1" w:rsidP="004811B1">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int i=1; </w:t>
      </w:r>
    </w:p>
    <w:p w:rsidR="004811B1" w:rsidRPr="008B0A59" w:rsidRDefault="004811B1" w:rsidP="00B7580D">
      <w:pPr>
        <w:spacing w:before="2" w:after="2" w:line="288" w:lineRule="exact"/>
        <w:ind w:left="720" w:firstLine="720"/>
        <w:rPr>
          <w:rFonts w:ascii="Times New Roman" w:hAnsi="Times New Roman" w:cs="Times New Roman"/>
          <w:i/>
          <w:sz w:val="32"/>
          <w:szCs w:val="28"/>
        </w:rPr>
      </w:pPr>
      <w:r w:rsidRPr="008B0A59">
        <w:rPr>
          <w:rFonts w:ascii="Times New Roman" w:hAnsi="Times New Roman" w:cs="Times New Roman"/>
          <w:i/>
          <w:sz w:val="32"/>
          <w:szCs w:val="28"/>
        </w:rPr>
        <w:t xml:space="preserve">  while(i&lt;=10){</w:t>
      </w:r>
    </w:p>
    <w:p w:rsidR="004811B1" w:rsidRPr="008B0A59" w:rsidRDefault="004811B1" w:rsidP="004811B1">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B7580D" w:rsidRPr="008B0A59">
        <w:rPr>
          <w:rFonts w:ascii="Times New Roman" w:hAnsi="Times New Roman" w:cs="Times New Roman"/>
          <w:i/>
          <w:sz w:val="32"/>
          <w:szCs w:val="28"/>
        </w:rPr>
        <w:tab/>
      </w:r>
      <w:r w:rsidR="00B7580D" w:rsidRPr="008B0A59">
        <w:rPr>
          <w:rFonts w:ascii="Times New Roman" w:hAnsi="Times New Roman" w:cs="Times New Roman"/>
          <w:i/>
          <w:sz w:val="32"/>
          <w:szCs w:val="28"/>
        </w:rPr>
        <w:tab/>
      </w:r>
      <w:r w:rsidRPr="008B0A59">
        <w:rPr>
          <w:rFonts w:ascii="Times New Roman" w:hAnsi="Times New Roman" w:cs="Times New Roman"/>
          <w:i/>
          <w:sz w:val="32"/>
          <w:szCs w:val="28"/>
        </w:rPr>
        <w:t xml:space="preserve"> System.out.println(i);</w:t>
      </w:r>
    </w:p>
    <w:p w:rsidR="004811B1" w:rsidRPr="008B0A59" w:rsidRDefault="004811B1" w:rsidP="004811B1">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B7580D" w:rsidRPr="008B0A59">
        <w:rPr>
          <w:rFonts w:ascii="Times New Roman" w:hAnsi="Times New Roman" w:cs="Times New Roman"/>
          <w:i/>
          <w:sz w:val="32"/>
          <w:szCs w:val="28"/>
        </w:rPr>
        <w:tab/>
      </w:r>
      <w:r w:rsidR="00B7580D" w:rsidRPr="008B0A59">
        <w:rPr>
          <w:rFonts w:ascii="Times New Roman" w:hAnsi="Times New Roman" w:cs="Times New Roman"/>
          <w:i/>
          <w:sz w:val="32"/>
          <w:szCs w:val="28"/>
        </w:rPr>
        <w:tab/>
      </w:r>
      <w:r w:rsidRPr="008B0A59">
        <w:rPr>
          <w:rFonts w:ascii="Times New Roman" w:hAnsi="Times New Roman" w:cs="Times New Roman"/>
          <w:i/>
          <w:sz w:val="32"/>
          <w:szCs w:val="28"/>
        </w:rPr>
        <w:t>i++;</w:t>
      </w:r>
    </w:p>
    <w:p w:rsidR="004811B1" w:rsidRPr="008B0A59" w:rsidRDefault="004811B1" w:rsidP="004811B1">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B7580D" w:rsidRPr="008B0A59">
        <w:rPr>
          <w:rFonts w:ascii="Times New Roman" w:hAnsi="Times New Roman" w:cs="Times New Roman"/>
          <w:i/>
          <w:sz w:val="32"/>
          <w:szCs w:val="28"/>
        </w:rPr>
        <w:tab/>
      </w:r>
      <w:r w:rsidRPr="008B0A59">
        <w:rPr>
          <w:rFonts w:ascii="Times New Roman" w:hAnsi="Times New Roman" w:cs="Times New Roman"/>
          <w:i/>
          <w:sz w:val="32"/>
          <w:szCs w:val="28"/>
        </w:rPr>
        <w:t>}</w:t>
      </w:r>
    </w:p>
    <w:p w:rsidR="004811B1" w:rsidRPr="008B0A59" w:rsidRDefault="004811B1" w:rsidP="004811B1">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811B1" w:rsidRPr="008B0A59" w:rsidRDefault="004811B1" w:rsidP="004811B1">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w:t>
      </w:r>
    </w:p>
    <w:p w:rsidR="004811B1" w:rsidRPr="008B0A59" w:rsidRDefault="004811B1" w:rsidP="004811B1">
      <w:pPr>
        <w:spacing w:before="2" w:after="2" w:line="288" w:lineRule="exact"/>
        <w:ind w:left="720"/>
        <w:rPr>
          <w:rFonts w:ascii="Times New Roman" w:hAnsi="Times New Roman" w:cs="Times New Roman"/>
          <w:i/>
          <w:sz w:val="32"/>
          <w:szCs w:val="28"/>
        </w:rPr>
      </w:pPr>
    </w:p>
    <w:p w:rsidR="004811B1" w:rsidRPr="008B0A59" w:rsidRDefault="004811B1" w:rsidP="004811B1">
      <w:pPr>
        <w:spacing w:before="2" w:after="2" w:line="288" w:lineRule="exact"/>
        <w:rPr>
          <w:rFonts w:ascii="Times New Roman" w:hAnsi="Times New Roman" w:cs="Times New Roman"/>
          <w:b/>
          <w:bCs/>
          <w:iCs/>
          <w:sz w:val="28"/>
          <w:szCs w:val="28"/>
          <w:u w:val="single"/>
        </w:rPr>
      </w:pPr>
      <w:r w:rsidRPr="008B0A59">
        <w:rPr>
          <w:rFonts w:ascii="Times New Roman" w:hAnsi="Times New Roman" w:cs="Times New Roman"/>
          <w:b/>
          <w:bCs/>
          <w:iCs/>
          <w:sz w:val="28"/>
          <w:szCs w:val="28"/>
          <w:u w:val="single"/>
        </w:rPr>
        <w:lastRenderedPageBreak/>
        <w:t>Rules</w:t>
      </w:r>
    </w:p>
    <w:p w:rsidR="004811B1" w:rsidRPr="008B0A59" w:rsidRDefault="004811B1" w:rsidP="004811B1">
      <w:pPr>
        <w:spacing w:before="2" w:after="2" w:line="288" w:lineRule="exact"/>
        <w:rPr>
          <w:rFonts w:ascii="Times New Roman" w:hAnsi="Times New Roman" w:cs="Times New Roman"/>
          <w:sz w:val="28"/>
          <w:szCs w:val="28"/>
        </w:rPr>
      </w:pPr>
      <w:r w:rsidRPr="008B0A59">
        <w:rPr>
          <w:rFonts w:ascii="Times New Roman" w:hAnsi="Times New Roman" w:cs="Times New Roman"/>
          <w:noProof/>
          <w:sz w:val="28"/>
          <w:szCs w:val="28"/>
        </w:rPr>
        <w:drawing>
          <wp:anchor distT="0" distB="0" distL="0" distR="0" simplePos="0" relativeHeight="251682816" behindDoc="0" locked="0" layoutInCell="1" allowOverlap="1">
            <wp:simplePos x="0" y="0"/>
            <wp:positionH relativeFrom="column">
              <wp:posOffset>501650</wp:posOffset>
            </wp:positionH>
            <wp:positionV relativeFrom="paragraph">
              <wp:posOffset>459105</wp:posOffset>
            </wp:positionV>
            <wp:extent cx="4682490" cy="1067435"/>
            <wp:effectExtent l="19050" t="0" r="3810" b="0"/>
            <wp:wrapTopAndBottom/>
            <wp:docPr id="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srcRect/>
                    <a:stretch>
                      <a:fillRect/>
                    </a:stretch>
                  </pic:blipFill>
                  <pic:spPr bwMode="auto">
                    <a:xfrm>
                      <a:off x="0" y="0"/>
                      <a:ext cx="4682490" cy="1067435"/>
                    </a:xfrm>
                    <a:prstGeom prst="rect">
                      <a:avLst/>
                    </a:prstGeom>
                    <a:solidFill>
                      <a:srgbClr val="FFFFFF"/>
                    </a:solidFill>
                    <a:ln w="9525">
                      <a:noFill/>
                      <a:miter lim="800000"/>
                      <a:headEnd/>
                      <a:tailEnd/>
                    </a:ln>
                  </pic:spPr>
                </pic:pic>
              </a:graphicData>
            </a:graphic>
          </wp:anchor>
        </w:drawing>
      </w:r>
      <w:r w:rsidRPr="008B0A59">
        <w:rPr>
          <w:rFonts w:ascii="Times New Roman" w:hAnsi="Times New Roman" w:cs="Times New Roman"/>
          <w:sz w:val="28"/>
          <w:szCs w:val="28"/>
        </w:rPr>
        <w:t>1.In while loop writing the condition or expression is mandatory which must be boolean type.</w:t>
      </w:r>
    </w:p>
    <w:p w:rsidR="004811B1" w:rsidRPr="008B0A59" w:rsidRDefault="004811B1" w:rsidP="004811B1">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br/>
        <w:t>2. In while loop if we write multiple statements then writing curly braces are mandatory otherwise if we write single statement then writing curly braces are optional, but in this case writing statement is mandatory and it should not be any declarative statement.</w:t>
      </w:r>
      <w:r w:rsidRPr="008B0A59">
        <w:rPr>
          <w:rFonts w:ascii="Times New Roman" w:hAnsi="Times New Roman" w:cs="Times New Roman"/>
          <w:sz w:val="28"/>
          <w:szCs w:val="28"/>
        </w:rPr>
        <w:br/>
      </w:r>
    </w:p>
    <w:p w:rsidR="004811B1" w:rsidRPr="008B0A59" w:rsidRDefault="004811B1" w:rsidP="004811B1">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3. In java every statement should get a control and execute at any 1 point of time and  compiler never support unreachable statements</w:t>
      </w:r>
      <w:r w:rsidR="00F90477" w:rsidRPr="008B0A59">
        <w:rPr>
          <w:rFonts w:ascii="Times New Roman" w:hAnsi="Times New Roman" w:cs="Times New Roman"/>
          <w:sz w:val="28"/>
          <w:szCs w:val="28"/>
        </w:rPr>
        <w:t>.</w:t>
      </w:r>
      <w:r w:rsidR="00F90477" w:rsidRPr="008B0A59">
        <w:rPr>
          <w:rFonts w:ascii="Times New Roman" w:hAnsi="Times New Roman" w:cs="Times New Roman"/>
          <w:sz w:val="28"/>
          <w:szCs w:val="28"/>
        </w:rPr>
        <w:br/>
      </w:r>
    </w:p>
    <w:p w:rsidR="004811B1" w:rsidRPr="008B0A59" w:rsidRDefault="004811B1" w:rsidP="004811B1">
      <w:pPr>
        <w:spacing w:before="2" w:after="2" w:line="288" w:lineRule="exact"/>
        <w:rPr>
          <w:rFonts w:ascii="Times New Roman" w:hAnsi="Times New Roman" w:cs="Times New Roman"/>
          <w:b/>
          <w:sz w:val="28"/>
          <w:szCs w:val="28"/>
          <w:u w:val="single"/>
        </w:rPr>
      </w:pPr>
      <w:r w:rsidRPr="008B0A59">
        <w:rPr>
          <w:rFonts w:ascii="Times New Roman" w:hAnsi="Times New Roman" w:cs="Times New Roman"/>
          <w:b/>
          <w:sz w:val="28"/>
          <w:szCs w:val="28"/>
          <w:u w:val="single"/>
        </w:rPr>
        <w:t>//wap to find whether the given number is perfect number or not</w:t>
      </w:r>
    </w:p>
    <w:p w:rsidR="00F90477" w:rsidRPr="008B0A59" w:rsidRDefault="00F90477" w:rsidP="004811B1">
      <w:pPr>
        <w:spacing w:before="2" w:after="2" w:line="288" w:lineRule="exact"/>
        <w:rPr>
          <w:rFonts w:ascii="Times New Roman" w:hAnsi="Times New Roman" w:cs="Times New Roman"/>
          <w:sz w:val="28"/>
          <w:szCs w:val="28"/>
        </w:rPr>
      </w:pPr>
    </w:p>
    <w:p w:rsidR="004811B1" w:rsidRPr="008B0A59" w:rsidRDefault="004811B1" w:rsidP="00F90477">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import java.io.*;</w:t>
      </w:r>
    </w:p>
    <w:p w:rsidR="004811B1" w:rsidRPr="008B0A59" w:rsidRDefault="004811B1" w:rsidP="00F90477">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class  While2{</w:t>
      </w:r>
    </w:p>
    <w:p w:rsidR="004811B1" w:rsidRPr="008B0A59" w:rsidRDefault="004811B1" w:rsidP="00F90477">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public  static  void  main(String args[]) throws IOException{</w:t>
      </w:r>
    </w:p>
    <w:p w:rsidR="00B7580D" w:rsidRPr="008B0A59" w:rsidRDefault="00B7580D" w:rsidP="00F90477">
      <w:pPr>
        <w:spacing w:before="2" w:after="2" w:line="288" w:lineRule="exact"/>
        <w:ind w:left="720"/>
        <w:rPr>
          <w:rFonts w:ascii="Times New Roman" w:hAnsi="Times New Roman" w:cs="Times New Roman"/>
          <w:i/>
          <w:sz w:val="32"/>
          <w:szCs w:val="28"/>
        </w:rPr>
      </w:pPr>
    </w:p>
    <w:p w:rsidR="004811B1" w:rsidRPr="008B0A59" w:rsidRDefault="004811B1" w:rsidP="002458E7">
      <w:pPr>
        <w:spacing w:before="2" w:after="2" w:line="288" w:lineRule="exact"/>
        <w:ind w:left="720" w:firstLine="720"/>
        <w:rPr>
          <w:rFonts w:ascii="Times New Roman" w:hAnsi="Times New Roman" w:cs="Times New Roman"/>
          <w:i/>
          <w:sz w:val="24"/>
          <w:szCs w:val="24"/>
        </w:rPr>
      </w:pPr>
      <w:r w:rsidRPr="008B0A59">
        <w:rPr>
          <w:rFonts w:ascii="Times New Roman" w:hAnsi="Times New Roman" w:cs="Times New Roman"/>
          <w:i/>
          <w:sz w:val="24"/>
          <w:szCs w:val="24"/>
        </w:rPr>
        <w:t>BufferedReader kbd = new BufferedReader(new InputStreamReader(System.in));</w:t>
      </w:r>
    </w:p>
    <w:p w:rsidR="004811B1" w:rsidRPr="008B0A59" w:rsidRDefault="004811B1" w:rsidP="002458E7">
      <w:pPr>
        <w:spacing w:before="2" w:after="2" w:line="288" w:lineRule="exact"/>
        <w:ind w:left="720" w:firstLine="720"/>
        <w:rPr>
          <w:rFonts w:ascii="Times New Roman" w:hAnsi="Times New Roman" w:cs="Times New Roman"/>
          <w:i/>
          <w:sz w:val="32"/>
          <w:szCs w:val="28"/>
        </w:rPr>
      </w:pPr>
      <w:r w:rsidRPr="008B0A59">
        <w:rPr>
          <w:rFonts w:ascii="Times New Roman" w:hAnsi="Times New Roman" w:cs="Times New Roman"/>
          <w:i/>
          <w:sz w:val="32"/>
          <w:szCs w:val="28"/>
        </w:rPr>
        <w:t>System.out.println("Enter Any Number");</w:t>
      </w:r>
    </w:p>
    <w:p w:rsidR="004811B1" w:rsidRPr="008B0A59" w:rsidRDefault="004811B1" w:rsidP="00F90477">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2458E7" w:rsidRPr="008B0A59">
        <w:rPr>
          <w:rFonts w:ascii="Times New Roman" w:hAnsi="Times New Roman" w:cs="Times New Roman"/>
          <w:i/>
          <w:sz w:val="32"/>
          <w:szCs w:val="28"/>
        </w:rPr>
        <w:tab/>
      </w:r>
      <w:r w:rsidRPr="008B0A59">
        <w:rPr>
          <w:rFonts w:ascii="Times New Roman" w:hAnsi="Times New Roman" w:cs="Times New Roman"/>
          <w:i/>
          <w:sz w:val="32"/>
          <w:szCs w:val="28"/>
        </w:rPr>
        <w:t>int n=Integer.parseInt(kbd.readLine());</w:t>
      </w:r>
    </w:p>
    <w:p w:rsidR="004811B1" w:rsidRPr="008B0A59" w:rsidRDefault="004811B1" w:rsidP="00F90477">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2458E7" w:rsidRPr="008B0A59">
        <w:rPr>
          <w:rFonts w:ascii="Times New Roman" w:hAnsi="Times New Roman" w:cs="Times New Roman"/>
          <w:i/>
          <w:sz w:val="32"/>
          <w:szCs w:val="28"/>
        </w:rPr>
        <w:tab/>
      </w:r>
      <w:r w:rsidRPr="008B0A59">
        <w:rPr>
          <w:rFonts w:ascii="Times New Roman" w:hAnsi="Times New Roman" w:cs="Times New Roman"/>
          <w:i/>
          <w:sz w:val="32"/>
          <w:szCs w:val="28"/>
        </w:rPr>
        <w:t>int  sum=0;</w:t>
      </w:r>
    </w:p>
    <w:p w:rsidR="004811B1" w:rsidRPr="008B0A59" w:rsidRDefault="004811B1" w:rsidP="00F90477">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2458E7" w:rsidRPr="008B0A59">
        <w:rPr>
          <w:rFonts w:ascii="Times New Roman" w:hAnsi="Times New Roman" w:cs="Times New Roman"/>
          <w:i/>
          <w:sz w:val="32"/>
          <w:szCs w:val="28"/>
        </w:rPr>
        <w:tab/>
      </w:r>
      <w:r w:rsidRPr="008B0A59">
        <w:rPr>
          <w:rFonts w:ascii="Times New Roman" w:hAnsi="Times New Roman" w:cs="Times New Roman"/>
          <w:i/>
          <w:sz w:val="32"/>
          <w:szCs w:val="28"/>
        </w:rPr>
        <w:t>System.out.println("Factors of "+n);</w:t>
      </w:r>
    </w:p>
    <w:p w:rsidR="00F90477" w:rsidRPr="008B0A59" w:rsidRDefault="00F90477" w:rsidP="00F90477">
      <w:pPr>
        <w:spacing w:before="2" w:after="2" w:line="288" w:lineRule="exact"/>
        <w:ind w:left="720"/>
        <w:rPr>
          <w:rFonts w:ascii="Times New Roman" w:hAnsi="Times New Roman" w:cs="Times New Roman"/>
          <w:i/>
          <w:sz w:val="32"/>
          <w:szCs w:val="28"/>
        </w:rPr>
      </w:pPr>
    </w:p>
    <w:p w:rsidR="004811B1" w:rsidRPr="008B0A59" w:rsidRDefault="004811B1" w:rsidP="00F90477">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2458E7" w:rsidRPr="008B0A59">
        <w:rPr>
          <w:rFonts w:ascii="Times New Roman" w:hAnsi="Times New Roman" w:cs="Times New Roman"/>
          <w:i/>
          <w:sz w:val="32"/>
          <w:szCs w:val="28"/>
        </w:rPr>
        <w:tab/>
      </w:r>
      <w:r w:rsidRPr="008B0A59">
        <w:rPr>
          <w:rFonts w:ascii="Times New Roman" w:hAnsi="Times New Roman" w:cs="Times New Roman"/>
          <w:i/>
          <w:sz w:val="32"/>
          <w:szCs w:val="28"/>
        </w:rPr>
        <w:t>int i=1;</w:t>
      </w:r>
    </w:p>
    <w:p w:rsidR="004811B1" w:rsidRPr="008B0A59" w:rsidRDefault="004811B1" w:rsidP="00F90477">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2458E7" w:rsidRPr="008B0A59">
        <w:rPr>
          <w:rFonts w:ascii="Times New Roman" w:hAnsi="Times New Roman" w:cs="Times New Roman"/>
          <w:i/>
          <w:sz w:val="32"/>
          <w:szCs w:val="28"/>
        </w:rPr>
        <w:tab/>
      </w:r>
      <w:r w:rsidRPr="008B0A59">
        <w:rPr>
          <w:rFonts w:ascii="Times New Roman" w:hAnsi="Times New Roman" w:cs="Times New Roman"/>
          <w:i/>
          <w:sz w:val="32"/>
          <w:szCs w:val="28"/>
        </w:rPr>
        <w:t>while(i&lt;=n/2){</w:t>
      </w:r>
    </w:p>
    <w:p w:rsidR="004811B1" w:rsidRPr="008B0A59" w:rsidRDefault="004811B1" w:rsidP="00F90477">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2458E7" w:rsidRPr="008B0A59">
        <w:rPr>
          <w:rFonts w:ascii="Times New Roman" w:hAnsi="Times New Roman" w:cs="Times New Roman"/>
          <w:i/>
          <w:sz w:val="32"/>
          <w:szCs w:val="28"/>
        </w:rPr>
        <w:tab/>
      </w:r>
      <w:r w:rsidR="002458E7" w:rsidRPr="008B0A59">
        <w:rPr>
          <w:rFonts w:ascii="Times New Roman" w:hAnsi="Times New Roman" w:cs="Times New Roman"/>
          <w:i/>
          <w:sz w:val="32"/>
          <w:szCs w:val="28"/>
        </w:rPr>
        <w:tab/>
      </w:r>
      <w:r w:rsidRPr="008B0A59">
        <w:rPr>
          <w:rFonts w:ascii="Times New Roman" w:hAnsi="Times New Roman" w:cs="Times New Roman"/>
          <w:i/>
          <w:sz w:val="32"/>
          <w:szCs w:val="28"/>
        </w:rPr>
        <w:t>if(n%i==0){</w:t>
      </w:r>
    </w:p>
    <w:p w:rsidR="004811B1" w:rsidRPr="008B0A59" w:rsidRDefault="004811B1" w:rsidP="00F90477">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2458E7" w:rsidRPr="008B0A59">
        <w:rPr>
          <w:rFonts w:ascii="Times New Roman" w:hAnsi="Times New Roman" w:cs="Times New Roman"/>
          <w:i/>
          <w:sz w:val="32"/>
          <w:szCs w:val="28"/>
        </w:rPr>
        <w:tab/>
      </w:r>
      <w:r w:rsidR="002458E7" w:rsidRPr="008B0A59">
        <w:rPr>
          <w:rFonts w:ascii="Times New Roman" w:hAnsi="Times New Roman" w:cs="Times New Roman"/>
          <w:i/>
          <w:sz w:val="32"/>
          <w:szCs w:val="28"/>
        </w:rPr>
        <w:tab/>
      </w:r>
      <w:r w:rsidR="002458E7" w:rsidRPr="008B0A59">
        <w:rPr>
          <w:rFonts w:ascii="Times New Roman" w:hAnsi="Times New Roman" w:cs="Times New Roman"/>
          <w:i/>
          <w:sz w:val="32"/>
          <w:szCs w:val="28"/>
        </w:rPr>
        <w:tab/>
      </w:r>
      <w:r w:rsidRPr="008B0A59">
        <w:rPr>
          <w:rFonts w:ascii="Times New Roman" w:hAnsi="Times New Roman" w:cs="Times New Roman"/>
          <w:i/>
          <w:sz w:val="32"/>
          <w:szCs w:val="28"/>
        </w:rPr>
        <w:t xml:space="preserve"> System.out.println(i);</w:t>
      </w:r>
    </w:p>
    <w:p w:rsidR="004811B1" w:rsidRPr="008B0A59" w:rsidRDefault="004811B1" w:rsidP="00F90477">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2458E7" w:rsidRPr="008B0A59">
        <w:rPr>
          <w:rFonts w:ascii="Times New Roman" w:hAnsi="Times New Roman" w:cs="Times New Roman"/>
          <w:i/>
          <w:sz w:val="32"/>
          <w:szCs w:val="28"/>
        </w:rPr>
        <w:tab/>
      </w:r>
      <w:r w:rsidR="002458E7" w:rsidRPr="008B0A59">
        <w:rPr>
          <w:rFonts w:ascii="Times New Roman" w:hAnsi="Times New Roman" w:cs="Times New Roman"/>
          <w:i/>
          <w:sz w:val="32"/>
          <w:szCs w:val="28"/>
        </w:rPr>
        <w:tab/>
      </w:r>
      <w:r w:rsidR="002458E7" w:rsidRPr="008B0A59">
        <w:rPr>
          <w:rFonts w:ascii="Times New Roman" w:hAnsi="Times New Roman" w:cs="Times New Roman"/>
          <w:i/>
          <w:sz w:val="32"/>
          <w:szCs w:val="28"/>
        </w:rPr>
        <w:tab/>
      </w:r>
      <w:r w:rsidRPr="008B0A59">
        <w:rPr>
          <w:rFonts w:ascii="Times New Roman" w:hAnsi="Times New Roman" w:cs="Times New Roman"/>
          <w:i/>
          <w:sz w:val="32"/>
          <w:szCs w:val="28"/>
        </w:rPr>
        <w:t xml:space="preserve">sum=sum+i; </w:t>
      </w:r>
    </w:p>
    <w:p w:rsidR="004811B1" w:rsidRPr="008B0A59" w:rsidRDefault="004811B1" w:rsidP="00F90477">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2458E7" w:rsidRPr="008B0A59">
        <w:rPr>
          <w:rFonts w:ascii="Times New Roman" w:hAnsi="Times New Roman" w:cs="Times New Roman"/>
          <w:i/>
          <w:sz w:val="32"/>
          <w:szCs w:val="28"/>
        </w:rPr>
        <w:tab/>
      </w:r>
      <w:r w:rsidR="002458E7" w:rsidRPr="008B0A59">
        <w:rPr>
          <w:rFonts w:ascii="Times New Roman" w:hAnsi="Times New Roman" w:cs="Times New Roman"/>
          <w:i/>
          <w:sz w:val="32"/>
          <w:szCs w:val="28"/>
        </w:rPr>
        <w:tab/>
      </w:r>
      <w:r w:rsidRPr="008B0A59">
        <w:rPr>
          <w:rFonts w:ascii="Times New Roman" w:hAnsi="Times New Roman" w:cs="Times New Roman"/>
          <w:i/>
          <w:sz w:val="32"/>
          <w:szCs w:val="28"/>
        </w:rPr>
        <w:t>}</w:t>
      </w:r>
    </w:p>
    <w:p w:rsidR="004811B1" w:rsidRPr="008B0A59" w:rsidRDefault="004811B1" w:rsidP="00F90477">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2458E7" w:rsidRPr="008B0A59">
        <w:rPr>
          <w:rFonts w:ascii="Times New Roman" w:hAnsi="Times New Roman" w:cs="Times New Roman"/>
          <w:i/>
          <w:sz w:val="32"/>
          <w:szCs w:val="28"/>
        </w:rPr>
        <w:tab/>
      </w:r>
      <w:r w:rsidR="002458E7" w:rsidRPr="008B0A59">
        <w:rPr>
          <w:rFonts w:ascii="Times New Roman" w:hAnsi="Times New Roman" w:cs="Times New Roman"/>
          <w:i/>
          <w:sz w:val="32"/>
          <w:szCs w:val="28"/>
        </w:rPr>
        <w:tab/>
      </w:r>
      <w:r w:rsidRPr="008B0A59">
        <w:rPr>
          <w:rFonts w:ascii="Times New Roman" w:hAnsi="Times New Roman" w:cs="Times New Roman"/>
          <w:i/>
          <w:sz w:val="32"/>
          <w:szCs w:val="28"/>
        </w:rPr>
        <w:t>i++;</w:t>
      </w:r>
    </w:p>
    <w:p w:rsidR="004811B1" w:rsidRPr="008B0A59" w:rsidRDefault="004811B1" w:rsidP="00F90477">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2458E7" w:rsidRPr="008B0A59">
        <w:rPr>
          <w:rFonts w:ascii="Times New Roman" w:hAnsi="Times New Roman" w:cs="Times New Roman"/>
          <w:i/>
          <w:sz w:val="32"/>
          <w:szCs w:val="28"/>
        </w:rPr>
        <w:tab/>
      </w:r>
      <w:r w:rsidRPr="008B0A59">
        <w:rPr>
          <w:rFonts w:ascii="Times New Roman" w:hAnsi="Times New Roman" w:cs="Times New Roman"/>
          <w:i/>
          <w:sz w:val="32"/>
          <w:szCs w:val="28"/>
        </w:rPr>
        <w:t>}</w:t>
      </w:r>
    </w:p>
    <w:p w:rsidR="004811B1" w:rsidRPr="008B0A59" w:rsidRDefault="004811B1" w:rsidP="00F90477">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2458E7" w:rsidRPr="008B0A59">
        <w:rPr>
          <w:rFonts w:ascii="Times New Roman" w:hAnsi="Times New Roman" w:cs="Times New Roman"/>
          <w:i/>
          <w:sz w:val="32"/>
          <w:szCs w:val="28"/>
        </w:rPr>
        <w:tab/>
      </w:r>
      <w:r w:rsidRPr="008B0A59">
        <w:rPr>
          <w:rFonts w:ascii="Times New Roman" w:hAnsi="Times New Roman" w:cs="Times New Roman"/>
          <w:i/>
          <w:sz w:val="32"/>
          <w:szCs w:val="28"/>
        </w:rPr>
        <w:t>if(sum==n){</w:t>
      </w:r>
    </w:p>
    <w:p w:rsidR="004811B1" w:rsidRPr="008B0A59" w:rsidRDefault="004811B1" w:rsidP="00F90477">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2458E7" w:rsidRPr="008B0A59">
        <w:rPr>
          <w:rFonts w:ascii="Times New Roman" w:hAnsi="Times New Roman" w:cs="Times New Roman"/>
          <w:i/>
          <w:sz w:val="32"/>
          <w:szCs w:val="28"/>
        </w:rPr>
        <w:tab/>
      </w:r>
      <w:r w:rsidR="002458E7" w:rsidRPr="008B0A59">
        <w:rPr>
          <w:rFonts w:ascii="Times New Roman" w:hAnsi="Times New Roman" w:cs="Times New Roman"/>
          <w:i/>
          <w:sz w:val="32"/>
          <w:szCs w:val="28"/>
        </w:rPr>
        <w:tab/>
      </w:r>
      <w:r w:rsidRPr="008B0A59">
        <w:rPr>
          <w:rFonts w:ascii="Times New Roman" w:hAnsi="Times New Roman" w:cs="Times New Roman"/>
          <w:i/>
          <w:sz w:val="32"/>
          <w:szCs w:val="28"/>
        </w:rPr>
        <w:t>System.out.println("It is a Perfect Number");</w:t>
      </w:r>
    </w:p>
    <w:p w:rsidR="004811B1" w:rsidRPr="008B0A59" w:rsidRDefault="004811B1" w:rsidP="00F90477">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}else{   </w:t>
      </w:r>
    </w:p>
    <w:p w:rsidR="004811B1" w:rsidRPr="008B0A59" w:rsidRDefault="004811B1" w:rsidP="00F90477">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2458E7" w:rsidRPr="008B0A59">
        <w:rPr>
          <w:rFonts w:ascii="Times New Roman" w:hAnsi="Times New Roman" w:cs="Times New Roman"/>
          <w:i/>
          <w:sz w:val="32"/>
          <w:szCs w:val="28"/>
        </w:rPr>
        <w:tab/>
      </w:r>
      <w:r w:rsidRPr="008B0A59">
        <w:rPr>
          <w:rFonts w:ascii="Times New Roman" w:hAnsi="Times New Roman" w:cs="Times New Roman"/>
          <w:i/>
          <w:sz w:val="32"/>
          <w:szCs w:val="28"/>
        </w:rPr>
        <w:t xml:space="preserve">System.out.println("It is Not a Perfect Number"); </w:t>
      </w:r>
    </w:p>
    <w:p w:rsidR="004811B1" w:rsidRPr="008B0A59" w:rsidRDefault="004811B1" w:rsidP="00F90477">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811B1" w:rsidRPr="008B0A59" w:rsidRDefault="004811B1" w:rsidP="00F90477">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4811B1" w:rsidRPr="008B0A59" w:rsidRDefault="004811B1" w:rsidP="00F90477">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lastRenderedPageBreak/>
        <w:t>}</w:t>
      </w:r>
    </w:p>
    <w:p w:rsidR="00F90477" w:rsidRPr="008B0A59" w:rsidRDefault="00F90477" w:rsidP="00F90477">
      <w:pPr>
        <w:spacing w:before="2" w:after="2" w:line="288" w:lineRule="exact"/>
        <w:ind w:left="720"/>
        <w:rPr>
          <w:rFonts w:ascii="Times New Roman" w:hAnsi="Times New Roman" w:cs="Times New Roman"/>
          <w:i/>
          <w:sz w:val="32"/>
          <w:szCs w:val="28"/>
        </w:rPr>
      </w:pPr>
    </w:p>
    <w:p w:rsidR="004811B1" w:rsidRPr="008B0A59" w:rsidRDefault="004811B1" w:rsidP="004811B1">
      <w:pPr>
        <w:spacing w:before="2" w:after="2" w:line="288" w:lineRule="exact"/>
        <w:rPr>
          <w:rFonts w:ascii="Times New Roman" w:hAnsi="Times New Roman" w:cs="Times New Roman"/>
          <w:b/>
          <w:sz w:val="32"/>
          <w:szCs w:val="28"/>
          <w:u w:val="single"/>
        </w:rPr>
      </w:pPr>
      <w:r w:rsidRPr="008B0A59">
        <w:rPr>
          <w:rFonts w:ascii="Times New Roman" w:hAnsi="Times New Roman" w:cs="Times New Roman"/>
          <w:b/>
          <w:sz w:val="32"/>
          <w:szCs w:val="28"/>
          <w:u w:val="single"/>
        </w:rPr>
        <w:t>//wap to find sum of the digits of given  number</w:t>
      </w:r>
    </w:p>
    <w:p w:rsidR="00F90477" w:rsidRPr="008B0A59" w:rsidRDefault="00F90477" w:rsidP="004811B1">
      <w:pPr>
        <w:spacing w:before="2" w:after="2" w:line="288" w:lineRule="exact"/>
        <w:rPr>
          <w:rFonts w:ascii="Times New Roman" w:hAnsi="Times New Roman" w:cs="Times New Roman"/>
          <w:sz w:val="28"/>
          <w:szCs w:val="28"/>
        </w:rPr>
      </w:pPr>
    </w:p>
    <w:p w:rsidR="004811B1" w:rsidRPr="008B0A59" w:rsidRDefault="004811B1" w:rsidP="00F90477">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import java.io.*;</w:t>
      </w:r>
    </w:p>
    <w:p w:rsidR="004811B1" w:rsidRPr="008B0A59" w:rsidRDefault="004811B1" w:rsidP="00F90477">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class  While3{</w:t>
      </w:r>
    </w:p>
    <w:p w:rsidR="004811B1" w:rsidRPr="008B0A59" w:rsidRDefault="004811B1" w:rsidP="00F90477">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public  static  void  main(String args[]) throws IOException{</w:t>
      </w:r>
    </w:p>
    <w:p w:rsidR="004811B1" w:rsidRPr="008B0A59" w:rsidRDefault="004811B1" w:rsidP="00F90477">
      <w:pPr>
        <w:spacing w:before="2" w:after="2" w:line="288" w:lineRule="exact"/>
        <w:ind w:left="1440"/>
        <w:rPr>
          <w:rFonts w:ascii="Times New Roman" w:hAnsi="Times New Roman" w:cs="Times New Roman"/>
          <w:i/>
          <w:sz w:val="24"/>
          <w:szCs w:val="24"/>
        </w:rPr>
      </w:pPr>
      <w:r w:rsidRPr="008B0A59">
        <w:rPr>
          <w:rFonts w:ascii="Times New Roman" w:hAnsi="Times New Roman" w:cs="Times New Roman"/>
          <w:i/>
          <w:sz w:val="24"/>
          <w:szCs w:val="24"/>
        </w:rPr>
        <w:t>BufferedReader kbd = new BufferedReader(new InputStreamReader(System.in));</w:t>
      </w:r>
    </w:p>
    <w:p w:rsidR="004811B1" w:rsidRPr="008B0A59" w:rsidRDefault="004811B1" w:rsidP="00F90477">
      <w:pPr>
        <w:spacing w:before="2" w:after="2" w:line="288" w:lineRule="exact"/>
        <w:ind w:left="720" w:firstLine="720"/>
        <w:rPr>
          <w:rFonts w:ascii="Times New Roman" w:hAnsi="Times New Roman" w:cs="Times New Roman"/>
          <w:i/>
          <w:sz w:val="32"/>
          <w:szCs w:val="28"/>
        </w:rPr>
      </w:pPr>
      <w:r w:rsidRPr="008B0A59">
        <w:rPr>
          <w:rFonts w:ascii="Times New Roman" w:hAnsi="Times New Roman" w:cs="Times New Roman"/>
          <w:i/>
          <w:sz w:val="32"/>
          <w:szCs w:val="28"/>
        </w:rPr>
        <w:t>System.out.println("Enter Any Number");</w:t>
      </w:r>
    </w:p>
    <w:p w:rsidR="004811B1" w:rsidRPr="008B0A59" w:rsidRDefault="004811B1" w:rsidP="00F90477">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F90477" w:rsidRPr="008B0A59">
        <w:rPr>
          <w:rFonts w:ascii="Times New Roman" w:hAnsi="Times New Roman" w:cs="Times New Roman"/>
          <w:i/>
          <w:sz w:val="32"/>
          <w:szCs w:val="28"/>
        </w:rPr>
        <w:tab/>
      </w:r>
      <w:r w:rsidRPr="008B0A59">
        <w:rPr>
          <w:rFonts w:ascii="Times New Roman" w:hAnsi="Times New Roman" w:cs="Times New Roman"/>
          <w:i/>
          <w:sz w:val="32"/>
          <w:szCs w:val="28"/>
        </w:rPr>
        <w:t>int n=Integer.parseInt(kbd.readLine());</w:t>
      </w:r>
    </w:p>
    <w:p w:rsidR="00F90477" w:rsidRPr="008B0A59" w:rsidRDefault="00F90477" w:rsidP="00F90477">
      <w:pPr>
        <w:spacing w:before="2" w:after="2" w:line="288" w:lineRule="exact"/>
        <w:ind w:left="720"/>
        <w:rPr>
          <w:rFonts w:ascii="Times New Roman" w:hAnsi="Times New Roman" w:cs="Times New Roman"/>
          <w:i/>
          <w:sz w:val="32"/>
          <w:szCs w:val="28"/>
        </w:rPr>
      </w:pPr>
    </w:p>
    <w:p w:rsidR="004811B1" w:rsidRPr="008B0A59" w:rsidRDefault="004811B1" w:rsidP="00F90477">
      <w:pPr>
        <w:spacing w:before="2" w:after="2" w:line="288" w:lineRule="exact"/>
        <w:ind w:left="720" w:firstLine="720"/>
        <w:rPr>
          <w:rFonts w:ascii="Times New Roman" w:hAnsi="Times New Roman" w:cs="Times New Roman"/>
          <w:i/>
          <w:sz w:val="32"/>
          <w:szCs w:val="28"/>
        </w:rPr>
      </w:pPr>
      <w:r w:rsidRPr="008B0A59">
        <w:rPr>
          <w:rFonts w:ascii="Times New Roman" w:hAnsi="Times New Roman" w:cs="Times New Roman"/>
          <w:i/>
          <w:sz w:val="32"/>
          <w:szCs w:val="28"/>
        </w:rPr>
        <w:t>int  sum=0;</w:t>
      </w:r>
    </w:p>
    <w:p w:rsidR="004811B1" w:rsidRPr="008B0A59" w:rsidRDefault="004811B1" w:rsidP="00F90477">
      <w:pPr>
        <w:spacing w:before="2" w:after="2" w:line="288" w:lineRule="exact"/>
        <w:ind w:left="720" w:firstLine="720"/>
        <w:rPr>
          <w:rFonts w:ascii="Times New Roman" w:hAnsi="Times New Roman" w:cs="Times New Roman"/>
          <w:i/>
          <w:sz w:val="32"/>
          <w:szCs w:val="28"/>
        </w:rPr>
      </w:pPr>
      <w:r w:rsidRPr="008B0A59">
        <w:rPr>
          <w:rFonts w:ascii="Times New Roman" w:hAnsi="Times New Roman" w:cs="Times New Roman"/>
          <w:i/>
          <w:sz w:val="32"/>
          <w:szCs w:val="28"/>
        </w:rPr>
        <w:t xml:space="preserve"> int  r;</w:t>
      </w:r>
    </w:p>
    <w:p w:rsidR="004811B1" w:rsidRPr="008B0A59" w:rsidRDefault="004811B1" w:rsidP="00F90477">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F90477" w:rsidRPr="008B0A59">
        <w:rPr>
          <w:rFonts w:ascii="Times New Roman" w:hAnsi="Times New Roman" w:cs="Times New Roman"/>
          <w:i/>
          <w:sz w:val="32"/>
          <w:szCs w:val="28"/>
        </w:rPr>
        <w:tab/>
      </w:r>
      <w:r w:rsidRPr="008B0A59">
        <w:rPr>
          <w:rFonts w:ascii="Times New Roman" w:hAnsi="Times New Roman" w:cs="Times New Roman"/>
          <w:i/>
          <w:sz w:val="32"/>
          <w:szCs w:val="28"/>
        </w:rPr>
        <w:t>while(n!=0){</w:t>
      </w:r>
    </w:p>
    <w:p w:rsidR="004811B1" w:rsidRPr="008B0A59" w:rsidRDefault="004811B1" w:rsidP="00F90477">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F90477" w:rsidRPr="008B0A59">
        <w:rPr>
          <w:rFonts w:ascii="Times New Roman" w:hAnsi="Times New Roman" w:cs="Times New Roman"/>
          <w:i/>
          <w:sz w:val="32"/>
          <w:szCs w:val="28"/>
        </w:rPr>
        <w:tab/>
      </w:r>
      <w:r w:rsidR="00F90477" w:rsidRPr="008B0A59">
        <w:rPr>
          <w:rFonts w:ascii="Times New Roman" w:hAnsi="Times New Roman" w:cs="Times New Roman"/>
          <w:i/>
          <w:sz w:val="32"/>
          <w:szCs w:val="28"/>
        </w:rPr>
        <w:tab/>
      </w:r>
      <w:r w:rsidRPr="008B0A59">
        <w:rPr>
          <w:rFonts w:ascii="Times New Roman" w:hAnsi="Times New Roman" w:cs="Times New Roman"/>
          <w:i/>
          <w:sz w:val="32"/>
          <w:szCs w:val="28"/>
        </w:rPr>
        <w:t xml:space="preserve"> r=n%10;</w:t>
      </w:r>
    </w:p>
    <w:p w:rsidR="004811B1" w:rsidRPr="008B0A59" w:rsidRDefault="004811B1" w:rsidP="00F90477">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F90477" w:rsidRPr="008B0A59">
        <w:rPr>
          <w:rFonts w:ascii="Times New Roman" w:hAnsi="Times New Roman" w:cs="Times New Roman"/>
          <w:i/>
          <w:sz w:val="32"/>
          <w:szCs w:val="28"/>
        </w:rPr>
        <w:tab/>
      </w:r>
      <w:r w:rsidR="00F90477" w:rsidRPr="008B0A59">
        <w:rPr>
          <w:rFonts w:ascii="Times New Roman" w:hAnsi="Times New Roman" w:cs="Times New Roman"/>
          <w:i/>
          <w:sz w:val="32"/>
          <w:szCs w:val="28"/>
        </w:rPr>
        <w:tab/>
      </w:r>
      <w:r w:rsidRPr="008B0A59">
        <w:rPr>
          <w:rFonts w:ascii="Times New Roman" w:hAnsi="Times New Roman" w:cs="Times New Roman"/>
          <w:i/>
          <w:sz w:val="32"/>
          <w:szCs w:val="28"/>
        </w:rPr>
        <w:t xml:space="preserve"> sum=sum+r; </w:t>
      </w:r>
    </w:p>
    <w:p w:rsidR="004811B1" w:rsidRPr="008B0A59" w:rsidRDefault="004811B1" w:rsidP="00F90477">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F90477" w:rsidRPr="008B0A59">
        <w:rPr>
          <w:rFonts w:ascii="Times New Roman" w:hAnsi="Times New Roman" w:cs="Times New Roman"/>
          <w:i/>
          <w:sz w:val="32"/>
          <w:szCs w:val="28"/>
        </w:rPr>
        <w:tab/>
      </w:r>
      <w:r w:rsidR="00F90477" w:rsidRPr="008B0A59">
        <w:rPr>
          <w:rFonts w:ascii="Times New Roman" w:hAnsi="Times New Roman" w:cs="Times New Roman"/>
          <w:i/>
          <w:sz w:val="32"/>
          <w:szCs w:val="28"/>
        </w:rPr>
        <w:tab/>
      </w:r>
      <w:r w:rsidRPr="008B0A59">
        <w:rPr>
          <w:rFonts w:ascii="Times New Roman" w:hAnsi="Times New Roman" w:cs="Times New Roman"/>
          <w:i/>
          <w:sz w:val="32"/>
          <w:szCs w:val="28"/>
        </w:rPr>
        <w:t>n=n/10;</w:t>
      </w:r>
    </w:p>
    <w:p w:rsidR="004811B1" w:rsidRPr="008B0A59" w:rsidRDefault="004811B1" w:rsidP="00F90477">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F90477" w:rsidRPr="008B0A59">
        <w:rPr>
          <w:rFonts w:ascii="Times New Roman" w:hAnsi="Times New Roman" w:cs="Times New Roman"/>
          <w:i/>
          <w:sz w:val="32"/>
          <w:szCs w:val="28"/>
        </w:rPr>
        <w:tab/>
      </w:r>
      <w:r w:rsidRPr="008B0A59">
        <w:rPr>
          <w:rFonts w:ascii="Times New Roman" w:hAnsi="Times New Roman" w:cs="Times New Roman"/>
          <w:i/>
          <w:sz w:val="32"/>
          <w:szCs w:val="28"/>
        </w:rPr>
        <w:t xml:space="preserve"> }</w:t>
      </w:r>
    </w:p>
    <w:p w:rsidR="004811B1" w:rsidRPr="008B0A59" w:rsidRDefault="004811B1" w:rsidP="00F90477">
      <w:pPr>
        <w:spacing w:before="2" w:after="2" w:line="288" w:lineRule="exact"/>
        <w:ind w:left="1440" w:firstLine="720"/>
        <w:rPr>
          <w:rFonts w:ascii="Times New Roman" w:hAnsi="Times New Roman" w:cs="Times New Roman"/>
          <w:i/>
          <w:sz w:val="32"/>
          <w:szCs w:val="28"/>
        </w:rPr>
      </w:pPr>
      <w:r w:rsidRPr="008B0A59">
        <w:rPr>
          <w:rFonts w:ascii="Times New Roman" w:hAnsi="Times New Roman" w:cs="Times New Roman"/>
          <w:i/>
          <w:sz w:val="32"/>
          <w:szCs w:val="28"/>
        </w:rPr>
        <w:t>System.out.println("sum of the digits: "+sum);</w:t>
      </w:r>
    </w:p>
    <w:p w:rsidR="004811B1" w:rsidRPr="008B0A59" w:rsidRDefault="004811B1" w:rsidP="00F90477">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F90477" w:rsidRPr="008B0A59">
        <w:rPr>
          <w:rFonts w:ascii="Times New Roman" w:hAnsi="Times New Roman" w:cs="Times New Roman"/>
          <w:i/>
          <w:sz w:val="32"/>
          <w:szCs w:val="28"/>
        </w:rPr>
        <w:tab/>
      </w:r>
      <w:r w:rsidRPr="008B0A59">
        <w:rPr>
          <w:rFonts w:ascii="Times New Roman" w:hAnsi="Times New Roman" w:cs="Times New Roman"/>
          <w:i/>
          <w:sz w:val="32"/>
          <w:szCs w:val="28"/>
        </w:rPr>
        <w:t xml:space="preserve"> }</w:t>
      </w:r>
    </w:p>
    <w:p w:rsidR="004811B1" w:rsidRPr="008B0A59" w:rsidRDefault="004811B1" w:rsidP="00F90477">
      <w:pPr>
        <w:spacing w:before="2" w:after="2" w:line="288" w:lineRule="exact"/>
        <w:rPr>
          <w:rFonts w:ascii="Times New Roman" w:hAnsi="Times New Roman" w:cs="Times New Roman"/>
          <w:i/>
          <w:sz w:val="32"/>
          <w:szCs w:val="28"/>
        </w:rPr>
      </w:pPr>
      <w:r w:rsidRPr="008B0A59">
        <w:rPr>
          <w:rFonts w:ascii="Times New Roman" w:hAnsi="Times New Roman" w:cs="Times New Roman"/>
          <w:i/>
          <w:sz w:val="32"/>
          <w:szCs w:val="28"/>
        </w:rPr>
        <w:t>}</w:t>
      </w:r>
    </w:p>
    <w:p w:rsidR="00F90477" w:rsidRPr="008B0A59" w:rsidRDefault="00F90477" w:rsidP="004811B1">
      <w:pPr>
        <w:spacing w:before="2" w:after="2" w:line="288" w:lineRule="exact"/>
        <w:rPr>
          <w:rFonts w:ascii="Times New Roman" w:hAnsi="Times New Roman" w:cs="Times New Roman"/>
          <w:b/>
          <w:bCs/>
          <w:sz w:val="28"/>
          <w:szCs w:val="28"/>
          <w:u w:val="single"/>
        </w:rPr>
      </w:pPr>
    </w:p>
    <w:p w:rsidR="004811B1" w:rsidRPr="008B0A59" w:rsidRDefault="00F90477" w:rsidP="004811B1">
      <w:pPr>
        <w:spacing w:before="2" w:after="2" w:line="288" w:lineRule="exact"/>
        <w:rPr>
          <w:rFonts w:ascii="Times New Roman" w:hAnsi="Times New Roman" w:cs="Times New Roman"/>
          <w:b/>
          <w:bCs/>
          <w:sz w:val="28"/>
          <w:szCs w:val="28"/>
          <w:u w:val="single"/>
        </w:rPr>
      </w:pPr>
      <w:r w:rsidRPr="008B0A59">
        <w:rPr>
          <w:rFonts w:ascii="Times New Roman" w:hAnsi="Times New Roman" w:cs="Times New Roman"/>
          <w:b/>
          <w:bCs/>
          <w:sz w:val="28"/>
          <w:szCs w:val="28"/>
          <w:u w:val="single"/>
        </w:rPr>
        <w:t>A</w:t>
      </w:r>
      <w:r w:rsidR="004811B1" w:rsidRPr="008B0A59">
        <w:rPr>
          <w:rFonts w:ascii="Times New Roman" w:hAnsi="Times New Roman" w:cs="Times New Roman"/>
          <w:b/>
          <w:bCs/>
          <w:sz w:val="28"/>
          <w:szCs w:val="28"/>
          <w:u w:val="single"/>
        </w:rPr>
        <w:t xml:space="preserve">ssignments </w:t>
      </w:r>
    </w:p>
    <w:p w:rsidR="00F90477" w:rsidRPr="008B0A59" w:rsidRDefault="00F90477" w:rsidP="004811B1">
      <w:pPr>
        <w:spacing w:before="2" w:after="2" w:line="288" w:lineRule="exact"/>
        <w:rPr>
          <w:rFonts w:ascii="Times New Roman" w:hAnsi="Times New Roman" w:cs="Times New Roman"/>
          <w:b/>
          <w:bCs/>
          <w:sz w:val="28"/>
          <w:szCs w:val="28"/>
          <w:u w:val="single"/>
        </w:rPr>
      </w:pPr>
    </w:p>
    <w:p w:rsidR="004811B1" w:rsidRPr="008B0A59" w:rsidRDefault="004811B1" w:rsidP="004811B1">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//wap to find big digit in the given number</w:t>
      </w:r>
    </w:p>
    <w:p w:rsidR="004811B1" w:rsidRPr="008B0A59" w:rsidRDefault="004811B1" w:rsidP="004811B1">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//wap to display the reverse order of the given number  and check whether it is palindrome number or not</w:t>
      </w:r>
    </w:p>
    <w:p w:rsidR="004811B1" w:rsidRPr="008B0A59" w:rsidRDefault="004811B1" w:rsidP="004811B1">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//wap to check whether the given number is Armstrong or not</w:t>
      </w:r>
    </w:p>
    <w:p w:rsidR="004811B1" w:rsidRPr="008B0A59" w:rsidRDefault="004811B1" w:rsidP="004811B1">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153</w:t>
      </w:r>
    </w:p>
    <w:p w:rsidR="004811B1" w:rsidRPr="008B0A59" w:rsidRDefault="004811B1" w:rsidP="00F90477">
      <w:pPr>
        <w:spacing w:before="2" w:after="2" w:line="288" w:lineRule="exact"/>
        <w:ind w:firstLine="720"/>
        <w:rPr>
          <w:rFonts w:ascii="Times New Roman" w:hAnsi="Times New Roman" w:cs="Times New Roman"/>
          <w:sz w:val="28"/>
          <w:szCs w:val="28"/>
        </w:rPr>
      </w:pPr>
      <w:r w:rsidRPr="008B0A59">
        <w:rPr>
          <w:rFonts w:ascii="Times New Roman" w:hAnsi="Times New Roman" w:cs="Times New Roman"/>
          <w:sz w:val="28"/>
          <w:szCs w:val="28"/>
        </w:rPr>
        <w:t>1*1*1+5*5*5+3*3*3</w:t>
      </w:r>
    </w:p>
    <w:p w:rsidR="004811B1" w:rsidRPr="008B0A59" w:rsidRDefault="004811B1" w:rsidP="00F90477">
      <w:pPr>
        <w:spacing w:before="2" w:after="2" w:line="288" w:lineRule="exact"/>
        <w:ind w:firstLine="720"/>
        <w:rPr>
          <w:rFonts w:ascii="Times New Roman" w:hAnsi="Times New Roman" w:cs="Times New Roman"/>
          <w:sz w:val="28"/>
          <w:szCs w:val="28"/>
        </w:rPr>
      </w:pPr>
      <w:r w:rsidRPr="008B0A59">
        <w:rPr>
          <w:rFonts w:ascii="Times New Roman" w:hAnsi="Times New Roman" w:cs="Times New Roman"/>
          <w:sz w:val="28"/>
          <w:szCs w:val="28"/>
        </w:rPr>
        <w:t>=1+125+27=153</w:t>
      </w:r>
    </w:p>
    <w:p w:rsidR="00B46704" w:rsidRPr="008B0A59" w:rsidRDefault="00B46704" w:rsidP="00B46704">
      <w:pPr>
        <w:pStyle w:val="NormalWeb"/>
        <w:shd w:val="clear" w:color="auto" w:fill="FFFFFF"/>
        <w:spacing w:before="115" w:beforeAutospacing="0" w:after="115" w:afterAutospacing="0" w:line="276" w:lineRule="atLeast"/>
        <w:jc w:val="both"/>
        <w:rPr>
          <w:sz w:val="28"/>
          <w:szCs w:val="28"/>
        </w:rPr>
      </w:pPr>
    </w:p>
    <w:p w:rsidR="006D4053" w:rsidRPr="008B0A59" w:rsidRDefault="006D4053" w:rsidP="006D4053">
      <w:pPr>
        <w:pStyle w:val="Heading2"/>
        <w:pBdr>
          <w:bottom w:val="single" w:sz="8" w:space="0" w:color="auto"/>
        </w:pBdr>
        <w:shd w:val="clear" w:color="auto" w:fill="FFFFFF"/>
        <w:spacing w:before="0" w:after="369" w:line="461" w:lineRule="atLeast"/>
        <w:jc w:val="center"/>
        <w:rPr>
          <w:rFonts w:ascii="Times New Roman" w:hAnsi="Times New Roman" w:cs="Times New Roman"/>
          <w:color w:val="auto"/>
          <w:spacing w:val="-12"/>
          <w:sz w:val="40"/>
          <w:szCs w:val="28"/>
          <w:u w:val="single"/>
        </w:rPr>
      </w:pPr>
      <w:r w:rsidRPr="008B0A59">
        <w:rPr>
          <w:rFonts w:ascii="Times New Roman" w:hAnsi="Times New Roman" w:cs="Times New Roman"/>
          <w:color w:val="auto"/>
          <w:spacing w:val="-12"/>
          <w:sz w:val="40"/>
          <w:szCs w:val="28"/>
          <w:u w:val="single"/>
        </w:rPr>
        <w:t>Java do-while loop</w:t>
      </w:r>
    </w:p>
    <w:p w:rsidR="006D4053" w:rsidRPr="008B0A59" w:rsidRDefault="006D4053" w:rsidP="006D4053">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rPr>
      </w:pPr>
      <w:r w:rsidRPr="008B0A59">
        <w:rPr>
          <w:rFonts w:ascii="Times New Roman" w:hAnsi="Times New Roman" w:cs="Times New Roman"/>
          <w:bCs w:val="0"/>
          <w:color w:val="auto"/>
          <w:spacing w:val="-12"/>
          <w:sz w:val="28"/>
          <w:szCs w:val="28"/>
        </w:rPr>
        <w:t>Do-While Loop statement in Java : Exit Controlled Loop in Java</w:t>
      </w:r>
    </w:p>
    <w:p w:rsidR="006D4053" w:rsidRPr="008B0A59" w:rsidRDefault="006D4053" w:rsidP="00582FD5">
      <w:pPr>
        <w:numPr>
          <w:ilvl w:val="0"/>
          <w:numId w:val="21"/>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In java “</w:t>
      </w:r>
      <w:r w:rsidRPr="008B0A59">
        <w:rPr>
          <w:rStyle w:val="Strong"/>
          <w:rFonts w:ascii="Times New Roman" w:hAnsi="Times New Roman" w:cs="Times New Roman"/>
          <w:sz w:val="28"/>
          <w:szCs w:val="28"/>
          <w:u w:val="single"/>
        </w:rPr>
        <w:t>Do-while</w:t>
      </w:r>
      <w:r w:rsidRPr="008B0A59">
        <w:rPr>
          <w:rFonts w:ascii="Times New Roman" w:hAnsi="Times New Roman" w:cs="Times New Roman"/>
          <w:sz w:val="28"/>
          <w:szCs w:val="28"/>
        </w:rPr>
        <w:t>” is iteration statements like</w:t>
      </w:r>
      <w:r w:rsidRPr="008B0A59">
        <w:rPr>
          <w:rStyle w:val="apple-converted-space"/>
          <w:rFonts w:ascii="Times New Roman" w:hAnsi="Times New Roman" w:cs="Times New Roman"/>
          <w:sz w:val="28"/>
          <w:szCs w:val="28"/>
        </w:rPr>
        <w:t> </w:t>
      </w:r>
      <w:hyperlink r:id="rId43" w:tgtFrame="_blank" w:tooltip="For Loop" w:history="1">
        <w:r w:rsidRPr="008B0A59">
          <w:rPr>
            <w:rStyle w:val="Hyperlink"/>
            <w:rFonts w:ascii="Times New Roman" w:hAnsi="Times New Roman" w:cs="Times New Roman"/>
            <w:color w:val="auto"/>
            <w:sz w:val="28"/>
            <w:szCs w:val="28"/>
          </w:rPr>
          <w:t>for loop</w:t>
        </w:r>
      </w:hyperlink>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and</w:t>
      </w:r>
      <w:r w:rsidRPr="008B0A59">
        <w:rPr>
          <w:rStyle w:val="apple-converted-space"/>
          <w:rFonts w:ascii="Times New Roman" w:hAnsi="Times New Roman" w:cs="Times New Roman"/>
          <w:sz w:val="28"/>
          <w:szCs w:val="28"/>
        </w:rPr>
        <w:t> </w:t>
      </w:r>
      <w:hyperlink r:id="rId44" w:tgtFrame="_blank" w:tooltip="While Loop" w:history="1">
        <w:r w:rsidRPr="008B0A59">
          <w:rPr>
            <w:rStyle w:val="Hyperlink"/>
            <w:rFonts w:ascii="Times New Roman" w:hAnsi="Times New Roman" w:cs="Times New Roman"/>
            <w:color w:val="auto"/>
            <w:sz w:val="28"/>
            <w:szCs w:val="28"/>
          </w:rPr>
          <w:t>while loop</w:t>
        </w:r>
      </w:hyperlink>
      <w:r w:rsidRPr="008B0A59">
        <w:rPr>
          <w:rFonts w:ascii="Times New Roman" w:hAnsi="Times New Roman" w:cs="Times New Roman"/>
          <w:sz w:val="28"/>
          <w:szCs w:val="28"/>
        </w:rPr>
        <w:t>.</w:t>
      </w:r>
    </w:p>
    <w:p w:rsidR="006D4053" w:rsidRPr="008B0A59" w:rsidRDefault="006D4053" w:rsidP="00582FD5">
      <w:pPr>
        <w:numPr>
          <w:ilvl w:val="0"/>
          <w:numId w:val="21"/>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It is also called as “</w:t>
      </w:r>
      <w:r w:rsidRPr="008B0A59">
        <w:rPr>
          <w:rStyle w:val="Strong"/>
          <w:rFonts w:ascii="Times New Roman" w:hAnsi="Times New Roman" w:cs="Times New Roman"/>
          <w:sz w:val="28"/>
          <w:szCs w:val="28"/>
          <w:u w:val="single"/>
        </w:rPr>
        <w:t>Loop Control Statement</w:t>
      </w:r>
      <w:r w:rsidRPr="008B0A59">
        <w:rPr>
          <w:rFonts w:ascii="Times New Roman" w:hAnsi="Times New Roman" w:cs="Times New Roman"/>
          <w:sz w:val="28"/>
          <w:szCs w:val="28"/>
        </w:rPr>
        <w:t>“.</w:t>
      </w:r>
    </w:p>
    <w:p w:rsidR="006D4053" w:rsidRPr="008B0A59" w:rsidRDefault="006D4053" w:rsidP="00582FD5">
      <w:pPr>
        <w:numPr>
          <w:ilvl w:val="0"/>
          <w:numId w:val="21"/>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w:t>
      </w:r>
      <w:r w:rsidRPr="008B0A59">
        <w:rPr>
          <w:rStyle w:val="Strong"/>
          <w:rFonts w:ascii="Times New Roman" w:hAnsi="Times New Roman" w:cs="Times New Roman"/>
          <w:sz w:val="28"/>
          <w:szCs w:val="28"/>
          <w:u w:val="single"/>
        </w:rPr>
        <w:t>Do-while Statement</w:t>
      </w:r>
      <w:r w:rsidRPr="008B0A59">
        <w:rPr>
          <w:rFonts w:ascii="Times New Roman" w:hAnsi="Times New Roman" w:cs="Times New Roman"/>
          <w:sz w:val="28"/>
          <w:szCs w:val="28"/>
        </w:rPr>
        <w:t>”  is</w:t>
      </w:r>
      <w:r w:rsidRPr="008B0A59">
        <w:rPr>
          <w:rStyle w:val="apple-converted-space"/>
          <w:rFonts w:ascii="Times New Roman" w:hAnsi="Times New Roman" w:cs="Times New Roman"/>
          <w:sz w:val="28"/>
          <w:szCs w:val="28"/>
        </w:rPr>
        <w:t> </w:t>
      </w:r>
      <w:r w:rsidRPr="008B0A59">
        <w:rPr>
          <w:rStyle w:val="Strong"/>
          <w:rFonts w:ascii="Times New Roman" w:hAnsi="Times New Roman" w:cs="Times New Roman"/>
          <w:sz w:val="28"/>
          <w:szCs w:val="28"/>
          <w:u w:val="single"/>
        </w:rPr>
        <w:t>Exit Controlled Loop</w:t>
      </w:r>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because condition is check at the last moment.</w:t>
      </w:r>
    </w:p>
    <w:p w:rsidR="006D4053" w:rsidRPr="008B0A59" w:rsidRDefault="006D4053" w:rsidP="00582FD5">
      <w:pPr>
        <w:numPr>
          <w:ilvl w:val="0"/>
          <w:numId w:val="21"/>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lastRenderedPageBreak/>
        <w:t>Irrespective of the condition , control enters into the do-while loop , after completion of body execution , condition is checked whether true/false. If condition is false then it will jump out of the loop.</w:t>
      </w:r>
    </w:p>
    <w:p w:rsidR="006D4053" w:rsidRPr="008B0A59" w:rsidRDefault="006D4053" w:rsidP="00582FD5">
      <w:pPr>
        <w:numPr>
          <w:ilvl w:val="0"/>
          <w:numId w:val="21"/>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Conditional Expression written inside while must</w:t>
      </w:r>
      <w:r w:rsidRPr="008B0A59">
        <w:rPr>
          <w:rStyle w:val="apple-converted-space"/>
          <w:rFonts w:ascii="Times New Roman" w:hAnsi="Times New Roman" w:cs="Times New Roman"/>
          <w:sz w:val="28"/>
          <w:szCs w:val="28"/>
        </w:rPr>
        <w:t> </w:t>
      </w:r>
      <w:r w:rsidRPr="008B0A59">
        <w:rPr>
          <w:rStyle w:val="Strong"/>
          <w:rFonts w:ascii="Times New Roman" w:hAnsi="Times New Roman" w:cs="Times New Roman"/>
          <w:sz w:val="28"/>
          <w:szCs w:val="28"/>
          <w:u w:val="single"/>
        </w:rPr>
        <w:t>return boolean value</w:t>
      </w:r>
      <w:r w:rsidRPr="008B0A59">
        <w:rPr>
          <w:rFonts w:ascii="Times New Roman" w:hAnsi="Times New Roman" w:cs="Times New Roman"/>
          <w:sz w:val="28"/>
          <w:szCs w:val="28"/>
        </w:rPr>
        <w:t>.</w:t>
      </w:r>
    </w:p>
    <w:p w:rsidR="006D4053" w:rsidRPr="008B0A59" w:rsidRDefault="006D4053" w:rsidP="00582FD5">
      <w:pPr>
        <w:numPr>
          <w:ilvl w:val="0"/>
          <w:numId w:val="21"/>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In do-while loop body gets executed once whatever may be the condition but condition must be true if you need to execute body for second time.</w:t>
      </w:r>
    </w:p>
    <w:p w:rsidR="006D4053" w:rsidRPr="008B0A59" w:rsidRDefault="006D4053" w:rsidP="006D4053">
      <w:pPr>
        <w:pStyle w:val="NormalWeb"/>
        <w:shd w:val="clear" w:color="auto" w:fill="FFFFFF"/>
        <w:spacing w:before="115" w:beforeAutospacing="0" w:after="115" w:afterAutospacing="0" w:line="276" w:lineRule="atLeast"/>
        <w:jc w:val="both"/>
        <w:rPr>
          <w:sz w:val="28"/>
          <w:szCs w:val="28"/>
        </w:rPr>
      </w:pPr>
      <w:r w:rsidRPr="008B0A59">
        <w:rPr>
          <w:noProof/>
          <w:sz w:val="28"/>
          <w:szCs w:val="28"/>
        </w:rPr>
        <w:drawing>
          <wp:inline distT="0" distB="0" distL="0" distR="0">
            <wp:extent cx="1916430" cy="2684780"/>
            <wp:effectExtent l="19050" t="0" r="7620" b="0"/>
            <wp:docPr id="17" name="Picture 17" descr="do while loop flowchart">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 while loop flowchart">
                      <a:hlinkClick r:id="rId45"/>
                    </pic:cNvPr>
                    <pic:cNvPicPr>
                      <a:picLocks noChangeAspect="1" noChangeArrowheads="1"/>
                    </pic:cNvPicPr>
                  </pic:nvPicPr>
                  <pic:blipFill>
                    <a:blip r:embed="rId46"/>
                    <a:srcRect/>
                    <a:stretch>
                      <a:fillRect/>
                    </a:stretch>
                  </pic:blipFill>
                  <pic:spPr bwMode="auto">
                    <a:xfrm>
                      <a:off x="0" y="0"/>
                      <a:ext cx="1916430" cy="2684780"/>
                    </a:xfrm>
                    <a:prstGeom prst="rect">
                      <a:avLst/>
                    </a:prstGeom>
                    <a:noFill/>
                    <a:ln w="9525">
                      <a:noFill/>
                      <a:miter lim="800000"/>
                      <a:headEnd/>
                      <a:tailEnd/>
                    </a:ln>
                  </pic:spPr>
                </pic:pic>
              </a:graphicData>
            </a:graphic>
          </wp:inline>
        </w:drawing>
      </w:r>
    </w:p>
    <w:p w:rsidR="006D4053" w:rsidRPr="008B0A59" w:rsidRDefault="006D4053" w:rsidP="006D4053">
      <w:pPr>
        <w:pStyle w:val="Heading2"/>
        <w:pBdr>
          <w:bottom w:val="single" w:sz="8" w:space="0" w:color="DEDEDE"/>
        </w:pBdr>
        <w:shd w:val="clear" w:color="auto" w:fill="FFFFFF"/>
        <w:spacing w:before="173" w:after="173" w:line="312" w:lineRule="atLeast"/>
        <w:jc w:val="both"/>
        <w:rPr>
          <w:rFonts w:ascii="Times New Roman" w:hAnsi="Times New Roman" w:cs="Times New Roman"/>
          <w:b w:val="0"/>
          <w:bCs w:val="0"/>
          <w:color w:val="auto"/>
          <w:spacing w:val="-12"/>
          <w:sz w:val="28"/>
          <w:szCs w:val="28"/>
        </w:rPr>
      </w:pPr>
      <w:r w:rsidRPr="008B0A59">
        <w:rPr>
          <w:rFonts w:ascii="Times New Roman" w:hAnsi="Times New Roman" w:cs="Times New Roman"/>
          <w:b w:val="0"/>
          <w:bCs w:val="0"/>
          <w:color w:val="auto"/>
          <w:spacing w:val="-12"/>
          <w:sz w:val="28"/>
          <w:szCs w:val="28"/>
        </w:rPr>
        <w:t>Syntax : Do-While Loop</w:t>
      </w:r>
    </w:p>
    <w:p w:rsidR="006D4053" w:rsidRPr="008B0A59" w:rsidRDefault="006D4053" w:rsidP="00FE73B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b/>
          <w:bCs/>
          <w:i/>
          <w:sz w:val="32"/>
          <w:szCs w:val="28"/>
        </w:rPr>
        <w:t>do</w:t>
      </w:r>
      <w:r w:rsidRPr="008B0A59">
        <w:rPr>
          <w:rFonts w:ascii="Times New Roman" w:hAnsi="Times New Roman" w:cs="Times New Roman"/>
          <w:i/>
          <w:sz w:val="32"/>
          <w:szCs w:val="28"/>
        </w:rPr>
        <w:t xml:space="preserve"> {</w:t>
      </w:r>
    </w:p>
    <w:p w:rsidR="006D4053" w:rsidRPr="008B0A59" w:rsidRDefault="006D4053" w:rsidP="00FE73B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Statement1;</w:t>
      </w:r>
    </w:p>
    <w:p w:rsidR="006D4053" w:rsidRPr="008B0A59" w:rsidRDefault="006D4053" w:rsidP="00FE73B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Statement2;</w:t>
      </w:r>
    </w:p>
    <w:p w:rsidR="006D4053" w:rsidRPr="008B0A59" w:rsidRDefault="006D4053" w:rsidP="00FE73B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Statement3;</w:t>
      </w:r>
    </w:p>
    <w:p w:rsidR="006D4053" w:rsidRPr="008B0A59" w:rsidRDefault="006D4053" w:rsidP="00FE73B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     .     .     .</w:t>
      </w:r>
    </w:p>
    <w:p w:rsidR="006D4053" w:rsidRPr="008B0A59" w:rsidRDefault="006D4053" w:rsidP="00FE73B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StatementN;</w:t>
      </w:r>
    </w:p>
    <w:p w:rsidR="006D4053" w:rsidRPr="008B0A59" w:rsidRDefault="006D4053" w:rsidP="00FE73B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while</w:t>
      </w:r>
      <w:r w:rsidRPr="008B0A59">
        <w:rPr>
          <w:rFonts w:ascii="Times New Roman" w:hAnsi="Times New Roman" w:cs="Times New Roman"/>
          <w:i/>
          <w:sz w:val="32"/>
          <w:szCs w:val="28"/>
        </w:rPr>
        <w:t xml:space="preserve"> (expression);</w:t>
      </w:r>
    </w:p>
    <w:p w:rsidR="006D4053" w:rsidRPr="008B0A59" w:rsidRDefault="006D4053" w:rsidP="006D4053">
      <w:pPr>
        <w:pStyle w:val="NormalWeb"/>
        <w:shd w:val="clear" w:color="auto" w:fill="FFFFFF"/>
        <w:spacing w:before="115" w:beforeAutospacing="0" w:after="115" w:afterAutospacing="0" w:line="276" w:lineRule="atLeast"/>
        <w:jc w:val="both"/>
        <w:rPr>
          <w:sz w:val="28"/>
          <w:szCs w:val="28"/>
        </w:rPr>
      </w:pPr>
      <w:r w:rsidRPr="008B0A59">
        <w:rPr>
          <w:b/>
          <w:sz w:val="28"/>
          <w:szCs w:val="28"/>
          <w:u w:val="single"/>
        </w:rPr>
        <w:t>*Note :</w:t>
      </w:r>
      <w:r w:rsidRPr="008B0A59">
        <w:rPr>
          <w:sz w:val="28"/>
          <w:szCs w:val="28"/>
        </w:rPr>
        <w:t xml:space="preserve"> Semicolon at the end of while is mandatory otherwise you will get compile error.</w:t>
      </w:r>
    </w:p>
    <w:p w:rsidR="004D0EDD" w:rsidRPr="008B0A59" w:rsidRDefault="004D0EDD" w:rsidP="004D0EDD">
      <w:pPr>
        <w:pStyle w:val="Heading2"/>
        <w:shd w:val="clear" w:color="auto" w:fill="FFFFFF"/>
        <w:spacing w:line="312" w:lineRule="atLeast"/>
        <w:jc w:val="both"/>
        <w:rPr>
          <w:rFonts w:ascii="Times New Roman" w:hAnsi="Times New Roman" w:cs="Times New Roman"/>
          <w:bCs w:val="0"/>
          <w:color w:val="auto"/>
          <w:sz w:val="28"/>
          <w:szCs w:val="28"/>
          <w:u w:val="single"/>
        </w:rPr>
      </w:pPr>
      <w:r w:rsidRPr="008B0A59">
        <w:rPr>
          <w:rFonts w:ascii="Times New Roman" w:hAnsi="Times New Roman" w:cs="Times New Roman"/>
          <w:bCs w:val="0"/>
          <w:color w:val="auto"/>
          <w:sz w:val="28"/>
          <w:szCs w:val="28"/>
          <w:u w:val="single"/>
        </w:rPr>
        <w:lastRenderedPageBreak/>
        <w:t>Java Infinitive do-while Loop</w:t>
      </w:r>
    </w:p>
    <w:p w:rsidR="004D0EDD" w:rsidRPr="008B0A59" w:rsidRDefault="004D0EDD" w:rsidP="004D0EDD">
      <w:pPr>
        <w:pStyle w:val="NormalWeb"/>
        <w:shd w:val="clear" w:color="auto" w:fill="FFFFFF"/>
        <w:spacing w:line="265" w:lineRule="atLeast"/>
        <w:jc w:val="both"/>
        <w:rPr>
          <w:sz w:val="28"/>
          <w:szCs w:val="28"/>
        </w:rPr>
      </w:pPr>
      <w:r w:rsidRPr="008B0A59">
        <w:rPr>
          <w:sz w:val="28"/>
          <w:szCs w:val="28"/>
        </w:rPr>
        <w:t>If you pass</w:t>
      </w:r>
      <w:r w:rsidRPr="008B0A59">
        <w:rPr>
          <w:rStyle w:val="apple-converted-space"/>
          <w:sz w:val="28"/>
          <w:szCs w:val="28"/>
        </w:rPr>
        <w:t> </w:t>
      </w:r>
      <w:r w:rsidRPr="008B0A59">
        <w:rPr>
          <w:rStyle w:val="Strong"/>
          <w:rFonts w:eastAsiaTheme="majorEastAsia"/>
          <w:sz w:val="28"/>
          <w:szCs w:val="28"/>
        </w:rPr>
        <w:t>true</w:t>
      </w:r>
      <w:r w:rsidRPr="008B0A59">
        <w:rPr>
          <w:rStyle w:val="apple-converted-space"/>
          <w:sz w:val="28"/>
          <w:szCs w:val="28"/>
        </w:rPr>
        <w:t> </w:t>
      </w:r>
      <w:r w:rsidRPr="008B0A59">
        <w:rPr>
          <w:sz w:val="28"/>
          <w:szCs w:val="28"/>
        </w:rPr>
        <w:t>in the do-while loop, it will be infinitive do-while loop.</w:t>
      </w:r>
    </w:p>
    <w:p w:rsidR="004D0EDD" w:rsidRPr="008B0A59" w:rsidRDefault="004D0EDD" w:rsidP="004D0EDD">
      <w:pPr>
        <w:pStyle w:val="NormalWeb"/>
        <w:shd w:val="clear" w:color="auto" w:fill="FFFFFF"/>
        <w:spacing w:line="265" w:lineRule="atLeast"/>
        <w:jc w:val="both"/>
        <w:rPr>
          <w:sz w:val="28"/>
          <w:szCs w:val="28"/>
          <w:u w:val="single"/>
        </w:rPr>
      </w:pPr>
      <w:r w:rsidRPr="008B0A59">
        <w:rPr>
          <w:rStyle w:val="Strong"/>
          <w:rFonts w:eastAsiaTheme="majorEastAsia"/>
          <w:sz w:val="28"/>
          <w:szCs w:val="28"/>
          <w:u w:val="single"/>
        </w:rPr>
        <w:t>Syntax:</w:t>
      </w:r>
    </w:p>
    <w:p w:rsidR="004D0EDD" w:rsidRPr="008B0A59" w:rsidRDefault="004D0EDD" w:rsidP="00FE73BA">
      <w:pPr>
        <w:shd w:val="clear" w:color="auto" w:fill="FFFFFF"/>
        <w:spacing w:after="0" w:line="265" w:lineRule="atLeast"/>
        <w:ind w:left="720"/>
        <w:jc w:val="both"/>
        <w:rPr>
          <w:rFonts w:ascii="Times New Roman" w:hAnsi="Times New Roman" w:cs="Times New Roman"/>
          <w:i/>
          <w:sz w:val="32"/>
          <w:szCs w:val="28"/>
        </w:rPr>
      </w:pPr>
      <w:r w:rsidRPr="008B0A59">
        <w:rPr>
          <w:rStyle w:val="keyword"/>
          <w:rFonts w:ascii="Times New Roman" w:hAnsi="Times New Roman" w:cs="Times New Roman"/>
          <w:b/>
          <w:bCs/>
          <w:i/>
          <w:sz w:val="32"/>
          <w:szCs w:val="28"/>
          <w:bdr w:val="none" w:sz="0" w:space="0" w:color="auto" w:frame="1"/>
        </w:rPr>
        <w:t>while</w:t>
      </w:r>
      <w:r w:rsidRPr="008B0A59">
        <w:rPr>
          <w:rFonts w:ascii="Times New Roman" w:hAnsi="Times New Roman" w:cs="Times New Roman"/>
          <w:i/>
          <w:sz w:val="32"/>
          <w:szCs w:val="28"/>
          <w:bdr w:val="none" w:sz="0" w:space="0" w:color="auto" w:frame="1"/>
        </w:rPr>
        <w:t>(</w:t>
      </w:r>
      <w:r w:rsidRPr="008B0A59">
        <w:rPr>
          <w:rStyle w:val="keyword"/>
          <w:rFonts w:ascii="Times New Roman" w:hAnsi="Times New Roman" w:cs="Times New Roman"/>
          <w:b/>
          <w:bCs/>
          <w:i/>
          <w:sz w:val="32"/>
          <w:szCs w:val="28"/>
          <w:bdr w:val="none" w:sz="0" w:space="0" w:color="auto" w:frame="1"/>
        </w:rPr>
        <w:t>true</w:t>
      </w:r>
      <w:r w:rsidRPr="008B0A59">
        <w:rPr>
          <w:rFonts w:ascii="Times New Roman" w:hAnsi="Times New Roman" w:cs="Times New Roman"/>
          <w:i/>
          <w:sz w:val="32"/>
          <w:szCs w:val="28"/>
          <w:bdr w:val="none" w:sz="0" w:space="0" w:color="auto" w:frame="1"/>
        </w:rPr>
        <w:t>){  </w:t>
      </w:r>
    </w:p>
    <w:p w:rsidR="004D0EDD" w:rsidRPr="008B0A59" w:rsidRDefault="004D0EDD" w:rsidP="00FE73BA">
      <w:pPr>
        <w:shd w:val="clear" w:color="auto" w:fill="FFFFFF"/>
        <w:spacing w:after="0" w:line="265" w:lineRule="atLeast"/>
        <w:ind w:left="720"/>
        <w:jc w:val="both"/>
        <w:rPr>
          <w:rFonts w:ascii="Times New Roman" w:hAnsi="Times New Roman" w:cs="Times New Roman"/>
          <w:i/>
          <w:sz w:val="32"/>
          <w:szCs w:val="28"/>
        </w:rPr>
      </w:pPr>
      <w:r w:rsidRPr="008B0A59">
        <w:rPr>
          <w:rStyle w:val="comment"/>
          <w:rFonts w:ascii="Times New Roman" w:hAnsi="Times New Roman" w:cs="Times New Roman"/>
          <w:i/>
          <w:sz w:val="32"/>
          <w:szCs w:val="28"/>
          <w:bdr w:val="none" w:sz="0" w:space="0" w:color="auto" w:frame="1"/>
        </w:rPr>
        <w:t>//code to be executed</w:t>
      </w:r>
      <w:r w:rsidRPr="008B0A59">
        <w:rPr>
          <w:rFonts w:ascii="Times New Roman" w:hAnsi="Times New Roman" w:cs="Times New Roman"/>
          <w:i/>
          <w:sz w:val="32"/>
          <w:szCs w:val="28"/>
          <w:bdr w:val="none" w:sz="0" w:space="0" w:color="auto" w:frame="1"/>
        </w:rPr>
        <w:t>  </w:t>
      </w:r>
    </w:p>
    <w:p w:rsidR="004D0EDD" w:rsidRPr="008B0A59" w:rsidRDefault="004D0EDD" w:rsidP="00FE73BA">
      <w:pPr>
        <w:shd w:val="clear" w:color="auto" w:fill="FFFFFF"/>
        <w:spacing w:after="0" w:line="265" w:lineRule="atLeast"/>
        <w:ind w:left="720"/>
        <w:jc w:val="both"/>
        <w:rPr>
          <w:rFonts w:ascii="Times New Roman" w:hAnsi="Times New Roman" w:cs="Times New Roman"/>
          <w:sz w:val="28"/>
          <w:szCs w:val="28"/>
        </w:rPr>
      </w:pPr>
      <w:r w:rsidRPr="008B0A59">
        <w:rPr>
          <w:rFonts w:ascii="Times New Roman" w:hAnsi="Times New Roman" w:cs="Times New Roman"/>
          <w:i/>
          <w:sz w:val="32"/>
          <w:szCs w:val="28"/>
          <w:bdr w:val="none" w:sz="0" w:space="0" w:color="auto" w:frame="1"/>
        </w:rPr>
        <w:t>}</w:t>
      </w:r>
      <w:r w:rsidRPr="008B0A59">
        <w:rPr>
          <w:rFonts w:ascii="Times New Roman" w:hAnsi="Times New Roman" w:cs="Times New Roman"/>
          <w:sz w:val="28"/>
          <w:szCs w:val="28"/>
          <w:bdr w:val="none" w:sz="0" w:space="0" w:color="auto" w:frame="1"/>
        </w:rPr>
        <w:t>  </w:t>
      </w:r>
    </w:p>
    <w:p w:rsidR="004D0EDD" w:rsidRPr="008B0A59" w:rsidRDefault="004D0EDD" w:rsidP="004D0EDD">
      <w:pPr>
        <w:pStyle w:val="NormalWeb"/>
        <w:shd w:val="clear" w:color="auto" w:fill="FFFFFF"/>
        <w:spacing w:line="265" w:lineRule="atLeast"/>
        <w:jc w:val="both"/>
        <w:rPr>
          <w:sz w:val="28"/>
          <w:szCs w:val="28"/>
          <w:u w:val="single"/>
        </w:rPr>
      </w:pPr>
      <w:r w:rsidRPr="008B0A59">
        <w:rPr>
          <w:rStyle w:val="Strong"/>
          <w:rFonts w:eastAsiaTheme="majorEastAsia"/>
          <w:sz w:val="28"/>
          <w:szCs w:val="28"/>
          <w:u w:val="single"/>
        </w:rPr>
        <w:t>Example:</w:t>
      </w:r>
    </w:p>
    <w:p w:rsidR="004D0EDD" w:rsidRPr="008B0A59" w:rsidRDefault="004D0EDD" w:rsidP="00FE73BA">
      <w:pPr>
        <w:shd w:val="clear" w:color="auto" w:fill="FFFFFF"/>
        <w:spacing w:after="0" w:line="265" w:lineRule="atLeast"/>
        <w:ind w:left="720"/>
        <w:jc w:val="both"/>
        <w:rPr>
          <w:rFonts w:ascii="Times New Roman" w:hAnsi="Times New Roman" w:cs="Times New Roman"/>
          <w:i/>
          <w:sz w:val="32"/>
          <w:szCs w:val="28"/>
        </w:rPr>
      </w:pPr>
      <w:r w:rsidRPr="008B0A59">
        <w:rPr>
          <w:rStyle w:val="keyword"/>
          <w:rFonts w:ascii="Times New Roman" w:hAnsi="Times New Roman" w:cs="Times New Roman"/>
          <w:b/>
          <w:bCs/>
          <w:i/>
          <w:sz w:val="32"/>
          <w:szCs w:val="28"/>
          <w:bdr w:val="none" w:sz="0" w:space="0" w:color="auto" w:frame="1"/>
        </w:rPr>
        <w:t>public</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class</w:t>
      </w:r>
      <w:r w:rsidRPr="008B0A59">
        <w:rPr>
          <w:rFonts w:ascii="Times New Roman" w:hAnsi="Times New Roman" w:cs="Times New Roman"/>
          <w:i/>
          <w:sz w:val="32"/>
          <w:szCs w:val="28"/>
          <w:bdr w:val="none" w:sz="0" w:space="0" w:color="auto" w:frame="1"/>
        </w:rPr>
        <w:t> DoWhileExample2 {  </w:t>
      </w:r>
    </w:p>
    <w:p w:rsidR="004D0EDD" w:rsidRPr="008B0A59" w:rsidRDefault="004D0EDD" w:rsidP="00FE73BA">
      <w:pPr>
        <w:shd w:val="clear" w:color="auto" w:fill="FFFFFF"/>
        <w:spacing w:after="0" w:line="265" w:lineRule="atLeast"/>
        <w:ind w:left="720"/>
        <w:jc w:val="both"/>
        <w:rPr>
          <w:rFonts w:ascii="Times New Roman" w:hAnsi="Times New Roman" w:cs="Times New Roman"/>
          <w:i/>
          <w:sz w:val="32"/>
          <w:szCs w:val="28"/>
        </w:rPr>
      </w:pPr>
      <w:r w:rsidRPr="008B0A59">
        <w:rPr>
          <w:rStyle w:val="keyword"/>
          <w:rFonts w:ascii="Times New Roman" w:hAnsi="Times New Roman" w:cs="Times New Roman"/>
          <w:b/>
          <w:bCs/>
          <w:i/>
          <w:sz w:val="32"/>
          <w:szCs w:val="28"/>
          <w:bdr w:val="none" w:sz="0" w:space="0" w:color="auto" w:frame="1"/>
        </w:rPr>
        <w:t>public</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static</w:t>
      </w: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void</w:t>
      </w:r>
      <w:r w:rsidRPr="008B0A59">
        <w:rPr>
          <w:rFonts w:ascii="Times New Roman" w:hAnsi="Times New Roman" w:cs="Times New Roman"/>
          <w:i/>
          <w:sz w:val="32"/>
          <w:szCs w:val="28"/>
          <w:bdr w:val="none" w:sz="0" w:space="0" w:color="auto" w:frame="1"/>
        </w:rPr>
        <w:t> main(String[] args) {  </w:t>
      </w:r>
    </w:p>
    <w:p w:rsidR="004D0EDD" w:rsidRPr="008B0A59" w:rsidRDefault="004D0EDD" w:rsidP="00FE73B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do</w:t>
      </w:r>
      <w:r w:rsidRPr="008B0A59">
        <w:rPr>
          <w:rFonts w:ascii="Times New Roman" w:hAnsi="Times New Roman" w:cs="Times New Roman"/>
          <w:i/>
          <w:sz w:val="32"/>
          <w:szCs w:val="28"/>
          <w:bdr w:val="none" w:sz="0" w:space="0" w:color="auto" w:frame="1"/>
        </w:rPr>
        <w:t>{  </w:t>
      </w:r>
    </w:p>
    <w:p w:rsidR="004D0EDD" w:rsidRPr="008B0A59" w:rsidRDefault="004D0EDD" w:rsidP="00FE73B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System.out.println(</w:t>
      </w:r>
      <w:r w:rsidRPr="008B0A59">
        <w:rPr>
          <w:rStyle w:val="string"/>
          <w:rFonts w:ascii="Times New Roman" w:hAnsi="Times New Roman" w:cs="Times New Roman"/>
          <w:i/>
          <w:sz w:val="32"/>
          <w:szCs w:val="28"/>
          <w:bdr w:val="none" w:sz="0" w:space="0" w:color="auto" w:frame="1"/>
        </w:rPr>
        <w:t>"infinitive do while loop"</w:t>
      </w:r>
      <w:r w:rsidRPr="008B0A59">
        <w:rPr>
          <w:rFonts w:ascii="Times New Roman" w:hAnsi="Times New Roman" w:cs="Times New Roman"/>
          <w:i/>
          <w:sz w:val="32"/>
          <w:szCs w:val="28"/>
          <w:bdr w:val="none" w:sz="0" w:space="0" w:color="auto" w:frame="1"/>
        </w:rPr>
        <w:t>);  </w:t>
      </w:r>
    </w:p>
    <w:p w:rsidR="004D0EDD" w:rsidRPr="008B0A59" w:rsidRDefault="004D0EDD" w:rsidP="00FE73B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r w:rsidRPr="008B0A59">
        <w:rPr>
          <w:rStyle w:val="keyword"/>
          <w:rFonts w:ascii="Times New Roman" w:hAnsi="Times New Roman" w:cs="Times New Roman"/>
          <w:b/>
          <w:bCs/>
          <w:i/>
          <w:sz w:val="32"/>
          <w:szCs w:val="28"/>
          <w:bdr w:val="none" w:sz="0" w:space="0" w:color="auto" w:frame="1"/>
        </w:rPr>
        <w:t>while</w:t>
      </w:r>
      <w:r w:rsidRPr="008B0A59">
        <w:rPr>
          <w:rFonts w:ascii="Times New Roman" w:hAnsi="Times New Roman" w:cs="Times New Roman"/>
          <w:i/>
          <w:sz w:val="32"/>
          <w:szCs w:val="28"/>
          <w:bdr w:val="none" w:sz="0" w:space="0" w:color="auto" w:frame="1"/>
        </w:rPr>
        <w:t>(</w:t>
      </w:r>
      <w:r w:rsidRPr="008B0A59">
        <w:rPr>
          <w:rStyle w:val="keyword"/>
          <w:rFonts w:ascii="Times New Roman" w:hAnsi="Times New Roman" w:cs="Times New Roman"/>
          <w:b/>
          <w:bCs/>
          <w:i/>
          <w:sz w:val="32"/>
          <w:szCs w:val="28"/>
          <w:bdr w:val="none" w:sz="0" w:space="0" w:color="auto" w:frame="1"/>
        </w:rPr>
        <w:t>true</w:t>
      </w:r>
      <w:r w:rsidRPr="008B0A59">
        <w:rPr>
          <w:rFonts w:ascii="Times New Roman" w:hAnsi="Times New Roman" w:cs="Times New Roman"/>
          <w:i/>
          <w:sz w:val="32"/>
          <w:szCs w:val="28"/>
          <w:bdr w:val="none" w:sz="0" w:space="0" w:color="auto" w:frame="1"/>
        </w:rPr>
        <w:t>);  </w:t>
      </w:r>
    </w:p>
    <w:p w:rsidR="004D0EDD" w:rsidRPr="008B0A59" w:rsidRDefault="004D0EDD" w:rsidP="00FE73BA">
      <w:pPr>
        <w:shd w:val="clear" w:color="auto" w:fill="FFFFFF"/>
        <w:spacing w:after="0" w:line="265" w:lineRule="atLeast"/>
        <w:ind w:left="720"/>
        <w:jc w:val="both"/>
        <w:rPr>
          <w:rFonts w:ascii="Times New Roman" w:hAnsi="Times New Roman" w:cs="Times New Roman"/>
          <w:i/>
          <w:sz w:val="32"/>
          <w:szCs w:val="28"/>
        </w:rPr>
      </w:pPr>
      <w:r w:rsidRPr="008B0A59">
        <w:rPr>
          <w:rFonts w:ascii="Times New Roman" w:hAnsi="Times New Roman" w:cs="Times New Roman"/>
          <w:i/>
          <w:sz w:val="32"/>
          <w:szCs w:val="28"/>
          <w:bdr w:val="none" w:sz="0" w:space="0" w:color="auto" w:frame="1"/>
        </w:rPr>
        <w:t>}  </w:t>
      </w:r>
    </w:p>
    <w:p w:rsidR="004D0EDD" w:rsidRPr="008B0A59" w:rsidRDefault="004D0EDD" w:rsidP="00FE73BA">
      <w:pPr>
        <w:shd w:val="clear" w:color="auto" w:fill="FFFFFF"/>
        <w:spacing w:after="0" w:line="265" w:lineRule="atLeast"/>
        <w:ind w:left="720"/>
        <w:jc w:val="both"/>
        <w:rPr>
          <w:rFonts w:ascii="Times New Roman" w:hAnsi="Times New Roman" w:cs="Times New Roman"/>
          <w:sz w:val="28"/>
          <w:szCs w:val="28"/>
        </w:rPr>
      </w:pPr>
      <w:r w:rsidRPr="008B0A59">
        <w:rPr>
          <w:rFonts w:ascii="Times New Roman" w:hAnsi="Times New Roman" w:cs="Times New Roman"/>
          <w:i/>
          <w:sz w:val="32"/>
          <w:szCs w:val="28"/>
          <w:bdr w:val="none" w:sz="0" w:space="0" w:color="auto" w:frame="1"/>
        </w:rPr>
        <w:t>}</w:t>
      </w:r>
      <w:r w:rsidRPr="008B0A59">
        <w:rPr>
          <w:rFonts w:ascii="Times New Roman" w:hAnsi="Times New Roman" w:cs="Times New Roman"/>
          <w:sz w:val="28"/>
          <w:szCs w:val="28"/>
          <w:bdr w:val="none" w:sz="0" w:space="0" w:color="auto" w:frame="1"/>
        </w:rPr>
        <w:t>  </w:t>
      </w:r>
    </w:p>
    <w:p w:rsidR="004D0EDD" w:rsidRPr="008B0A59" w:rsidRDefault="004D0EDD" w:rsidP="004D0EDD">
      <w:pPr>
        <w:pStyle w:val="NormalWeb"/>
        <w:shd w:val="clear" w:color="auto" w:fill="FFFFFF"/>
        <w:spacing w:line="265" w:lineRule="atLeast"/>
        <w:jc w:val="both"/>
        <w:rPr>
          <w:b/>
          <w:sz w:val="28"/>
          <w:szCs w:val="28"/>
          <w:u w:val="single"/>
        </w:rPr>
      </w:pPr>
      <w:r w:rsidRPr="008B0A59">
        <w:rPr>
          <w:b/>
          <w:sz w:val="28"/>
          <w:szCs w:val="28"/>
          <w:u w:val="single"/>
        </w:rPr>
        <w:t>Output:</w:t>
      </w:r>
    </w:p>
    <w:p w:rsidR="004D0EDD" w:rsidRPr="008B0A59" w:rsidRDefault="004D0EDD" w:rsidP="00FE73B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infinitive do while loop</w:t>
      </w:r>
    </w:p>
    <w:p w:rsidR="004D0EDD" w:rsidRPr="008B0A59" w:rsidRDefault="004D0EDD" w:rsidP="00FE73B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infinitive do while loop</w:t>
      </w:r>
    </w:p>
    <w:p w:rsidR="004D0EDD" w:rsidRPr="008B0A59" w:rsidRDefault="004D0EDD" w:rsidP="00FE73B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infinitive do while loop</w:t>
      </w:r>
    </w:p>
    <w:p w:rsidR="006D4053" w:rsidRPr="008B0A59" w:rsidRDefault="006D4053" w:rsidP="006D4053">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rPr>
      </w:pPr>
      <w:r w:rsidRPr="008B0A59">
        <w:rPr>
          <w:rFonts w:ascii="Times New Roman" w:hAnsi="Times New Roman" w:cs="Times New Roman"/>
          <w:bCs w:val="0"/>
          <w:color w:val="auto"/>
          <w:spacing w:val="-12"/>
          <w:sz w:val="28"/>
          <w:szCs w:val="28"/>
        </w:rPr>
        <w:t>Live Example 1 : Printing Numbers</w:t>
      </w:r>
    </w:p>
    <w:p w:rsidR="006D4053" w:rsidRPr="008B0A59" w:rsidRDefault="006D4053" w:rsidP="00FE73B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r w:rsidRPr="008B0A59">
        <w:rPr>
          <w:rFonts w:ascii="Times New Roman" w:hAnsi="Times New Roman" w:cs="Times New Roman"/>
          <w:sz w:val="28"/>
          <w:szCs w:val="28"/>
        </w:rPr>
        <w:t>class DoWhile {</w:t>
      </w:r>
    </w:p>
    <w:p w:rsidR="006D4053" w:rsidRPr="008B0A59" w:rsidRDefault="006D4053" w:rsidP="00FE73B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r w:rsidRPr="008B0A59">
        <w:rPr>
          <w:rFonts w:ascii="Times New Roman" w:hAnsi="Times New Roman" w:cs="Times New Roman"/>
          <w:sz w:val="28"/>
          <w:szCs w:val="28"/>
        </w:rPr>
        <w:t xml:space="preserve">  public </w:t>
      </w:r>
      <w:r w:rsidRPr="008B0A59">
        <w:rPr>
          <w:rFonts w:ascii="Times New Roman" w:hAnsi="Times New Roman" w:cs="Times New Roman"/>
          <w:b/>
          <w:bCs/>
          <w:sz w:val="28"/>
          <w:szCs w:val="28"/>
        </w:rPr>
        <w:t>static</w:t>
      </w:r>
      <w:r w:rsidRPr="008B0A59">
        <w:rPr>
          <w:rFonts w:ascii="Times New Roman" w:hAnsi="Times New Roman" w:cs="Times New Roman"/>
          <w:sz w:val="28"/>
          <w:szCs w:val="28"/>
        </w:rPr>
        <w:t xml:space="preserve"> </w:t>
      </w:r>
      <w:r w:rsidRPr="008B0A59">
        <w:rPr>
          <w:rFonts w:ascii="Times New Roman" w:hAnsi="Times New Roman" w:cs="Times New Roman"/>
          <w:b/>
          <w:bCs/>
          <w:sz w:val="28"/>
          <w:szCs w:val="28"/>
        </w:rPr>
        <w:t>void</w:t>
      </w:r>
      <w:r w:rsidRPr="008B0A59">
        <w:rPr>
          <w:rFonts w:ascii="Times New Roman" w:hAnsi="Times New Roman" w:cs="Times New Roman"/>
          <w:sz w:val="28"/>
          <w:szCs w:val="28"/>
        </w:rPr>
        <w:t xml:space="preserve"> main(String args[]) {</w:t>
      </w:r>
    </w:p>
    <w:p w:rsidR="006D4053" w:rsidRPr="008B0A59" w:rsidRDefault="006D4053" w:rsidP="00FE73B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r w:rsidRPr="008B0A59">
        <w:rPr>
          <w:rFonts w:ascii="Times New Roman" w:hAnsi="Times New Roman" w:cs="Times New Roman"/>
          <w:sz w:val="28"/>
          <w:szCs w:val="28"/>
        </w:rPr>
        <w:t xml:space="preserve">    </w:t>
      </w:r>
      <w:r w:rsidRPr="008B0A59">
        <w:rPr>
          <w:rFonts w:ascii="Times New Roman" w:hAnsi="Times New Roman" w:cs="Times New Roman"/>
          <w:b/>
          <w:bCs/>
          <w:sz w:val="28"/>
          <w:szCs w:val="28"/>
        </w:rPr>
        <w:t>int</w:t>
      </w:r>
      <w:r w:rsidRPr="008B0A59">
        <w:rPr>
          <w:rFonts w:ascii="Times New Roman" w:hAnsi="Times New Roman" w:cs="Times New Roman"/>
          <w:sz w:val="28"/>
          <w:szCs w:val="28"/>
        </w:rPr>
        <w:t xml:space="preserve"> n = 5;</w:t>
      </w:r>
    </w:p>
    <w:p w:rsidR="006D4053" w:rsidRPr="008B0A59" w:rsidRDefault="006D4053" w:rsidP="00FE73B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r w:rsidRPr="008B0A59">
        <w:rPr>
          <w:rFonts w:ascii="Times New Roman" w:hAnsi="Times New Roman" w:cs="Times New Roman"/>
          <w:sz w:val="28"/>
          <w:szCs w:val="28"/>
        </w:rPr>
        <w:t xml:space="preserve">    </w:t>
      </w:r>
      <w:r w:rsidRPr="008B0A59">
        <w:rPr>
          <w:rFonts w:ascii="Times New Roman" w:hAnsi="Times New Roman" w:cs="Times New Roman"/>
          <w:b/>
          <w:bCs/>
          <w:sz w:val="28"/>
          <w:szCs w:val="28"/>
        </w:rPr>
        <w:t>do</w:t>
      </w:r>
      <w:r w:rsidRPr="008B0A59">
        <w:rPr>
          <w:rFonts w:ascii="Times New Roman" w:hAnsi="Times New Roman" w:cs="Times New Roman"/>
          <w:sz w:val="28"/>
          <w:szCs w:val="28"/>
        </w:rPr>
        <w:t>{</w:t>
      </w:r>
    </w:p>
    <w:p w:rsidR="006D4053" w:rsidRPr="008B0A59" w:rsidRDefault="006D4053" w:rsidP="00FE73B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r w:rsidRPr="008B0A59">
        <w:rPr>
          <w:rFonts w:ascii="Times New Roman" w:hAnsi="Times New Roman" w:cs="Times New Roman"/>
          <w:sz w:val="28"/>
          <w:szCs w:val="28"/>
        </w:rPr>
        <w:t xml:space="preserve">     System.out.println("Sample : " + n);</w:t>
      </w:r>
    </w:p>
    <w:p w:rsidR="006D4053" w:rsidRPr="008B0A59" w:rsidRDefault="006D4053" w:rsidP="00FE73B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r w:rsidRPr="008B0A59">
        <w:rPr>
          <w:rFonts w:ascii="Times New Roman" w:hAnsi="Times New Roman" w:cs="Times New Roman"/>
          <w:sz w:val="28"/>
          <w:szCs w:val="28"/>
        </w:rPr>
        <w:t xml:space="preserve">     n--;</w:t>
      </w:r>
    </w:p>
    <w:p w:rsidR="006D4053" w:rsidRPr="008B0A59" w:rsidRDefault="006D4053" w:rsidP="00FE73B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r w:rsidRPr="008B0A59">
        <w:rPr>
          <w:rFonts w:ascii="Times New Roman" w:hAnsi="Times New Roman" w:cs="Times New Roman"/>
          <w:sz w:val="28"/>
          <w:szCs w:val="28"/>
        </w:rPr>
        <w:t xml:space="preserve">     }</w:t>
      </w:r>
      <w:r w:rsidRPr="008B0A59">
        <w:rPr>
          <w:rFonts w:ascii="Times New Roman" w:hAnsi="Times New Roman" w:cs="Times New Roman"/>
          <w:b/>
          <w:bCs/>
          <w:sz w:val="28"/>
          <w:szCs w:val="28"/>
        </w:rPr>
        <w:t>while</w:t>
      </w:r>
      <w:r w:rsidRPr="008B0A59">
        <w:rPr>
          <w:rFonts w:ascii="Times New Roman" w:hAnsi="Times New Roman" w:cs="Times New Roman"/>
          <w:sz w:val="28"/>
          <w:szCs w:val="28"/>
        </w:rPr>
        <w:t>(n &gt; 0);</w:t>
      </w:r>
    </w:p>
    <w:p w:rsidR="006D4053" w:rsidRPr="008B0A59" w:rsidRDefault="006D4053" w:rsidP="00FE73B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r w:rsidRPr="008B0A59">
        <w:rPr>
          <w:rFonts w:ascii="Times New Roman" w:hAnsi="Times New Roman" w:cs="Times New Roman"/>
          <w:sz w:val="28"/>
          <w:szCs w:val="28"/>
        </w:rPr>
        <w:t>}</w:t>
      </w:r>
    </w:p>
    <w:p w:rsidR="006D4053" w:rsidRPr="008B0A59" w:rsidRDefault="006D4053" w:rsidP="006D4053">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rPr>
      </w:pPr>
      <w:r w:rsidRPr="008B0A59">
        <w:rPr>
          <w:rFonts w:ascii="Times New Roman" w:hAnsi="Times New Roman" w:cs="Times New Roman"/>
          <w:bCs w:val="0"/>
          <w:color w:val="auto"/>
          <w:spacing w:val="-12"/>
          <w:sz w:val="28"/>
          <w:szCs w:val="28"/>
        </w:rPr>
        <w:lastRenderedPageBreak/>
        <w:t>Output :</w:t>
      </w:r>
    </w:p>
    <w:p w:rsidR="006D4053" w:rsidRPr="008B0A59" w:rsidRDefault="006D4053" w:rsidP="00FE73B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Sample : 5</w:t>
      </w:r>
    </w:p>
    <w:p w:rsidR="006D4053" w:rsidRPr="008B0A59" w:rsidRDefault="006D4053" w:rsidP="00FE73B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Sample : 4</w:t>
      </w:r>
    </w:p>
    <w:p w:rsidR="006D4053" w:rsidRPr="008B0A59" w:rsidRDefault="006D4053" w:rsidP="00FE73B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Sample : 3</w:t>
      </w:r>
    </w:p>
    <w:p w:rsidR="006D4053" w:rsidRPr="008B0A59" w:rsidRDefault="006D4053" w:rsidP="00FE73B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Sample : 2</w:t>
      </w:r>
    </w:p>
    <w:p w:rsidR="006D4053" w:rsidRPr="008B0A59" w:rsidRDefault="006D4053" w:rsidP="00FE73B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Sample : 1</w:t>
      </w:r>
    </w:p>
    <w:p w:rsidR="006D4053" w:rsidRPr="008B0A59" w:rsidRDefault="006D4053" w:rsidP="00FE73B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Sample : 0</w:t>
      </w:r>
    </w:p>
    <w:p w:rsidR="00FE73BA" w:rsidRPr="008B0A59" w:rsidRDefault="00FE73BA" w:rsidP="0084436E">
      <w:pPr>
        <w:pStyle w:val="Heading2"/>
        <w:spacing w:before="48" w:after="48" w:line="360" w:lineRule="atLeast"/>
        <w:ind w:right="48"/>
        <w:rPr>
          <w:rFonts w:ascii="Times New Roman" w:hAnsi="Times New Roman" w:cs="Times New Roman"/>
          <w:bCs w:val="0"/>
          <w:color w:val="auto"/>
          <w:spacing w:val="-12"/>
          <w:sz w:val="32"/>
          <w:szCs w:val="28"/>
          <w:u w:val="single"/>
        </w:rPr>
      </w:pPr>
    </w:p>
    <w:p w:rsidR="00C030CD" w:rsidRPr="008B0A59" w:rsidRDefault="00C030CD" w:rsidP="00C030CD">
      <w:pPr>
        <w:spacing w:before="2" w:after="2" w:line="288" w:lineRule="exact"/>
        <w:rPr>
          <w:rFonts w:ascii="Times New Roman" w:hAnsi="Times New Roman" w:cs="Times New Roman"/>
          <w:b/>
          <w:sz w:val="32"/>
          <w:szCs w:val="28"/>
          <w:u w:val="single"/>
        </w:rPr>
      </w:pPr>
      <w:r w:rsidRPr="008B0A59">
        <w:rPr>
          <w:rFonts w:ascii="Times New Roman" w:hAnsi="Times New Roman" w:cs="Times New Roman"/>
          <w:b/>
          <w:sz w:val="32"/>
          <w:szCs w:val="28"/>
          <w:u w:val="single"/>
        </w:rPr>
        <w:t>//wap to demo on do..while</w:t>
      </w:r>
      <w:r w:rsidRPr="008B0A59">
        <w:rPr>
          <w:rFonts w:ascii="Times New Roman" w:hAnsi="Times New Roman" w:cs="Times New Roman"/>
          <w:b/>
          <w:sz w:val="32"/>
          <w:szCs w:val="28"/>
          <w:u w:val="single"/>
        </w:rPr>
        <w:tab/>
      </w:r>
    </w:p>
    <w:p w:rsidR="00C030CD" w:rsidRPr="008B0A59" w:rsidRDefault="00C030CD" w:rsidP="00C030CD">
      <w:pPr>
        <w:spacing w:before="2" w:after="2" w:line="288" w:lineRule="exact"/>
        <w:ind w:left="720"/>
        <w:rPr>
          <w:rFonts w:ascii="Times New Roman" w:hAnsi="Times New Roman" w:cs="Times New Roman"/>
          <w:sz w:val="32"/>
          <w:szCs w:val="28"/>
        </w:rPr>
      </w:pPr>
    </w:p>
    <w:p w:rsidR="00C030CD" w:rsidRPr="008B0A59" w:rsidRDefault="00C030CD" w:rsidP="00C030CD">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import  java.io.*;</w:t>
      </w:r>
    </w:p>
    <w:p w:rsidR="00C030CD" w:rsidRPr="008B0A59" w:rsidRDefault="00C030CD" w:rsidP="00C030CD">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class  DoWhile1{</w:t>
      </w:r>
    </w:p>
    <w:p w:rsidR="00C030CD" w:rsidRPr="008B0A59" w:rsidRDefault="00C030CD" w:rsidP="00C030CD">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public  static  void  main(String  args[]) throws IOException{</w:t>
      </w:r>
    </w:p>
    <w:p w:rsidR="00C030CD" w:rsidRPr="008B0A59" w:rsidRDefault="00C030CD" w:rsidP="00C030CD">
      <w:pPr>
        <w:spacing w:before="2" w:after="2" w:line="288" w:lineRule="exact"/>
        <w:ind w:left="1440"/>
        <w:rPr>
          <w:rFonts w:ascii="Times New Roman" w:hAnsi="Times New Roman" w:cs="Times New Roman"/>
          <w:i/>
          <w:sz w:val="24"/>
          <w:szCs w:val="28"/>
        </w:rPr>
      </w:pPr>
      <w:r w:rsidRPr="008B0A59">
        <w:rPr>
          <w:rFonts w:ascii="Times New Roman" w:hAnsi="Times New Roman" w:cs="Times New Roman"/>
          <w:i/>
          <w:sz w:val="24"/>
          <w:szCs w:val="28"/>
        </w:rPr>
        <w:t>BufferedReader  br = new  BufferedReader(new InputStreamReader(System.in));</w:t>
      </w:r>
    </w:p>
    <w:p w:rsidR="00C030CD" w:rsidRPr="008B0A59" w:rsidRDefault="00C030CD" w:rsidP="00C030CD">
      <w:pPr>
        <w:spacing w:before="2" w:after="2" w:line="288" w:lineRule="exact"/>
        <w:ind w:left="720" w:firstLine="720"/>
        <w:rPr>
          <w:rFonts w:ascii="Times New Roman" w:hAnsi="Times New Roman" w:cs="Times New Roman"/>
          <w:i/>
          <w:sz w:val="32"/>
          <w:szCs w:val="28"/>
        </w:rPr>
      </w:pPr>
      <w:r w:rsidRPr="008B0A59">
        <w:rPr>
          <w:rFonts w:ascii="Times New Roman" w:hAnsi="Times New Roman" w:cs="Times New Roman"/>
          <w:i/>
          <w:sz w:val="32"/>
          <w:szCs w:val="28"/>
        </w:rPr>
        <w:t>System.out.println("Enter Any  Number");</w:t>
      </w:r>
    </w:p>
    <w:p w:rsidR="00C030CD" w:rsidRPr="008B0A59" w:rsidRDefault="00C030CD" w:rsidP="00C030CD">
      <w:pPr>
        <w:spacing w:before="2" w:after="2" w:line="288" w:lineRule="exact"/>
        <w:ind w:left="720" w:firstLine="720"/>
        <w:rPr>
          <w:rFonts w:ascii="Times New Roman" w:hAnsi="Times New Roman" w:cs="Times New Roman"/>
          <w:i/>
          <w:sz w:val="32"/>
          <w:szCs w:val="28"/>
        </w:rPr>
      </w:pPr>
      <w:r w:rsidRPr="008B0A59">
        <w:rPr>
          <w:rFonts w:ascii="Times New Roman" w:hAnsi="Times New Roman" w:cs="Times New Roman"/>
          <w:i/>
          <w:sz w:val="32"/>
          <w:szCs w:val="28"/>
        </w:rPr>
        <w:t>int  n = Integer.parseInt(br.readLine());</w:t>
      </w:r>
    </w:p>
    <w:p w:rsidR="00C030CD" w:rsidRPr="008B0A59" w:rsidRDefault="00C030CD" w:rsidP="00C030CD">
      <w:pPr>
        <w:spacing w:before="2" w:after="2" w:line="288" w:lineRule="exact"/>
        <w:ind w:left="720" w:firstLine="720"/>
        <w:rPr>
          <w:rFonts w:ascii="Times New Roman" w:hAnsi="Times New Roman" w:cs="Times New Roman"/>
          <w:i/>
          <w:sz w:val="32"/>
          <w:szCs w:val="28"/>
        </w:rPr>
      </w:pPr>
      <w:r w:rsidRPr="008B0A59">
        <w:rPr>
          <w:rFonts w:ascii="Times New Roman" w:hAnsi="Times New Roman" w:cs="Times New Roman"/>
          <w:i/>
          <w:sz w:val="32"/>
          <w:szCs w:val="28"/>
        </w:rPr>
        <w:t>int i=1;</w:t>
      </w:r>
    </w:p>
    <w:p w:rsidR="00C030CD" w:rsidRPr="008B0A59" w:rsidRDefault="00C030CD" w:rsidP="00C030CD">
      <w:pPr>
        <w:spacing w:before="2" w:after="2" w:line="288" w:lineRule="exact"/>
        <w:ind w:left="720" w:firstLine="720"/>
        <w:rPr>
          <w:rFonts w:ascii="Times New Roman" w:hAnsi="Times New Roman" w:cs="Times New Roman"/>
          <w:i/>
          <w:sz w:val="32"/>
          <w:szCs w:val="28"/>
        </w:rPr>
      </w:pPr>
      <w:r w:rsidRPr="008B0A59">
        <w:rPr>
          <w:rFonts w:ascii="Times New Roman" w:hAnsi="Times New Roman" w:cs="Times New Roman"/>
          <w:i/>
          <w:sz w:val="32"/>
          <w:szCs w:val="28"/>
        </w:rPr>
        <w:t>do{</w:t>
      </w:r>
    </w:p>
    <w:p w:rsidR="00C030CD" w:rsidRPr="008B0A59" w:rsidRDefault="00C030CD" w:rsidP="00C030CD">
      <w:pPr>
        <w:spacing w:before="2" w:after="2" w:line="288" w:lineRule="exact"/>
        <w:ind w:left="1440" w:firstLine="720"/>
        <w:rPr>
          <w:rFonts w:ascii="Times New Roman" w:hAnsi="Times New Roman" w:cs="Times New Roman"/>
          <w:i/>
          <w:sz w:val="32"/>
          <w:szCs w:val="28"/>
        </w:rPr>
      </w:pPr>
      <w:r w:rsidRPr="008B0A59">
        <w:rPr>
          <w:rFonts w:ascii="Times New Roman" w:hAnsi="Times New Roman" w:cs="Times New Roman"/>
          <w:i/>
          <w:sz w:val="32"/>
          <w:szCs w:val="28"/>
        </w:rPr>
        <w:t>System.out.println(i);</w:t>
      </w:r>
    </w:p>
    <w:p w:rsidR="00C030CD" w:rsidRPr="008B0A59" w:rsidRDefault="00C030CD" w:rsidP="00C030CD">
      <w:pPr>
        <w:spacing w:before="2" w:after="2" w:line="288" w:lineRule="exact"/>
        <w:ind w:left="1440" w:firstLine="720"/>
        <w:rPr>
          <w:rFonts w:ascii="Times New Roman" w:hAnsi="Times New Roman" w:cs="Times New Roman"/>
          <w:i/>
          <w:sz w:val="32"/>
          <w:szCs w:val="28"/>
        </w:rPr>
      </w:pPr>
      <w:r w:rsidRPr="008B0A59">
        <w:rPr>
          <w:rFonts w:ascii="Times New Roman" w:hAnsi="Times New Roman" w:cs="Times New Roman"/>
          <w:i/>
          <w:sz w:val="32"/>
          <w:szCs w:val="28"/>
        </w:rPr>
        <w:t>i++;</w:t>
      </w:r>
    </w:p>
    <w:p w:rsidR="00C030CD" w:rsidRPr="008B0A59" w:rsidRDefault="00C030CD" w:rsidP="00C030CD">
      <w:pPr>
        <w:spacing w:before="2" w:after="2" w:line="288" w:lineRule="exact"/>
        <w:ind w:left="720" w:firstLine="720"/>
        <w:rPr>
          <w:rFonts w:ascii="Times New Roman" w:hAnsi="Times New Roman" w:cs="Times New Roman"/>
          <w:i/>
          <w:sz w:val="32"/>
          <w:szCs w:val="28"/>
        </w:rPr>
      </w:pPr>
      <w:r w:rsidRPr="008B0A59">
        <w:rPr>
          <w:rFonts w:ascii="Times New Roman" w:hAnsi="Times New Roman" w:cs="Times New Roman"/>
          <w:i/>
          <w:sz w:val="32"/>
          <w:szCs w:val="28"/>
        </w:rPr>
        <w:t>}</w:t>
      </w:r>
    </w:p>
    <w:p w:rsidR="00C030CD" w:rsidRPr="008B0A59" w:rsidRDefault="00C030CD" w:rsidP="00C030CD">
      <w:pPr>
        <w:spacing w:before="2" w:after="2" w:line="288" w:lineRule="exact"/>
        <w:ind w:left="720" w:firstLine="720"/>
        <w:rPr>
          <w:rFonts w:ascii="Times New Roman" w:hAnsi="Times New Roman" w:cs="Times New Roman"/>
          <w:i/>
          <w:sz w:val="32"/>
          <w:szCs w:val="28"/>
        </w:rPr>
      </w:pPr>
      <w:r w:rsidRPr="008B0A59">
        <w:rPr>
          <w:rFonts w:ascii="Times New Roman" w:hAnsi="Times New Roman" w:cs="Times New Roman"/>
          <w:i/>
          <w:sz w:val="32"/>
          <w:szCs w:val="28"/>
        </w:rPr>
        <w:t>while(i&lt;=n);</w:t>
      </w:r>
    </w:p>
    <w:p w:rsidR="00C030CD" w:rsidRPr="008B0A59" w:rsidRDefault="00C030CD" w:rsidP="00C030CD">
      <w:pPr>
        <w:spacing w:before="2" w:after="2" w:line="288" w:lineRule="exact"/>
        <w:ind w:left="720" w:firstLine="720"/>
        <w:rPr>
          <w:rFonts w:ascii="Times New Roman" w:hAnsi="Times New Roman" w:cs="Times New Roman"/>
          <w:i/>
          <w:sz w:val="32"/>
          <w:szCs w:val="28"/>
        </w:rPr>
      </w:pPr>
      <w:r w:rsidRPr="008B0A59">
        <w:rPr>
          <w:rFonts w:ascii="Times New Roman" w:hAnsi="Times New Roman" w:cs="Times New Roman"/>
          <w:i/>
          <w:sz w:val="32"/>
          <w:szCs w:val="28"/>
        </w:rPr>
        <w:t>}</w:t>
      </w:r>
    </w:p>
    <w:p w:rsidR="00C030CD" w:rsidRPr="008B0A59" w:rsidRDefault="00C030CD" w:rsidP="00C030CD">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w:t>
      </w:r>
    </w:p>
    <w:p w:rsidR="00C030CD" w:rsidRPr="008B0A59" w:rsidRDefault="00C030CD" w:rsidP="00C030CD">
      <w:pPr>
        <w:spacing w:before="2" w:after="2" w:line="288" w:lineRule="exact"/>
        <w:rPr>
          <w:rFonts w:ascii="Times New Roman" w:hAnsi="Times New Roman" w:cs="Times New Roman"/>
          <w:sz w:val="28"/>
          <w:szCs w:val="28"/>
        </w:rPr>
      </w:pPr>
    </w:p>
    <w:p w:rsidR="00C030CD" w:rsidRPr="008B0A59" w:rsidRDefault="00C030CD" w:rsidP="00C030CD">
      <w:pPr>
        <w:spacing w:before="2" w:after="2" w:line="288" w:lineRule="exact"/>
        <w:rPr>
          <w:rFonts w:ascii="Times New Roman" w:hAnsi="Times New Roman" w:cs="Times New Roman"/>
          <w:bCs/>
          <w:iCs/>
          <w:sz w:val="28"/>
          <w:szCs w:val="28"/>
          <w:u w:val="single"/>
        </w:rPr>
      </w:pPr>
      <w:r w:rsidRPr="008B0A59">
        <w:rPr>
          <w:rFonts w:ascii="Times New Roman" w:hAnsi="Times New Roman" w:cs="Times New Roman"/>
          <w:sz w:val="28"/>
          <w:szCs w:val="28"/>
          <w:u w:val="single"/>
        </w:rPr>
        <w:t xml:space="preserve"> </w:t>
      </w:r>
      <w:r w:rsidRPr="008B0A59">
        <w:rPr>
          <w:rFonts w:ascii="Times New Roman" w:hAnsi="Times New Roman" w:cs="Times New Roman"/>
          <w:bCs/>
          <w:iCs/>
          <w:sz w:val="28"/>
          <w:szCs w:val="28"/>
          <w:u w:val="single"/>
        </w:rPr>
        <w:t xml:space="preserve"> Rules</w:t>
      </w:r>
    </w:p>
    <w:p w:rsidR="00C030CD" w:rsidRPr="008B0A59" w:rsidRDefault="00C030CD" w:rsidP="00C030CD">
      <w:pPr>
        <w:spacing w:before="2" w:after="2" w:line="288" w:lineRule="exact"/>
        <w:rPr>
          <w:rFonts w:ascii="Times New Roman" w:hAnsi="Times New Roman" w:cs="Times New Roman"/>
          <w:bCs/>
          <w:iCs/>
          <w:sz w:val="28"/>
          <w:szCs w:val="28"/>
          <w:u w:val="single"/>
        </w:rPr>
      </w:pP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1. do..while loop follows same set of rules that are followed by  while loop.</w:t>
      </w:r>
    </w:p>
    <w:p w:rsidR="00C030CD" w:rsidRPr="008B0A59" w:rsidRDefault="00C030CD" w:rsidP="00C030CD">
      <w:pPr>
        <w:spacing w:before="2" w:after="2" w:line="288" w:lineRule="exact"/>
        <w:rPr>
          <w:rFonts w:ascii="Times New Roman" w:hAnsi="Times New Roman" w:cs="Times New Roman"/>
          <w:sz w:val="28"/>
          <w:szCs w:val="28"/>
        </w:rPr>
      </w:pP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2. do..while loop must be terminated by ;</w:t>
      </w:r>
    </w:p>
    <w:p w:rsidR="00C030CD" w:rsidRPr="008B0A59" w:rsidRDefault="00C030CD" w:rsidP="00C030CD">
      <w:pPr>
        <w:spacing w:before="2" w:after="2" w:line="288" w:lineRule="exact"/>
        <w:rPr>
          <w:rFonts w:ascii="Times New Roman" w:hAnsi="Times New Roman" w:cs="Times New Roman"/>
          <w:sz w:val="28"/>
          <w:szCs w:val="28"/>
        </w:rPr>
      </w:pP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3. in between do block and while we should not write any statements;</w:t>
      </w:r>
    </w:p>
    <w:p w:rsidR="00C030CD" w:rsidRPr="008B0A59" w:rsidRDefault="00C030CD" w:rsidP="00C030CD">
      <w:pPr>
        <w:spacing w:before="2" w:after="2" w:line="288" w:lineRule="exact"/>
        <w:rPr>
          <w:rFonts w:ascii="Times New Roman" w:hAnsi="Times New Roman" w:cs="Times New Roman"/>
          <w:sz w:val="28"/>
          <w:szCs w:val="28"/>
        </w:rPr>
      </w:pPr>
    </w:p>
    <w:p w:rsidR="00C030CD" w:rsidRPr="008B0A59" w:rsidRDefault="00C030CD" w:rsidP="00C030CD">
      <w:pPr>
        <w:spacing w:before="2" w:after="2" w:line="288" w:lineRule="exact"/>
        <w:rPr>
          <w:rFonts w:ascii="Times New Roman" w:hAnsi="Times New Roman" w:cs="Times New Roman"/>
          <w:i/>
          <w:sz w:val="32"/>
          <w:szCs w:val="28"/>
        </w:rPr>
      </w:pPr>
      <w:r w:rsidRPr="008B0A59">
        <w:rPr>
          <w:rFonts w:ascii="Times New Roman" w:hAnsi="Times New Roman" w:cs="Times New Roman"/>
          <w:b/>
          <w:i/>
          <w:sz w:val="32"/>
          <w:szCs w:val="28"/>
          <w:u w:val="single"/>
        </w:rPr>
        <w:t>Eg</w:t>
      </w:r>
      <w:r w:rsidRPr="008B0A59">
        <w:rPr>
          <w:rFonts w:ascii="Times New Roman" w:hAnsi="Times New Roman" w:cs="Times New Roman"/>
          <w:i/>
          <w:sz w:val="32"/>
          <w:szCs w:val="28"/>
        </w:rPr>
        <w:t>:</w:t>
      </w:r>
    </w:p>
    <w:p w:rsidR="00C030CD" w:rsidRPr="008B0A59" w:rsidRDefault="00C030CD" w:rsidP="00C030CD">
      <w:pPr>
        <w:spacing w:before="2" w:after="2" w:line="288" w:lineRule="exact"/>
        <w:rPr>
          <w:rFonts w:ascii="Times New Roman" w:hAnsi="Times New Roman" w:cs="Times New Roman"/>
          <w:i/>
          <w:sz w:val="32"/>
          <w:szCs w:val="28"/>
        </w:rPr>
      </w:pPr>
      <w:r w:rsidRPr="008B0A59">
        <w:rPr>
          <w:rFonts w:ascii="Times New Roman" w:hAnsi="Times New Roman" w:cs="Times New Roman"/>
          <w:i/>
          <w:sz w:val="32"/>
          <w:szCs w:val="28"/>
        </w:rPr>
        <w:t xml:space="preserve">     do{</w:t>
      </w:r>
    </w:p>
    <w:p w:rsidR="00C030CD" w:rsidRPr="008B0A59" w:rsidRDefault="00C030CD" w:rsidP="00C030CD">
      <w:pPr>
        <w:spacing w:before="2" w:after="2" w:line="288" w:lineRule="exact"/>
        <w:rPr>
          <w:rFonts w:ascii="Times New Roman" w:hAnsi="Times New Roman" w:cs="Times New Roman"/>
          <w:i/>
          <w:sz w:val="32"/>
          <w:szCs w:val="28"/>
        </w:rPr>
      </w:pPr>
      <w:r w:rsidRPr="008B0A59">
        <w:rPr>
          <w:rFonts w:ascii="Times New Roman" w:hAnsi="Times New Roman" w:cs="Times New Roman"/>
          <w:i/>
          <w:sz w:val="32"/>
          <w:szCs w:val="28"/>
        </w:rPr>
        <w:t xml:space="preserve">           System.out.println("hi");</w:t>
      </w:r>
      <w:r w:rsidRPr="008B0A59">
        <w:rPr>
          <w:rFonts w:ascii="Times New Roman" w:hAnsi="Times New Roman" w:cs="Times New Roman"/>
          <w:i/>
          <w:sz w:val="32"/>
          <w:szCs w:val="28"/>
        </w:rPr>
        <w:tab/>
        <w:t xml:space="preserve">      X-invalid</w:t>
      </w:r>
    </w:p>
    <w:p w:rsidR="00C030CD" w:rsidRPr="008B0A59" w:rsidRDefault="00C030CD" w:rsidP="00C030CD">
      <w:pPr>
        <w:spacing w:before="2" w:after="2" w:line="288" w:lineRule="exact"/>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C030CD" w:rsidRPr="008B0A59" w:rsidRDefault="00C030CD" w:rsidP="00C030CD">
      <w:pPr>
        <w:spacing w:before="2" w:after="2" w:line="288" w:lineRule="exact"/>
        <w:rPr>
          <w:rFonts w:ascii="Times New Roman" w:hAnsi="Times New Roman" w:cs="Times New Roman"/>
          <w:i/>
          <w:sz w:val="32"/>
          <w:szCs w:val="28"/>
        </w:rPr>
      </w:pPr>
      <w:r w:rsidRPr="008B0A59">
        <w:rPr>
          <w:rFonts w:ascii="Times New Roman" w:hAnsi="Times New Roman" w:cs="Times New Roman"/>
          <w:i/>
          <w:sz w:val="32"/>
          <w:szCs w:val="28"/>
        </w:rPr>
        <w:t xml:space="preserve">      System.out.println("ok");</w:t>
      </w:r>
    </w:p>
    <w:p w:rsidR="00C030CD" w:rsidRPr="008B0A59" w:rsidRDefault="00C030CD" w:rsidP="00C030CD">
      <w:pPr>
        <w:spacing w:before="2" w:after="2" w:line="288" w:lineRule="exact"/>
        <w:rPr>
          <w:rFonts w:ascii="Times New Roman" w:hAnsi="Times New Roman" w:cs="Times New Roman"/>
          <w:i/>
          <w:sz w:val="32"/>
          <w:szCs w:val="28"/>
        </w:rPr>
      </w:pPr>
      <w:r w:rsidRPr="008B0A59">
        <w:rPr>
          <w:rFonts w:ascii="Times New Roman" w:hAnsi="Times New Roman" w:cs="Times New Roman"/>
          <w:i/>
          <w:sz w:val="32"/>
          <w:szCs w:val="28"/>
        </w:rPr>
        <w:lastRenderedPageBreak/>
        <w:t xml:space="preserve">      while(i&lt;=n);</w:t>
      </w:r>
    </w:p>
    <w:p w:rsidR="00C030CD" w:rsidRPr="008B0A59" w:rsidRDefault="00C030CD" w:rsidP="00C030CD">
      <w:pPr>
        <w:spacing w:before="2" w:after="2" w:line="288" w:lineRule="exact"/>
        <w:rPr>
          <w:rFonts w:ascii="Times New Roman" w:hAnsi="Times New Roman" w:cs="Times New Roman"/>
          <w:b/>
          <w:bCs/>
          <w:sz w:val="28"/>
          <w:szCs w:val="28"/>
        </w:rPr>
      </w:pPr>
      <w:r w:rsidRPr="008B0A59">
        <w:rPr>
          <w:rFonts w:ascii="Times New Roman" w:hAnsi="Times New Roman" w:cs="Times New Roman"/>
          <w:b/>
          <w:bCs/>
          <w:sz w:val="28"/>
          <w:szCs w:val="28"/>
        </w:rPr>
        <w:t xml:space="preserve">                                                  </w:t>
      </w:r>
    </w:p>
    <w:p w:rsidR="00C030CD" w:rsidRPr="008B0A59" w:rsidRDefault="00C030CD" w:rsidP="00C030CD">
      <w:pPr>
        <w:spacing w:before="2" w:after="2" w:line="288" w:lineRule="exact"/>
        <w:rPr>
          <w:rFonts w:ascii="Times New Roman" w:hAnsi="Times New Roman" w:cs="Times New Roman"/>
          <w:b/>
          <w:bCs/>
          <w:sz w:val="32"/>
          <w:szCs w:val="28"/>
        </w:rPr>
      </w:pPr>
      <w:r w:rsidRPr="008B0A59">
        <w:rPr>
          <w:rFonts w:ascii="Times New Roman" w:hAnsi="Times New Roman" w:cs="Times New Roman"/>
          <w:b/>
          <w:bCs/>
          <w:sz w:val="32"/>
          <w:szCs w:val="28"/>
          <w:u w:val="single"/>
        </w:rPr>
        <w:t>Difference between for,while,do..while loops</w:t>
      </w:r>
    </w:p>
    <w:p w:rsidR="00C030CD" w:rsidRPr="008B0A59" w:rsidRDefault="00C030CD" w:rsidP="00C030CD">
      <w:pPr>
        <w:spacing w:before="2" w:after="2" w:line="288" w:lineRule="exact"/>
        <w:rPr>
          <w:rFonts w:ascii="Times New Roman" w:hAnsi="Times New Roman" w:cs="Times New Roman"/>
          <w:sz w:val="28"/>
          <w:szCs w:val="28"/>
        </w:rPr>
      </w:pP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In for, while Loops we write condition while beginning of the loop where statements are executed 0 or more times</w:t>
      </w:r>
    </w:p>
    <w:p w:rsidR="00C030CD" w:rsidRPr="008B0A59" w:rsidRDefault="00C030CD" w:rsidP="00C030CD">
      <w:pPr>
        <w:spacing w:before="2" w:after="2" w:line="288" w:lineRule="exact"/>
        <w:rPr>
          <w:rFonts w:ascii="Times New Roman" w:hAnsi="Times New Roman" w:cs="Times New Roman"/>
          <w:sz w:val="28"/>
          <w:szCs w:val="28"/>
        </w:rPr>
      </w:pP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But in do..while Loop we write condition while ending of the loop where statements are executed 1 or more times</w:t>
      </w:r>
    </w:p>
    <w:p w:rsidR="00C030CD" w:rsidRPr="008B0A59" w:rsidRDefault="00C030CD" w:rsidP="00C030CD">
      <w:pPr>
        <w:spacing w:before="2" w:after="2" w:line="288" w:lineRule="exact"/>
        <w:rPr>
          <w:rFonts w:ascii="Times New Roman" w:hAnsi="Times New Roman" w:cs="Times New Roman"/>
          <w:sz w:val="28"/>
          <w:szCs w:val="28"/>
        </w:rPr>
      </w:pPr>
    </w:p>
    <w:p w:rsidR="00C030CD" w:rsidRPr="008B0A59" w:rsidRDefault="00C030CD" w:rsidP="00C030CD">
      <w:pPr>
        <w:spacing w:before="2" w:after="2" w:line="288" w:lineRule="exact"/>
        <w:rPr>
          <w:rFonts w:ascii="Times New Roman" w:hAnsi="Times New Roman" w:cs="Times New Roman"/>
          <w:b/>
          <w:sz w:val="28"/>
          <w:szCs w:val="28"/>
          <w:u w:val="single"/>
        </w:rPr>
      </w:pPr>
      <w:r w:rsidRPr="008B0A59">
        <w:rPr>
          <w:rFonts w:ascii="Times New Roman" w:hAnsi="Times New Roman" w:cs="Times New Roman"/>
          <w:b/>
          <w:sz w:val="28"/>
          <w:szCs w:val="28"/>
          <w:u w:val="single"/>
        </w:rPr>
        <w:t>//  Wap to print power of given 2 numbers</w:t>
      </w:r>
    </w:p>
    <w:p w:rsidR="00CB3948" w:rsidRPr="008B0A59" w:rsidRDefault="00CB3948" w:rsidP="00C030CD">
      <w:pPr>
        <w:spacing w:before="2" w:after="2" w:line="288" w:lineRule="exact"/>
        <w:rPr>
          <w:rFonts w:ascii="Times New Roman" w:hAnsi="Times New Roman" w:cs="Times New Roman"/>
          <w:sz w:val="28"/>
          <w:szCs w:val="28"/>
        </w:rPr>
      </w:pPr>
    </w:p>
    <w:p w:rsidR="00C030CD" w:rsidRPr="008B0A59" w:rsidRDefault="00C030CD" w:rsidP="00C030CD">
      <w:pPr>
        <w:spacing w:before="2" w:after="2" w:line="288" w:lineRule="exact"/>
        <w:rPr>
          <w:rFonts w:ascii="Times New Roman" w:hAnsi="Times New Roman" w:cs="Times New Roman"/>
          <w:i/>
          <w:sz w:val="32"/>
          <w:szCs w:val="28"/>
        </w:rPr>
      </w:pPr>
      <w:r w:rsidRPr="008B0A59">
        <w:rPr>
          <w:rFonts w:ascii="Times New Roman" w:hAnsi="Times New Roman" w:cs="Times New Roman"/>
          <w:i/>
          <w:sz w:val="32"/>
          <w:szCs w:val="28"/>
        </w:rPr>
        <w:t>import java.io.*;</w:t>
      </w:r>
    </w:p>
    <w:p w:rsidR="00C030CD" w:rsidRPr="008B0A59" w:rsidRDefault="00C030CD" w:rsidP="00C030CD">
      <w:pPr>
        <w:spacing w:before="2" w:after="2" w:line="288" w:lineRule="exact"/>
        <w:rPr>
          <w:rFonts w:ascii="Times New Roman" w:hAnsi="Times New Roman" w:cs="Times New Roman"/>
          <w:i/>
          <w:sz w:val="32"/>
          <w:szCs w:val="28"/>
        </w:rPr>
      </w:pPr>
      <w:r w:rsidRPr="008B0A59">
        <w:rPr>
          <w:rFonts w:ascii="Times New Roman" w:hAnsi="Times New Roman" w:cs="Times New Roman"/>
          <w:i/>
          <w:sz w:val="32"/>
          <w:szCs w:val="28"/>
        </w:rPr>
        <w:t>class  DoWhile2{</w:t>
      </w:r>
    </w:p>
    <w:p w:rsidR="00C030CD" w:rsidRPr="008B0A59" w:rsidRDefault="00C030CD" w:rsidP="00C030CD">
      <w:pPr>
        <w:spacing w:before="2" w:after="2" w:line="288" w:lineRule="exact"/>
        <w:rPr>
          <w:rFonts w:ascii="Times New Roman" w:hAnsi="Times New Roman" w:cs="Times New Roman"/>
          <w:i/>
          <w:sz w:val="32"/>
          <w:szCs w:val="28"/>
        </w:rPr>
      </w:pPr>
      <w:r w:rsidRPr="008B0A59">
        <w:rPr>
          <w:rFonts w:ascii="Times New Roman" w:hAnsi="Times New Roman" w:cs="Times New Roman"/>
          <w:i/>
          <w:sz w:val="32"/>
          <w:szCs w:val="28"/>
        </w:rPr>
        <w:t xml:space="preserve">  public  static  void  main(String args[]) throws IOException{</w:t>
      </w:r>
    </w:p>
    <w:p w:rsidR="00C030CD" w:rsidRPr="008B0A59" w:rsidRDefault="00C030CD" w:rsidP="00C030CD">
      <w:pPr>
        <w:spacing w:before="2" w:after="2" w:line="288" w:lineRule="exact"/>
        <w:rPr>
          <w:rFonts w:ascii="Times New Roman" w:hAnsi="Times New Roman" w:cs="Times New Roman"/>
          <w:i/>
          <w:sz w:val="24"/>
          <w:szCs w:val="28"/>
        </w:rPr>
      </w:pPr>
      <w:r w:rsidRPr="008B0A59">
        <w:rPr>
          <w:rFonts w:ascii="Times New Roman" w:hAnsi="Times New Roman" w:cs="Times New Roman"/>
          <w:i/>
          <w:sz w:val="24"/>
          <w:szCs w:val="28"/>
        </w:rPr>
        <w:t>BufferedReader kbd = new BufferedReader(new InputStreamReader(System.in));</w:t>
      </w:r>
    </w:p>
    <w:p w:rsidR="00C030CD" w:rsidRPr="008B0A59" w:rsidRDefault="00C030CD" w:rsidP="00CB3948">
      <w:pPr>
        <w:spacing w:before="2" w:after="2" w:line="288" w:lineRule="exact"/>
        <w:ind w:firstLine="720"/>
        <w:rPr>
          <w:rFonts w:ascii="Times New Roman" w:hAnsi="Times New Roman" w:cs="Times New Roman"/>
          <w:i/>
          <w:sz w:val="32"/>
          <w:szCs w:val="28"/>
        </w:rPr>
      </w:pPr>
      <w:r w:rsidRPr="008B0A59">
        <w:rPr>
          <w:rFonts w:ascii="Times New Roman" w:hAnsi="Times New Roman" w:cs="Times New Roman"/>
          <w:i/>
          <w:sz w:val="32"/>
          <w:szCs w:val="28"/>
        </w:rPr>
        <w:t>System.out.println("Enter N Number");</w:t>
      </w:r>
    </w:p>
    <w:p w:rsidR="00C030CD" w:rsidRPr="008B0A59" w:rsidRDefault="00C030CD" w:rsidP="00C030CD">
      <w:pPr>
        <w:spacing w:before="2" w:after="2" w:line="288" w:lineRule="exact"/>
        <w:rPr>
          <w:rFonts w:ascii="Times New Roman" w:hAnsi="Times New Roman" w:cs="Times New Roman"/>
          <w:i/>
          <w:sz w:val="32"/>
          <w:szCs w:val="28"/>
        </w:rPr>
      </w:pPr>
      <w:r w:rsidRPr="008B0A59">
        <w:rPr>
          <w:rFonts w:ascii="Times New Roman" w:hAnsi="Times New Roman" w:cs="Times New Roman"/>
          <w:i/>
          <w:sz w:val="32"/>
          <w:szCs w:val="28"/>
        </w:rPr>
        <w:t xml:space="preserve">  </w:t>
      </w:r>
      <w:r w:rsidR="00CB3948" w:rsidRPr="008B0A59">
        <w:rPr>
          <w:rFonts w:ascii="Times New Roman" w:hAnsi="Times New Roman" w:cs="Times New Roman"/>
          <w:i/>
          <w:sz w:val="32"/>
          <w:szCs w:val="28"/>
        </w:rPr>
        <w:tab/>
      </w:r>
      <w:r w:rsidRPr="008B0A59">
        <w:rPr>
          <w:rFonts w:ascii="Times New Roman" w:hAnsi="Times New Roman" w:cs="Times New Roman"/>
          <w:i/>
          <w:sz w:val="32"/>
          <w:szCs w:val="28"/>
        </w:rPr>
        <w:t>int n=Integer.parseInt(kbd.readLine());</w:t>
      </w:r>
    </w:p>
    <w:p w:rsidR="00C030CD" w:rsidRPr="008B0A59" w:rsidRDefault="00C030CD" w:rsidP="00CB3948">
      <w:pPr>
        <w:spacing w:before="2" w:after="2" w:line="288" w:lineRule="exact"/>
        <w:ind w:firstLine="720"/>
        <w:rPr>
          <w:rFonts w:ascii="Times New Roman" w:hAnsi="Times New Roman" w:cs="Times New Roman"/>
          <w:i/>
          <w:sz w:val="32"/>
          <w:szCs w:val="28"/>
        </w:rPr>
      </w:pPr>
      <w:r w:rsidRPr="008B0A59">
        <w:rPr>
          <w:rFonts w:ascii="Times New Roman" w:hAnsi="Times New Roman" w:cs="Times New Roman"/>
          <w:i/>
          <w:sz w:val="32"/>
          <w:szCs w:val="28"/>
        </w:rPr>
        <w:t>System.out.println("Enter Power value");</w:t>
      </w:r>
    </w:p>
    <w:p w:rsidR="00C030CD" w:rsidRPr="008B0A59" w:rsidRDefault="00C030CD" w:rsidP="00C030CD">
      <w:pPr>
        <w:spacing w:before="2" w:after="2" w:line="288" w:lineRule="exact"/>
        <w:rPr>
          <w:rFonts w:ascii="Times New Roman" w:hAnsi="Times New Roman" w:cs="Times New Roman"/>
          <w:i/>
          <w:sz w:val="32"/>
          <w:szCs w:val="28"/>
        </w:rPr>
      </w:pPr>
      <w:r w:rsidRPr="008B0A59">
        <w:rPr>
          <w:rFonts w:ascii="Times New Roman" w:hAnsi="Times New Roman" w:cs="Times New Roman"/>
          <w:i/>
          <w:sz w:val="32"/>
          <w:szCs w:val="28"/>
        </w:rPr>
        <w:t xml:space="preserve">  </w:t>
      </w:r>
      <w:r w:rsidR="00CB3948" w:rsidRPr="008B0A59">
        <w:rPr>
          <w:rFonts w:ascii="Times New Roman" w:hAnsi="Times New Roman" w:cs="Times New Roman"/>
          <w:i/>
          <w:sz w:val="32"/>
          <w:szCs w:val="28"/>
        </w:rPr>
        <w:tab/>
      </w:r>
      <w:r w:rsidRPr="008B0A59">
        <w:rPr>
          <w:rFonts w:ascii="Times New Roman" w:hAnsi="Times New Roman" w:cs="Times New Roman"/>
          <w:i/>
          <w:sz w:val="32"/>
          <w:szCs w:val="28"/>
        </w:rPr>
        <w:t>int p=Integer.parseInt(kbd.readLine());</w:t>
      </w:r>
    </w:p>
    <w:p w:rsidR="00C030CD" w:rsidRPr="008B0A59" w:rsidRDefault="00C030CD" w:rsidP="00C030CD">
      <w:pPr>
        <w:spacing w:before="2" w:after="2" w:line="288" w:lineRule="exact"/>
        <w:rPr>
          <w:rFonts w:ascii="Times New Roman" w:hAnsi="Times New Roman" w:cs="Times New Roman"/>
          <w:i/>
          <w:sz w:val="32"/>
          <w:szCs w:val="28"/>
        </w:rPr>
      </w:pPr>
      <w:r w:rsidRPr="008B0A59">
        <w:rPr>
          <w:rFonts w:ascii="Times New Roman" w:hAnsi="Times New Roman" w:cs="Times New Roman"/>
          <w:i/>
          <w:sz w:val="32"/>
          <w:szCs w:val="28"/>
        </w:rPr>
        <w:t xml:space="preserve"> </w:t>
      </w:r>
      <w:r w:rsidR="00CB3948" w:rsidRPr="008B0A59">
        <w:rPr>
          <w:rFonts w:ascii="Times New Roman" w:hAnsi="Times New Roman" w:cs="Times New Roman"/>
          <w:i/>
          <w:sz w:val="32"/>
          <w:szCs w:val="28"/>
        </w:rPr>
        <w:tab/>
      </w:r>
      <w:r w:rsidRPr="008B0A59">
        <w:rPr>
          <w:rFonts w:ascii="Times New Roman" w:hAnsi="Times New Roman" w:cs="Times New Roman"/>
          <w:i/>
          <w:sz w:val="32"/>
          <w:szCs w:val="28"/>
        </w:rPr>
        <w:t>int i=1;</w:t>
      </w:r>
    </w:p>
    <w:p w:rsidR="00C030CD" w:rsidRPr="008B0A59" w:rsidRDefault="00C030CD" w:rsidP="00C030CD">
      <w:pPr>
        <w:spacing w:before="2" w:after="2" w:line="288" w:lineRule="exact"/>
        <w:rPr>
          <w:rFonts w:ascii="Times New Roman" w:hAnsi="Times New Roman" w:cs="Times New Roman"/>
          <w:i/>
          <w:sz w:val="32"/>
          <w:szCs w:val="28"/>
        </w:rPr>
      </w:pPr>
      <w:r w:rsidRPr="008B0A59">
        <w:rPr>
          <w:rFonts w:ascii="Times New Roman" w:hAnsi="Times New Roman" w:cs="Times New Roman"/>
          <w:i/>
          <w:sz w:val="32"/>
          <w:szCs w:val="28"/>
        </w:rPr>
        <w:t xml:space="preserve"> </w:t>
      </w:r>
      <w:r w:rsidR="00CB3948" w:rsidRPr="008B0A59">
        <w:rPr>
          <w:rFonts w:ascii="Times New Roman" w:hAnsi="Times New Roman" w:cs="Times New Roman"/>
          <w:i/>
          <w:sz w:val="32"/>
          <w:szCs w:val="28"/>
        </w:rPr>
        <w:tab/>
      </w:r>
      <w:r w:rsidRPr="008B0A59">
        <w:rPr>
          <w:rFonts w:ascii="Times New Roman" w:hAnsi="Times New Roman" w:cs="Times New Roman"/>
          <w:i/>
          <w:sz w:val="32"/>
          <w:szCs w:val="28"/>
        </w:rPr>
        <w:t>int  res=1;</w:t>
      </w:r>
    </w:p>
    <w:p w:rsidR="00C030CD" w:rsidRPr="008B0A59" w:rsidRDefault="00C030CD" w:rsidP="00C030CD">
      <w:pPr>
        <w:spacing w:before="2" w:after="2" w:line="288" w:lineRule="exact"/>
        <w:rPr>
          <w:rFonts w:ascii="Times New Roman" w:hAnsi="Times New Roman" w:cs="Times New Roman"/>
          <w:i/>
          <w:sz w:val="32"/>
          <w:szCs w:val="28"/>
        </w:rPr>
      </w:pPr>
      <w:r w:rsidRPr="008B0A59">
        <w:rPr>
          <w:rFonts w:ascii="Times New Roman" w:hAnsi="Times New Roman" w:cs="Times New Roman"/>
          <w:i/>
          <w:sz w:val="32"/>
          <w:szCs w:val="28"/>
        </w:rPr>
        <w:t xml:space="preserve">   </w:t>
      </w:r>
      <w:r w:rsidR="00CB3948" w:rsidRPr="008B0A59">
        <w:rPr>
          <w:rFonts w:ascii="Times New Roman" w:hAnsi="Times New Roman" w:cs="Times New Roman"/>
          <w:i/>
          <w:sz w:val="32"/>
          <w:szCs w:val="28"/>
        </w:rPr>
        <w:tab/>
      </w:r>
      <w:r w:rsidRPr="008B0A59">
        <w:rPr>
          <w:rFonts w:ascii="Times New Roman" w:hAnsi="Times New Roman" w:cs="Times New Roman"/>
          <w:i/>
          <w:sz w:val="32"/>
          <w:szCs w:val="28"/>
        </w:rPr>
        <w:t>do{</w:t>
      </w:r>
    </w:p>
    <w:p w:rsidR="00C030CD" w:rsidRPr="008B0A59" w:rsidRDefault="00C030CD" w:rsidP="00C030CD">
      <w:pPr>
        <w:spacing w:before="2" w:after="2" w:line="288" w:lineRule="exact"/>
        <w:rPr>
          <w:rFonts w:ascii="Times New Roman" w:hAnsi="Times New Roman" w:cs="Times New Roman"/>
          <w:i/>
          <w:sz w:val="32"/>
          <w:szCs w:val="28"/>
        </w:rPr>
      </w:pPr>
      <w:r w:rsidRPr="008B0A59">
        <w:rPr>
          <w:rFonts w:ascii="Times New Roman" w:hAnsi="Times New Roman" w:cs="Times New Roman"/>
          <w:i/>
          <w:sz w:val="32"/>
          <w:szCs w:val="28"/>
        </w:rPr>
        <w:t xml:space="preserve">  </w:t>
      </w:r>
      <w:r w:rsidR="00CB3948" w:rsidRPr="008B0A59">
        <w:rPr>
          <w:rFonts w:ascii="Times New Roman" w:hAnsi="Times New Roman" w:cs="Times New Roman"/>
          <w:i/>
          <w:sz w:val="32"/>
          <w:szCs w:val="28"/>
        </w:rPr>
        <w:tab/>
      </w:r>
      <w:r w:rsidR="00CB3948" w:rsidRPr="008B0A59">
        <w:rPr>
          <w:rFonts w:ascii="Times New Roman" w:hAnsi="Times New Roman" w:cs="Times New Roman"/>
          <w:i/>
          <w:sz w:val="32"/>
          <w:szCs w:val="28"/>
        </w:rPr>
        <w:tab/>
      </w:r>
      <w:r w:rsidRPr="008B0A59">
        <w:rPr>
          <w:rFonts w:ascii="Times New Roman" w:hAnsi="Times New Roman" w:cs="Times New Roman"/>
          <w:i/>
          <w:sz w:val="32"/>
          <w:szCs w:val="28"/>
        </w:rPr>
        <w:t>res = res * n;</w:t>
      </w:r>
    </w:p>
    <w:p w:rsidR="00C030CD" w:rsidRPr="008B0A59" w:rsidRDefault="00C030CD" w:rsidP="00C030CD">
      <w:pPr>
        <w:spacing w:before="2" w:after="2" w:line="288" w:lineRule="exact"/>
        <w:rPr>
          <w:rFonts w:ascii="Times New Roman" w:hAnsi="Times New Roman" w:cs="Times New Roman"/>
          <w:i/>
          <w:sz w:val="32"/>
          <w:szCs w:val="28"/>
        </w:rPr>
      </w:pPr>
      <w:r w:rsidRPr="008B0A59">
        <w:rPr>
          <w:rFonts w:ascii="Times New Roman" w:hAnsi="Times New Roman" w:cs="Times New Roman"/>
          <w:i/>
          <w:sz w:val="32"/>
          <w:szCs w:val="28"/>
        </w:rPr>
        <w:t xml:space="preserve">      </w:t>
      </w:r>
      <w:r w:rsidR="00CB3948" w:rsidRPr="008B0A59">
        <w:rPr>
          <w:rFonts w:ascii="Times New Roman" w:hAnsi="Times New Roman" w:cs="Times New Roman"/>
          <w:i/>
          <w:sz w:val="32"/>
          <w:szCs w:val="28"/>
        </w:rPr>
        <w:tab/>
      </w:r>
      <w:r w:rsidR="00CB3948" w:rsidRPr="008B0A59">
        <w:rPr>
          <w:rFonts w:ascii="Times New Roman" w:hAnsi="Times New Roman" w:cs="Times New Roman"/>
          <w:i/>
          <w:sz w:val="32"/>
          <w:szCs w:val="28"/>
        </w:rPr>
        <w:tab/>
      </w:r>
      <w:r w:rsidRPr="008B0A59">
        <w:rPr>
          <w:rFonts w:ascii="Times New Roman" w:hAnsi="Times New Roman" w:cs="Times New Roman"/>
          <w:i/>
          <w:sz w:val="32"/>
          <w:szCs w:val="28"/>
        </w:rPr>
        <w:t>i++;</w:t>
      </w:r>
    </w:p>
    <w:p w:rsidR="00C030CD" w:rsidRPr="008B0A59" w:rsidRDefault="00C030CD" w:rsidP="00C030CD">
      <w:pPr>
        <w:spacing w:before="2" w:after="2" w:line="288" w:lineRule="exact"/>
        <w:rPr>
          <w:rFonts w:ascii="Times New Roman" w:hAnsi="Times New Roman" w:cs="Times New Roman"/>
          <w:i/>
          <w:sz w:val="32"/>
          <w:szCs w:val="28"/>
        </w:rPr>
      </w:pPr>
      <w:r w:rsidRPr="008B0A59">
        <w:rPr>
          <w:rFonts w:ascii="Times New Roman" w:hAnsi="Times New Roman" w:cs="Times New Roman"/>
          <w:i/>
          <w:sz w:val="32"/>
          <w:szCs w:val="28"/>
        </w:rPr>
        <w:t xml:space="preserve">     </w:t>
      </w:r>
      <w:r w:rsidR="00CB3948" w:rsidRPr="008B0A59">
        <w:rPr>
          <w:rFonts w:ascii="Times New Roman" w:hAnsi="Times New Roman" w:cs="Times New Roman"/>
          <w:i/>
          <w:sz w:val="32"/>
          <w:szCs w:val="28"/>
        </w:rPr>
        <w:tab/>
      </w:r>
      <w:r w:rsidRPr="008B0A59">
        <w:rPr>
          <w:rFonts w:ascii="Times New Roman" w:hAnsi="Times New Roman" w:cs="Times New Roman"/>
          <w:i/>
          <w:sz w:val="32"/>
          <w:szCs w:val="28"/>
        </w:rPr>
        <w:t>}while(i&lt;=p);</w:t>
      </w:r>
    </w:p>
    <w:p w:rsidR="00C030CD" w:rsidRPr="008B0A59" w:rsidRDefault="00C030CD" w:rsidP="00C030CD">
      <w:pPr>
        <w:spacing w:before="2" w:after="2" w:line="288" w:lineRule="exact"/>
        <w:rPr>
          <w:rFonts w:ascii="Times New Roman" w:hAnsi="Times New Roman" w:cs="Times New Roman"/>
          <w:i/>
          <w:sz w:val="32"/>
          <w:szCs w:val="28"/>
        </w:rPr>
      </w:pPr>
      <w:r w:rsidRPr="008B0A59">
        <w:rPr>
          <w:rFonts w:ascii="Times New Roman" w:hAnsi="Times New Roman" w:cs="Times New Roman"/>
          <w:i/>
          <w:sz w:val="32"/>
          <w:szCs w:val="28"/>
        </w:rPr>
        <w:t xml:space="preserve">  </w:t>
      </w:r>
      <w:r w:rsidR="00CB3948" w:rsidRPr="008B0A59">
        <w:rPr>
          <w:rFonts w:ascii="Times New Roman" w:hAnsi="Times New Roman" w:cs="Times New Roman"/>
          <w:i/>
          <w:sz w:val="32"/>
          <w:szCs w:val="28"/>
        </w:rPr>
        <w:tab/>
      </w:r>
      <w:r w:rsidRPr="008B0A59">
        <w:rPr>
          <w:rFonts w:ascii="Times New Roman" w:hAnsi="Times New Roman" w:cs="Times New Roman"/>
          <w:i/>
          <w:sz w:val="32"/>
          <w:szCs w:val="28"/>
        </w:rPr>
        <w:t>System.out.println(n+ "to the power of"+p+" is "+res);</w:t>
      </w:r>
    </w:p>
    <w:p w:rsidR="00C030CD" w:rsidRPr="008B0A59" w:rsidRDefault="00C030CD" w:rsidP="00CB3948">
      <w:pPr>
        <w:spacing w:before="2" w:after="2" w:line="288" w:lineRule="exact"/>
        <w:ind w:firstLine="720"/>
        <w:rPr>
          <w:rFonts w:ascii="Times New Roman" w:hAnsi="Times New Roman" w:cs="Times New Roman"/>
          <w:i/>
          <w:sz w:val="32"/>
          <w:szCs w:val="28"/>
        </w:rPr>
      </w:pPr>
      <w:r w:rsidRPr="008B0A59">
        <w:rPr>
          <w:rFonts w:ascii="Times New Roman" w:hAnsi="Times New Roman" w:cs="Times New Roman"/>
          <w:i/>
          <w:sz w:val="32"/>
          <w:szCs w:val="28"/>
        </w:rPr>
        <w:t>}</w:t>
      </w:r>
    </w:p>
    <w:p w:rsidR="00C030CD" w:rsidRPr="008B0A59" w:rsidRDefault="00C030CD" w:rsidP="00C030CD">
      <w:pPr>
        <w:spacing w:before="2" w:after="2" w:line="288" w:lineRule="exact"/>
        <w:rPr>
          <w:rFonts w:ascii="Times New Roman" w:hAnsi="Times New Roman" w:cs="Times New Roman"/>
          <w:i/>
          <w:sz w:val="32"/>
          <w:szCs w:val="28"/>
        </w:rPr>
      </w:pPr>
      <w:r w:rsidRPr="008B0A59">
        <w:rPr>
          <w:rFonts w:ascii="Times New Roman" w:hAnsi="Times New Roman" w:cs="Times New Roman"/>
          <w:i/>
          <w:sz w:val="32"/>
          <w:szCs w:val="28"/>
        </w:rPr>
        <w:t>}</w:t>
      </w:r>
    </w:p>
    <w:p w:rsidR="00CB3948" w:rsidRPr="008B0A59" w:rsidRDefault="00CB3948" w:rsidP="00C030CD">
      <w:pPr>
        <w:spacing w:before="2" w:after="2" w:line="288" w:lineRule="exact"/>
        <w:rPr>
          <w:rFonts w:ascii="Times New Roman" w:hAnsi="Times New Roman" w:cs="Times New Roman"/>
          <w:sz w:val="28"/>
          <w:szCs w:val="28"/>
        </w:rPr>
      </w:pPr>
    </w:p>
    <w:p w:rsidR="00C030CD" w:rsidRPr="008B0A59" w:rsidRDefault="00C030CD" w:rsidP="00C030CD">
      <w:pPr>
        <w:spacing w:before="2" w:after="2" w:line="288" w:lineRule="exact"/>
        <w:rPr>
          <w:rFonts w:ascii="Times New Roman" w:hAnsi="Times New Roman" w:cs="Times New Roman"/>
          <w:b/>
          <w:sz w:val="28"/>
          <w:szCs w:val="28"/>
          <w:u w:val="single"/>
        </w:rPr>
      </w:pPr>
      <w:r w:rsidRPr="008B0A59">
        <w:rPr>
          <w:rFonts w:ascii="Times New Roman" w:hAnsi="Times New Roman" w:cs="Times New Roman"/>
          <w:b/>
          <w:sz w:val="28"/>
          <w:szCs w:val="28"/>
          <w:u w:val="single"/>
        </w:rPr>
        <w:t>//wap to find the multiplication of 2 numbers without using *  operator</w:t>
      </w:r>
    </w:p>
    <w:p w:rsidR="00CB3948" w:rsidRPr="008B0A59" w:rsidRDefault="00CB3948" w:rsidP="00EA4330">
      <w:pPr>
        <w:spacing w:before="2" w:after="2" w:line="288" w:lineRule="exact"/>
        <w:ind w:left="720"/>
        <w:rPr>
          <w:rFonts w:ascii="Times New Roman" w:hAnsi="Times New Roman" w:cs="Times New Roman"/>
          <w:sz w:val="28"/>
          <w:szCs w:val="28"/>
        </w:rPr>
      </w:pP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import java.io.*;</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class  DoWhile3{</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public  static  void  main(String args[]) throws IOException{</w:t>
      </w:r>
    </w:p>
    <w:p w:rsidR="00C030CD" w:rsidRPr="008B0A59" w:rsidRDefault="00C030CD" w:rsidP="00EA4330">
      <w:pPr>
        <w:spacing w:before="2" w:after="2" w:line="288" w:lineRule="exact"/>
        <w:ind w:left="720" w:firstLine="720"/>
        <w:rPr>
          <w:rFonts w:ascii="Times New Roman" w:hAnsi="Times New Roman" w:cs="Times New Roman"/>
          <w:szCs w:val="28"/>
        </w:rPr>
      </w:pPr>
      <w:r w:rsidRPr="008B0A59">
        <w:rPr>
          <w:rFonts w:ascii="Times New Roman" w:hAnsi="Times New Roman" w:cs="Times New Roman"/>
          <w:szCs w:val="28"/>
        </w:rPr>
        <w:t>BufferedReader kbd = new BufferedReader(new InputStreamReader(System.in));</w:t>
      </w:r>
    </w:p>
    <w:p w:rsidR="00C030CD" w:rsidRPr="008B0A59" w:rsidRDefault="00C030CD" w:rsidP="00EA4330">
      <w:pPr>
        <w:spacing w:before="2" w:after="2" w:line="288" w:lineRule="exact"/>
        <w:ind w:left="720" w:firstLine="720"/>
        <w:rPr>
          <w:rFonts w:ascii="Times New Roman" w:hAnsi="Times New Roman" w:cs="Times New Roman"/>
          <w:sz w:val="28"/>
          <w:szCs w:val="28"/>
        </w:rPr>
      </w:pPr>
      <w:r w:rsidRPr="008B0A59">
        <w:rPr>
          <w:rFonts w:ascii="Times New Roman" w:hAnsi="Times New Roman" w:cs="Times New Roman"/>
          <w:sz w:val="28"/>
          <w:szCs w:val="28"/>
        </w:rPr>
        <w:t>System.out.println("Enter Any 2 Numbers");</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w:t>
      </w:r>
      <w:r w:rsidR="00EA4330" w:rsidRPr="008B0A59">
        <w:rPr>
          <w:rFonts w:ascii="Times New Roman" w:hAnsi="Times New Roman" w:cs="Times New Roman"/>
          <w:sz w:val="28"/>
          <w:szCs w:val="28"/>
        </w:rPr>
        <w:tab/>
      </w:r>
      <w:r w:rsidRPr="008B0A59">
        <w:rPr>
          <w:rFonts w:ascii="Times New Roman" w:hAnsi="Times New Roman" w:cs="Times New Roman"/>
          <w:sz w:val="28"/>
          <w:szCs w:val="28"/>
        </w:rPr>
        <w:t>int a=Integer.parseInt(kbd.readLine());</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w:t>
      </w:r>
      <w:r w:rsidR="00EA4330" w:rsidRPr="008B0A59">
        <w:rPr>
          <w:rFonts w:ascii="Times New Roman" w:hAnsi="Times New Roman" w:cs="Times New Roman"/>
          <w:sz w:val="28"/>
          <w:szCs w:val="28"/>
        </w:rPr>
        <w:tab/>
      </w:r>
      <w:r w:rsidRPr="008B0A59">
        <w:rPr>
          <w:rFonts w:ascii="Times New Roman" w:hAnsi="Times New Roman" w:cs="Times New Roman"/>
          <w:sz w:val="28"/>
          <w:szCs w:val="28"/>
        </w:rPr>
        <w:t xml:space="preserve"> int b=Integer.parseInt(kbd.readLine());</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w:t>
      </w:r>
      <w:r w:rsidR="00EA4330" w:rsidRPr="008B0A59">
        <w:rPr>
          <w:rFonts w:ascii="Times New Roman" w:hAnsi="Times New Roman" w:cs="Times New Roman"/>
          <w:sz w:val="28"/>
          <w:szCs w:val="28"/>
        </w:rPr>
        <w:tab/>
      </w:r>
      <w:r w:rsidRPr="008B0A59">
        <w:rPr>
          <w:rFonts w:ascii="Times New Roman" w:hAnsi="Times New Roman" w:cs="Times New Roman"/>
          <w:sz w:val="28"/>
          <w:szCs w:val="28"/>
        </w:rPr>
        <w:t>int i=1;</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w:t>
      </w:r>
      <w:r w:rsidR="00EA4330" w:rsidRPr="008B0A59">
        <w:rPr>
          <w:rFonts w:ascii="Times New Roman" w:hAnsi="Times New Roman" w:cs="Times New Roman"/>
          <w:sz w:val="28"/>
          <w:szCs w:val="28"/>
        </w:rPr>
        <w:tab/>
      </w:r>
      <w:r w:rsidRPr="008B0A59">
        <w:rPr>
          <w:rFonts w:ascii="Times New Roman" w:hAnsi="Times New Roman" w:cs="Times New Roman"/>
          <w:sz w:val="28"/>
          <w:szCs w:val="28"/>
        </w:rPr>
        <w:t>int  res=0;</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w:t>
      </w:r>
      <w:r w:rsidR="00EA4330" w:rsidRPr="008B0A59">
        <w:rPr>
          <w:rFonts w:ascii="Times New Roman" w:hAnsi="Times New Roman" w:cs="Times New Roman"/>
          <w:sz w:val="28"/>
          <w:szCs w:val="28"/>
        </w:rPr>
        <w:tab/>
      </w:r>
      <w:r w:rsidRPr="008B0A59">
        <w:rPr>
          <w:rFonts w:ascii="Times New Roman" w:hAnsi="Times New Roman" w:cs="Times New Roman"/>
          <w:sz w:val="28"/>
          <w:szCs w:val="28"/>
        </w:rPr>
        <w:t xml:space="preserve"> do{</w:t>
      </w:r>
    </w:p>
    <w:p w:rsidR="00C030CD" w:rsidRPr="008B0A59" w:rsidRDefault="00C030CD" w:rsidP="00EA4330">
      <w:pPr>
        <w:spacing w:before="2" w:after="2" w:line="288" w:lineRule="exact"/>
        <w:ind w:left="1440" w:firstLine="720"/>
        <w:rPr>
          <w:rFonts w:ascii="Times New Roman" w:hAnsi="Times New Roman" w:cs="Times New Roman"/>
          <w:sz w:val="28"/>
          <w:szCs w:val="28"/>
        </w:rPr>
      </w:pPr>
      <w:r w:rsidRPr="008B0A59">
        <w:rPr>
          <w:rFonts w:ascii="Times New Roman" w:hAnsi="Times New Roman" w:cs="Times New Roman"/>
          <w:sz w:val="28"/>
          <w:szCs w:val="28"/>
        </w:rPr>
        <w:t xml:space="preserve">  res = res + a;</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w:t>
      </w:r>
      <w:r w:rsidR="00EA4330" w:rsidRPr="008B0A59">
        <w:rPr>
          <w:rFonts w:ascii="Times New Roman" w:hAnsi="Times New Roman" w:cs="Times New Roman"/>
          <w:sz w:val="28"/>
          <w:szCs w:val="28"/>
        </w:rPr>
        <w:tab/>
      </w:r>
      <w:r w:rsidR="00EA4330" w:rsidRPr="008B0A59">
        <w:rPr>
          <w:rFonts w:ascii="Times New Roman" w:hAnsi="Times New Roman" w:cs="Times New Roman"/>
          <w:sz w:val="28"/>
          <w:szCs w:val="28"/>
        </w:rPr>
        <w:tab/>
      </w:r>
      <w:r w:rsidRPr="008B0A59">
        <w:rPr>
          <w:rFonts w:ascii="Times New Roman" w:hAnsi="Times New Roman" w:cs="Times New Roman"/>
          <w:sz w:val="28"/>
          <w:szCs w:val="28"/>
        </w:rPr>
        <w:t>i++;</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lastRenderedPageBreak/>
        <w:t xml:space="preserve">     </w:t>
      </w:r>
      <w:r w:rsidR="00EA4330" w:rsidRPr="008B0A59">
        <w:rPr>
          <w:rFonts w:ascii="Times New Roman" w:hAnsi="Times New Roman" w:cs="Times New Roman"/>
          <w:sz w:val="28"/>
          <w:szCs w:val="28"/>
        </w:rPr>
        <w:tab/>
      </w:r>
      <w:r w:rsidRPr="008B0A59">
        <w:rPr>
          <w:rFonts w:ascii="Times New Roman" w:hAnsi="Times New Roman" w:cs="Times New Roman"/>
          <w:sz w:val="28"/>
          <w:szCs w:val="28"/>
        </w:rPr>
        <w:t>}while(i&lt;=b);</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w:t>
      </w:r>
      <w:r w:rsidR="00EA4330" w:rsidRPr="008B0A59">
        <w:rPr>
          <w:rFonts w:ascii="Times New Roman" w:hAnsi="Times New Roman" w:cs="Times New Roman"/>
          <w:sz w:val="28"/>
          <w:szCs w:val="28"/>
        </w:rPr>
        <w:tab/>
      </w:r>
      <w:r w:rsidRPr="008B0A59">
        <w:rPr>
          <w:rFonts w:ascii="Times New Roman" w:hAnsi="Times New Roman" w:cs="Times New Roman"/>
          <w:sz w:val="28"/>
          <w:szCs w:val="28"/>
        </w:rPr>
        <w:t>System.out.println(" a*b = "+res);</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w:t>
      </w:r>
    </w:p>
    <w:p w:rsidR="00EA4330" w:rsidRPr="008B0A59" w:rsidRDefault="00EA4330" w:rsidP="00EA4330">
      <w:pPr>
        <w:spacing w:before="2" w:after="2" w:line="288" w:lineRule="exact"/>
        <w:ind w:left="720"/>
        <w:rPr>
          <w:rFonts w:ascii="Times New Roman" w:hAnsi="Times New Roman" w:cs="Times New Roman"/>
          <w:sz w:val="28"/>
          <w:szCs w:val="28"/>
        </w:rPr>
      </w:pP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b/>
          <w:sz w:val="28"/>
          <w:szCs w:val="28"/>
          <w:u w:val="single"/>
        </w:rPr>
        <w:t xml:space="preserve">//wap to find the division of 2 numbers without using /,%  operators and print </w:t>
      </w:r>
      <w:r w:rsidRPr="008B0A59">
        <w:rPr>
          <w:rFonts w:ascii="Times New Roman" w:hAnsi="Times New Roman" w:cs="Times New Roman"/>
          <w:sz w:val="28"/>
          <w:szCs w:val="28"/>
        </w:rPr>
        <w:t>quotient and remainder</w:t>
      </w:r>
    </w:p>
    <w:p w:rsidR="00EA4330" w:rsidRPr="008B0A59" w:rsidRDefault="00EA4330" w:rsidP="00C030CD">
      <w:pPr>
        <w:spacing w:before="2" w:after="2" w:line="288" w:lineRule="exact"/>
        <w:rPr>
          <w:rFonts w:ascii="Times New Roman" w:hAnsi="Times New Roman" w:cs="Times New Roman"/>
          <w:sz w:val="28"/>
          <w:szCs w:val="28"/>
        </w:rPr>
      </w:pP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b/>
          <w:bCs/>
          <w:sz w:val="28"/>
          <w:szCs w:val="28"/>
          <w:u w:val="single"/>
        </w:rPr>
        <w:t xml:space="preserve">Nested loop: </w:t>
      </w:r>
      <w:r w:rsidRPr="008B0A59">
        <w:rPr>
          <w:rFonts w:ascii="Times New Roman" w:hAnsi="Times New Roman" w:cs="Times New Roman"/>
          <w:sz w:val="28"/>
          <w:szCs w:val="28"/>
        </w:rPr>
        <w:t xml:space="preserve">  Nested loop means writing a loop inside any other loop</w:t>
      </w:r>
    </w:p>
    <w:p w:rsidR="00EA4330" w:rsidRPr="008B0A59" w:rsidRDefault="00EA4330" w:rsidP="00C030CD">
      <w:pPr>
        <w:spacing w:before="2" w:after="2" w:line="288" w:lineRule="exact"/>
        <w:rPr>
          <w:rFonts w:ascii="Times New Roman" w:hAnsi="Times New Roman" w:cs="Times New Roman"/>
          <w:sz w:val="28"/>
          <w:szCs w:val="28"/>
        </w:rPr>
      </w:pPr>
    </w:p>
    <w:p w:rsidR="00C030CD" w:rsidRPr="008B0A59" w:rsidRDefault="00C030CD" w:rsidP="00C030CD">
      <w:pPr>
        <w:spacing w:before="2" w:after="2" w:line="288" w:lineRule="exact"/>
        <w:rPr>
          <w:rFonts w:ascii="Times New Roman" w:hAnsi="Times New Roman" w:cs="Times New Roman"/>
          <w:b/>
          <w:sz w:val="32"/>
          <w:szCs w:val="28"/>
          <w:u w:val="single"/>
        </w:rPr>
      </w:pPr>
      <w:r w:rsidRPr="008B0A59">
        <w:rPr>
          <w:rFonts w:ascii="Times New Roman" w:hAnsi="Times New Roman" w:cs="Times New Roman"/>
          <w:b/>
          <w:sz w:val="32"/>
          <w:szCs w:val="28"/>
          <w:u w:val="single"/>
        </w:rPr>
        <w:t>// wap to print 1perfect numbers in the range of 1-1000</w:t>
      </w:r>
    </w:p>
    <w:p w:rsidR="00EA4330" w:rsidRPr="008B0A59" w:rsidRDefault="00EA4330" w:rsidP="00C030CD">
      <w:pPr>
        <w:spacing w:before="2" w:after="2" w:line="288" w:lineRule="exact"/>
        <w:rPr>
          <w:rFonts w:ascii="Times New Roman" w:hAnsi="Times New Roman" w:cs="Times New Roman"/>
          <w:sz w:val="28"/>
          <w:szCs w:val="28"/>
        </w:rPr>
      </w:pP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class  NLoop1{</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public  static  void  main(String args[]){</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w:t>
      </w:r>
      <w:r w:rsidR="00EA4330" w:rsidRPr="008B0A59">
        <w:rPr>
          <w:rFonts w:ascii="Times New Roman" w:hAnsi="Times New Roman" w:cs="Times New Roman"/>
          <w:sz w:val="28"/>
          <w:szCs w:val="28"/>
        </w:rPr>
        <w:tab/>
      </w:r>
      <w:r w:rsidRPr="008B0A59">
        <w:rPr>
          <w:rFonts w:ascii="Times New Roman" w:hAnsi="Times New Roman" w:cs="Times New Roman"/>
          <w:sz w:val="28"/>
          <w:szCs w:val="28"/>
        </w:rPr>
        <w:t>for(int i=1;i&lt;=1000;i++){</w:t>
      </w:r>
    </w:p>
    <w:p w:rsidR="00C030CD" w:rsidRPr="008B0A59" w:rsidRDefault="00C030CD" w:rsidP="00EA4330">
      <w:pPr>
        <w:spacing w:before="2" w:after="2" w:line="288" w:lineRule="exact"/>
        <w:ind w:left="720" w:firstLine="720"/>
        <w:rPr>
          <w:rFonts w:ascii="Times New Roman" w:hAnsi="Times New Roman" w:cs="Times New Roman"/>
          <w:sz w:val="28"/>
          <w:szCs w:val="28"/>
        </w:rPr>
      </w:pPr>
      <w:r w:rsidRPr="008B0A59">
        <w:rPr>
          <w:rFonts w:ascii="Times New Roman" w:hAnsi="Times New Roman" w:cs="Times New Roman"/>
          <w:sz w:val="28"/>
          <w:szCs w:val="28"/>
        </w:rPr>
        <w:t>int j=1;</w:t>
      </w:r>
    </w:p>
    <w:p w:rsidR="00C030CD" w:rsidRPr="008B0A59" w:rsidRDefault="00C030CD" w:rsidP="00EA4330">
      <w:pPr>
        <w:spacing w:before="2" w:after="2" w:line="288" w:lineRule="exact"/>
        <w:ind w:left="720" w:firstLine="720"/>
        <w:rPr>
          <w:rFonts w:ascii="Times New Roman" w:hAnsi="Times New Roman" w:cs="Times New Roman"/>
          <w:sz w:val="28"/>
          <w:szCs w:val="28"/>
        </w:rPr>
      </w:pPr>
      <w:r w:rsidRPr="008B0A59">
        <w:rPr>
          <w:rFonts w:ascii="Times New Roman" w:hAnsi="Times New Roman" w:cs="Times New Roman"/>
          <w:sz w:val="28"/>
          <w:szCs w:val="28"/>
        </w:rPr>
        <w:t>int sum=0;</w:t>
      </w:r>
    </w:p>
    <w:p w:rsidR="00C030CD" w:rsidRPr="008B0A59" w:rsidRDefault="00C030CD" w:rsidP="00EA4330">
      <w:pPr>
        <w:spacing w:before="2" w:after="2" w:line="288" w:lineRule="exact"/>
        <w:ind w:left="720" w:firstLine="720"/>
        <w:rPr>
          <w:rFonts w:ascii="Times New Roman" w:hAnsi="Times New Roman" w:cs="Times New Roman"/>
          <w:sz w:val="28"/>
          <w:szCs w:val="28"/>
        </w:rPr>
      </w:pPr>
      <w:r w:rsidRPr="008B0A59">
        <w:rPr>
          <w:rFonts w:ascii="Times New Roman" w:hAnsi="Times New Roman" w:cs="Times New Roman"/>
          <w:sz w:val="28"/>
          <w:szCs w:val="28"/>
        </w:rPr>
        <w:t>while(j&lt;=i/2){</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w:t>
      </w:r>
      <w:r w:rsidR="00EA4330" w:rsidRPr="008B0A59">
        <w:rPr>
          <w:rFonts w:ascii="Times New Roman" w:hAnsi="Times New Roman" w:cs="Times New Roman"/>
          <w:sz w:val="28"/>
          <w:szCs w:val="28"/>
        </w:rPr>
        <w:tab/>
      </w:r>
      <w:r w:rsidR="00EA4330" w:rsidRPr="008B0A59">
        <w:rPr>
          <w:rFonts w:ascii="Times New Roman" w:hAnsi="Times New Roman" w:cs="Times New Roman"/>
          <w:sz w:val="28"/>
          <w:szCs w:val="28"/>
        </w:rPr>
        <w:tab/>
      </w:r>
      <w:r w:rsidRPr="008B0A59">
        <w:rPr>
          <w:rFonts w:ascii="Times New Roman" w:hAnsi="Times New Roman" w:cs="Times New Roman"/>
          <w:sz w:val="28"/>
          <w:szCs w:val="28"/>
        </w:rPr>
        <w:t xml:space="preserve">  if(i%j==0){</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w:t>
      </w:r>
      <w:r w:rsidR="00EA4330" w:rsidRPr="008B0A59">
        <w:rPr>
          <w:rFonts w:ascii="Times New Roman" w:hAnsi="Times New Roman" w:cs="Times New Roman"/>
          <w:sz w:val="28"/>
          <w:szCs w:val="28"/>
        </w:rPr>
        <w:tab/>
      </w:r>
      <w:r w:rsidR="00EA4330" w:rsidRPr="008B0A59">
        <w:rPr>
          <w:rFonts w:ascii="Times New Roman" w:hAnsi="Times New Roman" w:cs="Times New Roman"/>
          <w:sz w:val="28"/>
          <w:szCs w:val="28"/>
        </w:rPr>
        <w:tab/>
      </w:r>
      <w:r w:rsidRPr="008B0A59">
        <w:rPr>
          <w:rFonts w:ascii="Times New Roman" w:hAnsi="Times New Roman" w:cs="Times New Roman"/>
          <w:sz w:val="28"/>
          <w:szCs w:val="28"/>
        </w:rPr>
        <w:t xml:space="preserve">  sum=sum+j;</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w:t>
      </w:r>
      <w:r w:rsidR="00EA4330" w:rsidRPr="008B0A59">
        <w:rPr>
          <w:rFonts w:ascii="Times New Roman" w:hAnsi="Times New Roman" w:cs="Times New Roman"/>
          <w:sz w:val="28"/>
          <w:szCs w:val="28"/>
        </w:rPr>
        <w:tab/>
      </w:r>
      <w:r w:rsidR="00EA4330" w:rsidRPr="008B0A59">
        <w:rPr>
          <w:rFonts w:ascii="Times New Roman" w:hAnsi="Times New Roman" w:cs="Times New Roman"/>
          <w:sz w:val="28"/>
          <w:szCs w:val="28"/>
        </w:rPr>
        <w:tab/>
      </w:r>
      <w:r w:rsidRPr="008B0A59">
        <w:rPr>
          <w:rFonts w:ascii="Times New Roman" w:hAnsi="Times New Roman" w:cs="Times New Roman"/>
          <w:sz w:val="28"/>
          <w:szCs w:val="28"/>
        </w:rPr>
        <w:t>}</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w:t>
      </w:r>
      <w:r w:rsidR="00EA4330" w:rsidRPr="008B0A59">
        <w:rPr>
          <w:rFonts w:ascii="Times New Roman" w:hAnsi="Times New Roman" w:cs="Times New Roman"/>
          <w:sz w:val="28"/>
          <w:szCs w:val="28"/>
        </w:rPr>
        <w:tab/>
      </w:r>
      <w:r w:rsidRPr="008B0A59">
        <w:rPr>
          <w:rFonts w:ascii="Times New Roman" w:hAnsi="Times New Roman" w:cs="Times New Roman"/>
          <w:sz w:val="28"/>
          <w:szCs w:val="28"/>
        </w:rPr>
        <w:t>j++;</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w:t>
      </w:r>
      <w:r w:rsidR="00EA4330" w:rsidRPr="008B0A59">
        <w:rPr>
          <w:rFonts w:ascii="Times New Roman" w:hAnsi="Times New Roman" w:cs="Times New Roman"/>
          <w:sz w:val="28"/>
          <w:szCs w:val="28"/>
        </w:rPr>
        <w:tab/>
      </w:r>
      <w:r w:rsidRPr="008B0A59">
        <w:rPr>
          <w:rFonts w:ascii="Times New Roman" w:hAnsi="Times New Roman" w:cs="Times New Roman"/>
          <w:sz w:val="28"/>
          <w:szCs w:val="28"/>
        </w:rPr>
        <w:t>}</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w:t>
      </w:r>
      <w:r w:rsidR="00EA4330" w:rsidRPr="008B0A59">
        <w:rPr>
          <w:rFonts w:ascii="Times New Roman" w:hAnsi="Times New Roman" w:cs="Times New Roman"/>
          <w:sz w:val="28"/>
          <w:szCs w:val="28"/>
        </w:rPr>
        <w:tab/>
      </w:r>
      <w:r w:rsidRPr="008B0A59">
        <w:rPr>
          <w:rFonts w:ascii="Times New Roman" w:hAnsi="Times New Roman" w:cs="Times New Roman"/>
          <w:sz w:val="28"/>
          <w:szCs w:val="28"/>
        </w:rPr>
        <w:t>if(sum==i){</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w:t>
      </w:r>
      <w:r w:rsidR="00EA4330" w:rsidRPr="008B0A59">
        <w:rPr>
          <w:rFonts w:ascii="Times New Roman" w:hAnsi="Times New Roman" w:cs="Times New Roman"/>
          <w:sz w:val="28"/>
          <w:szCs w:val="28"/>
        </w:rPr>
        <w:tab/>
      </w:r>
      <w:r w:rsidR="00EA4330" w:rsidRPr="008B0A59">
        <w:rPr>
          <w:rFonts w:ascii="Times New Roman" w:hAnsi="Times New Roman" w:cs="Times New Roman"/>
          <w:sz w:val="28"/>
          <w:szCs w:val="28"/>
        </w:rPr>
        <w:tab/>
      </w:r>
      <w:r w:rsidRPr="008B0A59">
        <w:rPr>
          <w:rFonts w:ascii="Times New Roman" w:hAnsi="Times New Roman" w:cs="Times New Roman"/>
          <w:sz w:val="28"/>
          <w:szCs w:val="28"/>
        </w:rPr>
        <w:t>System.out.println(i);</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w:t>
      </w:r>
      <w:r w:rsidR="00EA4330" w:rsidRPr="008B0A59">
        <w:rPr>
          <w:rFonts w:ascii="Times New Roman" w:hAnsi="Times New Roman" w:cs="Times New Roman"/>
          <w:sz w:val="28"/>
          <w:szCs w:val="28"/>
        </w:rPr>
        <w:tab/>
      </w:r>
      <w:r w:rsidRPr="008B0A59">
        <w:rPr>
          <w:rFonts w:ascii="Times New Roman" w:hAnsi="Times New Roman" w:cs="Times New Roman"/>
          <w:sz w:val="28"/>
          <w:szCs w:val="28"/>
        </w:rPr>
        <w:t>}</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w:t>
      </w:r>
    </w:p>
    <w:p w:rsidR="00EA4330"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w:t>
      </w:r>
    </w:p>
    <w:p w:rsidR="00EA4330" w:rsidRPr="008B0A59" w:rsidRDefault="00EA4330" w:rsidP="00EA4330">
      <w:pPr>
        <w:spacing w:before="2" w:after="2" w:line="288" w:lineRule="exact"/>
        <w:ind w:left="720"/>
        <w:rPr>
          <w:rFonts w:ascii="Times New Roman" w:hAnsi="Times New Roman" w:cs="Times New Roman"/>
          <w:sz w:val="28"/>
          <w:szCs w:val="28"/>
        </w:rPr>
      </w:pPr>
    </w:p>
    <w:p w:rsidR="00C030CD" w:rsidRPr="008B0A59" w:rsidRDefault="00C030CD" w:rsidP="00C030CD">
      <w:pPr>
        <w:spacing w:before="2" w:after="2" w:line="288" w:lineRule="exact"/>
        <w:rPr>
          <w:rFonts w:ascii="Times New Roman" w:hAnsi="Times New Roman" w:cs="Times New Roman"/>
          <w:b/>
          <w:sz w:val="32"/>
          <w:szCs w:val="28"/>
          <w:u w:val="single"/>
        </w:rPr>
      </w:pPr>
      <w:r w:rsidRPr="008B0A59">
        <w:rPr>
          <w:rFonts w:ascii="Times New Roman" w:hAnsi="Times New Roman" w:cs="Times New Roman"/>
          <w:b/>
          <w:sz w:val="32"/>
          <w:szCs w:val="28"/>
          <w:u w:val="single"/>
        </w:rPr>
        <w:t>//wap to print following  output</w:t>
      </w:r>
    </w:p>
    <w:p w:rsidR="00EA4330" w:rsidRPr="008B0A59" w:rsidRDefault="00EA4330" w:rsidP="00C030CD">
      <w:pPr>
        <w:spacing w:before="2" w:after="2" w:line="288" w:lineRule="exact"/>
        <w:rPr>
          <w:rFonts w:ascii="Times New Roman" w:hAnsi="Times New Roman" w:cs="Times New Roman"/>
          <w:sz w:val="28"/>
          <w:szCs w:val="28"/>
        </w:rPr>
      </w:pP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ab/>
        <w:t>1</w:t>
      </w:r>
      <w:r w:rsidRPr="008B0A59">
        <w:rPr>
          <w:rFonts w:ascii="Times New Roman" w:hAnsi="Times New Roman" w:cs="Times New Roman"/>
          <w:sz w:val="28"/>
          <w:szCs w:val="28"/>
        </w:rPr>
        <w:tab/>
        <w:t>2</w:t>
      </w:r>
      <w:r w:rsidRPr="008B0A59">
        <w:rPr>
          <w:rFonts w:ascii="Times New Roman" w:hAnsi="Times New Roman" w:cs="Times New Roman"/>
          <w:sz w:val="28"/>
          <w:szCs w:val="28"/>
        </w:rPr>
        <w:tab/>
        <w:t>3</w:t>
      </w:r>
      <w:r w:rsidRPr="008B0A59">
        <w:rPr>
          <w:rFonts w:ascii="Times New Roman" w:hAnsi="Times New Roman" w:cs="Times New Roman"/>
          <w:sz w:val="28"/>
          <w:szCs w:val="28"/>
        </w:rPr>
        <w:tab/>
        <w:t>....</w:t>
      </w:r>
      <w:r w:rsidRPr="008B0A59">
        <w:rPr>
          <w:rFonts w:ascii="Times New Roman" w:hAnsi="Times New Roman" w:cs="Times New Roman"/>
          <w:sz w:val="28"/>
          <w:szCs w:val="28"/>
        </w:rPr>
        <w:tab/>
        <w:t>10</w:t>
      </w: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ab/>
        <w:t>2</w:t>
      </w:r>
      <w:r w:rsidRPr="008B0A59">
        <w:rPr>
          <w:rFonts w:ascii="Times New Roman" w:hAnsi="Times New Roman" w:cs="Times New Roman"/>
          <w:sz w:val="28"/>
          <w:szCs w:val="28"/>
        </w:rPr>
        <w:tab/>
        <w:t>4</w:t>
      </w:r>
      <w:r w:rsidRPr="008B0A59">
        <w:rPr>
          <w:rFonts w:ascii="Times New Roman" w:hAnsi="Times New Roman" w:cs="Times New Roman"/>
          <w:sz w:val="28"/>
          <w:szCs w:val="28"/>
        </w:rPr>
        <w:tab/>
        <w:t>6</w:t>
      </w:r>
      <w:r w:rsidRPr="008B0A59">
        <w:rPr>
          <w:rFonts w:ascii="Times New Roman" w:hAnsi="Times New Roman" w:cs="Times New Roman"/>
          <w:sz w:val="28"/>
          <w:szCs w:val="28"/>
        </w:rPr>
        <w:tab/>
        <w:t>....</w:t>
      </w:r>
      <w:r w:rsidRPr="008B0A59">
        <w:rPr>
          <w:rFonts w:ascii="Times New Roman" w:hAnsi="Times New Roman" w:cs="Times New Roman"/>
          <w:sz w:val="28"/>
          <w:szCs w:val="28"/>
        </w:rPr>
        <w:tab/>
        <w:t>20</w:t>
      </w: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ab/>
        <w:t>.</w:t>
      </w: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ab/>
        <w:t>.</w:t>
      </w: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ab/>
        <w:t>10</w:t>
      </w:r>
      <w:r w:rsidRPr="008B0A59">
        <w:rPr>
          <w:rFonts w:ascii="Times New Roman" w:hAnsi="Times New Roman" w:cs="Times New Roman"/>
          <w:sz w:val="28"/>
          <w:szCs w:val="28"/>
        </w:rPr>
        <w:tab/>
        <w:t>20</w:t>
      </w:r>
      <w:r w:rsidRPr="008B0A59">
        <w:rPr>
          <w:rFonts w:ascii="Times New Roman" w:hAnsi="Times New Roman" w:cs="Times New Roman"/>
          <w:sz w:val="28"/>
          <w:szCs w:val="28"/>
        </w:rPr>
        <w:tab/>
        <w:t>30</w:t>
      </w:r>
      <w:r w:rsidRPr="008B0A59">
        <w:rPr>
          <w:rFonts w:ascii="Times New Roman" w:hAnsi="Times New Roman" w:cs="Times New Roman"/>
          <w:sz w:val="28"/>
          <w:szCs w:val="28"/>
        </w:rPr>
        <w:tab/>
        <w:t>....</w:t>
      </w:r>
      <w:r w:rsidRPr="008B0A59">
        <w:rPr>
          <w:rFonts w:ascii="Times New Roman" w:hAnsi="Times New Roman" w:cs="Times New Roman"/>
          <w:sz w:val="28"/>
          <w:szCs w:val="28"/>
        </w:rPr>
        <w:tab/>
        <w:t>100</w:t>
      </w:r>
    </w:p>
    <w:p w:rsidR="00EA4330" w:rsidRPr="008B0A59" w:rsidRDefault="00EA4330" w:rsidP="00C030CD">
      <w:pPr>
        <w:spacing w:before="2" w:after="2" w:line="288" w:lineRule="exact"/>
        <w:rPr>
          <w:rFonts w:ascii="Times New Roman" w:hAnsi="Times New Roman" w:cs="Times New Roman"/>
          <w:sz w:val="28"/>
          <w:szCs w:val="28"/>
        </w:rPr>
      </w:pPr>
    </w:p>
    <w:p w:rsidR="00C030CD" w:rsidRPr="008B0A59" w:rsidRDefault="00C030CD" w:rsidP="00EA433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class  NestedLoopDemo{</w:t>
      </w:r>
    </w:p>
    <w:p w:rsidR="00C030CD" w:rsidRPr="008B0A59" w:rsidRDefault="00C030CD" w:rsidP="00EA433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public  static  void  main(String args[]){</w:t>
      </w:r>
    </w:p>
    <w:p w:rsidR="00C030CD" w:rsidRPr="008B0A59" w:rsidRDefault="00C030CD" w:rsidP="00EA4330">
      <w:pPr>
        <w:spacing w:before="2" w:after="2" w:line="288" w:lineRule="exact"/>
        <w:ind w:left="720" w:firstLine="720"/>
        <w:rPr>
          <w:rFonts w:ascii="Times New Roman" w:hAnsi="Times New Roman" w:cs="Times New Roman"/>
          <w:i/>
          <w:sz w:val="32"/>
          <w:szCs w:val="28"/>
        </w:rPr>
      </w:pPr>
      <w:r w:rsidRPr="008B0A59">
        <w:rPr>
          <w:rFonts w:ascii="Times New Roman" w:hAnsi="Times New Roman" w:cs="Times New Roman"/>
          <w:i/>
          <w:sz w:val="32"/>
          <w:szCs w:val="28"/>
        </w:rPr>
        <w:t xml:space="preserve">  for(int i=1;i&lt;=10;i++){</w:t>
      </w:r>
    </w:p>
    <w:p w:rsidR="00C030CD" w:rsidRPr="008B0A59" w:rsidRDefault="00C030CD" w:rsidP="00EA433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EA4330" w:rsidRPr="008B0A59">
        <w:rPr>
          <w:rFonts w:ascii="Times New Roman" w:hAnsi="Times New Roman" w:cs="Times New Roman"/>
          <w:i/>
          <w:sz w:val="32"/>
          <w:szCs w:val="28"/>
        </w:rPr>
        <w:tab/>
      </w:r>
      <w:r w:rsidR="00EA4330" w:rsidRPr="008B0A59">
        <w:rPr>
          <w:rFonts w:ascii="Times New Roman" w:hAnsi="Times New Roman" w:cs="Times New Roman"/>
          <w:i/>
          <w:sz w:val="32"/>
          <w:szCs w:val="28"/>
        </w:rPr>
        <w:tab/>
      </w:r>
      <w:r w:rsidRPr="008B0A59">
        <w:rPr>
          <w:rFonts w:ascii="Times New Roman" w:hAnsi="Times New Roman" w:cs="Times New Roman"/>
          <w:i/>
          <w:sz w:val="32"/>
          <w:szCs w:val="28"/>
        </w:rPr>
        <w:t>for(int j=1;j&lt;=10;j++){</w:t>
      </w:r>
    </w:p>
    <w:p w:rsidR="00C030CD" w:rsidRPr="008B0A59" w:rsidRDefault="00C030CD" w:rsidP="00EA433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EA4330" w:rsidRPr="008B0A59">
        <w:rPr>
          <w:rFonts w:ascii="Times New Roman" w:hAnsi="Times New Roman" w:cs="Times New Roman"/>
          <w:i/>
          <w:sz w:val="32"/>
          <w:szCs w:val="28"/>
        </w:rPr>
        <w:tab/>
      </w:r>
      <w:r w:rsidR="00EA4330" w:rsidRPr="008B0A59">
        <w:rPr>
          <w:rFonts w:ascii="Times New Roman" w:hAnsi="Times New Roman" w:cs="Times New Roman"/>
          <w:i/>
          <w:sz w:val="32"/>
          <w:szCs w:val="28"/>
        </w:rPr>
        <w:tab/>
      </w:r>
      <w:r w:rsidR="00EA4330" w:rsidRPr="008B0A59">
        <w:rPr>
          <w:rFonts w:ascii="Times New Roman" w:hAnsi="Times New Roman" w:cs="Times New Roman"/>
          <w:i/>
          <w:sz w:val="32"/>
          <w:szCs w:val="28"/>
        </w:rPr>
        <w:tab/>
      </w:r>
      <w:r w:rsidRPr="008B0A59">
        <w:rPr>
          <w:rFonts w:ascii="Times New Roman" w:hAnsi="Times New Roman" w:cs="Times New Roman"/>
          <w:i/>
          <w:sz w:val="32"/>
          <w:szCs w:val="28"/>
        </w:rPr>
        <w:t>System.out.print(i*j+"    ");</w:t>
      </w:r>
    </w:p>
    <w:p w:rsidR="00C030CD" w:rsidRPr="008B0A59" w:rsidRDefault="00C030CD" w:rsidP="00EA433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EA4330" w:rsidRPr="008B0A59">
        <w:rPr>
          <w:rFonts w:ascii="Times New Roman" w:hAnsi="Times New Roman" w:cs="Times New Roman"/>
          <w:i/>
          <w:sz w:val="32"/>
          <w:szCs w:val="28"/>
        </w:rPr>
        <w:tab/>
      </w:r>
      <w:r w:rsidR="00EA4330" w:rsidRPr="008B0A59">
        <w:rPr>
          <w:rFonts w:ascii="Times New Roman" w:hAnsi="Times New Roman" w:cs="Times New Roman"/>
          <w:i/>
          <w:sz w:val="32"/>
          <w:szCs w:val="28"/>
        </w:rPr>
        <w:tab/>
      </w:r>
      <w:r w:rsidRPr="008B0A59">
        <w:rPr>
          <w:rFonts w:ascii="Times New Roman" w:hAnsi="Times New Roman" w:cs="Times New Roman"/>
          <w:i/>
          <w:sz w:val="32"/>
          <w:szCs w:val="28"/>
        </w:rPr>
        <w:t>}</w:t>
      </w:r>
    </w:p>
    <w:p w:rsidR="00C030CD" w:rsidRPr="008B0A59" w:rsidRDefault="00C030CD" w:rsidP="00EA433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lastRenderedPageBreak/>
        <w:t xml:space="preserve">   </w:t>
      </w:r>
      <w:r w:rsidR="00EA4330" w:rsidRPr="008B0A59">
        <w:rPr>
          <w:rFonts w:ascii="Times New Roman" w:hAnsi="Times New Roman" w:cs="Times New Roman"/>
          <w:i/>
          <w:sz w:val="32"/>
          <w:szCs w:val="28"/>
        </w:rPr>
        <w:tab/>
      </w:r>
      <w:r w:rsidRPr="008B0A59">
        <w:rPr>
          <w:rFonts w:ascii="Times New Roman" w:hAnsi="Times New Roman" w:cs="Times New Roman"/>
          <w:i/>
          <w:sz w:val="32"/>
          <w:szCs w:val="28"/>
        </w:rPr>
        <w:t>System.out.println();</w:t>
      </w:r>
    </w:p>
    <w:p w:rsidR="00C030CD" w:rsidRPr="008B0A59" w:rsidRDefault="00C030CD" w:rsidP="00EA433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EA4330" w:rsidRPr="008B0A59">
        <w:rPr>
          <w:rFonts w:ascii="Times New Roman" w:hAnsi="Times New Roman" w:cs="Times New Roman"/>
          <w:i/>
          <w:sz w:val="32"/>
          <w:szCs w:val="28"/>
        </w:rPr>
        <w:tab/>
      </w:r>
      <w:r w:rsidRPr="008B0A59">
        <w:rPr>
          <w:rFonts w:ascii="Times New Roman" w:hAnsi="Times New Roman" w:cs="Times New Roman"/>
          <w:i/>
          <w:sz w:val="32"/>
          <w:szCs w:val="28"/>
        </w:rPr>
        <w:t>}</w:t>
      </w:r>
    </w:p>
    <w:p w:rsidR="00C030CD" w:rsidRPr="008B0A59" w:rsidRDefault="00C030CD" w:rsidP="00EA433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C030CD" w:rsidRPr="008B0A59" w:rsidRDefault="00C030CD" w:rsidP="00EA433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EA4330" w:rsidRPr="008B0A59" w:rsidRDefault="00EA4330" w:rsidP="00EA4330">
      <w:pPr>
        <w:spacing w:before="2" w:after="2" w:line="288" w:lineRule="exact"/>
        <w:ind w:left="720"/>
        <w:rPr>
          <w:rFonts w:ascii="Times New Roman" w:hAnsi="Times New Roman" w:cs="Times New Roman"/>
          <w:i/>
          <w:sz w:val="32"/>
          <w:szCs w:val="28"/>
        </w:rPr>
      </w:pPr>
    </w:p>
    <w:p w:rsidR="00C030CD" w:rsidRPr="008B0A59" w:rsidRDefault="00C030CD" w:rsidP="00C030CD">
      <w:pPr>
        <w:spacing w:before="2" w:after="2" w:line="288" w:lineRule="exact"/>
        <w:rPr>
          <w:rFonts w:ascii="Times New Roman" w:hAnsi="Times New Roman" w:cs="Times New Roman"/>
          <w:sz w:val="32"/>
          <w:szCs w:val="28"/>
          <w:u w:val="single"/>
        </w:rPr>
      </w:pPr>
      <w:r w:rsidRPr="008B0A59">
        <w:rPr>
          <w:rFonts w:ascii="Times New Roman" w:hAnsi="Times New Roman" w:cs="Times New Roman"/>
          <w:sz w:val="32"/>
          <w:szCs w:val="28"/>
          <w:u w:val="single"/>
        </w:rPr>
        <w:t>//wap to print following  design</w:t>
      </w:r>
    </w:p>
    <w:p w:rsidR="00EA4330" w:rsidRPr="008B0A59" w:rsidRDefault="00EA4330" w:rsidP="00C030CD">
      <w:pPr>
        <w:spacing w:before="2" w:after="2" w:line="288" w:lineRule="exact"/>
        <w:rPr>
          <w:rFonts w:ascii="Times New Roman" w:hAnsi="Times New Roman" w:cs="Times New Roman"/>
          <w:sz w:val="32"/>
          <w:szCs w:val="28"/>
        </w:rPr>
      </w:pPr>
    </w:p>
    <w:p w:rsidR="00C030CD" w:rsidRPr="008B0A59" w:rsidRDefault="00C030CD" w:rsidP="00C030CD">
      <w:pPr>
        <w:spacing w:before="2" w:after="2" w:line="288" w:lineRule="exact"/>
        <w:rPr>
          <w:rFonts w:ascii="Times New Roman" w:hAnsi="Times New Roman" w:cs="Times New Roman"/>
          <w:sz w:val="32"/>
          <w:szCs w:val="28"/>
        </w:rPr>
      </w:pPr>
      <w:r w:rsidRPr="008B0A59">
        <w:rPr>
          <w:rFonts w:ascii="Times New Roman" w:hAnsi="Times New Roman" w:cs="Times New Roman"/>
          <w:sz w:val="32"/>
          <w:szCs w:val="28"/>
        </w:rPr>
        <w:t>*****</w:t>
      </w:r>
    </w:p>
    <w:p w:rsidR="00C030CD" w:rsidRPr="008B0A59" w:rsidRDefault="00C030CD" w:rsidP="00C030CD">
      <w:pPr>
        <w:spacing w:before="2" w:after="2" w:line="288" w:lineRule="exact"/>
        <w:rPr>
          <w:rFonts w:ascii="Times New Roman" w:hAnsi="Times New Roman" w:cs="Times New Roman"/>
          <w:sz w:val="32"/>
          <w:szCs w:val="28"/>
        </w:rPr>
      </w:pPr>
      <w:r w:rsidRPr="008B0A59">
        <w:rPr>
          <w:rFonts w:ascii="Times New Roman" w:hAnsi="Times New Roman" w:cs="Times New Roman"/>
          <w:sz w:val="32"/>
          <w:szCs w:val="28"/>
        </w:rPr>
        <w:t>*****</w:t>
      </w:r>
    </w:p>
    <w:p w:rsidR="00C030CD" w:rsidRPr="008B0A59" w:rsidRDefault="00C030CD" w:rsidP="00C030CD">
      <w:pPr>
        <w:spacing w:before="2" w:after="2" w:line="288" w:lineRule="exact"/>
        <w:rPr>
          <w:rFonts w:ascii="Times New Roman" w:hAnsi="Times New Roman" w:cs="Times New Roman"/>
          <w:sz w:val="32"/>
          <w:szCs w:val="28"/>
        </w:rPr>
      </w:pPr>
      <w:r w:rsidRPr="008B0A59">
        <w:rPr>
          <w:rFonts w:ascii="Times New Roman" w:hAnsi="Times New Roman" w:cs="Times New Roman"/>
          <w:sz w:val="32"/>
          <w:szCs w:val="28"/>
        </w:rPr>
        <w:t>*****</w:t>
      </w:r>
    </w:p>
    <w:p w:rsidR="00C030CD" w:rsidRPr="008B0A59" w:rsidRDefault="00C030CD" w:rsidP="00C030CD">
      <w:pPr>
        <w:spacing w:before="2" w:after="2" w:line="288" w:lineRule="exact"/>
        <w:rPr>
          <w:rFonts w:ascii="Times New Roman" w:hAnsi="Times New Roman" w:cs="Times New Roman"/>
          <w:sz w:val="32"/>
          <w:szCs w:val="28"/>
        </w:rPr>
      </w:pPr>
      <w:r w:rsidRPr="008B0A59">
        <w:rPr>
          <w:rFonts w:ascii="Times New Roman" w:hAnsi="Times New Roman" w:cs="Times New Roman"/>
          <w:sz w:val="32"/>
          <w:szCs w:val="28"/>
        </w:rPr>
        <w:t>*****</w:t>
      </w:r>
    </w:p>
    <w:p w:rsidR="00C030CD" w:rsidRPr="008B0A59" w:rsidRDefault="00C030CD" w:rsidP="00C030CD">
      <w:pPr>
        <w:spacing w:before="2" w:after="2" w:line="288" w:lineRule="exact"/>
        <w:rPr>
          <w:rFonts w:ascii="Times New Roman" w:hAnsi="Times New Roman" w:cs="Times New Roman"/>
          <w:sz w:val="32"/>
          <w:szCs w:val="28"/>
        </w:rPr>
      </w:pPr>
      <w:r w:rsidRPr="008B0A59">
        <w:rPr>
          <w:rFonts w:ascii="Times New Roman" w:hAnsi="Times New Roman" w:cs="Times New Roman"/>
          <w:sz w:val="32"/>
          <w:szCs w:val="28"/>
        </w:rPr>
        <w:t>*****</w:t>
      </w:r>
    </w:p>
    <w:p w:rsidR="00C030CD" w:rsidRPr="008B0A59" w:rsidRDefault="00C030CD" w:rsidP="00EA433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class  NestedLoopDemo{</w:t>
      </w:r>
    </w:p>
    <w:p w:rsidR="00C030CD" w:rsidRPr="008B0A59" w:rsidRDefault="00C030CD" w:rsidP="00EA433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public  static  void  main(String args[]){</w:t>
      </w:r>
    </w:p>
    <w:p w:rsidR="00C030CD" w:rsidRPr="008B0A59" w:rsidRDefault="00C030CD" w:rsidP="00EA433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for(int i=1;i&lt;=5;i++){</w:t>
      </w:r>
    </w:p>
    <w:p w:rsidR="00C030CD" w:rsidRPr="008B0A59" w:rsidRDefault="00C030CD" w:rsidP="00EA433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EA4330" w:rsidRPr="008B0A59">
        <w:rPr>
          <w:rFonts w:ascii="Times New Roman" w:hAnsi="Times New Roman" w:cs="Times New Roman"/>
          <w:i/>
          <w:sz w:val="32"/>
          <w:szCs w:val="28"/>
        </w:rPr>
        <w:tab/>
      </w:r>
      <w:r w:rsidRPr="008B0A59">
        <w:rPr>
          <w:rFonts w:ascii="Times New Roman" w:hAnsi="Times New Roman" w:cs="Times New Roman"/>
          <w:i/>
          <w:sz w:val="32"/>
          <w:szCs w:val="28"/>
        </w:rPr>
        <w:t>for(int j=1;j&lt;=5;j++){</w:t>
      </w:r>
    </w:p>
    <w:p w:rsidR="00C030CD" w:rsidRPr="008B0A59" w:rsidRDefault="00C030CD" w:rsidP="00EA433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EA4330" w:rsidRPr="008B0A59">
        <w:rPr>
          <w:rFonts w:ascii="Times New Roman" w:hAnsi="Times New Roman" w:cs="Times New Roman"/>
          <w:i/>
          <w:sz w:val="32"/>
          <w:szCs w:val="28"/>
        </w:rPr>
        <w:tab/>
      </w:r>
      <w:r w:rsidR="00EA4330" w:rsidRPr="008B0A59">
        <w:rPr>
          <w:rFonts w:ascii="Times New Roman" w:hAnsi="Times New Roman" w:cs="Times New Roman"/>
          <w:i/>
          <w:sz w:val="32"/>
          <w:szCs w:val="28"/>
        </w:rPr>
        <w:tab/>
      </w:r>
      <w:r w:rsidRPr="008B0A59">
        <w:rPr>
          <w:rFonts w:ascii="Times New Roman" w:hAnsi="Times New Roman" w:cs="Times New Roman"/>
          <w:i/>
          <w:sz w:val="32"/>
          <w:szCs w:val="28"/>
        </w:rPr>
        <w:t>System.out.print("*");</w:t>
      </w:r>
    </w:p>
    <w:p w:rsidR="00C030CD" w:rsidRPr="008B0A59" w:rsidRDefault="00C030CD" w:rsidP="00EA433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EA4330" w:rsidRPr="008B0A59">
        <w:rPr>
          <w:rFonts w:ascii="Times New Roman" w:hAnsi="Times New Roman" w:cs="Times New Roman"/>
          <w:i/>
          <w:sz w:val="32"/>
          <w:szCs w:val="28"/>
        </w:rPr>
        <w:tab/>
      </w:r>
      <w:r w:rsidRPr="008B0A59">
        <w:rPr>
          <w:rFonts w:ascii="Times New Roman" w:hAnsi="Times New Roman" w:cs="Times New Roman"/>
          <w:i/>
          <w:sz w:val="32"/>
          <w:szCs w:val="28"/>
        </w:rPr>
        <w:t>}</w:t>
      </w:r>
    </w:p>
    <w:p w:rsidR="00C030CD" w:rsidRPr="008B0A59" w:rsidRDefault="00C030CD" w:rsidP="00EA433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EA4330" w:rsidRPr="008B0A59">
        <w:rPr>
          <w:rFonts w:ascii="Times New Roman" w:hAnsi="Times New Roman" w:cs="Times New Roman"/>
          <w:i/>
          <w:sz w:val="32"/>
          <w:szCs w:val="28"/>
        </w:rPr>
        <w:tab/>
      </w:r>
      <w:r w:rsidRPr="008B0A59">
        <w:rPr>
          <w:rFonts w:ascii="Times New Roman" w:hAnsi="Times New Roman" w:cs="Times New Roman"/>
          <w:i/>
          <w:sz w:val="32"/>
          <w:szCs w:val="28"/>
        </w:rPr>
        <w:t xml:space="preserve"> System.out.println();</w:t>
      </w:r>
    </w:p>
    <w:p w:rsidR="00C030CD" w:rsidRPr="008B0A59" w:rsidRDefault="00C030CD" w:rsidP="00EA433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EA4330" w:rsidRPr="008B0A59">
        <w:rPr>
          <w:rFonts w:ascii="Times New Roman" w:hAnsi="Times New Roman" w:cs="Times New Roman"/>
          <w:i/>
          <w:sz w:val="32"/>
          <w:szCs w:val="28"/>
        </w:rPr>
        <w:tab/>
      </w:r>
      <w:r w:rsidRPr="008B0A59">
        <w:rPr>
          <w:rFonts w:ascii="Times New Roman" w:hAnsi="Times New Roman" w:cs="Times New Roman"/>
          <w:i/>
          <w:sz w:val="32"/>
          <w:szCs w:val="28"/>
        </w:rPr>
        <w:t>}</w:t>
      </w:r>
    </w:p>
    <w:p w:rsidR="00C030CD" w:rsidRPr="008B0A59" w:rsidRDefault="00C030CD" w:rsidP="00EA433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C030CD" w:rsidRPr="008B0A59" w:rsidRDefault="00C030CD" w:rsidP="00EA433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w:t>
      </w:r>
    </w:p>
    <w:p w:rsidR="00EA4330" w:rsidRPr="008B0A59" w:rsidRDefault="00EA4330" w:rsidP="00EA4330">
      <w:pPr>
        <w:spacing w:before="2" w:after="2" w:line="288" w:lineRule="exact"/>
        <w:ind w:left="720"/>
        <w:rPr>
          <w:rFonts w:ascii="Times New Roman" w:hAnsi="Times New Roman" w:cs="Times New Roman"/>
          <w:i/>
          <w:sz w:val="32"/>
          <w:szCs w:val="28"/>
        </w:rPr>
      </w:pPr>
    </w:p>
    <w:p w:rsidR="00C030CD" w:rsidRPr="008B0A59" w:rsidRDefault="00C030CD" w:rsidP="00C030CD">
      <w:pPr>
        <w:spacing w:before="2" w:after="2" w:line="288" w:lineRule="exact"/>
        <w:rPr>
          <w:rFonts w:ascii="Times New Roman" w:hAnsi="Times New Roman" w:cs="Times New Roman"/>
          <w:b/>
          <w:sz w:val="32"/>
          <w:szCs w:val="28"/>
          <w:u w:val="single"/>
        </w:rPr>
      </w:pPr>
      <w:r w:rsidRPr="008B0A59">
        <w:rPr>
          <w:rFonts w:ascii="Times New Roman" w:hAnsi="Times New Roman" w:cs="Times New Roman"/>
          <w:b/>
          <w:sz w:val="32"/>
          <w:szCs w:val="28"/>
          <w:u w:val="single"/>
        </w:rPr>
        <w:t>// wap to print following  design</w:t>
      </w:r>
    </w:p>
    <w:p w:rsidR="00EA4330" w:rsidRPr="008B0A59" w:rsidRDefault="00EA4330" w:rsidP="00C030CD">
      <w:pPr>
        <w:spacing w:before="2" w:after="2" w:line="288" w:lineRule="exact"/>
        <w:rPr>
          <w:rFonts w:ascii="Times New Roman" w:hAnsi="Times New Roman" w:cs="Times New Roman"/>
          <w:sz w:val="28"/>
          <w:szCs w:val="28"/>
        </w:rPr>
      </w:pP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w:t>
      </w: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w:t>
      </w: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w:t>
      </w: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w:t>
      </w: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w:t>
      </w:r>
    </w:p>
    <w:p w:rsidR="00C030CD" w:rsidRPr="008B0A59" w:rsidRDefault="00C030CD" w:rsidP="00EA433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class  NestedLoopDemo{</w:t>
      </w:r>
    </w:p>
    <w:p w:rsidR="00C030CD" w:rsidRPr="008B0A59" w:rsidRDefault="00C030CD" w:rsidP="00EA433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public  static  void  main(String args[]){</w:t>
      </w:r>
    </w:p>
    <w:p w:rsidR="00C030CD" w:rsidRPr="008B0A59" w:rsidRDefault="00C030CD" w:rsidP="00EA433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for(int i=1;i&lt;=5;i++){</w:t>
      </w:r>
    </w:p>
    <w:p w:rsidR="00C030CD" w:rsidRPr="008B0A59" w:rsidRDefault="00C030CD" w:rsidP="00EA4330">
      <w:pPr>
        <w:spacing w:before="2" w:after="2" w:line="288" w:lineRule="exact"/>
        <w:ind w:left="720" w:firstLine="720"/>
        <w:rPr>
          <w:rFonts w:ascii="Times New Roman" w:hAnsi="Times New Roman" w:cs="Times New Roman"/>
          <w:i/>
          <w:sz w:val="32"/>
          <w:szCs w:val="28"/>
        </w:rPr>
      </w:pPr>
      <w:r w:rsidRPr="008B0A59">
        <w:rPr>
          <w:rFonts w:ascii="Times New Roman" w:hAnsi="Times New Roman" w:cs="Times New Roman"/>
          <w:i/>
          <w:sz w:val="32"/>
          <w:szCs w:val="28"/>
        </w:rPr>
        <w:t xml:space="preserve">   for(int j=1;j&lt;=i;j++){</w:t>
      </w:r>
    </w:p>
    <w:p w:rsidR="00C030CD" w:rsidRPr="008B0A59" w:rsidRDefault="00C030CD" w:rsidP="00EA433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EA4330" w:rsidRPr="008B0A59">
        <w:rPr>
          <w:rFonts w:ascii="Times New Roman" w:hAnsi="Times New Roman" w:cs="Times New Roman"/>
          <w:i/>
          <w:sz w:val="32"/>
          <w:szCs w:val="28"/>
        </w:rPr>
        <w:tab/>
      </w:r>
      <w:r w:rsidR="00EA4330" w:rsidRPr="008B0A59">
        <w:rPr>
          <w:rFonts w:ascii="Times New Roman" w:hAnsi="Times New Roman" w:cs="Times New Roman"/>
          <w:i/>
          <w:sz w:val="32"/>
          <w:szCs w:val="28"/>
        </w:rPr>
        <w:tab/>
      </w:r>
      <w:r w:rsidRPr="008B0A59">
        <w:rPr>
          <w:rFonts w:ascii="Times New Roman" w:hAnsi="Times New Roman" w:cs="Times New Roman"/>
          <w:i/>
          <w:sz w:val="32"/>
          <w:szCs w:val="28"/>
        </w:rPr>
        <w:t>System.out.print("*");</w:t>
      </w:r>
    </w:p>
    <w:p w:rsidR="00C030CD" w:rsidRPr="008B0A59" w:rsidRDefault="00C030CD" w:rsidP="00EA433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EA4330" w:rsidRPr="008B0A59">
        <w:rPr>
          <w:rFonts w:ascii="Times New Roman" w:hAnsi="Times New Roman" w:cs="Times New Roman"/>
          <w:i/>
          <w:sz w:val="32"/>
          <w:szCs w:val="28"/>
        </w:rPr>
        <w:tab/>
      </w:r>
      <w:r w:rsidRPr="008B0A59">
        <w:rPr>
          <w:rFonts w:ascii="Times New Roman" w:hAnsi="Times New Roman" w:cs="Times New Roman"/>
          <w:i/>
          <w:sz w:val="32"/>
          <w:szCs w:val="28"/>
        </w:rPr>
        <w:t>}</w:t>
      </w:r>
    </w:p>
    <w:p w:rsidR="00C030CD" w:rsidRPr="008B0A59" w:rsidRDefault="00C030CD" w:rsidP="00EA433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r w:rsidR="00EA4330" w:rsidRPr="008B0A59">
        <w:rPr>
          <w:rFonts w:ascii="Times New Roman" w:hAnsi="Times New Roman" w:cs="Times New Roman"/>
          <w:i/>
          <w:sz w:val="32"/>
          <w:szCs w:val="28"/>
        </w:rPr>
        <w:tab/>
      </w:r>
      <w:r w:rsidRPr="008B0A59">
        <w:rPr>
          <w:rFonts w:ascii="Times New Roman" w:hAnsi="Times New Roman" w:cs="Times New Roman"/>
          <w:i/>
          <w:sz w:val="32"/>
          <w:szCs w:val="28"/>
        </w:rPr>
        <w:t>System.out.println();</w:t>
      </w:r>
    </w:p>
    <w:p w:rsidR="00C030CD" w:rsidRPr="008B0A59" w:rsidRDefault="00C030CD" w:rsidP="00EA433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C030CD" w:rsidRPr="008B0A59" w:rsidRDefault="00C030CD" w:rsidP="00EA433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C030CD" w:rsidRPr="008B0A59" w:rsidRDefault="00C030CD" w:rsidP="00EA4330">
      <w:pPr>
        <w:spacing w:before="2" w:after="2" w:line="288" w:lineRule="exact"/>
        <w:ind w:left="720"/>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EA4330" w:rsidRPr="008B0A59" w:rsidRDefault="00EA4330" w:rsidP="00EA4330">
      <w:pPr>
        <w:spacing w:before="2" w:after="2" w:line="288" w:lineRule="exact"/>
        <w:ind w:left="720"/>
        <w:rPr>
          <w:rFonts w:ascii="Times New Roman" w:hAnsi="Times New Roman" w:cs="Times New Roman"/>
          <w:i/>
          <w:sz w:val="32"/>
          <w:szCs w:val="28"/>
        </w:rPr>
      </w:pPr>
    </w:p>
    <w:p w:rsidR="00C030CD" w:rsidRPr="008B0A59" w:rsidRDefault="00C030CD" w:rsidP="00C030CD">
      <w:pPr>
        <w:spacing w:before="2" w:after="2" w:line="288" w:lineRule="exact"/>
        <w:rPr>
          <w:rFonts w:ascii="Times New Roman" w:hAnsi="Times New Roman" w:cs="Times New Roman"/>
          <w:b/>
          <w:sz w:val="32"/>
          <w:szCs w:val="28"/>
        </w:rPr>
      </w:pPr>
      <w:r w:rsidRPr="008B0A59">
        <w:rPr>
          <w:rFonts w:ascii="Times New Roman" w:hAnsi="Times New Roman" w:cs="Times New Roman"/>
          <w:b/>
          <w:sz w:val="32"/>
          <w:szCs w:val="28"/>
        </w:rPr>
        <w:t>//wap to print following  design</w:t>
      </w:r>
    </w:p>
    <w:p w:rsidR="00EA4330" w:rsidRPr="008B0A59" w:rsidRDefault="00EA4330" w:rsidP="00C030CD">
      <w:pPr>
        <w:spacing w:before="2" w:after="2" w:line="288" w:lineRule="exact"/>
        <w:rPr>
          <w:rFonts w:ascii="Times New Roman" w:hAnsi="Times New Roman" w:cs="Times New Roman"/>
          <w:sz w:val="28"/>
          <w:szCs w:val="28"/>
        </w:rPr>
      </w:pP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1</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lastRenderedPageBreak/>
        <w:t>22</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333</w:t>
      </w:r>
      <w:r w:rsidRPr="008B0A59">
        <w:rPr>
          <w:rFonts w:ascii="Times New Roman" w:hAnsi="Times New Roman" w:cs="Times New Roman"/>
          <w:sz w:val="28"/>
          <w:szCs w:val="28"/>
        </w:rPr>
        <w:tab/>
        <w:t>//System.out.print(i);</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4444</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55555</w:t>
      </w:r>
    </w:p>
    <w:p w:rsidR="00EA4330" w:rsidRPr="008B0A59" w:rsidRDefault="00EA4330" w:rsidP="00C030CD">
      <w:pPr>
        <w:spacing w:before="2" w:after="2" w:line="288" w:lineRule="exact"/>
        <w:rPr>
          <w:rFonts w:ascii="Times New Roman" w:hAnsi="Times New Roman" w:cs="Times New Roman"/>
          <w:sz w:val="28"/>
          <w:szCs w:val="28"/>
        </w:rPr>
      </w:pPr>
    </w:p>
    <w:p w:rsidR="00C030CD" w:rsidRPr="008B0A59" w:rsidRDefault="00C030CD" w:rsidP="00C030CD">
      <w:pPr>
        <w:spacing w:before="2" w:after="2" w:line="288" w:lineRule="exact"/>
        <w:rPr>
          <w:rFonts w:ascii="Times New Roman" w:hAnsi="Times New Roman" w:cs="Times New Roman"/>
          <w:b/>
          <w:sz w:val="28"/>
          <w:szCs w:val="28"/>
        </w:rPr>
      </w:pPr>
      <w:r w:rsidRPr="008B0A59">
        <w:rPr>
          <w:rFonts w:ascii="Times New Roman" w:hAnsi="Times New Roman" w:cs="Times New Roman"/>
          <w:b/>
          <w:sz w:val="28"/>
          <w:szCs w:val="28"/>
        </w:rPr>
        <w:t>//wap to print following  design</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1</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12</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123</w:t>
      </w:r>
      <w:r w:rsidRPr="008B0A59">
        <w:rPr>
          <w:rFonts w:ascii="Times New Roman" w:hAnsi="Times New Roman" w:cs="Times New Roman"/>
          <w:sz w:val="28"/>
          <w:szCs w:val="28"/>
        </w:rPr>
        <w:tab/>
        <w:t>//System.out.print(j);</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1234</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12345</w:t>
      </w:r>
    </w:p>
    <w:p w:rsidR="00C030CD" w:rsidRPr="008B0A59" w:rsidRDefault="00C030CD" w:rsidP="00C030CD">
      <w:pPr>
        <w:spacing w:before="2" w:after="2" w:line="288" w:lineRule="exact"/>
        <w:rPr>
          <w:rFonts w:ascii="Times New Roman" w:hAnsi="Times New Roman" w:cs="Times New Roman"/>
          <w:b/>
          <w:sz w:val="28"/>
          <w:szCs w:val="28"/>
        </w:rPr>
      </w:pPr>
      <w:r w:rsidRPr="008B0A59">
        <w:rPr>
          <w:rFonts w:ascii="Times New Roman" w:hAnsi="Times New Roman" w:cs="Times New Roman"/>
          <w:b/>
          <w:sz w:val="28"/>
          <w:szCs w:val="28"/>
        </w:rPr>
        <w:t>//wap to print following  design</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5</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55</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555 </w:t>
      </w:r>
      <w:r w:rsidRPr="008B0A59">
        <w:rPr>
          <w:rFonts w:ascii="Times New Roman" w:hAnsi="Times New Roman" w:cs="Times New Roman"/>
          <w:sz w:val="28"/>
          <w:szCs w:val="28"/>
        </w:rPr>
        <w:tab/>
        <w:t>//System.out.print("5");</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5555</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55555</w:t>
      </w:r>
    </w:p>
    <w:p w:rsidR="00C030CD" w:rsidRPr="008B0A59" w:rsidRDefault="00C030CD" w:rsidP="00C030CD">
      <w:pPr>
        <w:spacing w:before="2" w:after="2" w:line="288" w:lineRule="exact"/>
        <w:rPr>
          <w:rFonts w:ascii="Times New Roman" w:hAnsi="Times New Roman" w:cs="Times New Roman"/>
          <w:b/>
          <w:sz w:val="28"/>
          <w:szCs w:val="28"/>
        </w:rPr>
      </w:pPr>
      <w:r w:rsidRPr="008B0A59">
        <w:rPr>
          <w:rFonts w:ascii="Times New Roman" w:hAnsi="Times New Roman" w:cs="Times New Roman"/>
          <w:b/>
          <w:sz w:val="28"/>
          <w:szCs w:val="28"/>
        </w:rPr>
        <w:t>//wap to print following  designs</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1</w:t>
      </w:r>
      <w:r w:rsidRPr="008B0A59">
        <w:rPr>
          <w:rFonts w:ascii="Times New Roman" w:hAnsi="Times New Roman" w:cs="Times New Roman"/>
          <w:sz w:val="28"/>
          <w:szCs w:val="28"/>
        </w:rPr>
        <w:tab/>
      </w:r>
      <w:r w:rsidRPr="008B0A59">
        <w:rPr>
          <w:rFonts w:ascii="Times New Roman" w:hAnsi="Times New Roman" w:cs="Times New Roman"/>
          <w:sz w:val="28"/>
          <w:szCs w:val="28"/>
        </w:rPr>
        <w:tab/>
      </w:r>
      <w:r w:rsidRPr="008B0A59">
        <w:rPr>
          <w:rFonts w:ascii="Times New Roman" w:hAnsi="Times New Roman" w:cs="Times New Roman"/>
          <w:sz w:val="28"/>
          <w:szCs w:val="28"/>
        </w:rPr>
        <w:tab/>
      </w:r>
      <w:r w:rsidRPr="008B0A59">
        <w:rPr>
          <w:rFonts w:ascii="Times New Roman" w:hAnsi="Times New Roman" w:cs="Times New Roman"/>
          <w:sz w:val="28"/>
          <w:szCs w:val="28"/>
        </w:rPr>
        <w:tab/>
        <w:t>1</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2 3</w:t>
      </w:r>
      <w:r w:rsidRPr="008B0A59">
        <w:rPr>
          <w:rFonts w:ascii="Times New Roman" w:hAnsi="Times New Roman" w:cs="Times New Roman"/>
          <w:sz w:val="28"/>
          <w:szCs w:val="28"/>
        </w:rPr>
        <w:tab/>
      </w:r>
      <w:r w:rsidRPr="008B0A59">
        <w:rPr>
          <w:rFonts w:ascii="Times New Roman" w:hAnsi="Times New Roman" w:cs="Times New Roman"/>
          <w:sz w:val="28"/>
          <w:szCs w:val="28"/>
        </w:rPr>
        <w:tab/>
      </w:r>
      <w:r w:rsidRPr="008B0A59">
        <w:rPr>
          <w:rFonts w:ascii="Times New Roman" w:hAnsi="Times New Roman" w:cs="Times New Roman"/>
          <w:sz w:val="28"/>
          <w:szCs w:val="28"/>
        </w:rPr>
        <w:tab/>
      </w:r>
      <w:r w:rsidRPr="008B0A59">
        <w:rPr>
          <w:rFonts w:ascii="Times New Roman" w:hAnsi="Times New Roman" w:cs="Times New Roman"/>
          <w:sz w:val="28"/>
          <w:szCs w:val="28"/>
        </w:rPr>
        <w:tab/>
        <w:t>0 1</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4 5 6</w:t>
      </w:r>
      <w:r w:rsidRPr="008B0A59">
        <w:rPr>
          <w:rFonts w:ascii="Times New Roman" w:hAnsi="Times New Roman" w:cs="Times New Roman"/>
          <w:sz w:val="28"/>
          <w:szCs w:val="28"/>
        </w:rPr>
        <w:tab/>
      </w:r>
      <w:r w:rsidRPr="008B0A59">
        <w:rPr>
          <w:rFonts w:ascii="Times New Roman" w:hAnsi="Times New Roman" w:cs="Times New Roman"/>
          <w:sz w:val="28"/>
          <w:szCs w:val="28"/>
        </w:rPr>
        <w:tab/>
      </w:r>
      <w:r w:rsidRPr="008B0A59">
        <w:rPr>
          <w:rFonts w:ascii="Times New Roman" w:hAnsi="Times New Roman" w:cs="Times New Roman"/>
          <w:sz w:val="28"/>
          <w:szCs w:val="28"/>
        </w:rPr>
        <w:tab/>
      </w:r>
      <w:r w:rsidRPr="008B0A59">
        <w:rPr>
          <w:rFonts w:ascii="Times New Roman" w:hAnsi="Times New Roman" w:cs="Times New Roman"/>
          <w:sz w:val="28"/>
          <w:szCs w:val="28"/>
        </w:rPr>
        <w:tab/>
        <w:t>1 0 1</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7 8 9 10</w:t>
      </w:r>
      <w:r w:rsidR="00EA4330" w:rsidRPr="008B0A59">
        <w:rPr>
          <w:rFonts w:ascii="Times New Roman" w:hAnsi="Times New Roman" w:cs="Times New Roman"/>
          <w:sz w:val="28"/>
          <w:szCs w:val="28"/>
        </w:rPr>
        <w:tab/>
      </w:r>
      <w:r w:rsidR="00EA4330" w:rsidRPr="008B0A59">
        <w:rPr>
          <w:rFonts w:ascii="Times New Roman" w:hAnsi="Times New Roman" w:cs="Times New Roman"/>
          <w:sz w:val="28"/>
          <w:szCs w:val="28"/>
        </w:rPr>
        <w:tab/>
      </w:r>
      <w:r w:rsidR="00EA4330" w:rsidRPr="008B0A59">
        <w:rPr>
          <w:rFonts w:ascii="Times New Roman" w:hAnsi="Times New Roman" w:cs="Times New Roman"/>
          <w:sz w:val="28"/>
          <w:szCs w:val="28"/>
        </w:rPr>
        <w:tab/>
      </w:r>
      <w:r w:rsidRPr="008B0A59">
        <w:rPr>
          <w:rFonts w:ascii="Times New Roman" w:hAnsi="Times New Roman" w:cs="Times New Roman"/>
          <w:sz w:val="28"/>
          <w:szCs w:val="28"/>
        </w:rPr>
        <w:t>0 1 0 1</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11 12 13 14 15</w:t>
      </w:r>
      <w:r w:rsidR="00EA4330" w:rsidRPr="008B0A59">
        <w:rPr>
          <w:rFonts w:ascii="Times New Roman" w:hAnsi="Times New Roman" w:cs="Times New Roman"/>
          <w:sz w:val="28"/>
          <w:szCs w:val="28"/>
        </w:rPr>
        <w:tab/>
      </w:r>
      <w:r w:rsidR="00EA4330" w:rsidRPr="008B0A59">
        <w:rPr>
          <w:rFonts w:ascii="Times New Roman" w:hAnsi="Times New Roman" w:cs="Times New Roman"/>
          <w:sz w:val="28"/>
          <w:szCs w:val="28"/>
        </w:rPr>
        <w:tab/>
      </w:r>
      <w:r w:rsidRPr="008B0A59">
        <w:rPr>
          <w:rFonts w:ascii="Times New Roman" w:hAnsi="Times New Roman" w:cs="Times New Roman"/>
          <w:sz w:val="28"/>
          <w:szCs w:val="28"/>
        </w:rPr>
        <w:t>1 0 1 0 1</w:t>
      </w:r>
    </w:p>
    <w:p w:rsidR="00C030CD" w:rsidRPr="008B0A59" w:rsidRDefault="00C030CD" w:rsidP="00C030CD">
      <w:pPr>
        <w:spacing w:before="2" w:after="2" w:line="288" w:lineRule="exact"/>
        <w:rPr>
          <w:rFonts w:ascii="Times New Roman" w:hAnsi="Times New Roman" w:cs="Times New Roman"/>
          <w:b/>
          <w:sz w:val="28"/>
          <w:szCs w:val="28"/>
        </w:rPr>
      </w:pPr>
      <w:r w:rsidRPr="008B0A59">
        <w:rPr>
          <w:rFonts w:ascii="Times New Roman" w:hAnsi="Times New Roman" w:cs="Times New Roman"/>
          <w:b/>
          <w:sz w:val="28"/>
          <w:szCs w:val="28"/>
        </w:rPr>
        <w:t>//wap to print following shape</w:t>
      </w: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w:t>
      </w: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w:t>
      </w: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w:t>
      </w: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w:t>
      </w: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class  NestedLoopDemo{</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public  static  void  main(String args[]){</w:t>
      </w:r>
    </w:p>
    <w:p w:rsidR="00C030CD" w:rsidRPr="008B0A59" w:rsidRDefault="00C030CD" w:rsidP="00EA4330">
      <w:pPr>
        <w:spacing w:before="2" w:after="2" w:line="288" w:lineRule="exact"/>
        <w:ind w:left="720" w:firstLine="720"/>
        <w:rPr>
          <w:rFonts w:ascii="Times New Roman" w:hAnsi="Times New Roman" w:cs="Times New Roman"/>
          <w:sz w:val="28"/>
          <w:szCs w:val="28"/>
        </w:rPr>
      </w:pPr>
      <w:r w:rsidRPr="008B0A59">
        <w:rPr>
          <w:rFonts w:ascii="Times New Roman" w:hAnsi="Times New Roman" w:cs="Times New Roman"/>
          <w:sz w:val="28"/>
          <w:szCs w:val="28"/>
        </w:rPr>
        <w:t>int  sp=15;</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w:t>
      </w:r>
      <w:r w:rsidR="00EA4330" w:rsidRPr="008B0A59">
        <w:rPr>
          <w:rFonts w:ascii="Times New Roman" w:hAnsi="Times New Roman" w:cs="Times New Roman"/>
          <w:sz w:val="28"/>
          <w:szCs w:val="28"/>
        </w:rPr>
        <w:tab/>
      </w:r>
      <w:r w:rsidRPr="008B0A59">
        <w:rPr>
          <w:rFonts w:ascii="Times New Roman" w:hAnsi="Times New Roman" w:cs="Times New Roman"/>
          <w:sz w:val="28"/>
          <w:szCs w:val="28"/>
        </w:rPr>
        <w:t>for(int i=1;i&lt;=5;i++){</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w:t>
      </w:r>
      <w:r w:rsidR="00EA4330" w:rsidRPr="008B0A59">
        <w:rPr>
          <w:rFonts w:ascii="Times New Roman" w:hAnsi="Times New Roman" w:cs="Times New Roman"/>
          <w:sz w:val="28"/>
          <w:szCs w:val="28"/>
        </w:rPr>
        <w:tab/>
      </w:r>
      <w:r w:rsidR="00EA4330" w:rsidRPr="008B0A59">
        <w:rPr>
          <w:rFonts w:ascii="Times New Roman" w:hAnsi="Times New Roman" w:cs="Times New Roman"/>
          <w:sz w:val="28"/>
          <w:szCs w:val="28"/>
        </w:rPr>
        <w:tab/>
      </w:r>
      <w:r w:rsidRPr="008B0A59">
        <w:rPr>
          <w:rFonts w:ascii="Times New Roman" w:hAnsi="Times New Roman" w:cs="Times New Roman"/>
          <w:sz w:val="28"/>
          <w:szCs w:val="28"/>
        </w:rPr>
        <w:t>for(int k=1;k&lt;=sp;k++){</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w:t>
      </w:r>
      <w:r w:rsidR="00EA4330" w:rsidRPr="008B0A59">
        <w:rPr>
          <w:rFonts w:ascii="Times New Roman" w:hAnsi="Times New Roman" w:cs="Times New Roman"/>
          <w:sz w:val="28"/>
          <w:szCs w:val="28"/>
        </w:rPr>
        <w:tab/>
      </w:r>
      <w:r w:rsidR="00EA4330" w:rsidRPr="008B0A59">
        <w:rPr>
          <w:rFonts w:ascii="Times New Roman" w:hAnsi="Times New Roman" w:cs="Times New Roman"/>
          <w:sz w:val="28"/>
          <w:szCs w:val="28"/>
        </w:rPr>
        <w:tab/>
      </w:r>
      <w:r w:rsidR="00EA4330" w:rsidRPr="008B0A59">
        <w:rPr>
          <w:rFonts w:ascii="Times New Roman" w:hAnsi="Times New Roman" w:cs="Times New Roman"/>
          <w:sz w:val="28"/>
          <w:szCs w:val="28"/>
        </w:rPr>
        <w:tab/>
      </w:r>
      <w:r w:rsidRPr="008B0A59">
        <w:rPr>
          <w:rFonts w:ascii="Times New Roman" w:hAnsi="Times New Roman" w:cs="Times New Roman"/>
          <w:sz w:val="28"/>
          <w:szCs w:val="28"/>
        </w:rPr>
        <w:t>System.out.print(" ");</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w:t>
      </w:r>
      <w:r w:rsidR="00EA4330" w:rsidRPr="008B0A59">
        <w:rPr>
          <w:rFonts w:ascii="Times New Roman" w:hAnsi="Times New Roman" w:cs="Times New Roman"/>
          <w:sz w:val="28"/>
          <w:szCs w:val="28"/>
        </w:rPr>
        <w:tab/>
      </w:r>
      <w:r w:rsidR="00EA4330" w:rsidRPr="008B0A59">
        <w:rPr>
          <w:rFonts w:ascii="Times New Roman" w:hAnsi="Times New Roman" w:cs="Times New Roman"/>
          <w:sz w:val="28"/>
          <w:szCs w:val="28"/>
        </w:rPr>
        <w:tab/>
      </w:r>
      <w:r w:rsidRPr="008B0A59">
        <w:rPr>
          <w:rFonts w:ascii="Times New Roman" w:hAnsi="Times New Roman" w:cs="Times New Roman"/>
          <w:sz w:val="28"/>
          <w:szCs w:val="28"/>
        </w:rPr>
        <w:t>}</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w:t>
      </w:r>
      <w:r w:rsidR="00EA4330" w:rsidRPr="008B0A59">
        <w:rPr>
          <w:rFonts w:ascii="Times New Roman" w:hAnsi="Times New Roman" w:cs="Times New Roman"/>
          <w:sz w:val="28"/>
          <w:szCs w:val="28"/>
        </w:rPr>
        <w:tab/>
      </w:r>
      <w:r w:rsidR="00EA4330" w:rsidRPr="008B0A59">
        <w:rPr>
          <w:rFonts w:ascii="Times New Roman" w:hAnsi="Times New Roman" w:cs="Times New Roman"/>
          <w:sz w:val="28"/>
          <w:szCs w:val="28"/>
        </w:rPr>
        <w:tab/>
      </w:r>
      <w:r w:rsidRPr="008B0A59">
        <w:rPr>
          <w:rFonts w:ascii="Times New Roman" w:hAnsi="Times New Roman" w:cs="Times New Roman"/>
          <w:sz w:val="28"/>
          <w:szCs w:val="28"/>
        </w:rPr>
        <w:t>for(int j=1;j&lt;=i;j++){</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w:t>
      </w:r>
      <w:r w:rsidR="00EA4330" w:rsidRPr="008B0A59">
        <w:rPr>
          <w:rFonts w:ascii="Times New Roman" w:hAnsi="Times New Roman" w:cs="Times New Roman"/>
          <w:sz w:val="28"/>
          <w:szCs w:val="28"/>
        </w:rPr>
        <w:tab/>
      </w:r>
      <w:r w:rsidR="00EA4330" w:rsidRPr="008B0A59">
        <w:rPr>
          <w:rFonts w:ascii="Times New Roman" w:hAnsi="Times New Roman" w:cs="Times New Roman"/>
          <w:sz w:val="28"/>
          <w:szCs w:val="28"/>
        </w:rPr>
        <w:tab/>
      </w:r>
      <w:r w:rsidR="00EA4330" w:rsidRPr="008B0A59">
        <w:rPr>
          <w:rFonts w:ascii="Times New Roman" w:hAnsi="Times New Roman" w:cs="Times New Roman"/>
          <w:sz w:val="28"/>
          <w:szCs w:val="28"/>
        </w:rPr>
        <w:tab/>
      </w:r>
      <w:r w:rsidRPr="008B0A59">
        <w:rPr>
          <w:rFonts w:ascii="Times New Roman" w:hAnsi="Times New Roman" w:cs="Times New Roman"/>
          <w:sz w:val="28"/>
          <w:szCs w:val="28"/>
        </w:rPr>
        <w:t>System.out.print("*");</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w:t>
      </w:r>
      <w:r w:rsidR="00EA4330" w:rsidRPr="008B0A59">
        <w:rPr>
          <w:rFonts w:ascii="Times New Roman" w:hAnsi="Times New Roman" w:cs="Times New Roman"/>
          <w:sz w:val="28"/>
          <w:szCs w:val="28"/>
        </w:rPr>
        <w:tab/>
      </w:r>
      <w:r w:rsidR="00EA4330" w:rsidRPr="008B0A59">
        <w:rPr>
          <w:rFonts w:ascii="Times New Roman" w:hAnsi="Times New Roman" w:cs="Times New Roman"/>
          <w:sz w:val="28"/>
          <w:szCs w:val="28"/>
        </w:rPr>
        <w:tab/>
      </w:r>
      <w:r w:rsidRPr="008B0A59">
        <w:rPr>
          <w:rFonts w:ascii="Times New Roman" w:hAnsi="Times New Roman" w:cs="Times New Roman"/>
          <w:sz w:val="28"/>
          <w:szCs w:val="28"/>
        </w:rPr>
        <w:t>}</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w:t>
      </w:r>
      <w:r w:rsidR="00EA4330" w:rsidRPr="008B0A59">
        <w:rPr>
          <w:rFonts w:ascii="Times New Roman" w:hAnsi="Times New Roman" w:cs="Times New Roman"/>
          <w:sz w:val="28"/>
          <w:szCs w:val="28"/>
        </w:rPr>
        <w:tab/>
      </w:r>
      <w:r w:rsidR="00EA4330" w:rsidRPr="008B0A59">
        <w:rPr>
          <w:rFonts w:ascii="Times New Roman" w:hAnsi="Times New Roman" w:cs="Times New Roman"/>
          <w:sz w:val="28"/>
          <w:szCs w:val="28"/>
        </w:rPr>
        <w:tab/>
      </w:r>
      <w:r w:rsidRPr="008B0A59">
        <w:rPr>
          <w:rFonts w:ascii="Times New Roman" w:hAnsi="Times New Roman" w:cs="Times New Roman"/>
          <w:sz w:val="28"/>
          <w:szCs w:val="28"/>
        </w:rPr>
        <w:t>System.out.println();</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w:t>
      </w:r>
      <w:r w:rsidR="00EA4330" w:rsidRPr="008B0A59">
        <w:rPr>
          <w:rFonts w:ascii="Times New Roman" w:hAnsi="Times New Roman" w:cs="Times New Roman"/>
          <w:sz w:val="28"/>
          <w:szCs w:val="28"/>
        </w:rPr>
        <w:tab/>
      </w:r>
      <w:r w:rsidR="00EA4330" w:rsidRPr="008B0A59">
        <w:rPr>
          <w:rFonts w:ascii="Times New Roman" w:hAnsi="Times New Roman" w:cs="Times New Roman"/>
          <w:sz w:val="28"/>
          <w:szCs w:val="28"/>
        </w:rPr>
        <w:tab/>
      </w:r>
      <w:r w:rsidRPr="008B0A59">
        <w:rPr>
          <w:rFonts w:ascii="Times New Roman" w:hAnsi="Times New Roman" w:cs="Times New Roman"/>
          <w:sz w:val="28"/>
          <w:szCs w:val="28"/>
        </w:rPr>
        <w:t>sp--;</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w:t>
      </w:r>
      <w:r w:rsidR="00EA4330" w:rsidRPr="008B0A59">
        <w:rPr>
          <w:rFonts w:ascii="Times New Roman" w:hAnsi="Times New Roman" w:cs="Times New Roman"/>
          <w:sz w:val="28"/>
          <w:szCs w:val="28"/>
        </w:rPr>
        <w:tab/>
      </w:r>
      <w:r w:rsidRPr="008B0A59">
        <w:rPr>
          <w:rFonts w:ascii="Times New Roman" w:hAnsi="Times New Roman" w:cs="Times New Roman"/>
          <w:sz w:val="28"/>
          <w:szCs w:val="28"/>
        </w:rPr>
        <w:t>}</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w:t>
      </w:r>
    </w:p>
    <w:p w:rsidR="00C030CD" w:rsidRPr="008B0A59" w:rsidRDefault="00C030CD" w:rsidP="00EA4330">
      <w:pPr>
        <w:spacing w:before="2" w:after="2" w:line="288" w:lineRule="exact"/>
        <w:ind w:left="720"/>
        <w:rPr>
          <w:rFonts w:ascii="Times New Roman" w:hAnsi="Times New Roman" w:cs="Times New Roman"/>
          <w:sz w:val="28"/>
          <w:szCs w:val="28"/>
        </w:rPr>
      </w:pPr>
      <w:r w:rsidRPr="008B0A59">
        <w:rPr>
          <w:rFonts w:ascii="Times New Roman" w:hAnsi="Times New Roman" w:cs="Times New Roman"/>
          <w:sz w:val="28"/>
          <w:szCs w:val="28"/>
        </w:rPr>
        <w:t xml:space="preserve"> }</w:t>
      </w:r>
    </w:p>
    <w:p w:rsidR="00C030CD" w:rsidRPr="008B0A59" w:rsidRDefault="00C030CD" w:rsidP="00C030CD">
      <w:pPr>
        <w:spacing w:before="2" w:after="2" w:line="288" w:lineRule="exact"/>
        <w:rPr>
          <w:rFonts w:ascii="Times New Roman" w:hAnsi="Times New Roman" w:cs="Times New Roman"/>
          <w:b/>
          <w:sz w:val="28"/>
          <w:szCs w:val="28"/>
        </w:rPr>
      </w:pPr>
      <w:r w:rsidRPr="008B0A59">
        <w:rPr>
          <w:rFonts w:ascii="Times New Roman" w:hAnsi="Times New Roman" w:cs="Times New Roman"/>
          <w:b/>
          <w:sz w:val="28"/>
          <w:szCs w:val="28"/>
        </w:rPr>
        <w:lastRenderedPageBreak/>
        <w:t>//wap to print following shape</w:t>
      </w: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w:t>
      </w: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w:t>
      </w: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     //   for(int i=1;i&lt;=22;i=i+2)</w:t>
      </w: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w:t>
      </w: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w:t>
      </w:r>
    </w:p>
    <w:p w:rsidR="00C030CD" w:rsidRPr="008B0A59" w:rsidRDefault="00C030CD" w:rsidP="00C030CD">
      <w:pPr>
        <w:spacing w:before="2" w:after="2" w:line="288" w:lineRule="exact"/>
        <w:rPr>
          <w:rFonts w:ascii="Times New Roman" w:hAnsi="Times New Roman" w:cs="Times New Roman"/>
          <w:b/>
          <w:sz w:val="28"/>
          <w:szCs w:val="28"/>
        </w:rPr>
      </w:pPr>
      <w:r w:rsidRPr="008B0A59">
        <w:rPr>
          <w:rFonts w:ascii="Times New Roman" w:hAnsi="Times New Roman" w:cs="Times New Roman"/>
          <w:b/>
          <w:sz w:val="28"/>
          <w:szCs w:val="28"/>
        </w:rPr>
        <w:t>//wap to print following shape</w:t>
      </w: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w:t>
      </w: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w:t>
      </w: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     </w:t>
      </w: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w:t>
      </w: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  </w:t>
      </w: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   </w:t>
      </w:r>
    </w:p>
    <w:p w:rsidR="00C030CD" w:rsidRPr="008B0A59" w:rsidRDefault="00C030CD" w:rsidP="00C030CD">
      <w:pPr>
        <w:spacing w:before="2" w:after="2" w:line="288" w:lineRule="exact"/>
        <w:rPr>
          <w:rFonts w:ascii="Times New Roman" w:hAnsi="Times New Roman" w:cs="Times New Roman"/>
          <w:sz w:val="28"/>
          <w:szCs w:val="28"/>
        </w:rPr>
      </w:pPr>
      <w:r w:rsidRPr="008B0A59">
        <w:rPr>
          <w:rFonts w:ascii="Times New Roman" w:hAnsi="Times New Roman" w:cs="Times New Roman"/>
          <w:sz w:val="28"/>
          <w:szCs w:val="28"/>
        </w:rPr>
        <w:t xml:space="preserve">          *</w:t>
      </w:r>
    </w:p>
    <w:p w:rsidR="0084436E" w:rsidRPr="008B0A59" w:rsidRDefault="004178F4" w:rsidP="0084436E">
      <w:pPr>
        <w:pStyle w:val="Heading2"/>
        <w:spacing w:before="48" w:after="48" w:line="360" w:lineRule="atLeast"/>
        <w:ind w:right="48"/>
        <w:rPr>
          <w:rFonts w:ascii="Times New Roman" w:hAnsi="Times New Roman" w:cs="Times New Roman"/>
          <w:bCs w:val="0"/>
          <w:color w:val="auto"/>
          <w:spacing w:val="-12"/>
          <w:sz w:val="32"/>
          <w:szCs w:val="28"/>
          <w:u w:val="single"/>
        </w:rPr>
      </w:pPr>
      <w:r w:rsidRPr="008B0A59">
        <w:rPr>
          <w:rFonts w:ascii="Times New Roman" w:hAnsi="Times New Roman" w:cs="Times New Roman"/>
          <w:bCs w:val="0"/>
          <w:color w:val="auto"/>
          <w:spacing w:val="-12"/>
          <w:sz w:val="32"/>
          <w:szCs w:val="28"/>
          <w:u w:val="single"/>
        </w:rPr>
        <w:t>L</w:t>
      </w:r>
      <w:r w:rsidR="0084436E" w:rsidRPr="008B0A59">
        <w:rPr>
          <w:rFonts w:ascii="Times New Roman" w:hAnsi="Times New Roman" w:cs="Times New Roman"/>
          <w:bCs w:val="0"/>
          <w:color w:val="auto"/>
          <w:spacing w:val="-12"/>
          <w:sz w:val="32"/>
          <w:szCs w:val="28"/>
          <w:u w:val="single"/>
        </w:rPr>
        <w:t>oop Control Statements:</w:t>
      </w:r>
    </w:p>
    <w:p w:rsidR="0084436E" w:rsidRPr="008B0A59" w:rsidRDefault="00FE73BA" w:rsidP="00FE73BA">
      <w:pPr>
        <w:pStyle w:val="NormalWeb"/>
        <w:spacing w:before="0" w:beforeAutospacing="0" w:after="240" w:afterAutospacing="0" w:line="276" w:lineRule="atLeast"/>
        <w:ind w:left="48" w:right="48" w:firstLine="672"/>
        <w:jc w:val="both"/>
        <w:rPr>
          <w:sz w:val="28"/>
          <w:szCs w:val="28"/>
        </w:rPr>
      </w:pPr>
      <w:r w:rsidRPr="008B0A59">
        <w:rPr>
          <w:sz w:val="28"/>
          <w:szCs w:val="28"/>
        </w:rPr>
        <w:t xml:space="preserve"> </w:t>
      </w:r>
      <w:r w:rsidR="0084436E" w:rsidRPr="008B0A59">
        <w:rPr>
          <w:sz w:val="28"/>
          <w:szCs w:val="28"/>
        </w:rPr>
        <w:t>Loop control statements change execution from its normal sequence. When execution leaves a scope, all automatic objects that were created in that scope are destroyed.</w:t>
      </w:r>
    </w:p>
    <w:p w:rsidR="0084436E" w:rsidRPr="008B0A59" w:rsidRDefault="0084436E" w:rsidP="0084436E">
      <w:pPr>
        <w:pStyle w:val="NormalWeb"/>
        <w:spacing w:before="0" w:beforeAutospacing="0" w:after="240" w:afterAutospacing="0" w:line="276" w:lineRule="atLeast"/>
        <w:ind w:left="48" w:right="48"/>
        <w:jc w:val="both"/>
        <w:rPr>
          <w:sz w:val="28"/>
          <w:szCs w:val="28"/>
        </w:rPr>
      </w:pPr>
      <w:r w:rsidRPr="008B0A59">
        <w:rPr>
          <w:sz w:val="28"/>
          <w:szCs w:val="28"/>
        </w:rPr>
        <w:t>Java supports the following control statements. Click the following links to check their detail.</w:t>
      </w:r>
    </w:p>
    <w:tbl>
      <w:tblPr>
        <w:tblW w:w="6958"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2543"/>
        <w:gridCol w:w="4415"/>
      </w:tblGrid>
      <w:tr w:rsidR="0084436E" w:rsidRPr="008B0A59" w:rsidTr="0084436E">
        <w:tc>
          <w:tcPr>
            <w:tcW w:w="2074" w:type="dxa"/>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rsidR="0084436E" w:rsidRPr="008B0A59" w:rsidRDefault="0084436E">
            <w:pPr>
              <w:spacing w:after="230"/>
              <w:rPr>
                <w:rFonts w:ascii="Times New Roman" w:hAnsi="Times New Roman" w:cs="Times New Roman"/>
                <w:b/>
                <w:bCs/>
                <w:sz w:val="28"/>
                <w:szCs w:val="28"/>
              </w:rPr>
            </w:pPr>
            <w:r w:rsidRPr="008B0A59">
              <w:rPr>
                <w:rFonts w:ascii="Times New Roman" w:hAnsi="Times New Roman" w:cs="Times New Roman"/>
                <w:b/>
                <w:bCs/>
                <w:sz w:val="28"/>
                <w:szCs w:val="28"/>
              </w:rPr>
              <w:t>Control Statement</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2" w:type="dxa"/>
              <w:left w:w="92" w:type="dxa"/>
              <w:bottom w:w="92" w:type="dxa"/>
              <w:right w:w="92" w:type="dxa"/>
            </w:tcMar>
            <w:hideMark/>
          </w:tcPr>
          <w:p w:rsidR="0084436E" w:rsidRPr="008B0A59" w:rsidRDefault="0084436E">
            <w:pPr>
              <w:spacing w:after="230"/>
              <w:rPr>
                <w:rFonts w:ascii="Times New Roman" w:hAnsi="Times New Roman" w:cs="Times New Roman"/>
                <w:b/>
                <w:bCs/>
                <w:sz w:val="28"/>
                <w:szCs w:val="28"/>
              </w:rPr>
            </w:pPr>
            <w:r w:rsidRPr="008B0A59">
              <w:rPr>
                <w:rFonts w:ascii="Times New Roman" w:hAnsi="Times New Roman" w:cs="Times New Roman"/>
                <w:b/>
                <w:bCs/>
                <w:sz w:val="28"/>
                <w:szCs w:val="28"/>
              </w:rPr>
              <w:t>Description</w:t>
            </w:r>
          </w:p>
        </w:tc>
      </w:tr>
      <w:tr w:rsidR="0084436E" w:rsidRPr="008B0A59" w:rsidTr="0084436E">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84436E" w:rsidRPr="008B0A59" w:rsidRDefault="00650F3A">
            <w:pPr>
              <w:pStyle w:val="NormalWeb"/>
              <w:spacing w:before="0" w:beforeAutospacing="0" w:after="240" w:afterAutospacing="0" w:line="276" w:lineRule="atLeast"/>
              <w:ind w:left="48" w:right="48"/>
              <w:jc w:val="both"/>
              <w:rPr>
                <w:sz w:val="28"/>
                <w:szCs w:val="28"/>
              </w:rPr>
            </w:pPr>
            <w:hyperlink r:id="rId47" w:tooltip="break statement in java" w:history="1">
              <w:r w:rsidR="0084436E" w:rsidRPr="008B0A59">
                <w:rPr>
                  <w:rStyle w:val="Hyperlink"/>
                  <w:b/>
                  <w:bCs/>
                  <w:color w:val="auto"/>
                  <w:sz w:val="28"/>
                  <w:szCs w:val="28"/>
                  <w:u w:val="none"/>
                </w:rPr>
                <w:t>break statement</w:t>
              </w:r>
            </w:hyperlink>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84436E" w:rsidRPr="008B0A59" w:rsidRDefault="0084436E">
            <w:pPr>
              <w:rPr>
                <w:rFonts w:ascii="Times New Roman" w:hAnsi="Times New Roman" w:cs="Times New Roman"/>
                <w:sz w:val="28"/>
                <w:szCs w:val="28"/>
              </w:rPr>
            </w:pPr>
            <w:r w:rsidRPr="008B0A59">
              <w:rPr>
                <w:rFonts w:ascii="Times New Roman" w:hAnsi="Times New Roman" w:cs="Times New Roman"/>
                <w:sz w:val="28"/>
                <w:szCs w:val="28"/>
              </w:rPr>
              <w:t>Terminates the</w:t>
            </w:r>
            <w:r w:rsidRPr="008B0A59">
              <w:rPr>
                <w:rStyle w:val="apple-converted-space"/>
                <w:rFonts w:ascii="Times New Roman" w:hAnsi="Times New Roman" w:cs="Times New Roman"/>
                <w:sz w:val="28"/>
                <w:szCs w:val="28"/>
              </w:rPr>
              <w:t> </w:t>
            </w:r>
            <w:r w:rsidRPr="008B0A59">
              <w:rPr>
                <w:rFonts w:ascii="Times New Roman" w:hAnsi="Times New Roman" w:cs="Times New Roman"/>
                <w:b/>
                <w:bCs/>
                <w:sz w:val="28"/>
                <w:szCs w:val="28"/>
              </w:rPr>
              <w:t>loop</w:t>
            </w:r>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or</w:t>
            </w:r>
            <w:r w:rsidRPr="008B0A59">
              <w:rPr>
                <w:rStyle w:val="apple-converted-space"/>
                <w:rFonts w:ascii="Times New Roman" w:hAnsi="Times New Roman" w:cs="Times New Roman"/>
                <w:sz w:val="28"/>
                <w:szCs w:val="28"/>
              </w:rPr>
              <w:t> </w:t>
            </w:r>
            <w:r w:rsidRPr="008B0A59">
              <w:rPr>
                <w:rFonts w:ascii="Times New Roman" w:hAnsi="Times New Roman" w:cs="Times New Roman"/>
                <w:b/>
                <w:bCs/>
                <w:sz w:val="28"/>
                <w:szCs w:val="28"/>
              </w:rPr>
              <w:t>switch</w:t>
            </w:r>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statement and transfers execution to the statement immediately following the loop or switch.</w:t>
            </w:r>
          </w:p>
        </w:tc>
      </w:tr>
      <w:tr w:rsidR="0084436E" w:rsidRPr="008B0A59" w:rsidTr="0084436E">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84436E" w:rsidRPr="008B0A59" w:rsidRDefault="00650F3A">
            <w:pPr>
              <w:pStyle w:val="NormalWeb"/>
              <w:spacing w:before="0" w:beforeAutospacing="0" w:after="240" w:afterAutospacing="0" w:line="276" w:lineRule="atLeast"/>
              <w:ind w:left="48" w:right="48"/>
              <w:jc w:val="both"/>
              <w:rPr>
                <w:sz w:val="28"/>
                <w:szCs w:val="28"/>
              </w:rPr>
            </w:pPr>
            <w:hyperlink r:id="rId48" w:tooltip="continue statement in java" w:history="1">
              <w:r w:rsidR="0084436E" w:rsidRPr="008B0A59">
                <w:rPr>
                  <w:rStyle w:val="Hyperlink"/>
                  <w:b/>
                  <w:bCs/>
                  <w:color w:val="auto"/>
                  <w:sz w:val="28"/>
                  <w:szCs w:val="28"/>
                  <w:u w:val="none"/>
                </w:rPr>
                <w:t>continue statement</w:t>
              </w:r>
            </w:hyperlink>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2" w:type="dxa"/>
              <w:left w:w="92" w:type="dxa"/>
              <w:bottom w:w="92" w:type="dxa"/>
              <w:right w:w="92" w:type="dxa"/>
            </w:tcMar>
            <w:hideMark/>
          </w:tcPr>
          <w:p w:rsidR="0084436E" w:rsidRPr="008B0A59" w:rsidRDefault="0084436E">
            <w:pPr>
              <w:rPr>
                <w:rFonts w:ascii="Times New Roman" w:hAnsi="Times New Roman" w:cs="Times New Roman"/>
                <w:sz w:val="28"/>
                <w:szCs w:val="28"/>
              </w:rPr>
            </w:pPr>
            <w:r w:rsidRPr="008B0A59">
              <w:rPr>
                <w:rFonts w:ascii="Times New Roman" w:hAnsi="Times New Roman" w:cs="Times New Roman"/>
                <w:sz w:val="28"/>
                <w:szCs w:val="28"/>
              </w:rPr>
              <w:t>Causes the loop to skip the remainder of its body and immediately retest its condition prior to reiterating.</w:t>
            </w:r>
          </w:p>
        </w:tc>
      </w:tr>
    </w:tbl>
    <w:p w:rsidR="00C8521E" w:rsidRPr="008B0A59" w:rsidRDefault="00C8521E" w:rsidP="00C8521E">
      <w:pPr>
        <w:pStyle w:val="Heading2"/>
        <w:pBdr>
          <w:bottom w:val="single" w:sz="8" w:space="0" w:color="auto"/>
        </w:pBdr>
        <w:shd w:val="clear" w:color="auto" w:fill="FFFFFF"/>
        <w:spacing w:before="0" w:after="369" w:line="461" w:lineRule="atLeast"/>
        <w:jc w:val="center"/>
        <w:rPr>
          <w:rFonts w:ascii="Times New Roman" w:hAnsi="Times New Roman" w:cs="Times New Roman"/>
          <w:color w:val="auto"/>
          <w:spacing w:val="-12"/>
          <w:sz w:val="32"/>
          <w:szCs w:val="28"/>
          <w:u w:val="single"/>
        </w:rPr>
      </w:pPr>
      <w:r w:rsidRPr="008B0A59">
        <w:rPr>
          <w:rFonts w:ascii="Times New Roman" w:hAnsi="Times New Roman" w:cs="Times New Roman"/>
          <w:color w:val="auto"/>
          <w:spacing w:val="-12"/>
          <w:sz w:val="32"/>
          <w:szCs w:val="28"/>
          <w:u w:val="single"/>
        </w:rPr>
        <w:lastRenderedPageBreak/>
        <w:t>Java break statement</w:t>
      </w:r>
    </w:p>
    <w:p w:rsidR="00C8521E" w:rsidRPr="008B0A59" w:rsidRDefault="00C8521E" w:rsidP="00C8521E">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rPr>
      </w:pPr>
      <w:r w:rsidRPr="008B0A59">
        <w:rPr>
          <w:rFonts w:ascii="Times New Roman" w:hAnsi="Times New Roman" w:cs="Times New Roman"/>
          <w:bCs w:val="0"/>
          <w:color w:val="auto"/>
          <w:spacing w:val="-12"/>
          <w:sz w:val="28"/>
          <w:szCs w:val="28"/>
        </w:rPr>
        <w:t>Break Statement in Java Programming Language :</w:t>
      </w:r>
    </w:p>
    <w:p w:rsidR="00C8521E" w:rsidRPr="008B0A59" w:rsidRDefault="00C8521E" w:rsidP="00582FD5">
      <w:pPr>
        <w:numPr>
          <w:ilvl w:val="0"/>
          <w:numId w:val="22"/>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Break statement in Java Programming is used to come out of the loop control statements.</w:t>
      </w:r>
    </w:p>
    <w:p w:rsidR="00C8521E" w:rsidRPr="008B0A59" w:rsidRDefault="00C8521E" w:rsidP="00582FD5">
      <w:pPr>
        <w:numPr>
          <w:ilvl w:val="0"/>
          <w:numId w:val="22"/>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Break Statement is used to break :</w:t>
      </w:r>
      <w:r w:rsidRPr="008B0A59">
        <w:rPr>
          <w:rStyle w:val="apple-converted-space"/>
          <w:rFonts w:ascii="Times New Roman" w:hAnsi="Times New Roman" w:cs="Times New Roman"/>
          <w:sz w:val="28"/>
          <w:szCs w:val="28"/>
        </w:rPr>
        <w:t> </w:t>
      </w:r>
      <w:hyperlink r:id="rId49" w:tgtFrame="_blank" w:tooltip="For Loop" w:history="1">
        <w:r w:rsidRPr="008B0A59">
          <w:rPr>
            <w:rStyle w:val="Hyperlink"/>
            <w:rFonts w:ascii="Times New Roman" w:hAnsi="Times New Roman" w:cs="Times New Roman"/>
            <w:color w:val="auto"/>
            <w:sz w:val="28"/>
            <w:szCs w:val="28"/>
          </w:rPr>
          <w:t>for Loop</w:t>
        </w:r>
      </w:hyperlink>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w:t>
      </w:r>
      <w:r w:rsidRPr="008B0A59">
        <w:rPr>
          <w:rStyle w:val="apple-converted-space"/>
          <w:rFonts w:ascii="Times New Roman" w:hAnsi="Times New Roman" w:cs="Times New Roman"/>
          <w:sz w:val="28"/>
          <w:szCs w:val="28"/>
        </w:rPr>
        <w:t> </w:t>
      </w:r>
      <w:hyperlink r:id="rId50" w:tgtFrame="_blank" w:tooltip="while loop" w:history="1">
        <w:r w:rsidRPr="008B0A59">
          <w:rPr>
            <w:rStyle w:val="Hyperlink"/>
            <w:rFonts w:ascii="Times New Roman" w:hAnsi="Times New Roman" w:cs="Times New Roman"/>
            <w:color w:val="auto"/>
            <w:sz w:val="28"/>
            <w:szCs w:val="28"/>
          </w:rPr>
          <w:t>while Loop</w:t>
        </w:r>
      </w:hyperlink>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w:t>
      </w:r>
      <w:r w:rsidRPr="008B0A59">
        <w:rPr>
          <w:rStyle w:val="apple-converted-space"/>
          <w:rFonts w:ascii="Times New Roman" w:hAnsi="Times New Roman" w:cs="Times New Roman"/>
          <w:sz w:val="28"/>
          <w:szCs w:val="28"/>
        </w:rPr>
        <w:t> </w:t>
      </w:r>
      <w:hyperlink r:id="rId51" w:tgtFrame="_blank" w:tooltip="do while loop" w:history="1">
        <w:r w:rsidRPr="008B0A59">
          <w:rPr>
            <w:rStyle w:val="Hyperlink"/>
            <w:rFonts w:ascii="Times New Roman" w:hAnsi="Times New Roman" w:cs="Times New Roman"/>
            <w:color w:val="auto"/>
            <w:sz w:val="28"/>
            <w:szCs w:val="28"/>
          </w:rPr>
          <w:t>do-while loop</w:t>
        </w:r>
      </w:hyperlink>
    </w:p>
    <w:p w:rsidR="00C8521E" w:rsidRPr="008B0A59" w:rsidRDefault="00C8521E" w:rsidP="00582FD5">
      <w:pPr>
        <w:numPr>
          <w:ilvl w:val="0"/>
          <w:numId w:val="22"/>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Break Statements skips remaining statements and execute immediate statement after loop.</w:t>
      </w:r>
    </w:p>
    <w:p w:rsidR="00C8521E" w:rsidRPr="008B0A59" w:rsidRDefault="00C8521E" w:rsidP="00582FD5">
      <w:pPr>
        <w:numPr>
          <w:ilvl w:val="0"/>
          <w:numId w:val="22"/>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Break statement is used whenever</w:t>
      </w:r>
      <w:r w:rsidRPr="008B0A59">
        <w:rPr>
          <w:rStyle w:val="apple-converted-space"/>
          <w:rFonts w:ascii="Times New Roman" w:hAnsi="Times New Roman" w:cs="Times New Roman"/>
          <w:sz w:val="28"/>
          <w:szCs w:val="28"/>
        </w:rPr>
        <w:t> </w:t>
      </w:r>
      <w:r w:rsidRPr="008B0A59">
        <w:rPr>
          <w:rStyle w:val="Strong"/>
          <w:rFonts w:ascii="Times New Roman" w:hAnsi="Times New Roman" w:cs="Times New Roman"/>
          <w:sz w:val="28"/>
          <w:szCs w:val="28"/>
          <w:u w:val="single"/>
        </w:rPr>
        <w:t>our condition is satisfied inside loop</w:t>
      </w:r>
      <w:r w:rsidRPr="008B0A59">
        <w:rPr>
          <w:rFonts w:ascii="Times New Roman" w:hAnsi="Times New Roman" w:cs="Times New Roman"/>
          <w:sz w:val="28"/>
          <w:szCs w:val="28"/>
        </w:rPr>
        <w:t>and we have to come outside the loop.</w:t>
      </w:r>
    </w:p>
    <w:p w:rsidR="00C8521E" w:rsidRPr="008B0A59" w:rsidRDefault="00C8521E" w:rsidP="00582FD5">
      <w:pPr>
        <w:numPr>
          <w:ilvl w:val="0"/>
          <w:numId w:val="22"/>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Break statement is</w:t>
      </w:r>
      <w:r w:rsidRPr="008B0A59">
        <w:rPr>
          <w:rStyle w:val="apple-converted-space"/>
          <w:rFonts w:ascii="Times New Roman" w:hAnsi="Times New Roman" w:cs="Times New Roman"/>
          <w:sz w:val="28"/>
          <w:szCs w:val="28"/>
        </w:rPr>
        <w:t> </w:t>
      </w:r>
      <w:r w:rsidRPr="008B0A59">
        <w:rPr>
          <w:rStyle w:val="Strong"/>
          <w:rFonts w:ascii="Times New Roman" w:hAnsi="Times New Roman" w:cs="Times New Roman"/>
          <w:sz w:val="28"/>
          <w:szCs w:val="28"/>
          <w:u w:val="single"/>
        </w:rPr>
        <w:t>used to make looping statements more flexible</w:t>
      </w:r>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and provides more power to it.</w:t>
      </w:r>
    </w:p>
    <w:p w:rsidR="00C8521E" w:rsidRPr="008B0A59" w:rsidRDefault="00C8521E" w:rsidP="00C8521E">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rPr>
      </w:pPr>
      <w:r w:rsidRPr="008B0A59">
        <w:rPr>
          <w:rFonts w:ascii="Times New Roman" w:hAnsi="Times New Roman" w:cs="Times New Roman"/>
          <w:bCs w:val="0"/>
          <w:color w:val="auto"/>
          <w:spacing w:val="-12"/>
          <w:sz w:val="28"/>
          <w:szCs w:val="28"/>
        </w:rPr>
        <w:t>Syntax : Break Statement In Java Programming Language</w:t>
      </w:r>
    </w:p>
    <w:p w:rsidR="00C8521E" w:rsidRPr="008B0A59" w:rsidRDefault="00C8521E" w:rsidP="00D95693">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b/>
          <w:bCs/>
          <w:i/>
          <w:sz w:val="32"/>
          <w:szCs w:val="28"/>
        </w:rPr>
        <w:t>break</w:t>
      </w:r>
      <w:r w:rsidRPr="008B0A59">
        <w:rPr>
          <w:rFonts w:ascii="Times New Roman" w:hAnsi="Times New Roman" w:cs="Times New Roman"/>
          <w:i/>
          <w:sz w:val="32"/>
          <w:szCs w:val="28"/>
        </w:rPr>
        <w:t>;</w:t>
      </w:r>
    </w:p>
    <w:p w:rsidR="00C8521E" w:rsidRPr="008B0A59" w:rsidRDefault="00C8521E" w:rsidP="00C8521E">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rPr>
      </w:pPr>
      <w:r w:rsidRPr="008B0A59">
        <w:rPr>
          <w:rFonts w:ascii="Times New Roman" w:hAnsi="Times New Roman" w:cs="Times New Roman"/>
          <w:bCs w:val="0"/>
          <w:color w:val="auto"/>
          <w:spacing w:val="-12"/>
          <w:sz w:val="28"/>
          <w:szCs w:val="28"/>
        </w:rPr>
        <w:t>Different Ways of Using Break Statement in Java :</w:t>
      </w:r>
    </w:p>
    <w:p w:rsidR="00C8521E" w:rsidRPr="008B0A59" w:rsidRDefault="00C8521E" w:rsidP="00C8521E">
      <w:pPr>
        <w:pStyle w:val="Heading3"/>
        <w:pBdr>
          <w:bottom w:val="single" w:sz="8" w:space="0" w:color="DEDEDE"/>
        </w:pBdr>
        <w:shd w:val="clear" w:color="auto" w:fill="FFFFFF"/>
        <w:spacing w:before="180" w:after="173" w:line="312" w:lineRule="atLeast"/>
        <w:jc w:val="both"/>
        <w:rPr>
          <w:rFonts w:ascii="Times New Roman" w:hAnsi="Times New Roman" w:cs="Times New Roman"/>
          <w:bCs w:val="0"/>
          <w:color w:val="auto"/>
          <w:sz w:val="28"/>
          <w:szCs w:val="28"/>
        </w:rPr>
      </w:pPr>
      <w:r w:rsidRPr="008B0A59">
        <w:rPr>
          <w:rFonts w:ascii="Times New Roman" w:hAnsi="Times New Roman" w:cs="Times New Roman"/>
          <w:bCs w:val="0"/>
          <w:color w:val="auto"/>
          <w:sz w:val="28"/>
          <w:szCs w:val="28"/>
        </w:rPr>
        <w:t>1.Break Statement used in For Loop</w:t>
      </w:r>
    </w:p>
    <w:p w:rsidR="00C8521E" w:rsidRPr="008B0A59" w:rsidRDefault="00D95693" w:rsidP="00582FD5">
      <w:pPr>
        <w:numPr>
          <w:ilvl w:val="0"/>
          <w:numId w:val="23"/>
        </w:numPr>
        <w:shd w:val="clear" w:color="auto" w:fill="FFFFFF"/>
        <w:spacing w:before="100" w:beforeAutospacing="1" w:after="100" w:afterAutospacing="1" w:line="276" w:lineRule="atLeast"/>
        <w:jc w:val="both"/>
        <w:rPr>
          <w:rFonts w:ascii="Times New Roman" w:hAnsi="Times New Roman" w:cs="Times New Roman"/>
          <w:sz w:val="28"/>
          <w:szCs w:val="28"/>
        </w:rPr>
      </w:pPr>
      <w:r w:rsidRPr="008B0A59">
        <w:rPr>
          <w:rFonts w:ascii="Times New Roman" w:hAnsi="Times New Roman" w:cs="Times New Roman"/>
          <w:sz w:val="28"/>
          <w:szCs w:val="28"/>
        </w:rPr>
        <w:t>B</w:t>
      </w:r>
      <w:r w:rsidR="00C8521E" w:rsidRPr="008B0A59">
        <w:rPr>
          <w:rFonts w:ascii="Times New Roman" w:hAnsi="Times New Roman" w:cs="Times New Roman"/>
          <w:sz w:val="28"/>
          <w:szCs w:val="28"/>
        </w:rPr>
        <w:t>reak statement</w:t>
      </w:r>
      <w:r w:rsidR="00C8521E" w:rsidRPr="008B0A59">
        <w:rPr>
          <w:rStyle w:val="apple-converted-space"/>
          <w:rFonts w:ascii="Times New Roman" w:hAnsi="Times New Roman" w:cs="Times New Roman"/>
          <w:sz w:val="28"/>
          <w:szCs w:val="28"/>
        </w:rPr>
        <w:t> </w:t>
      </w:r>
      <w:r w:rsidR="00C8521E" w:rsidRPr="008B0A59">
        <w:rPr>
          <w:rStyle w:val="Strong"/>
          <w:rFonts w:ascii="Times New Roman" w:hAnsi="Times New Roman" w:cs="Times New Roman"/>
          <w:sz w:val="28"/>
          <w:szCs w:val="28"/>
          <w:u w:val="single"/>
        </w:rPr>
        <w:t>will take control out of the loop</w:t>
      </w:r>
      <w:r w:rsidR="00C8521E" w:rsidRPr="008B0A59">
        <w:rPr>
          <w:rFonts w:ascii="Times New Roman" w:hAnsi="Times New Roman" w:cs="Times New Roman"/>
          <w:sz w:val="28"/>
          <w:szCs w:val="28"/>
        </w:rPr>
        <w:t>.</w:t>
      </w:r>
    </w:p>
    <w:p w:rsidR="00C8521E" w:rsidRPr="008B0A59" w:rsidRDefault="00C8521E" w:rsidP="00582FD5">
      <w:pPr>
        <w:numPr>
          <w:ilvl w:val="0"/>
          <w:numId w:val="23"/>
        </w:numPr>
        <w:shd w:val="clear" w:color="auto" w:fill="FFFFFF"/>
        <w:spacing w:before="100" w:beforeAutospacing="1" w:after="100" w:afterAutospacing="1" w:line="276" w:lineRule="atLeast"/>
        <w:jc w:val="both"/>
        <w:rPr>
          <w:rFonts w:ascii="Times New Roman" w:hAnsi="Times New Roman" w:cs="Times New Roman"/>
          <w:sz w:val="28"/>
          <w:szCs w:val="28"/>
        </w:rPr>
      </w:pPr>
      <w:r w:rsidRPr="008B0A59">
        <w:rPr>
          <w:rFonts w:ascii="Times New Roman" w:hAnsi="Times New Roman" w:cs="Times New Roman"/>
          <w:sz w:val="28"/>
          <w:szCs w:val="28"/>
        </w:rPr>
        <w:t>All the statements will gets executed i.e statement 1 , statement 2 …. when it encounters</w:t>
      </w:r>
      <w:r w:rsidRPr="008B0A59">
        <w:rPr>
          <w:rStyle w:val="apple-converted-space"/>
          <w:rFonts w:ascii="Times New Roman" w:hAnsi="Times New Roman" w:cs="Times New Roman"/>
          <w:sz w:val="28"/>
          <w:szCs w:val="28"/>
        </w:rPr>
        <w:t> </w:t>
      </w:r>
      <w:r w:rsidRPr="008B0A59">
        <w:rPr>
          <w:rStyle w:val="Strong"/>
          <w:rFonts w:ascii="Times New Roman" w:hAnsi="Times New Roman" w:cs="Times New Roman"/>
          <w:sz w:val="28"/>
          <w:szCs w:val="28"/>
          <w:u w:val="single"/>
        </w:rPr>
        <w:t>break statement it will break loop</w:t>
      </w:r>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and</w:t>
      </w:r>
      <w:r w:rsidRPr="008B0A59">
        <w:rPr>
          <w:rStyle w:val="apple-converted-space"/>
          <w:rFonts w:ascii="Times New Roman" w:hAnsi="Times New Roman" w:cs="Times New Roman"/>
          <w:sz w:val="28"/>
          <w:szCs w:val="28"/>
        </w:rPr>
        <w:t> </w:t>
      </w:r>
      <w:r w:rsidRPr="008B0A59">
        <w:rPr>
          <w:rStyle w:val="Strong"/>
          <w:rFonts w:ascii="Times New Roman" w:hAnsi="Times New Roman" w:cs="Times New Roman"/>
          <w:sz w:val="28"/>
          <w:szCs w:val="28"/>
          <w:u w:val="single"/>
        </w:rPr>
        <w:t>take control outside the loop.</w:t>
      </w:r>
    </w:p>
    <w:p w:rsidR="00C8521E" w:rsidRPr="008B0A59" w:rsidRDefault="00C8521E" w:rsidP="00D95693">
      <w:pPr>
        <w:pStyle w:val="NormalWeb"/>
        <w:shd w:val="clear" w:color="auto" w:fill="FFFFFF"/>
        <w:spacing w:before="115" w:beforeAutospacing="0" w:after="115" w:afterAutospacing="0" w:line="276" w:lineRule="atLeast"/>
        <w:ind w:left="2160"/>
        <w:jc w:val="both"/>
        <w:rPr>
          <w:sz w:val="28"/>
          <w:szCs w:val="28"/>
        </w:rPr>
      </w:pPr>
      <w:r w:rsidRPr="008B0A59">
        <w:rPr>
          <w:noProof/>
          <w:sz w:val="28"/>
          <w:szCs w:val="28"/>
        </w:rPr>
        <w:lastRenderedPageBreak/>
        <w:drawing>
          <wp:inline distT="0" distB="0" distL="0" distR="0">
            <wp:extent cx="3877310" cy="3562350"/>
            <wp:effectExtent l="19050" t="0" r="8890" b="0"/>
            <wp:docPr id="19" name="Picture 19" descr="break statement in java programming language">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eak statement in java programming language">
                      <a:hlinkClick r:id="rId52"/>
                    </pic:cNvPr>
                    <pic:cNvPicPr>
                      <a:picLocks noChangeAspect="1" noChangeArrowheads="1"/>
                    </pic:cNvPicPr>
                  </pic:nvPicPr>
                  <pic:blipFill>
                    <a:blip r:embed="rId53"/>
                    <a:srcRect/>
                    <a:stretch>
                      <a:fillRect/>
                    </a:stretch>
                  </pic:blipFill>
                  <pic:spPr bwMode="auto">
                    <a:xfrm>
                      <a:off x="0" y="0"/>
                      <a:ext cx="3877310" cy="3562350"/>
                    </a:xfrm>
                    <a:prstGeom prst="rect">
                      <a:avLst/>
                    </a:prstGeom>
                    <a:noFill/>
                    <a:ln w="9525">
                      <a:noFill/>
                      <a:miter lim="800000"/>
                      <a:headEnd/>
                      <a:tailEnd/>
                    </a:ln>
                  </pic:spPr>
                </pic:pic>
              </a:graphicData>
            </a:graphic>
          </wp:inline>
        </w:drawing>
      </w:r>
    </w:p>
    <w:p w:rsidR="00C8521E" w:rsidRPr="008B0A59" w:rsidRDefault="00C8521E" w:rsidP="00582FD5">
      <w:pPr>
        <w:numPr>
          <w:ilvl w:val="0"/>
          <w:numId w:val="24"/>
        </w:numPr>
        <w:shd w:val="clear" w:color="auto" w:fill="FFFFFF"/>
        <w:spacing w:before="100" w:beforeAutospacing="1" w:after="100" w:afterAutospacing="1" w:line="276" w:lineRule="atLeast"/>
        <w:jc w:val="both"/>
        <w:rPr>
          <w:rFonts w:ascii="Times New Roman" w:hAnsi="Times New Roman" w:cs="Times New Roman"/>
          <w:sz w:val="28"/>
          <w:szCs w:val="28"/>
        </w:rPr>
      </w:pPr>
      <w:r w:rsidRPr="008B0A59">
        <w:rPr>
          <w:rFonts w:ascii="Times New Roman" w:hAnsi="Times New Roman" w:cs="Times New Roman"/>
          <w:sz w:val="28"/>
          <w:szCs w:val="28"/>
        </w:rPr>
        <w:t>In the above diagram break statement will take control outside the loop . i.e, it will execute</w:t>
      </w:r>
      <w:r w:rsidRPr="008B0A59">
        <w:rPr>
          <w:rStyle w:val="apple-converted-space"/>
          <w:rFonts w:ascii="Times New Roman" w:hAnsi="Times New Roman" w:cs="Times New Roman"/>
          <w:sz w:val="28"/>
          <w:szCs w:val="28"/>
        </w:rPr>
        <w:t> </w:t>
      </w:r>
      <w:r w:rsidRPr="008B0A59">
        <w:rPr>
          <w:rStyle w:val="Strong"/>
          <w:rFonts w:ascii="Times New Roman" w:hAnsi="Times New Roman" w:cs="Times New Roman"/>
          <w:sz w:val="28"/>
          <w:szCs w:val="28"/>
          <w:u w:val="single"/>
        </w:rPr>
        <w:t>OutsideStatement1</w:t>
      </w:r>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next to break.</w:t>
      </w:r>
    </w:p>
    <w:p w:rsidR="00C8521E" w:rsidRPr="008B0A59" w:rsidRDefault="00C8521E" w:rsidP="00C8521E">
      <w:pPr>
        <w:pStyle w:val="Heading3"/>
        <w:pBdr>
          <w:bottom w:val="single" w:sz="8" w:space="0" w:color="DEDEDE"/>
        </w:pBdr>
        <w:shd w:val="clear" w:color="auto" w:fill="FFFFFF"/>
        <w:spacing w:before="180" w:after="173" w:line="312" w:lineRule="atLeast"/>
        <w:jc w:val="both"/>
        <w:rPr>
          <w:rFonts w:ascii="Times New Roman" w:hAnsi="Times New Roman" w:cs="Times New Roman"/>
          <w:bCs w:val="0"/>
          <w:color w:val="auto"/>
          <w:sz w:val="28"/>
          <w:szCs w:val="28"/>
        </w:rPr>
      </w:pPr>
      <w:r w:rsidRPr="008B0A59">
        <w:rPr>
          <w:rFonts w:ascii="Times New Roman" w:hAnsi="Times New Roman" w:cs="Times New Roman"/>
          <w:bCs w:val="0"/>
          <w:color w:val="auto"/>
          <w:sz w:val="28"/>
          <w:szCs w:val="28"/>
        </w:rPr>
        <w:lastRenderedPageBreak/>
        <w:t>2.Break Statement used in While Loop</w:t>
      </w:r>
    </w:p>
    <w:p w:rsidR="00C8521E" w:rsidRPr="008B0A59" w:rsidRDefault="00C8521E" w:rsidP="00D95693">
      <w:pPr>
        <w:pStyle w:val="NormalWeb"/>
        <w:shd w:val="clear" w:color="auto" w:fill="FFFFFF"/>
        <w:spacing w:before="115" w:beforeAutospacing="0" w:after="115" w:afterAutospacing="0" w:line="276" w:lineRule="atLeast"/>
        <w:ind w:left="720" w:firstLine="720"/>
        <w:jc w:val="both"/>
        <w:rPr>
          <w:sz w:val="28"/>
          <w:szCs w:val="28"/>
        </w:rPr>
      </w:pPr>
      <w:r w:rsidRPr="008B0A59">
        <w:rPr>
          <w:noProof/>
          <w:sz w:val="28"/>
          <w:szCs w:val="28"/>
        </w:rPr>
        <w:drawing>
          <wp:inline distT="0" distB="0" distL="0" distR="0">
            <wp:extent cx="4169410" cy="5449570"/>
            <wp:effectExtent l="19050" t="0" r="2540" b="0"/>
            <wp:docPr id="20" name="Picture 20" descr="break statement in while loop java programming languag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reak statement in while loop java programming language">
                      <a:hlinkClick r:id="rId54"/>
                    </pic:cNvPr>
                    <pic:cNvPicPr>
                      <a:picLocks noChangeAspect="1" noChangeArrowheads="1"/>
                    </pic:cNvPicPr>
                  </pic:nvPicPr>
                  <pic:blipFill>
                    <a:blip r:embed="rId55"/>
                    <a:srcRect/>
                    <a:stretch>
                      <a:fillRect/>
                    </a:stretch>
                  </pic:blipFill>
                  <pic:spPr bwMode="auto">
                    <a:xfrm>
                      <a:off x="0" y="0"/>
                      <a:ext cx="4169410" cy="5449570"/>
                    </a:xfrm>
                    <a:prstGeom prst="rect">
                      <a:avLst/>
                    </a:prstGeom>
                    <a:noFill/>
                    <a:ln w="9525">
                      <a:noFill/>
                      <a:miter lim="800000"/>
                      <a:headEnd/>
                      <a:tailEnd/>
                    </a:ln>
                  </pic:spPr>
                </pic:pic>
              </a:graphicData>
            </a:graphic>
          </wp:inline>
        </w:drawing>
      </w:r>
    </w:p>
    <w:p w:rsidR="00C8521E" w:rsidRPr="008B0A59" w:rsidRDefault="00C8521E" w:rsidP="00582FD5">
      <w:pPr>
        <w:numPr>
          <w:ilvl w:val="0"/>
          <w:numId w:val="25"/>
        </w:numPr>
        <w:shd w:val="clear" w:color="auto" w:fill="FFFFFF"/>
        <w:spacing w:before="100" w:beforeAutospacing="1" w:after="100" w:afterAutospacing="1" w:line="276" w:lineRule="atLeast"/>
        <w:jc w:val="both"/>
        <w:rPr>
          <w:rFonts w:ascii="Times New Roman" w:hAnsi="Times New Roman" w:cs="Times New Roman"/>
          <w:sz w:val="28"/>
          <w:szCs w:val="28"/>
        </w:rPr>
      </w:pPr>
      <w:r w:rsidRPr="008B0A59">
        <w:rPr>
          <w:rFonts w:ascii="Times New Roman" w:hAnsi="Times New Roman" w:cs="Times New Roman"/>
          <w:sz w:val="28"/>
          <w:szCs w:val="28"/>
        </w:rPr>
        <w:t>In this example we have written break statement inside while loop.</w:t>
      </w:r>
    </w:p>
    <w:p w:rsidR="00C8521E" w:rsidRPr="008B0A59" w:rsidRDefault="00C8521E" w:rsidP="00582FD5">
      <w:pPr>
        <w:numPr>
          <w:ilvl w:val="0"/>
          <w:numId w:val="25"/>
        </w:numPr>
        <w:shd w:val="clear" w:color="auto" w:fill="FFFFFF"/>
        <w:spacing w:before="100" w:beforeAutospacing="1" w:after="100" w:afterAutospacing="1" w:line="276" w:lineRule="atLeast"/>
        <w:jc w:val="both"/>
        <w:rPr>
          <w:rFonts w:ascii="Times New Roman" w:hAnsi="Times New Roman" w:cs="Times New Roman"/>
          <w:sz w:val="28"/>
          <w:szCs w:val="28"/>
        </w:rPr>
      </w:pPr>
      <w:r w:rsidRPr="008B0A59">
        <w:rPr>
          <w:rFonts w:ascii="Times New Roman" w:hAnsi="Times New Roman" w:cs="Times New Roman"/>
          <w:sz w:val="28"/>
          <w:szCs w:val="28"/>
        </w:rPr>
        <w:t>Whenever this statement executes then break will move control outside the while loop.</w:t>
      </w:r>
    </w:p>
    <w:p w:rsidR="00C8521E" w:rsidRPr="008B0A59" w:rsidRDefault="00C8521E" w:rsidP="00C8521E">
      <w:pPr>
        <w:pStyle w:val="Heading3"/>
        <w:pBdr>
          <w:bottom w:val="single" w:sz="8" w:space="0" w:color="DEDEDE"/>
        </w:pBdr>
        <w:shd w:val="clear" w:color="auto" w:fill="FFFFFF"/>
        <w:spacing w:before="180" w:after="173" w:line="312" w:lineRule="atLeast"/>
        <w:jc w:val="both"/>
        <w:rPr>
          <w:rFonts w:ascii="Times New Roman" w:hAnsi="Times New Roman" w:cs="Times New Roman"/>
          <w:bCs w:val="0"/>
          <w:color w:val="auto"/>
          <w:sz w:val="28"/>
          <w:szCs w:val="28"/>
        </w:rPr>
      </w:pPr>
      <w:r w:rsidRPr="008B0A59">
        <w:rPr>
          <w:rFonts w:ascii="Times New Roman" w:hAnsi="Times New Roman" w:cs="Times New Roman"/>
          <w:bCs w:val="0"/>
          <w:color w:val="auto"/>
          <w:sz w:val="28"/>
          <w:szCs w:val="28"/>
        </w:rPr>
        <w:lastRenderedPageBreak/>
        <w:t>3.Break Statement used in While Loop</w:t>
      </w:r>
    </w:p>
    <w:p w:rsidR="00C8521E" w:rsidRPr="008B0A59" w:rsidRDefault="00C8521E" w:rsidP="00C8521E">
      <w:pPr>
        <w:pStyle w:val="NormalWeb"/>
        <w:shd w:val="clear" w:color="auto" w:fill="FFFFFF"/>
        <w:spacing w:before="115" w:beforeAutospacing="0" w:after="115" w:afterAutospacing="0" w:line="276" w:lineRule="atLeast"/>
        <w:jc w:val="both"/>
        <w:rPr>
          <w:sz w:val="28"/>
          <w:szCs w:val="28"/>
        </w:rPr>
      </w:pPr>
      <w:r w:rsidRPr="008B0A59">
        <w:rPr>
          <w:noProof/>
          <w:sz w:val="28"/>
          <w:szCs w:val="28"/>
        </w:rPr>
        <w:drawing>
          <wp:inline distT="0" distB="0" distL="0" distR="0">
            <wp:extent cx="2896870" cy="5442585"/>
            <wp:effectExtent l="19050" t="0" r="0" b="0"/>
            <wp:docPr id="21" name="Picture 21" descr="break statement in do while loop java programming language">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reak statement in do while loop java programming language">
                      <a:hlinkClick r:id="rId56"/>
                    </pic:cNvPr>
                    <pic:cNvPicPr>
                      <a:picLocks noChangeAspect="1" noChangeArrowheads="1"/>
                    </pic:cNvPicPr>
                  </pic:nvPicPr>
                  <pic:blipFill>
                    <a:blip r:embed="rId57"/>
                    <a:srcRect/>
                    <a:stretch>
                      <a:fillRect/>
                    </a:stretch>
                  </pic:blipFill>
                  <pic:spPr bwMode="auto">
                    <a:xfrm>
                      <a:off x="0" y="0"/>
                      <a:ext cx="2896870" cy="5442585"/>
                    </a:xfrm>
                    <a:prstGeom prst="rect">
                      <a:avLst/>
                    </a:prstGeom>
                    <a:noFill/>
                    <a:ln w="9525">
                      <a:noFill/>
                      <a:miter lim="800000"/>
                      <a:headEnd/>
                      <a:tailEnd/>
                    </a:ln>
                  </pic:spPr>
                </pic:pic>
              </a:graphicData>
            </a:graphic>
          </wp:inline>
        </w:drawing>
      </w:r>
    </w:p>
    <w:p w:rsidR="00C8521E" w:rsidRPr="008B0A59" w:rsidRDefault="00C8521E" w:rsidP="00582FD5">
      <w:pPr>
        <w:numPr>
          <w:ilvl w:val="0"/>
          <w:numId w:val="26"/>
        </w:numPr>
        <w:shd w:val="clear" w:color="auto" w:fill="FFFFFF"/>
        <w:spacing w:before="100" w:beforeAutospacing="1" w:after="100" w:afterAutospacing="1" w:line="276" w:lineRule="atLeast"/>
        <w:jc w:val="both"/>
        <w:rPr>
          <w:rFonts w:ascii="Times New Roman" w:hAnsi="Times New Roman" w:cs="Times New Roman"/>
          <w:sz w:val="28"/>
          <w:szCs w:val="28"/>
        </w:rPr>
      </w:pPr>
      <w:r w:rsidRPr="008B0A59">
        <w:rPr>
          <w:rFonts w:ascii="Times New Roman" w:hAnsi="Times New Roman" w:cs="Times New Roman"/>
          <w:sz w:val="28"/>
          <w:szCs w:val="28"/>
        </w:rPr>
        <w:t>In do while it executes  similarly as that of for and while loop.</w:t>
      </w:r>
    </w:p>
    <w:p w:rsidR="00C8521E" w:rsidRPr="008B0A59" w:rsidRDefault="00C8521E" w:rsidP="00582FD5">
      <w:pPr>
        <w:numPr>
          <w:ilvl w:val="0"/>
          <w:numId w:val="26"/>
        </w:numPr>
        <w:shd w:val="clear" w:color="auto" w:fill="FFFFFF"/>
        <w:spacing w:before="100" w:beforeAutospacing="1" w:after="100" w:afterAutospacing="1" w:line="276" w:lineRule="atLeast"/>
        <w:jc w:val="both"/>
        <w:rPr>
          <w:rFonts w:ascii="Times New Roman" w:hAnsi="Times New Roman" w:cs="Times New Roman"/>
          <w:sz w:val="28"/>
          <w:szCs w:val="28"/>
        </w:rPr>
      </w:pPr>
      <w:r w:rsidRPr="008B0A59">
        <w:rPr>
          <w:rFonts w:ascii="Times New Roman" w:hAnsi="Times New Roman" w:cs="Times New Roman"/>
          <w:sz w:val="28"/>
          <w:szCs w:val="28"/>
        </w:rPr>
        <w:t>break statement terminates do while loop.</w:t>
      </w:r>
    </w:p>
    <w:p w:rsidR="00C8521E" w:rsidRPr="008B0A59" w:rsidRDefault="00C8521E" w:rsidP="00C8521E">
      <w:pPr>
        <w:pStyle w:val="Heading3"/>
        <w:pBdr>
          <w:bottom w:val="single" w:sz="8" w:space="0" w:color="DEDEDE"/>
        </w:pBdr>
        <w:shd w:val="clear" w:color="auto" w:fill="FFFFFF"/>
        <w:spacing w:before="180" w:after="173" w:line="312" w:lineRule="atLeast"/>
        <w:jc w:val="both"/>
        <w:rPr>
          <w:rFonts w:ascii="Times New Roman" w:hAnsi="Times New Roman" w:cs="Times New Roman"/>
          <w:bCs w:val="0"/>
          <w:color w:val="auto"/>
          <w:sz w:val="28"/>
          <w:szCs w:val="28"/>
        </w:rPr>
      </w:pPr>
      <w:r w:rsidRPr="008B0A59">
        <w:rPr>
          <w:rFonts w:ascii="Times New Roman" w:hAnsi="Times New Roman" w:cs="Times New Roman"/>
          <w:bCs w:val="0"/>
          <w:color w:val="auto"/>
          <w:sz w:val="28"/>
          <w:szCs w:val="28"/>
        </w:rPr>
        <w:lastRenderedPageBreak/>
        <w:t>4.Break Statement can also be used in Switch Case</w:t>
      </w:r>
    </w:p>
    <w:p w:rsidR="00C8521E" w:rsidRPr="008B0A59" w:rsidRDefault="00C8521E" w:rsidP="00C8521E">
      <w:pPr>
        <w:pStyle w:val="NormalWeb"/>
        <w:shd w:val="clear" w:color="auto" w:fill="FFFFFF"/>
        <w:spacing w:before="115" w:beforeAutospacing="0" w:after="115" w:afterAutospacing="0" w:line="276" w:lineRule="atLeast"/>
        <w:jc w:val="both"/>
        <w:rPr>
          <w:sz w:val="28"/>
          <w:szCs w:val="28"/>
        </w:rPr>
      </w:pPr>
      <w:r w:rsidRPr="008B0A59">
        <w:rPr>
          <w:noProof/>
          <w:sz w:val="28"/>
          <w:szCs w:val="28"/>
        </w:rPr>
        <w:drawing>
          <wp:inline distT="0" distB="0" distL="0" distR="0">
            <wp:extent cx="4133215" cy="3218815"/>
            <wp:effectExtent l="19050" t="0" r="635" b="0"/>
            <wp:docPr id="22" name="Picture 22" descr="Switch Case in Java">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witch Case in Java">
                      <a:hlinkClick r:id="rId58"/>
                    </pic:cNvPr>
                    <pic:cNvPicPr>
                      <a:picLocks noChangeAspect="1" noChangeArrowheads="1"/>
                    </pic:cNvPicPr>
                  </pic:nvPicPr>
                  <pic:blipFill>
                    <a:blip r:embed="rId19"/>
                    <a:srcRect/>
                    <a:stretch>
                      <a:fillRect/>
                    </a:stretch>
                  </pic:blipFill>
                  <pic:spPr bwMode="auto">
                    <a:xfrm>
                      <a:off x="0" y="0"/>
                      <a:ext cx="4133215" cy="3218815"/>
                    </a:xfrm>
                    <a:prstGeom prst="rect">
                      <a:avLst/>
                    </a:prstGeom>
                    <a:noFill/>
                    <a:ln w="9525">
                      <a:noFill/>
                      <a:miter lim="800000"/>
                      <a:headEnd/>
                      <a:tailEnd/>
                    </a:ln>
                  </pic:spPr>
                </pic:pic>
              </a:graphicData>
            </a:graphic>
          </wp:inline>
        </w:drawing>
      </w:r>
    </w:p>
    <w:p w:rsidR="004B03FE" w:rsidRPr="008B0A59" w:rsidRDefault="004B03FE" w:rsidP="004B03FE">
      <w:pPr>
        <w:pStyle w:val="Heading2"/>
        <w:shd w:val="clear" w:color="auto" w:fill="FFFFFF"/>
        <w:spacing w:line="312" w:lineRule="atLeast"/>
        <w:jc w:val="both"/>
        <w:rPr>
          <w:rFonts w:ascii="Times New Roman" w:hAnsi="Times New Roman" w:cs="Times New Roman"/>
          <w:bCs w:val="0"/>
          <w:color w:val="auto"/>
          <w:sz w:val="28"/>
          <w:szCs w:val="28"/>
        </w:rPr>
      </w:pPr>
      <w:r w:rsidRPr="008B0A59">
        <w:rPr>
          <w:rFonts w:ascii="Times New Roman" w:hAnsi="Times New Roman" w:cs="Times New Roman"/>
          <w:bCs w:val="0"/>
          <w:color w:val="auto"/>
          <w:sz w:val="28"/>
          <w:szCs w:val="28"/>
        </w:rPr>
        <w:t>Java Break Statement with Inner Loop</w:t>
      </w:r>
    </w:p>
    <w:p w:rsidR="004B03FE" w:rsidRPr="008B0A59" w:rsidRDefault="004B03FE" w:rsidP="004B03FE">
      <w:pPr>
        <w:pStyle w:val="NormalWeb"/>
        <w:shd w:val="clear" w:color="auto" w:fill="FFFFFF"/>
        <w:spacing w:line="265" w:lineRule="atLeast"/>
        <w:jc w:val="both"/>
        <w:rPr>
          <w:sz w:val="28"/>
          <w:szCs w:val="28"/>
        </w:rPr>
      </w:pPr>
      <w:r w:rsidRPr="008B0A59">
        <w:rPr>
          <w:sz w:val="28"/>
          <w:szCs w:val="28"/>
        </w:rPr>
        <w:t>It breaks inner loop only if you use break statement inside the inner loop.</w:t>
      </w:r>
    </w:p>
    <w:p w:rsidR="004B03FE" w:rsidRPr="008B0A59" w:rsidRDefault="004B03FE" w:rsidP="004B03FE">
      <w:pPr>
        <w:pStyle w:val="NormalWeb"/>
        <w:shd w:val="clear" w:color="auto" w:fill="FFFFFF"/>
        <w:spacing w:line="265" w:lineRule="atLeast"/>
        <w:jc w:val="both"/>
        <w:rPr>
          <w:sz w:val="28"/>
          <w:szCs w:val="28"/>
          <w:u w:val="single"/>
        </w:rPr>
      </w:pPr>
      <w:r w:rsidRPr="008B0A59">
        <w:rPr>
          <w:rStyle w:val="Strong"/>
          <w:sz w:val="28"/>
          <w:szCs w:val="28"/>
          <w:u w:val="single"/>
        </w:rPr>
        <w:t>Example:</w:t>
      </w:r>
    </w:p>
    <w:p w:rsidR="004B03FE" w:rsidRPr="008B0A59" w:rsidRDefault="004B03FE" w:rsidP="00D95693">
      <w:pPr>
        <w:shd w:val="clear" w:color="auto" w:fill="FFFFFF"/>
        <w:spacing w:after="0" w:line="265" w:lineRule="atLeast"/>
        <w:jc w:val="both"/>
        <w:rPr>
          <w:rFonts w:ascii="Times New Roman" w:hAnsi="Times New Roman" w:cs="Times New Roman"/>
          <w:sz w:val="28"/>
          <w:szCs w:val="28"/>
        </w:rPr>
      </w:pPr>
      <w:r w:rsidRPr="008B0A59">
        <w:rPr>
          <w:rStyle w:val="keyword"/>
          <w:rFonts w:ascii="Times New Roman" w:hAnsi="Times New Roman" w:cs="Times New Roman"/>
          <w:b/>
          <w:bCs/>
          <w:sz w:val="28"/>
          <w:szCs w:val="28"/>
          <w:bdr w:val="none" w:sz="0" w:space="0" w:color="auto" w:frame="1"/>
        </w:rPr>
        <w:t>public</w:t>
      </w:r>
      <w:r w:rsidRPr="008B0A59">
        <w:rPr>
          <w:rFonts w:ascii="Times New Roman" w:hAnsi="Times New Roman" w:cs="Times New Roman"/>
          <w:sz w:val="28"/>
          <w:szCs w:val="28"/>
          <w:bdr w:val="none" w:sz="0" w:space="0" w:color="auto" w:frame="1"/>
        </w:rPr>
        <w:t> </w:t>
      </w:r>
      <w:r w:rsidRPr="008B0A59">
        <w:rPr>
          <w:rStyle w:val="keyword"/>
          <w:rFonts w:ascii="Times New Roman" w:hAnsi="Times New Roman" w:cs="Times New Roman"/>
          <w:b/>
          <w:bCs/>
          <w:sz w:val="28"/>
          <w:szCs w:val="28"/>
          <w:bdr w:val="none" w:sz="0" w:space="0" w:color="auto" w:frame="1"/>
        </w:rPr>
        <w:t>class</w:t>
      </w:r>
      <w:r w:rsidRPr="008B0A59">
        <w:rPr>
          <w:rFonts w:ascii="Times New Roman" w:hAnsi="Times New Roman" w:cs="Times New Roman"/>
          <w:sz w:val="28"/>
          <w:szCs w:val="28"/>
          <w:bdr w:val="none" w:sz="0" w:space="0" w:color="auto" w:frame="1"/>
        </w:rPr>
        <w:t> BreakExample2 {  </w:t>
      </w:r>
    </w:p>
    <w:p w:rsidR="004B03FE" w:rsidRPr="008B0A59" w:rsidRDefault="004B03FE" w:rsidP="00D95693">
      <w:pPr>
        <w:shd w:val="clear" w:color="auto" w:fill="FFFFFF"/>
        <w:spacing w:after="0" w:line="265" w:lineRule="atLeast"/>
        <w:jc w:val="both"/>
        <w:rPr>
          <w:rFonts w:ascii="Times New Roman" w:hAnsi="Times New Roman" w:cs="Times New Roman"/>
          <w:sz w:val="28"/>
          <w:szCs w:val="28"/>
        </w:rPr>
      </w:pPr>
      <w:r w:rsidRPr="008B0A59">
        <w:rPr>
          <w:rStyle w:val="keyword"/>
          <w:rFonts w:ascii="Times New Roman" w:hAnsi="Times New Roman" w:cs="Times New Roman"/>
          <w:b/>
          <w:bCs/>
          <w:sz w:val="28"/>
          <w:szCs w:val="28"/>
          <w:bdr w:val="none" w:sz="0" w:space="0" w:color="auto" w:frame="1"/>
        </w:rPr>
        <w:t>public</w:t>
      </w:r>
      <w:r w:rsidRPr="008B0A59">
        <w:rPr>
          <w:rFonts w:ascii="Times New Roman" w:hAnsi="Times New Roman" w:cs="Times New Roman"/>
          <w:sz w:val="28"/>
          <w:szCs w:val="28"/>
          <w:bdr w:val="none" w:sz="0" w:space="0" w:color="auto" w:frame="1"/>
        </w:rPr>
        <w:t> </w:t>
      </w:r>
      <w:r w:rsidRPr="008B0A59">
        <w:rPr>
          <w:rStyle w:val="keyword"/>
          <w:rFonts w:ascii="Times New Roman" w:hAnsi="Times New Roman" w:cs="Times New Roman"/>
          <w:b/>
          <w:bCs/>
          <w:sz w:val="28"/>
          <w:szCs w:val="28"/>
          <w:bdr w:val="none" w:sz="0" w:space="0" w:color="auto" w:frame="1"/>
        </w:rPr>
        <w:t>static</w:t>
      </w:r>
      <w:r w:rsidRPr="008B0A59">
        <w:rPr>
          <w:rFonts w:ascii="Times New Roman" w:hAnsi="Times New Roman" w:cs="Times New Roman"/>
          <w:sz w:val="28"/>
          <w:szCs w:val="28"/>
          <w:bdr w:val="none" w:sz="0" w:space="0" w:color="auto" w:frame="1"/>
        </w:rPr>
        <w:t> </w:t>
      </w:r>
      <w:r w:rsidRPr="008B0A59">
        <w:rPr>
          <w:rStyle w:val="keyword"/>
          <w:rFonts w:ascii="Times New Roman" w:hAnsi="Times New Roman" w:cs="Times New Roman"/>
          <w:b/>
          <w:bCs/>
          <w:sz w:val="28"/>
          <w:szCs w:val="28"/>
          <w:bdr w:val="none" w:sz="0" w:space="0" w:color="auto" w:frame="1"/>
        </w:rPr>
        <w:t>void</w:t>
      </w:r>
      <w:r w:rsidRPr="008B0A59">
        <w:rPr>
          <w:rFonts w:ascii="Times New Roman" w:hAnsi="Times New Roman" w:cs="Times New Roman"/>
          <w:sz w:val="28"/>
          <w:szCs w:val="28"/>
          <w:bdr w:val="none" w:sz="0" w:space="0" w:color="auto" w:frame="1"/>
        </w:rPr>
        <w:t> main(String[] args) {  </w:t>
      </w:r>
    </w:p>
    <w:p w:rsidR="004B03FE" w:rsidRPr="008B0A59" w:rsidRDefault="004B03FE" w:rsidP="00D95693">
      <w:pPr>
        <w:shd w:val="clear" w:color="auto" w:fill="FFFFFF"/>
        <w:spacing w:after="0" w:line="265" w:lineRule="atLeast"/>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w:t>
      </w:r>
      <w:r w:rsidRPr="008B0A59">
        <w:rPr>
          <w:rStyle w:val="keyword"/>
          <w:rFonts w:ascii="Times New Roman" w:hAnsi="Times New Roman" w:cs="Times New Roman"/>
          <w:b/>
          <w:bCs/>
          <w:sz w:val="28"/>
          <w:szCs w:val="28"/>
          <w:bdr w:val="none" w:sz="0" w:space="0" w:color="auto" w:frame="1"/>
        </w:rPr>
        <w:t>for</w:t>
      </w:r>
      <w:r w:rsidRPr="008B0A59">
        <w:rPr>
          <w:rFonts w:ascii="Times New Roman" w:hAnsi="Times New Roman" w:cs="Times New Roman"/>
          <w:sz w:val="28"/>
          <w:szCs w:val="28"/>
          <w:bdr w:val="none" w:sz="0" w:space="0" w:color="auto" w:frame="1"/>
        </w:rPr>
        <w:t>(</w:t>
      </w:r>
      <w:r w:rsidRPr="008B0A59">
        <w:rPr>
          <w:rStyle w:val="keyword"/>
          <w:rFonts w:ascii="Times New Roman" w:hAnsi="Times New Roman" w:cs="Times New Roman"/>
          <w:b/>
          <w:bCs/>
          <w:sz w:val="28"/>
          <w:szCs w:val="28"/>
          <w:bdr w:val="none" w:sz="0" w:space="0" w:color="auto" w:frame="1"/>
        </w:rPr>
        <w:t>int</w:t>
      </w:r>
      <w:r w:rsidRPr="008B0A59">
        <w:rPr>
          <w:rFonts w:ascii="Times New Roman" w:hAnsi="Times New Roman" w:cs="Times New Roman"/>
          <w:sz w:val="28"/>
          <w:szCs w:val="28"/>
          <w:bdr w:val="none" w:sz="0" w:space="0" w:color="auto" w:frame="1"/>
        </w:rPr>
        <w:t> i=</w:t>
      </w:r>
      <w:r w:rsidRPr="008B0A59">
        <w:rPr>
          <w:rStyle w:val="number"/>
          <w:rFonts w:ascii="Times New Roman" w:hAnsi="Times New Roman" w:cs="Times New Roman"/>
          <w:sz w:val="28"/>
          <w:szCs w:val="28"/>
          <w:bdr w:val="none" w:sz="0" w:space="0" w:color="auto" w:frame="1"/>
        </w:rPr>
        <w:t>1</w:t>
      </w:r>
      <w:r w:rsidRPr="008B0A59">
        <w:rPr>
          <w:rFonts w:ascii="Times New Roman" w:hAnsi="Times New Roman" w:cs="Times New Roman"/>
          <w:sz w:val="28"/>
          <w:szCs w:val="28"/>
          <w:bdr w:val="none" w:sz="0" w:space="0" w:color="auto" w:frame="1"/>
        </w:rPr>
        <w:t>;i&lt;=</w:t>
      </w:r>
      <w:r w:rsidRPr="008B0A59">
        <w:rPr>
          <w:rStyle w:val="number"/>
          <w:rFonts w:ascii="Times New Roman" w:hAnsi="Times New Roman" w:cs="Times New Roman"/>
          <w:sz w:val="28"/>
          <w:szCs w:val="28"/>
          <w:bdr w:val="none" w:sz="0" w:space="0" w:color="auto" w:frame="1"/>
        </w:rPr>
        <w:t>3</w:t>
      </w:r>
      <w:r w:rsidRPr="008B0A59">
        <w:rPr>
          <w:rFonts w:ascii="Times New Roman" w:hAnsi="Times New Roman" w:cs="Times New Roman"/>
          <w:sz w:val="28"/>
          <w:szCs w:val="28"/>
          <w:bdr w:val="none" w:sz="0" w:space="0" w:color="auto" w:frame="1"/>
        </w:rPr>
        <w:t>;i++){    </w:t>
      </w:r>
    </w:p>
    <w:p w:rsidR="004B03FE" w:rsidRPr="008B0A59" w:rsidRDefault="004B03FE" w:rsidP="00D95693">
      <w:pPr>
        <w:shd w:val="clear" w:color="auto" w:fill="FFFFFF"/>
        <w:spacing w:after="0" w:line="265" w:lineRule="atLeast"/>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w:t>
      </w:r>
      <w:r w:rsidRPr="008B0A59">
        <w:rPr>
          <w:rStyle w:val="keyword"/>
          <w:rFonts w:ascii="Times New Roman" w:hAnsi="Times New Roman" w:cs="Times New Roman"/>
          <w:b/>
          <w:bCs/>
          <w:sz w:val="28"/>
          <w:szCs w:val="28"/>
          <w:bdr w:val="none" w:sz="0" w:space="0" w:color="auto" w:frame="1"/>
        </w:rPr>
        <w:t>for</w:t>
      </w:r>
      <w:r w:rsidRPr="008B0A59">
        <w:rPr>
          <w:rFonts w:ascii="Times New Roman" w:hAnsi="Times New Roman" w:cs="Times New Roman"/>
          <w:sz w:val="28"/>
          <w:szCs w:val="28"/>
          <w:bdr w:val="none" w:sz="0" w:space="0" w:color="auto" w:frame="1"/>
        </w:rPr>
        <w:t>(</w:t>
      </w:r>
      <w:r w:rsidRPr="008B0A59">
        <w:rPr>
          <w:rStyle w:val="keyword"/>
          <w:rFonts w:ascii="Times New Roman" w:hAnsi="Times New Roman" w:cs="Times New Roman"/>
          <w:b/>
          <w:bCs/>
          <w:sz w:val="28"/>
          <w:szCs w:val="28"/>
          <w:bdr w:val="none" w:sz="0" w:space="0" w:color="auto" w:frame="1"/>
        </w:rPr>
        <w:t>int</w:t>
      </w:r>
      <w:r w:rsidRPr="008B0A59">
        <w:rPr>
          <w:rFonts w:ascii="Times New Roman" w:hAnsi="Times New Roman" w:cs="Times New Roman"/>
          <w:sz w:val="28"/>
          <w:szCs w:val="28"/>
          <w:bdr w:val="none" w:sz="0" w:space="0" w:color="auto" w:frame="1"/>
        </w:rPr>
        <w:t> j=</w:t>
      </w:r>
      <w:r w:rsidRPr="008B0A59">
        <w:rPr>
          <w:rStyle w:val="number"/>
          <w:rFonts w:ascii="Times New Roman" w:hAnsi="Times New Roman" w:cs="Times New Roman"/>
          <w:sz w:val="28"/>
          <w:szCs w:val="28"/>
          <w:bdr w:val="none" w:sz="0" w:space="0" w:color="auto" w:frame="1"/>
        </w:rPr>
        <w:t>1</w:t>
      </w:r>
      <w:r w:rsidRPr="008B0A59">
        <w:rPr>
          <w:rFonts w:ascii="Times New Roman" w:hAnsi="Times New Roman" w:cs="Times New Roman"/>
          <w:sz w:val="28"/>
          <w:szCs w:val="28"/>
          <w:bdr w:val="none" w:sz="0" w:space="0" w:color="auto" w:frame="1"/>
        </w:rPr>
        <w:t>;j&lt;=</w:t>
      </w:r>
      <w:r w:rsidRPr="008B0A59">
        <w:rPr>
          <w:rStyle w:val="number"/>
          <w:rFonts w:ascii="Times New Roman" w:hAnsi="Times New Roman" w:cs="Times New Roman"/>
          <w:sz w:val="28"/>
          <w:szCs w:val="28"/>
          <w:bdr w:val="none" w:sz="0" w:space="0" w:color="auto" w:frame="1"/>
        </w:rPr>
        <w:t>3</w:t>
      </w:r>
      <w:r w:rsidRPr="008B0A59">
        <w:rPr>
          <w:rFonts w:ascii="Times New Roman" w:hAnsi="Times New Roman" w:cs="Times New Roman"/>
          <w:sz w:val="28"/>
          <w:szCs w:val="28"/>
          <w:bdr w:val="none" w:sz="0" w:space="0" w:color="auto" w:frame="1"/>
        </w:rPr>
        <w:t>;j++){    </w:t>
      </w:r>
    </w:p>
    <w:p w:rsidR="004B03FE" w:rsidRPr="008B0A59" w:rsidRDefault="004B03FE" w:rsidP="00D95693">
      <w:pPr>
        <w:shd w:val="clear" w:color="auto" w:fill="FFFFFF"/>
        <w:spacing w:after="0" w:line="265" w:lineRule="atLeast"/>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w:t>
      </w:r>
      <w:r w:rsidRPr="008B0A59">
        <w:rPr>
          <w:rStyle w:val="keyword"/>
          <w:rFonts w:ascii="Times New Roman" w:hAnsi="Times New Roman" w:cs="Times New Roman"/>
          <w:b/>
          <w:bCs/>
          <w:sz w:val="28"/>
          <w:szCs w:val="28"/>
          <w:bdr w:val="none" w:sz="0" w:space="0" w:color="auto" w:frame="1"/>
        </w:rPr>
        <w:t>if</w:t>
      </w:r>
      <w:r w:rsidRPr="008B0A59">
        <w:rPr>
          <w:rFonts w:ascii="Times New Roman" w:hAnsi="Times New Roman" w:cs="Times New Roman"/>
          <w:sz w:val="28"/>
          <w:szCs w:val="28"/>
          <w:bdr w:val="none" w:sz="0" w:space="0" w:color="auto" w:frame="1"/>
        </w:rPr>
        <w:t>(i==</w:t>
      </w:r>
      <w:r w:rsidRPr="008B0A59">
        <w:rPr>
          <w:rStyle w:val="number"/>
          <w:rFonts w:ascii="Times New Roman" w:hAnsi="Times New Roman" w:cs="Times New Roman"/>
          <w:sz w:val="28"/>
          <w:szCs w:val="28"/>
          <w:bdr w:val="none" w:sz="0" w:space="0" w:color="auto" w:frame="1"/>
        </w:rPr>
        <w:t>2</w:t>
      </w:r>
      <w:r w:rsidRPr="008B0A59">
        <w:rPr>
          <w:rFonts w:ascii="Times New Roman" w:hAnsi="Times New Roman" w:cs="Times New Roman"/>
          <w:sz w:val="28"/>
          <w:szCs w:val="28"/>
          <w:bdr w:val="none" w:sz="0" w:space="0" w:color="auto" w:frame="1"/>
        </w:rPr>
        <w:t>&amp;&amp;j==</w:t>
      </w:r>
      <w:r w:rsidRPr="008B0A59">
        <w:rPr>
          <w:rStyle w:val="number"/>
          <w:rFonts w:ascii="Times New Roman" w:hAnsi="Times New Roman" w:cs="Times New Roman"/>
          <w:sz w:val="28"/>
          <w:szCs w:val="28"/>
          <w:bdr w:val="none" w:sz="0" w:space="0" w:color="auto" w:frame="1"/>
        </w:rPr>
        <w:t>2</w:t>
      </w:r>
      <w:r w:rsidRPr="008B0A59">
        <w:rPr>
          <w:rFonts w:ascii="Times New Roman" w:hAnsi="Times New Roman" w:cs="Times New Roman"/>
          <w:sz w:val="28"/>
          <w:szCs w:val="28"/>
          <w:bdr w:val="none" w:sz="0" w:space="0" w:color="auto" w:frame="1"/>
        </w:rPr>
        <w:t>){    </w:t>
      </w:r>
    </w:p>
    <w:p w:rsidR="004B03FE" w:rsidRPr="008B0A59" w:rsidRDefault="004B03FE" w:rsidP="00D95693">
      <w:pPr>
        <w:shd w:val="clear" w:color="auto" w:fill="FFFFFF"/>
        <w:spacing w:after="0" w:line="265" w:lineRule="atLeast"/>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w:t>
      </w:r>
      <w:r w:rsidRPr="008B0A59">
        <w:rPr>
          <w:rStyle w:val="keyword"/>
          <w:rFonts w:ascii="Times New Roman" w:hAnsi="Times New Roman" w:cs="Times New Roman"/>
          <w:b/>
          <w:bCs/>
          <w:sz w:val="28"/>
          <w:szCs w:val="28"/>
          <w:bdr w:val="none" w:sz="0" w:space="0" w:color="auto" w:frame="1"/>
        </w:rPr>
        <w:t>break</w:t>
      </w:r>
      <w:r w:rsidRPr="008B0A59">
        <w:rPr>
          <w:rFonts w:ascii="Times New Roman" w:hAnsi="Times New Roman" w:cs="Times New Roman"/>
          <w:sz w:val="28"/>
          <w:szCs w:val="28"/>
          <w:bdr w:val="none" w:sz="0" w:space="0" w:color="auto" w:frame="1"/>
        </w:rPr>
        <w:t>;    </w:t>
      </w:r>
    </w:p>
    <w:p w:rsidR="004B03FE" w:rsidRPr="008B0A59" w:rsidRDefault="004B03FE" w:rsidP="00D95693">
      <w:pPr>
        <w:shd w:val="clear" w:color="auto" w:fill="FFFFFF"/>
        <w:spacing w:after="0" w:line="265" w:lineRule="atLeast"/>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    </w:t>
      </w:r>
    </w:p>
    <w:p w:rsidR="004B03FE" w:rsidRPr="008B0A59" w:rsidRDefault="004B03FE" w:rsidP="00D95693">
      <w:pPr>
        <w:shd w:val="clear" w:color="auto" w:fill="FFFFFF"/>
        <w:spacing w:after="0" w:line="265" w:lineRule="atLeast"/>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System.out.println(i+</w:t>
      </w:r>
      <w:r w:rsidRPr="008B0A59">
        <w:rPr>
          <w:rStyle w:val="string"/>
          <w:rFonts w:ascii="Times New Roman" w:hAnsi="Times New Roman" w:cs="Times New Roman"/>
          <w:sz w:val="28"/>
          <w:szCs w:val="28"/>
          <w:bdr w:val="none" w:sz="0" w:space="0" w:color="auto" w:frame="1"/>
        </w:rPr>
        <w:t>" "</w:t>
      </w:r>
      <w:r w:rsidRPr="008B0A59">
        <w:rPr>
          <w:rFonts w:ascii="Times New Roman" w:hAnsi="Times New Roman" w:cs="Times New Roman"/>
          <w:sz w:val="28"/>
          <w:szCs w:val="28"/>
          <w:bdr w:val="none" w:sz="0" w:space="0" w:color="auto" w:frame="1"/>
        </w:rPr>
        <w:t>+j);    </w:t>
      </w:r>
    </w:p>
    <w:p w:rsidR="004B03FE" w:rsidRPr="008B0A59" w:rsidRDefault="004B03FE" w:rsidP="00D95693">
      <w:pPr>
        <w:shd w:val="clear" w:color="auto" w:fill="FFFFFF"/>
        <w:spacing w:after="0" w:line="265" w:lineRule="atLeast"/>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    </w:t>
      </w:r>
    </w:p>
    <w:p w:rsidR="004B03FE" w:rsidRPr="008B0A59" w:rsidRDefault="004B03FE" w:rsidP="00D95693">
      <w:pPr>
        <w:shd w:val="clear" w:color="auto" w:fill="FFFFFF"/>
        <w:spacing w:after="0" w:line="265" w:lineRule="atLeast"/>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    </w:t>
      </w:r>
    </w:p>
    <w:p w:rsidR="004B03FE" w:rsidRPr="008B0A59" w:rsidRDefault="004B03FE" w:rsidP="00D95693">
      <w:pPr>
        <w:shd w:val="clear" w:color="auto" w:fill="FFFFFF"/>
        <w:spacing w:after="0" w:line="265" w:lineRule="atLeast"/>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w:t>
      </w:r>
    </w:p>
    <w:p w:rsidR="004B03FE" w:rsidRPr="008B0A59" w:rsidRDefault="004B03FE" w:rsidP="00D95693">
      <w:pPr>
        <w:shd w:val="clear" w:color="auto" w:fill="FFFFFF"/>
        <w:spacing w:after="0" w:line="265" w:lineRule="atLeast"/>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w:t>
      </w:r>
    </w:p>
    <w:p w:rsidR="004B03FE" w:rsidRPr="008B0A59" w:rsidRDefault="004B03FE" w:rsidP="004B03FE">
      <w:pPr>
        <w:pStyle w:val="NormalWeb"/>
        <w:shd w:val="clear" w:color="auto" w:fill="FFFFFF"/>
        <w:spacing w:line="265" w:lineRule="atLeast"/>
        <w:jc w:val="both"/>
        <w:rPr>
          <w:b/>
          <w:sz w:val="28"/>
          <w:szCs w:val="28"/>
          <w:u w:val="single"/>
        </w:rPr>
      </w:pPr>
      <w:r w:rsidRPr="008B0A59">
        <w:rPr>
          <w:b/>
          <w:sz w:val="28"/>
          <w:szCs w:val="28"/>
          <w:u w:val="single"/>
        </w:rPr>
        <w:t>Output:</w:t>
      </w:r>
    </w:p>
    <w:p w:rsidR="004B03FE" w:rsidRPr="008B0A59" w:rsidRDefault="004B03FE" w:rsidP="00D95693">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1 1</w:t>
      </w:r>
    </w:p>
    <w:p w:rsidR="004B03FE" w:rsidRPr="008B0A59" w:rsidRDefault="004B03FE" w:rsidP="00D95693">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lastRenderedPageBreak/>
        <w:t>1 2</w:t>
      </w:r>
    </w:p>
    <w:p w:rsidR="004B03FE" w:rsidRPr="008B0A59" w:rsidRDefault="004B03FE" w:rsidP="00D95693">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1 3</w:t>
      </w:r>
    </w:p>
    <w:p w:rsidR="004B03FE" w:rsidRPr="008B0A59" w:rsidRDefault="004B03FE" w:rsidP="00D95693">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2 1</w:t>
      </w:r>
    </w:p>
    <w:p w:rsidR="004B03FE" w:rsidRPr="008B0A59" w:rsidRDefault="004B03FE" w:rsidP="00D95693">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3 1</w:t>
      </w:r>
    </w:p>
    <w:p w:rsidR="004B03FE" w:rsidRPr="008B0A59" w:rsidRDefault="004B03FE" w:rsidP="00D95693">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3 2</w:t>
      </w:r>
    </w:p>
    <w:p w:rsidR="004B03FE" w:rsidRPr="008B0A59" w:rsidRDefault="004B03FE" w:rsidP="00D95693">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3 3</w:t>
      </w:r>
    </w:p>
    <w:p w:rsidR="00BC6F34" w:rsidRPr="008B0A59" w:rsidRDefault="00BC6F34" w:rsidP="00BC6F34">
      <w:pPr>
        <w:spacing w:before="2" w:after="2" w:line="288" w:lineRule="exact"/>
        <w:rPr>
          <w:rFonts w:ascii="Times New Roman" w:hAnsi="Times New Roman" w:cs="Times New Roman"/>
        </w:rPr>
      </w:pPr>
      <w:r w:rsidRPr="008B0A59">
        <w:rPr>
          <w:rFonts w:ascii="Times New Roman" w:hAnsi="Times New Roman" w:cs="Times New Roman"/>
          <w:spacing w:val="-12"/>
          <w:sz w:val="28"/>
          <w:szCs w:val="28"/>
        </w:rPr>
        <w:br/>
      </w:r>
      <w:r w:rsidRPr="008B0A59">
        <w:rPr>
          <w:rFonts w:ascii="Times New Roman" w:hAnsi="Times New Roman" w:cs="Times New Roman"/>
        </w:rPr>
        <w:t>Break statement used inside any loop to stop the continuity of the particular loop and transfer the control from inside the loop to outside the loop by skipping the remaining iterations of the loop.</w:t>
      </w:r>
    </w:p>
    <w:p w:rsidR="00BC6F34" w:rsidRPr="008B0A59" w:rsidRDefault="00BC6F34" w:rsidP="00BC6F34">
      <w:pPr>
        <w:spacing w:before="2" w:after="2" w:line="288" w:lineRule="exact"/>
        <w:rPr>
          <w:rFonts w:ascii="Times New Roman" w:hAnsi="Times New Roman" w:cs="Times New Roman"/>
        </w:rPr>
      </w:pPr>
    </w:p>
    <w:p w:rsidR="00BC6F34" w:rsidRPr="008B0A59" w:rsidRDefault="00BC6F34" w:rsidP="00BC6F34">
      <w:pPr>
        <w:spacing w:before="2" w:after="2" w:line="288" w:lineRule="exact"/>
        <w:rPr>
          <w:rFonts w:ascii="Times New Roman" w:hAnsi="Times New Roman" w:cs="Times New Roman"/>
          <w:b/>
          <w:sz w:val="28"/>
          <w:u w:val="single"/>
        </w:rPr>
      </w:pPr>
      <w:r w:rsidRPr="008B0A59">
        <w:rPr>
          <w:rFonts w:ascii="Times New Roman" w:hAnsi="Times New Roman" w:cs="Times New Roman"/>
          <w:b/>
          <w:sz w:val="28"/>
          <w:u w:val="single"/>
        </w:rPr>
        <w:t>//WAP TO demo on break statement</w:t>
      </w:r>
    </w:p>
    <w:p w:rsidR="00BC6F34" w:rsidRPr="008B0A59" w:rsidRDefault="00BC6F34" w:rsidP="00BC6F34">
      <w:pPr>
        <w:spacing w:before="2" w:after="2" w:line="288" w:lineRule="exact"/>
        <w:ind w:left="720"/>
        <w:rPr>
          <w:rFonts w:ascii="Times New Roman" w:hAnsi="Times New Roman" w:cs="Times New Roman"/>
          <w:i/>
          <w:sz w:val="28"/>
        </w:rPr>
      </w:pPr>
    </w:p>
    <w:p w:rsidR="00BC6F34" w:rsidRPr="008B0A59" w:rsidRDefault="00BC6F34" w:rsidP="00BC6F34">
      <w:pPr>
        <w:spacing w:before="2" w:after="2" w:line="288" w:lineRule="exact"/>
        <w:ind w:left="720"/>
        <w:rPr>
          <w:rFonts w:ascii="Times New Roman" w:hAnsi="Times New Roman" w:cs="Times New Roman"/>
          <w:i/>
          <w:sz w:val="28"/>
        </w:rPr>
      </w:pPr>
      <w:r w:rsidRPr="008B0A59">
        <w:rPr>
          <w:rFonts w:ascii="Times New Roman" w:hAnsi="Times New Roman" w:cs="Times New Roman"/>
          <w:i/>
          <w:sz w:val="28"/>
        </w:rPr>
        <w:t>class    BreakDemo{</w:t>
      </w:r>
    </w:p>
    <w:p w:rsidR="00BC6F34" w:rsidRPr="008B0A59" w:rsidRDefault="00BC6F34" w:rsidP="00BC6F34">
      <w:pPr>
        <w:spacing w:before="2" w:after="2" w:line="288" w:lineRule="exact"/>
        <w:ind w:left="720"/>
        <w:rPr>
          <w:rFonts w:ascii="Times New Roman" w:hAnsi="Times New Roman" w:cs="Times New Roman"/>
          <w:i/>
          <w:sz w:val="28"/>
        </w:rPr>
      </w:pPr>
      <w:r w:rsidRPr="008B0A59">
        <w:rPr>
          <w:rFonts w:ascii="Times New Roman" w:hAnsi="Times New Roman" w:cs="Times New Roman"/>
          <w:i/>
          <w:sz w:val="28"/>
        </w:rPr>
        <w:t xml:space="preserve">  public  static  void  main(String args[]){</w:t>
      </w:r>
    </w:p>
    <w:p w:rsidR="00BC6F34" w:rsidRPr="008B0A59" w:rsidRDefault="00BC6F34" w:rsidP="00BC6F34">
      <w:pPr>
        <w:spacing w:before="2" w:after="2" w:line="288" w:lineRule="exact"/>
        <w:ind w:left="720"/>
        <w:rPr>
          <w:rFonts w:ascii="Times New Roman" w:hAnsi="Times New Roman" w:cs="Times New Roman"/>
          <w:i/>
          <w:sz w:val="28"/>
        </w:rPr>
      </w:pPr>
      <w:r w:rsidRPr="008B0A59">
        <w:rPr>
          <w:rFonts w:ascii="Times New Roman" w:hAnsi="Times New Roman" w:cs="Times New Roman"/>
          <w:i/>
          <w:sz w:val="28"/>
        </w:rPr>
        <w:t xml:space="preserve">  for(int i=1;i&lt;=10000;i++){</w:t>
      </w:r>
    </w:p>
    <w:p w:rsidR="00BC6F34" w:rsidRPr="008B0A59" w:rsidRDefault="00BC6F34" w:rsidP="00BC6F34">
      <w:pPr>
        <w:spacing w:before="2" w:after="2" w:line="288" w:lineRule="exact"/>
        <w:ind w:left="720"/>
        <w:rPr>
          <w:rFonts w:ascii="Times New Roman" w:hAnsi="Times New Roman" w:cs="Times New Roman"/>
          <w:i/>
          <w:sz w:val="28"/>
        </w:rPr>
      </w:pPr>
      <w:r w:rsidRPr="008B0A59">
        <w:rPr>
          <w:rFonts w:ascii="Times New Roman" w:hAnsi="Times New Roman" w:cs="Times New Roman"/>
          <w:i/>
          <w:sz w:val="28"/>
        </w:rPr>
        <w:t xml:space="preserve">  </w:t>
      </w:r>
      <w:r w:rsidRPr="008B0A59">
        <w:rPr>
          <w:rFonts w:ascii="Times New Roman" w:hAnsi="Times New Roman" w:cs="Times New Roman"/>
          <w:i/>
          <w:sz w:val="28"/>
        </w:rPr>
        <w:tab/>
        <w:t xml:space="preserve"> if(i&gt;10){</w:t>
      </w:r>
    </w:p>
    <w:p w:rsidR="00BC6F34" w:rsidRPr="008B0A59" w:rsidRDefault="00BC6F34" w:rsidP="00BC6F34">
      <w:pPr>
        <w:spacing w:before="2" w:after="2" w:line="288" w:lineRule="exact"/>
        <w:ind w:left="720"/>
        <w:rPr>
          <w:rFonts w:ascii="Times New Roman" w:hAnsi="Times New Roman" w:cs="Times New Roman"/>
          <w:i/>
          <w:sz w:val="28"/>
        </w:rPr>
      </w:pPr>
      <w:r w:rsidRPr="008B0A59">
        <w:rPr>
          <w:rFonts w:ascii="Times New Roman" w:hAnsi="Times New Roman" w:cs="Times New Roman"/>
          <w:i/>
          <w:sz w:val="28"/>
        </w:rPr>
        <w:t xml:space="preserve">    </w:t>
      </w:r>
      <w:r w:rsidRPr="008B0A59">
        <w:rPr>
          <w:rFonts w:ascii="Times New Roman" w:hAnsi="Times New Roman" w:cs="Times New Roman"/>
          <w:i/>
          <w:sz w:val="28"/>
        </w:rPr>
        <w:tab/>
        <w:t xml:space="preserve"> break;</w:t>
      </w:r>
    </w:p>
    <w:p w:rsidR="00BC6F34" w:rsidRPr="008B0A59" w:rsidRDefault="00BC6F34" w:rsidP="00BC6F34">
      <w:pPr>
        <w:spacing w:before="2" w:after="2" w:line="288" w:lineRule="exact"/>
        <w:ind w:left="720"/>
        <w:rPr>
          <w:rFonts w:ascii="Times New Roman" w:hAnsi="Times New Roman" w:cs="Times New Roman"/>
          <w:i/>
          <w:sz w:val="28"/>
        </w:rPr>
      </w:pPr>
      <w:r w:rsidRPr="008B0A59">
        <w:rPr>
          <w:rFonts w:ascii="Times New Roman" w:hAnsi="Times New Roman" w:cs="Times New Roman"/>
          <w:i/>
          <w:sz w:val="28"/>
        </w:rPr>
        <w:t xml:space="preserve">   </w:t>
      </w:r>
      <w:r w:rsidRPr="008B0A59">
        <w:rPr>
          <w:rFonts w:ascii="Times New Roman" w:hAnsi="Times New Roman" w:cs="Times New Roman"/>
          <w:i/>
          <w:sz w:val="28"/>
        </w:rPr>
        <w:tab/>
        <w:t>}</w:t>
      </w:r>
    </w:p>
    <w:p w:rsidR="00BC6F34" w:rsidRPr="008B0A59" w:rsidRDefault="00BC6F34" w:rsidP="00BC6F34">
      <w:pPr>
        <w:spacing w:before="2" w:after="2" w:line="288" w:lineRule="exact"/>
        <w:ind w:left="720"/>
        <w:rPr>
          <w:rFonts w:ascii="Times New Roman" w:hAnsi="Times New Roman" w:cs="Times New Roman"/>
          <w:i/>
          <w:sz w:val="28"/>
        </w:rPr>
      </w:pPr>
      <w:r w:rsidRPr="008B0A59">
        <w:rPr>
          <w:rFonts w:ascii="Times New Roman" w:hAnsi="Times New Roman" w:cs="Times New Roman"/>
          <w:i/>
          <w:sz w:val="28"/>
        </w:rPr>
        <w:t xml:space="preserve">  </w:t>
      </w:r>
      <w:r w:rsidRPr="008B0A59">
        <w:rPr>
          <w:rFonts w:ascii="Times New Roman" w:hAnsi="Times New Roman" w:cs="Times New Roman"/>
          <w:i/>
          <w:sz w:val="28"/>
        </w:rPr>
        <w:tab/>
        <w:t>System.out.println(i);</w:t>
      </w:r>
    </w:p>
    <w:p w:rsidR="00BC6F34" w:rsidRPr="008B0A59" w:rsidRDefault="00BC6F34" w:rsidP="00BC6F34">
      <w:pPr>
        <w:spacing w:before="2" w:after="2" w:line="288" w:lineRule="exact"/>
        <w:ind w:left="720"/>
        <w:rPr>
          <w:rFonts w:ascii="Times New Roman" w:hAnsi="Times New Roman" w:cs="Times New Roman"/>
          <w:i/>
          <w:sz w:val="28"/>
        </w:rPr>
      </w:pPr>
      <w:r w:rsidRPr="008B0A59">
        <w:rPr>
          <w:rFonts w:ascii="Times New Roman" w:hAnsi="Times New Roman" w:cs="Times New Roman"/>
          <w:i/>
          <w:sz w:val="28"/>
        </w:rPr>
        <w:t xml:space="preserve">  }</w:t>
      </w:r>
    </w:p>
    <w:p w:rsidR="00BC6F34" w:rsidRPr="008B0A59" w:rsidRDefault="00BC6F34" w:rsidP="00BC6F34">
      <w:pPr>
        <w:spacing w:before="2" w:after="2" w:line="288" w:lineRule="exact"/>
        <w:ind w:left="720"/>
        <w:rPr>
          <w:rFonts w:ascii="Times New Roman" w:hAnsi="Times New Roman" w:cs="Times New Roman"/>
          <w:i/>
          <w:sz w:val="28"/>
        </w:rPr>
      </w:pPr>
      <w:r w:rsidRPr="008B0A59">
        <w:rPr>
          <w:rFonts w:ascii="Times New Roman" w:hAnsi="Times New Roman" w:cs="Times New Roman"/>
          <w:i/>
          <w:sz w:val="28"/>
        </w:rPr>
        <w:t xml:space="preserve">  System.out.println("HI");</w:t>
      </w:r>
    </w:p>
    <w:p w:rsidR="00BC6F34" w:rsidRPr="008B0A59" w:rsidRDefault="00BC6F34" w:rsidP="00BC6F34">
      <w:pPr>
        <w:spacing w:before="2" w:after="2" w:line="288" w:lineRule="exact"/>
        <w:ind w:left="720"/>
        <w:rPr>
          <w:rFonts w:ascii="Times New Roman" w:hAnsi="Times New Roman" w:cs="Times New Roman"/>
          <w:i/>
          <w:sz w:val="28"/>
        </w:rPr>
      </w:pPr>
      <w:r w:rsidRPr="008B0A59">
        <w:rPr>
          <w:rFonts w:ascii="Times New Roman" w:hAnsi="Times New Roman" w:cs="Times New Roman"/>
          <w:i/>
          <w:sz w:val="28"/>
        </w:rPr>
        <w:t xml:space="preserve">  }</w:t>
      </w:r>
    </w:p>
    <w:p w:rsidR="00BC6F34" w:rsidRPr="008B0A59" w:rsidRDefault="00BC6F34" w:rsidP="00BC6F34">
      <w:pPr>
        <w:spacing w:before="2" w:after="2" w:line="288" w:lineRule="exact"/>
        <w:ind w:left="720"/>
        <w:rPr>
          <w:rFonts w:ascii="Times New Roman" w:hAnsi="Times New Roman" w:cs="Times New Roman"/>
          <w:i/>
          <w:sz w:val="28"/>
        </w:rPr>
      </w:pPr>
      <w:r w:rsidRPr="008B0A59">
        <w:rPr>
          <w:rFonts w:ascii="Times New Roman" w:hAnsi="Times New Roman" w:cs="Times New Roman"/>
          <w:i/>
          <w:sz w:val="28"/>
        </w:rPr>
        <w:t xml:space="preserve">  }</w:t>
      </w:r>
    </w:p>
    <w:p w:rsidR="00BC6F34" w:rsidRPr="008B0A59" w:rsidRDefault="00BC6F34" w:rsidP="00BC6F34">
      <w:pPr>
        <w:spacing w:before="2" w:after="2" w:line="288" w:lineRule="exact"/>
        <w:ind w:left="720"/>
        <w:rPr>
          <w:rFonts w:ascii="Times New Roman" w:hAnsi="Times New Roman" w:cs="Times New Roman"/>
          <w:i/>
          <w:sz w:val="28"/>
        </w:rPr>
      </w:pPr>
    </w:p>
    <w:p w:rsidR="00BC6F34" w:rsidRPr="008B0A59" w:rsidRDefault="00BC6F34" w:rsidP="00BC6F34">
      <w:pPr>
        <w:spacing w:before="2" w:after="2" w:line="288" w:lineRule="exact"/>
        <w:rPr>
          <w:rFonts w:ascii="Times New Roman" w:hAnsi="Times New Roman" w:cs="Times New Roman"/>
          <w:b/>
          <w:sz w:val="28"/>
          <w:szCs w:val="28"/>
          <w:u w:val="single"/>
        </w:rPr>
      </w:pPr>
      <w:r w:rsidRPr="008B0A59">
        <w:rPr>
          <w:rFonts w:ascii="Times New Roman" w:hAnsi="Times New Roman" w:cs="Times New Roman"/>
          <w:b/>
          <w:sz w:val="28"/>
          <w:szCs w:val="28"/>
          <w:u w:val="single"/>
        </w:rPr>
        <w:t>Note:</w:t>
      </w:r>
    </w:p>
    <w:p w:rsidR="00BC6F34" w:rsidRPr="008B0A59" w:rsidRDefault="00BC6F34" w:rsidP="00BC6F34">
      <w:pPr>
        <w:spacing w:before="2" w:after="2" w:line="288" w:lineRule="exact"/>
        <w:rPr>
          <w:rFonts w:ascii="Times New Roman" w:hAnsi="Times New Roman" w:cs="Times New Roman"/>
          <w:sz w:val="28"/>
          <w:szCs w:val="28"/>
        </w:rPr>
      </w:pPr>
      <w:r w:rsidRPr="008B0A59">
        <w:rPr>
          <w:rFonts w:ascii="Times New Roman" w:hAnsi="Times New Roman" w:cs="Times New Roman"/>
        </w:rPr>
        <w:t xml:space="preserve">  </w:t>
      </w:r>
      <w:r w:rsidRPr="008B0A59">
        <w:rPr>
          <w:rFonts w:ascii="Times New Roman" w:hAnsi="Times New Roman" w:cs="Times New Roman"/>
          <w:sz w:val="28"/>
          <w:szCs w:val="28"/>
        </w:rPr>
        <w:t xml:space="preserve"> It is always recommended to write break statement using if statement</w:t>
      </w:r>
    </w:p>
    <w:p w:rsidR="00C8521E" w:rsidRPr="008B0A59" w:rsidRDefault="00C8521E" w:rsidP="00BC6F34">
      <w:pPr>
        <w:pStyle w:val="Heading2"/>
        <w:pBdr>
          <w:bottom w:val="single" w:sz="8" w:space="0" w:color="auto"/>
        </w:pBdr>
        <w:shd w:val="clear" w:color="auto" w:fill="D9D9D9" w:themeFill="background1" w:themeFillShade="D9"/>
        <w:spacing w:before="0" w:after="369" w:line="461" w:lineRule="atLeast"/>
        <w:jc w:val="center"/>
        <w:rPr>
          <w:rFonts w:ascii="Times New Roman" w:hAnsi="Times New Roman" w:cs="Times New Roman"/>
          <w:color w:val="auto"/>
          <w:spacing w:val="-12"/>
          <w:sz w:val="36"/>
          <w:szCs w:val="28"/>
        </w:rPr>
      </w:pPr>
      <w:r w:rsidRPr="008B0A59">
        <w:rPr>
          <w:rFonts w:ascii="Times New Roman" w:hAnsi="Times New Roman" w:cs="Times New Roman"/>
          <w:color w:val="auto"/>
          <w:spacing w:val="-12"/>
          <w:sz w:val="36"/>
          <w:szCs w:val="28"/>
        </w:rPr>
        <w:t>Java continue statement</w:t>
      </w:r>
    </w:p>
    <w:p w:rsidR="00C8521E" w:rsidRPr="008B0A59" w:rsidRDefault="00C8521E" w:rsidP="00C8521E">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rPr>
      </w:pPr>
      <w:r w:rsidRPr="008B0A59">
        <w:rPr>
          <w:rFonts w:ascii="Times New Roman" w:hAnsi="Times New Roman" w:cs="Times New Roman"/>
          <w:bCs w:val="0"/>
          <w:color w:val="auto"/>
          <w:spacing w:val="-12"/>
          <w:sz w:val="28"/>
          <w:szCs w:val="28"/>
        </w:rPr>
        <w:t>Continue Statement in Java programming : Skip Part of Loop</w:t>
      </w:r>
    </w:p>
    <w:p w:rsidR="00C8521E" w:rsidRPr="008B0A59" w:rsidRDefault="00C8521E" w:rsidP="00C8521E">
      <w:pPr>
        <w:pStyle w:val="NormalWeb"/>
        <w:shd w:val="clear" w:color="auto" w:fill="FFFFFF"/>
        <w:spacing w:before="115" w:beforeAutospacing="0" w:after="115" w:afterAutospacing="0" w:line="276" w:lineRule="atLeast"/>
        <w:jc w:val="both"/>
        <w:rPr>
          <w:sz w:val="28"/>
          <w:szCs w:val="28"/>
        </w:rPr>
      </w:pPr>
      <w:r w:rsidRPr="008B0A59">
        <w:rPr>
          <w:sz w:val="28"/>
          <w:szCs w:val="28"/>
        </w:rPr>
        <w:t>Continue Statement in Java is used to skip the part of loop. Unlike break statement it does not terminate the loop , instead it skips the remaining part of the loop and control again goes to check the condition again.</w:t>
      </w:r>
    </w:p>
    <w:p w:rsidR="00C8521E" w:rsidRPr="008B0A59" w:rsidRDefault="00C8521E" w:rsidP="00C8521E">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rPr>
      </w:pPr>
      <w:r w:rsidRPr="008B0A59">
        <w:rPr>
          <w:rFonts w:ascii="Times New Roman" w:hAnsi="Times New Roman" w:cs="Times New Roman"/>
          <w:bCs w:val="0"/>
          <w:color w:val="auto"/>
          <w:spacing w:val="-12"/>
          <w:sz w:val="28"/>
          <w:szCs w:val="28"/>
        </w:rPr>
        <w:t>Syntax : Continue Statement</w:t>
      </w:r>
    </w:p>
    <w:p w:rsidR="00C8521E" w:rsidRPr="008B0A59" w:rsidRDefault="00C8521E" w:rsidP="004375B3">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w:t>
      </w:r>
    </w:p>
    <w:p w:rsidR="00C8521E" w:rsidRPr="008B0A59" w:rsidRDefault="00C8521E" w:rsidP="004375B3">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//loop body </w:t>
      </w:r>
    </w:p>
    <w:p w:rsidR="00C8521E" w:rsidRPr="008B0A59" w:rsidRDefault="00C8521E" w:rsidP="004375B3">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w:t>
      </w:r>
    </w:p>
    <w:p w:rsidR="00C8521E" w:rsidRPr="008B0A59" w:rsidRDefault="00C8521E" w:rsidP="004375B3">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w:t>
      </w:r>
    </w:p>
    <w:p w:rsidR="00C8521E" w:rsidRPr="008B0A59" w:rsidRDefault="00C8521E" w:rsidP="004375B3">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b/>
          <w:bCs/>
          <w:i/>
          <w:sz w:val="32"/>
          <w:szCs w:val="28"/>
        </w:rPr>
        <w:lastRenderedPageBreak/>
        <w:t>continue</w:t>
      </w:r>
      <w:r w:rsidRPr="008B0A59">
        <w:rPr>
          <w:rFonts w:ascii="Times New Roman" w:hAnsi="Times New Roman" w:cs="Times New Roman"/>
          <w:i/>
          <w:sz w:val="32"/>
          <w:szCs w:val="28"/>
        </w:rPr>
        <w:t>;</w:t>
      </w:r>
    </w:p>
    <w:p w:rsidR="00C8521E" w:rsidRPr="008B0A59" w:rsidRDefault="00C8521E" w:rsidP="004375B3">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w:t>
      </w:r>
    </w:p>
    <w:p w:rsidR="00C8521E" w:rsidRPr="008B0A59" w:rsidRDefault="00C8521E" w:rsidP="004375B3">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w:t>
      </w:r>
    </w:p>
    <w:p w:rsidR="00C8521E" w:rsidRPr="008B0A59" w:rsidRDefault="00C8521E" w:rsidP="00C8521E">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u w:val="single"/>
        </w:rPr>
      </w:pPr>
      <w:r w:rsidRPr="008B0A59">
        <w:rPr>
          <w:rFonts w:ascii="Times New Roman" w:hAnsi="Times New Roman" w:cs="Times New Roman"/>
          <w:bCs w:val="0"/>
          <w:color w:val="auto"/>
          <w:spacing w:val="-12"/>
          <w:sz w:val="28"/>
          <w:szCs w:val="28"/>
          <w:u w:val="single"/>
        </w:rPr>
        <w:t>Explanation :</w:t>
      </w:r>
    </w:p>
    <w:p w:rsidR="00C8521E" w:rsidRPr="008B0A59" w:rsidRDefault="00C8521E" w:rsidP="00582FD5">
      <w:pPr>
        <w:numPr>
          <w:ilvl w:val="0"/>
          <w:numId w:val="27"/>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Continue Statement is</w:t>
      </w:r>
      <w:r w:rsidRPr="008B0A59">
        <w:rPr>
          <w:rStyle w:val="apple-converted-space"/>
          <w:rFonts w:ascii="Times New Roman" w:hAnsi="Times New Roman" w:cs="Times New Roman"/>
          <w:sz w:val="28"/>
          <w:szCs w:val="28"/>
        </w:rPr>
        <w:t> </w:t>
      </w:r>
      <w:r w:rsidRPr="008B0A59">
        <w:rPr>
          <w:rStyle w:val="Strong"/>
          <w:rFonts w:ascii="Times New Roman" w:hAnsi="Times New Roman" w:cs="Times New Roman"/>
          <w:sz w:val="28"/>
          <w:szCs w:val="28"/>
        </w:rPr>
        <w:t>Jumping Statement in Java Programming</w:t>
      </w:r>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like break.</w:t>
      </w:r>
    </w:p>
    <w:p w:rsidR="00C8521E" w:rsidRPr="008B0A59" w:rsidRDefault="00C8521E" w:rsidP="00582FD5">
      <w:pPr>
        <w:numPr>
          <w:ilvl w:val="0"/>
          <w:numId w:val="27"/>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Continue Statement skips the Loop and</w:t>
      </w:r>
      <w:r w:rsidRPr="008B0A59">
        <w:rPr>
          <w:rStyle w:val="apple-converted-space"/>
          <w:rFonts w:ascii="Times New Roman" w:hAnsi="Times New Roman" w:cs="Times New Roman"/>
          <w:sz w:val="28"/>
          <w:szCs w:val="28"/>
        </w:rPr>
        <w:t> </w:t>
      </w:r>
      <w:r w:rsidRPr="008B0A59">
        <w:rPr>
          <w:rStyle w:val="Strong"/>
          <w:rFonts w:ascii="Times New Roman" w:hAnsi="Times New Roman" w:cs="Times New Roman"/>
          <w:sz w:val="28"/>
          <w:szCs w:val="28"/>
        </w:rPr>
        <w:t>Re-Executes Loop with new condition</w:t>
      </w:r>
      <w:r w:rsidRPr="008B0A59">
        <w:rPr>
          <w:rFonts w:ascii="Times New Roman" w:hAnsi="Times New Roman" w:cs="Times New Roman"/>
          <w:sz w:val="28"/>
          <w:szCs w:val="28"/>
        </w:rPr>
        <w:t>.</w:t>
      </w:r>
    </w:p>
    <w:p w:rsidR="00C8521E" w:rsidRPr="008B0A59" w:rsidRDefault="00C8521E" w:rsidP="00582FD5">
      <w:pPr>
        <w:numPr>
          <w:ilvl w:val="0"/>
          <w:numId w:val="27"/>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Continue Statement</w:t>
      </w:r>
      <w:r w:rsidRPr="008B0A59">
        <w:rPr>
          <w:rStyle w:val="apple-converted-space"/>
          <w:rFonts w:ascii="Times New Roman" w:hAnsi="Times New Roman" w:cs="Times New Roman"/>
          <w:sz w:val="28"/>
          <w:szCs w:val="28"/>
        </w:rPr>
        <w:t> </w:t>
      </w:r>
      <w:r w:rsidRPr="008B0A59">
        <w:rPr>
          <w:rStyle w:val="Strong"/>
          <w:rFonts w:ascii="Times New Roman" w:hAnsi="Times New Roman" w:cs="Times New Roman"/>
          <w:sz w:val="28"/>
          <w:szCs w:val="28"/>
        </w:rPr>
        <w:t>can be used only in Loop Control Statements</w:t>
      </w:r>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such as</w:t>
      </w:r>
      <w:r w:rsidRPr="008B0A59">
        <w:rPr>
          <w:rStyle w:val="apple-converted-space"/>
          <w:rFonts w:ascii="Times New Roman" w:hAnsi="Times New Roman" w:cs="Times New Roman"/>
          <w:sz w:val="28"/>
          <w:szCs w:val="28"/>
        </w:rPr>
        <w:t> </w:t>
      </w:r>
      <w:hyperlink r:id="rId59" w:tgtFrame="_blank" w:tooltip="For Loop" w:history="1">
        <w:r w:rsidRPr="008B0A59">
          <w:rPr>
            <w:rStyle w:val="Hyperlink"/>
            <w:rFonts w:ascii="Times New Roman" w:hAnsi="Times New Roman" w:cs="Times New Roman"/>
            <w:color w:val="auto"/>
            <w:sz w:val="28"/>
            <w:szCs w:val="28"/>
            <w:u w:val="none"/>
          </w:rPr>
          <w:t>For Loop</w:t>
        </w:r>
      </w:hyperlink>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w:t>
      </w:r>
      <w:r w:rsidRPr="008B0A59">
        <w:rPr>
          <w:rStyle w:val="apple-converted-space"/>
          <w:rFonts w:ascii="Times New Roman" w:hAnsi="Times New Roman" w:cs="Times New Roman"/>
          <w:sz w:val="28"/>
          <w:szCs w:val="28"/>
        </w:rPr>
        <w:t> </w:t>
      </w:r>
      <w:hyperlink r:id="rId60" w:tgtFrame="_blank" w:tooltip="While loop" w:history="1">
        <w:r w:rsidRPr="008B0A59">
          <w:rPr>
            <w:rStyle w:val="Hyperlink"/>
            <w:rFonts w:ascii="Times New Roman" w:hAnsi="Times New Roman" w:cs="Times New Roman"/>
            <w:color w:val="auto"/>
            <w:sz w:val="28"/>
            <w:szCs w:val="28"/>
            <w:u w:val="none"/>
          </w:rPr>
          <w:t>While Loop</w:t>
        </w:r>
      </w:hyperlink>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w:t>
      </w:r>
      <w:r w:rsidRPr="008B0A59">
        <w:rPr>
          <w:rStyle w:val="apple-converted-space"/>
          <w:rFonts w:ascii="Times New Roman" w:hAnsi="Times New Roman" w:cs="Times New Roman"/>
          <w:sz w:val="28"/>
          <w:szCs w:val="28"/>
        </w:rPr>
        <w:t> </w:t>
      </w:r>
      <w:hyperlink r:id="rId61" w:tgtFrame="_blank" w:tooltip="do While Loop" w:history="1">
        <w:r w:rsidRPr="008B0A59">
          <w:rPr>
            <w:rStyle w:val="Hyperlink"/>
            <w:rFonts w:ascii="Times New Roman" w:hAnsi="Times New Roman" w:cs="Times New Roman"/>
            <w:color w:val="auto"/>
            <w:sz w:val="28"/>
            <w:szCs w:val="28"/>
            <w:u w:val="none"/>
          </w:rPr>
          <w:t>do-While Loop</w:t>
        </w:r>
      </w:hyperlink>
      <w:r w:rsidRPr="008B0A59">
        <w:rPr>
          <w:rFonts w:ascii="Times New Roman" w:hAnsi="Times New Roman" w:cs="Times New Roman"/>
          <w:sz w:val="28"/>
          <w:szCs w:val="28"/>
        </w:rPr>
        <w:t>.</w:t>
      </w:r>
    </w:p>
    <w:p w:rsidR="00C8521E" w:rsidRPr="008B0A59" w:rsidRDefault="00C8521E" w:rsidP="00582FD5">
      <w:pPr>
        <w:numPr>
          <w:ilvl w:val="0"/>
          <w:numId w:val="27"/>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Style w:val="Strong"/>
          <w:rFonts w:ascii="Times New Roman" w:hAnsi="Times New Roman" w:cs="Times New Roman"/>
          <w:sz w:val="28"/>
          <w:szCs w:val="28"/>
        </w:rPr>
        <w:t>Continue</w:t>
      </w:r>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is Keyword in Java Programming.</w:t>
      </w:r>
    </w:p>
    <w:p w:rsidR="00C8521E" w:rsidRPr="008B0A59" w:rsidRDefault="00C8521E" w:rsidP="00C8521E">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u w:val="single"/>
        </w:rPr>
      </w:pPr>
      <w:r w:rsidRPr="008B0A59">
        <w:rPr>
          <w:rFonts w:ascii="Times New Roman" w:hAnsi="Times New Roman" w:cs="Times New Roman"/>
          <w:bCs w:val="0"/>
          <w:color w:val="auto"/>
          <w:spacing w:val="-12"/>
          <w:sz w:val="28"/>
          <w:szCs w:val="28"/>
          <w:u w:val="single"/>
        </w:rPr>
        <w:t>Different Ways of Writing Continue Statement in Java</w:t>
      </w:r>
    </w:p>
    <w:p w:rsidR="00C8521E" w:rsidRPr="008B0A59" w:rsidRDefault="00C8521E" w:rsidP="00C8521E">
      <w:pPr>
        <w:pStyle w:val="Heading3"/>
        <w:pBdr>
          <w:bottom w:val="single" w:sz="8" w:space="0" w:color="DEDEDE"/>
        </w:pBdr>
        <w:shd w:val="clear" w:color="auto" w:fill="FFFFFF"/>
        <w:spacing w:before="180" w:after="173" w:line="312" w:lineRule="atLeast"/>
        <w:jc w:val="both"/>
        <w:rPr>
          <w:rFonts w:ascii="Times New Roman" w:hAnsi="Times New Roman" w:cs="Times New Roman"/>
          <w:bCs w:val="0"/>
          <w:color w:val="auto"/>
          <w:sz w:val="28"/>
          <w:szCs w:val="28"/>
        </w:rPr>
      </w:pPr>
      <w:r w:rsidRPr="008B0A59">
        <w:rPr>
          <w:rFonts w:ascii="Times New Roman" w:hAnsi="Times New Roman" w:cs="Times New Roman"/>
          <w:bCs w:val="0"/>
          <w:color w:val="auto"/>
          <w:sz w:val="28"/>
          <w:szCs w:val="28"/>
        </w:rPr>
        <w:t>Way 1 : Continue Statement Written Inside For Loop</w:t>
      </w:r>
    </w:p>
    <w:p w:rsidR="00C8521E" w:rsidRPr="008B0A59" w:rsidRDefault="00C8521E" w:rsidP="004375B3">
      <w:pPr>
        <w:pStyle w:val="NormalWeb"/>
        <w:shd w:val="clear" w:color="auto" w:fill="FFFFFF"/>
        <w:spacing w:before="115" w:beforeAutospacing="0" w:after="115" w:afterAutospacing="0" w:line="276" w:lineRule="atLeast"/>
        <w:ind w:left="720" w:firstLine="720"/>
        <w:jc w:val="both"/>
        <w:rPr>
          <w:sz w:val="28"/>
          <w:szCs w:val="28"/>
        </w:rPr>
      </w:pPr>
      <w:r w:rsidRPr="008B0A59">
        <w:rPr>
          <w:noProof/>
          <w:sz w:val="28"/>
          <w:szCs w:val="28"/>
        </w:rPr>
        <w:drawing>
          <wp:inline distT="0" distB="0" distL="0" distR="0">
            <wp:extent cx="4505960" cy="3489325"/>
            <wp:effectExtent l="19050" t="0" r="8890" b="0"/>
            <wp:docPr id="27" name="Picture 27" descr="continue statement in java Programming skipping loop">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tinue statement in java Programming skipping loop">
                      <a:hlinkClick r:id="rId62"/>
                    </pic:cNvPr>
                    <pic:cNvPicPr>
                      <a:picLocks noChangeAspect="1" noChangeArrowheads="1"/>
                    </pic:cNvPicPr>
                  </pic:nvPicPr>
                  <pic:blipFill>
                    <a:blip r:embed="rId63"/>
                    <a:srcRect/>
                    <a:stretch>
                      <a:fillRect/>
                    </a:stretch>
                  </pic:blipFill>
                  <pic:spPr bwMode="auto">
                    <a:xfrm>
                      <a:off x="0" y="0"/>
                      <a:ext cx="4505960" cy="3489325"/>
                    </a:xfrm>
                    <a:prstGeom prst="rect">
                      <a:avLst/>
                    </a:prstGeom>
                    <a:noFill/>
                    <a:ln w="9525">
                      <a:noFill/>
                      <a:miter lim="800000"/>
                      <a:headEnd/>
                      <a:tailEnd/>
                    </a:ln>
                  </pic:spPr>
                </pic:pic>
              </a:graphicData>
            </a:graphic>
          </wp:inline>
        </w:drawing>
      </w:r>
    </w:p>
    <w:p w:rsidR="00C8521E" w:rsidRPr="008B0A59" w:rsidRDefault="00C8521E" w:rsidP="00582FD5">
      <w:pPr>
        <w:numPr>
          <w:ilvl w:val="0"/>
          <w:numId w:val="28"/>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lastRenderedPageBreak/>
        <w:t>Continue Statement is used to</w:t>
      </w:r>
      <w:r w:rsidRPr="008B0A59">
        <w:rPr>
          <w:rStyle w:val="apple-converted-space"/>
          <w:rFonts w:ascii="Times New Roman" w:hAnsi="Times New Roman" w:cs="Times New Roman"/>
          <w:sz w:val="28"/>
          <w:szCs w:val="28"/>
        </w:rPr>
        <w:t> </w:t>
      </w:r>
      <w:r w:rsidRPr="008B0A59">
        <w:rPr>
          <w:rStyle w:val="Strong"/>
          <w:rFonts w:ascii="Times New Roman" w:hAnsi="Times New Roman" w:cs="Times New Roman"/>
          <w:sz w:val="28"/>
          <w:szCs w:val="28"/>
        </w:rPr>
        <w:t>skip the remaining part of the for loop</w:t>
      </w:r>
    </w:p>
    <w:p w:rsidR="00C8521E" w:rsidRPr="008B0A59" w:rsidRDefault="00C8521E" w:rsidP="007E2CD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32"/>
        </w:rPr>
      </w:pPr>
      <w:r w:rsidRPr="008B0A59">
        <w:rPr>
          <w:rFonts w:ascii="Times New Roman" w:hAnsi="Times New Roman" w:cs="Times New Roman"/>
          <w:b/>
          <w:bCs/>
          <w:i/>
          <w:sz w:val="32"/>
          <w:szCs w:val="32"/>
        </w:rPr>
        <w:t>for</w:t>
      </w:r>
      <w:r w:rsidRPr="008B0A59">
        <w:rPr>
          <w:rFonts w:ascii="Times New Roman" w:hAnsi="Times New Roman" w:cs="Times New Roman"/>
          <w:i/>
          <w:sz w:val="32"/>
          <w:szCs w:val="32"/>
        </w:rPr>
        <w:t xml:space="preserve"> (</w:t>
      </w:r>
      <w:r w:rsidRPr="008B0A59">
        <w:rPr>
          <w:rFonts w:ascii="Times New Roman" w:hAnsi="Times New Roman" w:cs="Times New Roman"/>
          <w:b/>
          <w:bCs/>
          <w:i/>
          <w:sz w:val="32"/>
          <w:szCs w:val="32"/>
        </w:rPr>
        <w:t>int</w:t>
      </w:r>
      <w:r w:rsidRPr="008B0A59">
        <w:rPr>
          <w:rFonts w:ascii="Times New Roman" w:hAnsi="Times New Roman" w:cs="Times New Roman"/>
          <w:i/>
          <w:sz w:val="32"/>
          <w:szCs w:val="32"/>
        </w:rPr>
        <w:t xml:space="preserve"> i = 0; i &lt; max; i++) {</w:t>
      </w:r>
    </w:p>
    <w:p w:rsidR="00C8521E" w:rsidRPr="008B0A59" w:rsidRDefault="00C8521E" w:rsidP="007E2CD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32"/>
        </w:rPr>
      </w:pPr>
      <w:r w:rsidRPr="008B0A59">
        <w:rPr>
          <w:rFonts w:ascii="Times New Roman" w:hAnsi="Times New Roman" w:cs="Times New Roman"/>
          <w:i/>
          <w:sz w:val="32"/>
          <w:szCs w:val="32"/>
        </w:rPr>
        <w:t xml:space="preserve">       // Interested only in p's</w:t>
      </w:r>
    </w:p>
    <w:p w:rsidR="00C8521E" w:rsidRPr="008B0A59" w:rsidRDefault="00C8521E" w:rsidP="007E2CD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32"/>
        </w:rPr>
      </w:pPr>
      <w:r w:rsidRPr="008B0A59">
        <w:rPr>
          <w:rFonts w:ascii="Times New Roman" w:hAnsi="Times New Roman" w:cs="Times New Roman"/>
          <w:i/>
          <w:sz w:val="32"/>
          <w:szCs w:val="32"/>
        </w:rPr>
        <w:t xml:space="preserve">       </w:t>
      </w:r>
      <w:r w:rsidRPr="008B0A59">
        <w:rPr>
          <w:rFonts w:ascii="Times New Roman" w:hAnsi="Times New Roman" w:cs="Times New Roman"/>
          <w:b/>
          <w:bCs/>
          <w:i/>
          <w:sz w:val="32"/>
          <w:szCs w:val="32"/>
        </w:rPr>
        <w:t>if</w:t>
      </w:r>
      <w:r w:rsidRPr="008B0A59">
        <w:rPr>
          <w:rFonts w:ascii="Times New Roman" w:hAnsi="Times New Roman" w:cs="Times New Roman"/>
          <w:i/>
          <w:sz w:val="32"/>
          <w:szCs w:val="32"/>
        </w:rPr>
        <w:t xml:space="preserve"> (searchMe.charAt(i) != 'p')</w:t>
      </w:r>
    </w:p>
    <w:p w:rsidR="00C8521E" w:rsidRPr="008B0A59" w:rsidRDefault="00C8521E" w:rsidP="007E2CD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32"/>
        </w:rPr>
      </w:pPr>
      <w:r w:rsidRPr="008B0A59">
        <w:rPr>
          <w:rFonts w:ascii="Times New Roman" w:hAnsi="Times New Roman" w:cs="Times New Roman"/>
          <w:i/>
          <w:sz w:val="32"/>
          <w:szCs w:val="32"/>
        </w:rPr>
        <w:t xml:space="preserve">              </w:t>
      </w:r>
      <w:r w:rsidRPr="008B0A59">
        <w:rPr>
          <w:rFonts w:ascii="Times New Roman" w:hAnsi="Times New Roman" w:cs="Times New Roman"/>
          <w:b/>
          <w:bCs/>
          <w:i/>
          <w:sz w:val="32"/>
          <w:szCs w:val="32"/>
        </w:rPr>
        <w:t>continue</w:t>
      </w:r>
      <w:r w:rsidRPr="008B0A59">
        <w:rPr>
          <w:rFonts w:ascii="Times New Roman" w:hAnsi="Times New Roman" w:cs="Times New Roman"/>
          <w:i/>
          <w:sz w:val="32"/>
          <w:szCs w:val="32"/>
        </w:rPr>
        <w:t>;</w:t>
      </w:r>
    </w:p>
    <w:p w:rsidR="00C8521E" w:rsidRPr="008B0A59" w:rsidRDefault="00C8521E" w:rsidP="007E2CD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32"/>
        </w:rPr>
      </w:pPr>
      <w:r w:rsidRPr="008B0A59">
        <w:rPr>
          <w:rFonts w:ascii="Times New Roman" w:hAnsi="Times New Roman" w:cs="Times New Roman"/>
          <w:i/>
          <w:sz w:val="32"/>
          <w:szCs w:val="32"/>
        </w:rPr>
        <w:t xml:space="preserve">      numPs++;  //Process P's</w:t>
      </w:r>
    </w:p>
    <w:p w:rsidR="00C8521E" w:rsidRPr="008B0A59" w:rsidRDefault="00C8521E" w:rsidP="007E2CD1">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32"/>
        </w:rPr>
      </w:pPr>
      <w:r w:rsidRPr="008B0A59">
        <w:rPr>
          <w:rFonts w:ascii="Times New Roman" w:hAnsi="Times New Roman" w:cs="Times New Roman"/>
          <w:i/>
          <w:sz w:val="32"/>
          <w:szCs w:val="32"/>
        </w:rPr>
        <w:t xml:space="preserve">      }</w:t>
      </w:r>
    </w:p>
    <w:p w:rsidR="00C8521E" w:rsidRPr="008B0A59" w:rsidRDefault="00C8521E" w:rsidP="00332D9A">
      <w:p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As shown in the above code snippet we can see , if we</w:t>
      </w:r>
      <w:r w:rsidRPr="008B0A59">
        <w:rPr>
          <w:rStyle w:val="apple-converted-space"/>
          <w:rFonts w:ascii="Times New Roman" w:hAnsi="Times New Roman" w:cs="Times New Roman"/>
          <w:sz w:val="28"/>
          <w:szCs w:val="28"/>
        </w:rPr>
        <w:t> </w:t>
      </w:r>
      <w:r w:rsidRPr="008B0A59">
        <w:rPr>
          <w:rStyle w:val="Strong"/>
          <w:rFonts w:ascii="Times New Roman" w:hAnsi="Times New Roman" w:cs="Times New Roman"/>
          <w:sz w:val="28"/>
          <w:szCs w:val="28"/>
        </w:rPr>
        <w:t>get any character other than p then we are using continue statement to skip the loop</w:t>
      </w:r>
      <w:r w:rsidRPr="008B0A59">
        <w:rPr>
          <w:rFonts w:ascii="Times New Roman" w:hAnsi="Times New Roman" w:cs="Times New Roman"/>
          <w:sz w:val="28"/>
          <w:szCs w:val="28"/>
        </w:rPr>
        <w:t>and if we get ‘P’ then we are incrementing Counter.</w:t>
      </w:r>
    </w:p>
    <w:p w:rsidR="00C8521E" w:rsidRPr="008B0A59" w:rsidRDefault="00C8521E" w:rsidP="00582FD5">
      <w:pPr>
        <w:numPr>
          <w:ilvl w:val="0"/>
          <w:numId w:val="29"/>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Continue Statement in for</w:t>
      </w:r>
      <w:r w:rsidRPr="008B0A59">
        <w:rPr>
          <w:rStyle w:val="apple-converted-space"/>
          <w:rFonts w:ascii="Times New Roman" w:hAnsi="Times New Roman" w:cs="Times New Roman"/>
          <w:sz w:val="28"/>
          <w:szCs w:val="28"/>
        </w:rPr>
        <w:t> </w:t>
      </w:r>
      <w:r w:rsidRPr="008B0A59">
        <w:rPr>
          <w:rStyle w:val="Strong"/>
          <w:rFonts w:ascii="Times New Roman" w:hAnsi="Times New Roman" w:cs="Times New Roman"/>
          <w:sz w:val="28"/>
          <w:szCs w:val="28"/>
          <w:u w:val="single"/>
        </w:rPr>
        <w:t>loop takes control to “Increment” step</w:t>
      </w:r>
      <w:r w:rsidRPr="008B0A59">
        <w:rPr>
          <w:rFonts w:ascii="Times New Roman" w:hAnsi="Times New Roman" w:cs="Times New Roman"/>
          <w:sz w:val="28"/>
          <w:szCs w:val="28"/>
        </w:rPr>
        <w:t>. i.e after continue “</w:t>
      </w:r>
      <w:r w:rsidRPr="008B0A59">
        <w:rPr>
          <w:rStyle w:val="Strong"/>
          <w:rFonts w:ascii="Times New Roman" w:hAnsi="Times New Roman" w:cs="Times New Roman"/>
          <w:sz w:val="28"/>
          <w:szCs w:val="28"/>
        </w:rPr>
        <w:t>i++</w:t>
      </w:r>
      <w:r w:rsidRPr="008B0A59">
        <w:rPr>
          <w:rFonts w:ascii="Times New Roman" w:hAnsi="Times New Roman" w:cs="Times New Roman"/>
          <w:sz w:val="28"/>
          <w:szCs w:val="28"/>
        </w:rPr>
        <w:t>” will gets executed. (show in diagram)</w:t>
      </w:r>
    </w:p>
    <w:p w:rsidR="00C8521E" w:rsidRPr="008B0A59" w:rsidRDefault="00C8521E" w:rsidP="00C8521E">
      <w:pPr>
        <w:pStyle w:val="Heading3"/>
        <w:pBdr>
          <w:bottom w:val="single" w:sz="8" w:space="0" w:color="DEDEDE"/>
        </w:pBdr>
        <w:shd w:val="clear" w:color="auto" w:fill="FFFFFF"/>
        <w:spacing w:before="180" w:after="173" w:line="312" w:lineRule="atLeast"/>
        <w:jc w:val="both"/>
        <w:rPr>
          <w:rFonts w:ascii="Times New Roman" w:hAnsi="Times New Roman" w:cs="Times New Roman"/>
          <w:bCs w:val="0"/>
          <w:color w:val="auto"/>
          <w:sz w:val="28"/>
          <w:szCs w:val="28"/>
        </w:rPr>
      </w:pPr>
      <w:r w:rsidRPr="008B0A59">
        <w:rPr>
          <w:rFonts w:ascii="Times New Roman" w:hAnsi="Times New Roman" w:cs="Times New Roman"/>
          <w:bCs w:val="0"/>
          <w:color w:val="auto"/>
          <w:sz w:val="28"/>
          <w:szCs w:val="28"/>
        </w:rPr>
        <w:lastRenderedPageBreak/>
        <w:t>Way 2 : Continue Statement Written Inside While Loop</w:t>
      </w:r>
    </w:p>
    <w:p w:rsidR="00C8521E" w:rsidRPr="008B0A59" w:rsidRDefault="00C8521E" w:rsidP="00332D9A">
      <w:pPr>
        <w:pStyle w:val="NormalWeb"/>
        <w:shd w:val="clear" w:color="auto" w:fill="FFFFFF"/>
        <w:spacing w:before="115" w:beforeAutospacing="0" w:after="115" w:afterAutospacing="0" w:line="276" w:lineRule="atLeast"/>
        <w:ind w:left="720" w:firstLine="720"/>
        <w:jc w:val="both"/>
        <w:rPr>
          <w:sz w:val="28"/>
          <w:szCs w:val="28"/>
        </w:rPr>
      </w:pPr>
      <w:r w:rsidRPr="008B0A59">
        <w:rPr>
          <w:noProof/>
          <w:sz w:val="28"/>
          <w:szCs w:val="28"/>
        </w:rPr>
        <w:drawing>
          <wp:inline distT="0" distB="0" distL="0" distR="0">
            <wp:extent cx="4630420" cy="3489325"/>
            <wp:effectExtent l="19050" t="0" r="0" b="0"/>
            <wp:docPr id="28" name="Picture 28" descr="Continue Statement in While Loop">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tinue Statement in While Loop">
                      <a:hlinkClick r:id="rId64"/>
                    </pic:cNvPr>
                    <pic:cNvPicPr>
                      <a:picLocks noChangeAspect="1" noChangeArrowheads="1"/>
                    </pic:cNvPicPr>
                  </pic:nvPicPr>
                  <pic:blipFill>
                    <a:blip r:embed="rId65"/>
                    <a:srcRect/>
                    <a:stretch>
                      <a:fillRect/>
                    </a:stretch>
                  </pic:blipFill>
                  <pic:spPr bwMode="auto">
                    <a:xfrm>
                      <a:off x="0" y="0"/>
                      <a:ext cx="4630420" cy="3489325"/>
                    </a:xfrm>
                    <a:prstGeom prst="rect">
                      <a:avLst/>
                    </a:prstGeom>
                    <a:noFill/>
                    <a:ln w="9525">
                      <a:noFill/>
                      <a:miter lim="800000"/>
                      <a:headEnd/>
                      <a:tailEnd/>
                    </a:ln>
                  </pic:spPr>
                </pic:pic>
              </a:graphicData>
            </a:graphic>
          </wp:inline>
        </w:drawing>
      </w:r>
      <w:r w:rsidRPr="008B0A59">
        <w:rPr>
          <w:sz w:val="28"/>
          <w:szCs w:val="28"/>
        </w:rPr>
        <w:br/>
      </w:r>
      <w:r w:rsidRPr="008B0A59">
        <w:rPr>
          <w:b/>
          <w:sz w:val="28"/>
          <w:szCs w:val="28"/>
          <w:u w:val="single"/>
        </w:rPr>
        <w:t>*Note :</w:t>
      </w:r>
      <w:r w:rsidRPr="008B0A59">
        <w:rPr>
          <w:sz w:val="28"/>
          <w:szCs w:val="28"/>
        </w:rPr>
        <w:t xml:space="preserve"> It will executes condition in while loop</w:t>
      </w:r>
    </w:p>
    <w:p w:rsidR="00C8521E" w:rsidRPr="008B0A59" w:rsidRDefault="00C8521E" w:rsidP="00C8521E">
      <w:pPr>
        <w:pStyle w:val="Heading3"/>
        <w:pBdr>
          <w:bottom w:val="single" w:sz="8" w:space="0" w:color="DEDEDE"/>
        </w:pBdr>
        <w:shd w:val="clear" w:color="auto" w:fill="FFFFFF"/>
        <w:spacing w:before="180" w:after="173" w:line="312" w:lineRule="atLeast"/>
        <w:jc w:val="both"/>
        <w:rPr>
          <w:rFonts w:ascii="Times New Roman" w:hAnsi="Times New Roman" w:cs="Times New Roman"/>
          <w:bCs w:val="0"/>
          <w:color w:val="auto"/>
          <w:sz w:val="28"/>
          <w:szCs w:val="28"/>
          <w:u w:val="single"/>
        </w:rPr>
      </w:pPr>
      <w:r w:rsidRPr="008B0A59">
        <w:rPr>
          <w:rFonts w:ascii="Times New Roman" w:hAnsi="Times New Roman" w:cs="Times New Roman"/>
          <w:bCs w:val="0"/>
          <w:color w:val="auto"/>
          <w:sz w:val="28"/>
          <w:szCs w:val="28"/>
          <w:u w:val="single"/>
        </w:rPr>
        <w:lastRenderedPageBreak/>
        <w:t>Way 3 : Continue Statement Written Inside Do-While Loop</w:t>
      </w:r>
    </w:p>
    <w:p w:rsidR="00C8521E" w:rsidRPr="008B0A59" w:rsidRDefault="00C8521E" w:rsidP="00332D9A">
      <w:pPr>
        <w:pStyle w:val="NormalWeb"/>
        <w:shd w:val="clear" w:color="auto" w:fill="FFFFFF"/>
        <w:spacing w:before="115" w:beforeAutospacing="0" w:after="115" w:afterAutospacing="0" w:line="276" w:lineRule="atLeast"/>
        <w:ind w:left="720" w:firstLine="720"/>
        <w:jc w:val="both"/>
        <w:rPr>
          <w:sz w:val="28"/>
          <w:szCs w:val="28"/>
        </w:rPr>
      </w:pPr>
      <w:r w:rsidRPr="008B0A59">
        <w:rPr>
          <w:noProof/>
          <w:sz w:val="28"/>
          <w:szCs w:val="28"/>
        </w:rPr>
        <w:drawing>
          <wp:inline distT="0" distB="0" distL="0" distR="0">
            <wp:extent cx="5303520" cy="4045585"/>
            <wp:effectExtent l="19050" t="0" r="0" b="0"/>
            <wp:docPr id="29" name="Picture 29" descr="Continue Statement in do While Loop">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ntinue Statement in do While Loop">
                      <a:hlinkClick r:id="rId66"/>
                    </pic:cNvPr>
                    <pic:cNvPicPr>
                      <a:picLocks noChangeAspect="1" noChangeArrowheads="1"/>
                    </pic:cNvPicPr>
                  </pic:nvPicPr>
                  <pic:blipFill>
                    <a:blip r:embed="rId67"/>
                    <a:srcRect/>
                    <a:stretch>
                      <a:fillRect/>
                    </a:stretch>
                  </pic:blipFill>
                  <pic:spPr bwMode="auto">
                    <a:xfrm>
                      <a:off x="0" y="0"/>
                      <a:ext cx="5303520" cy="4045585"/>
                    </a:xfrm>
                    <a:prstGeom prst="rect">
                      <a:avLst/>
                    </a:prstGeom>
                    <a:noFill/>
                    <a:ln w="9525">
                      <a:noFill/>
                      <a:miter lim="800000"/>
                      <a:headEnd/>
                      <a:tailEnd/>
                    </a:ln>
                  </pic:spPr>
                </pic:pic>
              </a:graphicData>
            </a:graphic>
          </wp:inline>
        </w:drawing>
      </w:r>
    </w:p>
    <w:p w:rsidR="00351CEC" w:rsidRPr="008B0A59" w:rsidRDefault="00351CEC" w:rsidP="00351CEC">
      <w:pPr>
        <w:pStyle w:val="Heading2"/>
        <w:shd w:val="clear" w:color="auto" w:fill="FFFFFF"/>
        <w:spacing w:line="312" w:lineRule="atLeast"/>
        <w:jc w:val="both"/>
        <w:rPr>
          <w:rFonts w:ascii="Times New Roman" w:hAnsi="Times New Roman" w:cs="Times New Roman"/>
          <w:bCs w:val="0"/>
          <w:color w:val="auto"/>
          <w:sz w:val="28"/>
          <w:szCs w:val="28"/>
          <w:u w:val="single"/>
        </w:rPr>
      </w:pPr>
      <w:r w:rsidRPr="008B0A59">
        <w:rPr>
          <w:rFonts w:ascii="Times New Roman" w:hAnsi="Times New Roman" w:cs="Times New Roman"/>
          <w:bCs w:val="0"/>
          <w:color w:val="auto"/>
          <w:sz w:val="28"/>
          <w:szCs w:val="28"/>
          <w:u w:val="single"/>
        </w:rPr>
        <w:t>Java Continue Statement with Inner Loop</w:t>
      </w:r>
    </w:p>
    <w:p w:rsidR="00351CEC" w:rsidRPr="008B0A59" w:rsidRDefault="00351CEC" w:rsidP="00351CEC">
      <w:pPr>
        <w:pStyle w:val="NormalWeb"/>
        <w:shd w:val="clear" w:color="auto" w:fill="FFFFFF"/>
        <w:spacing w:line="265" w:lineRule="atLeast"/>
        <w:jc w:val="both"/>
        <w:rPr>
          <w:sz w:val="28"/>
          <w:szCs w:val="28"/>
        </w:rPr>
      </w:pPr>
      <w:r w:rsidRPr="008B0A59">
        <w:rPr>
          <w:sz w:val="28"/>
          <w:szCs w:val="28"/>
        </w:rPr>
        <w:t>It continues inner loop only if you use continue statement inside the inner loop.</w:t>
      </w:r>
    </w:p>
    <w:p w:rsidR="00351CEC" w:rsidRPr="008B0A59" w:rsidRDefault="00351CEC" w:rsidP="00351CEC">
      <w:pPr>
        <w:pStyle w:val="NormalWeb"/>
        <w:shd w:val="clear" w:color="auto" w:fill="FFFFFF"/>
        <w:spacing w:line="265" w:lineRule="atLeast"/>
        <w:jc w:val="both"/>
        <w:rPr>
          <w:sz w:val="28"/>
          <w:szCs w:val="28"/>
          <w:u w:val="single"/>
        </w:rPr>
      </w:pPr>
      <w:r w:rsidRPr="008B0A59">
        <w:rPr>
          <w:rStyle w:val="Strong"/>
          <w:sz w:val="28"/>
          <w:szCs w:val="28"/>
          <w:u w:val="single"/>
        </w:rPr>
        <w:t>Example:</w:t>
      </w:r>
    </w:p>
    <w:p w:rsidR="00351CEC" w:rsidRPr="008B0A59" w:rsidRDefault="00351CEC" w:rsidP="00332D9A">
      <w:pPr>
        <w:shd w:val="clear" w:color="auto" w:fill="FFFFFF"/>
        <w:spacing w:after="0" w:line="265" w:lineRule="atLeast"/>
        <w:ind w:left="720"/>
        <w:jc w:val="both"/>
        <w:rPr>
          <w:rFonts w:ascii="Times New Roman" w:hAnsi="Times New Roman" w:cs="Times New Roman"/>
          <w:sz w:val="28"/>
          <w:szCs w:val="28"/>
        </w:rPr>
      </w:pPr>
      <w:r w:rsidRPr="008B0A59">
        <w:rPr>
          <w:rStyle w:val="keyword"/>
          <w:rFonts w:ascii="Times New Roman" w:hAnsi="Times New Roman" w:cs="Times New Roman"/>
          <w:b/>
          <w:bCs/>
          <w:sz w:val="28"/>
          <w:szCs w:val="28"/>
          <w:bdr w:val="none" w:sz="0" w:space="0" w:color="auto" w:frame="1"/>
        </w:rPr>
        <w:t>public</w:t>
      </w:r>
      <w:r w:rsidRPr="008B0A59">
        <w:rPr>
          <w:rFonts w:ascii="Times New Roman" w:hAnsi="Times New Roman" w:cs="Times New Roman"/>
          <w:sz w:val="28"/>
          <w:szCs w:val="28"/>
          <w:bdr w:val="none" w:sz="0" w:space="0" w:color="auto" w:frame="1"/>
        </w:rPr>
        <w:t> </w:t>
      </w:r>
      <w:r w:rsidRPr="008B0A59">
        <w:rPr>
          <w:rStyle w:val="keyword"/>
          <w:rFonts w:ascii="Times New Roman" w:hAnsi="Times New Roman" w:cs="Times New Roman"/>
          <w:b/>
          <w:bCs/>
          <w:sz w:val="28"/>
          <w:szCs w:val="28"/>
          <w:bdr w:val="none" w:sz="0" w:space="0" w:color="auto" w:frame="1"/>
        </w:rPr>
        <w:t>class</w:t>
      </w:r>
      <w:r w:rsidRPr="008B0A59">
        <w:rPr>
          <w:rFonts w:ascii="Times New Roman" w:hAnsi="Times New Roman" w:cs="Times New Roman"/>
          <w:sz w:val="28"/>
          <w:szCs w:val="28"/>
          <w:bdr w:val="none" w:sz="0" w:space="0" w:color="auto" w:frame="1"/>
        </w:rPr>
        <w:t> ContinueExample2 {  </w:t>
      </w:r>
    </w:p>
    <w:p w:rsidR="00351CEC" w:rsidRPr="008B0A59" w:rsidRDefault="00351CEC" w:rsidP="00332D9A">
      <w:pPr>
        <w:shd w:val="clear" w:color="auto" w:fill="FFFFFF"/>
        <w:spacing w:after="0" w:line="265" w:lineRule="atLeast"/>
        <w:ind w:left="720"/>
        <w:jc w:val="both"/>
        <w:rPr>
          <w:rFonts w:ascii="Times New Roman" w:hAnsi="Times New Roman" w:cs="Times New Roman"/>
          <w:sz w:val="28"/>
          <w:szCs w:val="28"/>
        </w:rPr>
      </w:pPr>
      <w:r w:rsidRPr="008B0A59">
        <w:rPr>
          <w:rStyle w:val="keyword"/>
          <w:rFonts w:ascii="Times New Roman" w:hAnsi="Times New Roman" w:cs="Times New Roman"/>
          <w:b/>
          <w:bCs/>
          <w:sz w:val="28"/>
          <w:szCs w:val="28"/>
          <w:bdr w:val="none" w:sz="0" w:space="0" w:color="auto" w:frame="1"/>
        </w:rPr>
        <w:t>public</w:t>
      </w:r>
      <w:r w:rsidRPr="008B0A59">
        <w:rPr>
          <w:rFonts w:ascii="Times New Roman" w:hAnsi="Times New Roman" w:cs="Times New Roman"/>
          <w:sz w:val="28"/>
          <w:szCs w:val="28"/>
          <w:bdr w:val="none" w:sz="0" w:space="0" w:color="auto" w:frame="1"/>
        </w:rPr>
        <w:t> </w:t>
      </w:r>
      <w:r w:rsidRPr="008B0A59">
        <w:rPr>
          <w:rStyle w:val="keyword"/>
          <w:rFonts w:ascii="Times New Roman" w:hAnsi="Times New Roman" w:cs="Times New Roman"/>
          <w:b/>
          <w:bCs/>
          <w:sz w:val="28"/>
          <w:szCs w:val="28"/>
          <w:bdr w:val="none" w:sz="0" w:space="0" w:color="auto" w:frame="1"/>
        </w:rPr>
        <w:t>static</w:t>
      </w:r>
      <w:r w:rsidRPr="008B0A59">
        <w:rPr>
          <w:rFonts w:ascii="Times New Roman" w:hAnsi="Times New Roman" w:cs="Times New Roman"/>
          <w:sz w:val="28"/>
          <w:szCs w:val="28"/>
          <w:bdr w:val="none" w:sz="0" w:space="0" w:color="auto" w:frame="1"/>
        </w:rPr>
        <w:t> </w:t>
      </w:r>
      <w:r w:rsidRPr="008B0A59">
        <w:rPr>
          <w:rStyle w:val="keyword"/>
          <w:rFonts w:ascii="Times New Roman" w:hAnsi="Times New Roman" w:cs="Times New Roman"/>
          <w:b/>
          <w:bCs/>
          <w:sz w:val="28"/>
          <w:szCs w:val="28"/>
          <w:bdr w:val="none" w:sz="0" w:space="0" w:color="auto" w:frame="1"/>
        </w:rPr>
        <w:t>void</w:t>
      </w:r>
      <w:r w:rsidRPr="008B0A59">
        <w:rPr>
          <w:rFonts w:ascii="Times New Roman" w:hAnsi="Times New Roman" w:cs="Times New Roman"/>
          <w:sz w:val="28"/>
          <w:szCs w:val="28"/>
          <w:bdr w:val="none" w:sz="0" w:space="0" w:color="auto" w:frame="1"/>
        </w:rPr>
        <w:t> main(String[] args) {  </w:t>
      </w:r>
    </w:p>
    <w:p w:rsidR="00351CEC" w:rsidRPr="008B0A59" w:rsidRDefault="00351CEC" w:rsidP="00332D9A">
      <w:pPr>
        <w:shd w:val="clear" w:color="auto" w:fill="FFFFFF"/>
        <w:spacing w:after="0"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w:t>
      </w:r>
      <w:r w:rsidRPr="008B0A59">
        <w:rPr>
          <w:rStyle w:val="keyword"/>
          <w:rFonts w:ascii="Times New Roman" w:hAnsi="Times New Roman" w:cs="Times New Roman"/>
          <w:b/>
          <w:bCs/>
          <w:sz w:val="28"/>
          <w:szCs w:val="28"/>
          <w:bdr w:val="none" w:sz="0" w:space="0" w:color="auto" w:frame="1"/>
        </w:rPr>
        <w:t>for</w:t>
      </w:r>
      <w:r w:rsidRPr="008B0A59">
        <w:rPr>
          <w:rFonts w:ascii="Times New Roman" w:hAnsi="Times New Roman" w:cs="Times New Roman"/>
          <w:sz w:val="28"/>
          <w:szCs w:val="28"/>
          <w:bdr w:val="none" w:sz="0" w:space="0" w:color="auto" w:frame="1"/>
        </w:rPr>
        <w:t>(</w:t>
      </w:r>
      <w:r w:rsidRPr="008B0A59">
        <w:rPr>
          <w:rStyle w:val="keyword"/>
          <w:rFonts w:ascii="Times New Roman" w:hAnsi="Times New Roman" w:cs="Times New Roman"/>
          <w:b/>
          <w:bCs/>
          <w:sz w:val="28"/>
          <w:szCs w:val="28"/>
          <w:bdr w:val="none" w:sz="0" w:space="0" w:color="auto" w:frame="1"/>
        </w:rPr>
        <w:t>int</w:t>
      </w:r>
      <w:r w:rsidRPr="008B0A59">
        <w:rPr>
          <w:rFonts w:ascii="Times New Roman" w:hAnsi="Times New Roman" w:cs="Times New Roman"/>
          <w:sz w:val="28"/>
          <w:szCs w:val="28"/>
          <w:bdr w:val="none" w:sz="0" w:space="0" w:color="auto" w:frame="1"/>
        </w:rPr>
        <w:t> i=</w:t>
      </w:r>
      <w:r w:rsidRPr="008B0A59">
        <w:rPr>
          <w:rStyle w:val="number"/>
          <w:rFonts w:ascii="Times New Roman" w:hAnsi="Times New Roman" w:cs="Times New Roman"/>
          <w:sz w:val="28"/>
          <w:szCs w:val="28"/>
          <w:bdr w:val="none" w:sz="0" w:space="0" w:color="auto" w:frame="1"/>
        </w:rPr>
        <w:t>1</w:t>
      </w:r>
      <w:r w:rsidRPr="008B0A59">
        <w:rPr>
          <w:rFonts w:ascii="Times New Roman" w:hAnsi="Times New Roman" w:cs="Times New Roman"/>
          <w:sz w:val="28"/>
          <w:szCs w:val="28"/>
          <w:bdr w:val="none" w:sz="0" w:space="0" w:color="auto" w:frame="1"/>
        </w:rPr>
        <w:t>;i&lt;=</w:t>
      </w:r>
      <w:r w:rsidRPr="008B0A59">
        <w:rPr>
          <w:rStyle w:val="number"/>
          <w:rFonts w:ascii="Times New Roman" w:hAnsi="Times New Roman" w:cs="Times New Roman"/>
          <w:sz w:val="28"/>
          <w:szCs w:val="28"/>
          <w:bdr w:val="none" w:sz="0" w:space="0" w:color="auto" w:frame="1"/>
        </w:rPr>
        <w:t>3</w:t>
      </w:r>
      <w:r w:rsidRPr="008B0A59">
        <w:rPr>
          <w:rFonts w:ascii="Times New Roman" w:hAnsi="Times New Roman" w:cs="Times New Roman"/>
          <w:sz w:val="28"/>
          <w:szCs w:val="28"/>
          <w:bdr w:val="none" w:sz="0" w:space="0" w:color="auto" w:frame="1"/>
        </w:rPr>
        <w:t>;i++){    </w:t>
      </w:r>
    </w:p>
    <w:p w:rsidR="00351CEC" w:rsidRPr="008B0A59" w:rsidRDefault="00351CEC" w:rsidP="00332D9A">
      <w:pPr>
        <w:shd w:val="clear" w:color="auto" w:fill="FFFFFF"/>
        <w:spacing w:after="0"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w:t>
      </w:r>
      <w:r w:rsidRPr="008B0A59">
        <w:rPr>
          <w:rStyle w:val="keyword"/>
          <w:rFonts w:ascii="Times New Roman" w:hAnsi="Times New Roman" w:cs="Times New Roman"/>
          <w:b/>
          <w:bCs/>
          <w:sz w:val="28"/>
          <w:szCs w:val="28"/>
          <w:bdr w:val="none" w:sz="0" w:space="0" w:color="auto" w:frame="1"/>
        </w:rPr>
        <w:t>for</w:t>
      </w:r>
      <w:r w:rsidRPr="008B0A59">
        <w:rPr>
          <w:rFonts w:ascii="Times New Roman" w:hAnsi="Times New Roman" w:cs="Times New Roman"/>
          <w:sz w:val="28"/>
          <w:szCs w:val="28"/>
          <w:bdr w:val="none" w:sz="0" w:space="0" w:color="auto" w:frame="1"/>
        </w:rPr>
        <w:t>(</w:t>
      </w:r>
      <w:r w:rsidRPr="008B0A59">
        <w:rPr>
          <w:rStyle w:val="keyword"/>
          <w:rFonts w:ascii="Times New Roman" w:hAnsi="Times New Roman" w:cs="Times New Roman"/>
          <w:b/>
          <w:bCs/>
          <w:sz w:val="28"/>
          <w:szCs w:val="28"/>
          <w:bdr w:val="none" w:sz="0" w:space="0" w:color="auto" w:frame="1"/>
        </w:rPr>
        <w:t>int</w:t>
      </w:r>
      <w:r w:rsidRPr="008B0A59">
        <w:rPr>
          <w:rFonts w:ascii="Times New Roman" w:hAnsi="Times New Roman" w:cs="Times New Roman"/>
          <w:sz w:val="28"/>
          <w:szCs w:val="28"/>
          <w:bdr w:val="none" w:sz="0" w:space="0" w:color="auto" w:frame="1"/>
        </w:rPr>
        <w:t> j=</w:t>
      </w:r>
      <w:r w:rsidRPr="008B0A59">
        <w:rPr>
          <w:rStyle w:val="number"/>
          <w:rFonts w:ascii="Times New Roman" w:hAnsi="Times New Roman" w:cs="Times New Roman"/>
          <w:sz w:val="28"/>
          <w:szCs w:val="28"/>
          <w:bdr w:val="none" w:sz="0" w:space="0" w:color="auto" w:frame="1"/>
        </w:rPr>
        <w:t>1</w:t>
      </w:r>
      <w:r w:rsidRPr="008B0A59">
        <w:rPr>
          <w:rFonts w:ascii="Times New Roman" w:hAnsi="Times New Roman" w:cs="Times New Roman"/>
          <w:sz w:val="28"/>
          <w:szCs w:val="28"/>
          <w:bdr w:val="none" w:sz="0" w:space="0" w:color="auto" w:frame="1"/>
        </w:rPr>
        <w:t>;j&lt;=</w:t>
      </w:r>
      <w:r w:rsidRPr="008B0A59">
        <w:rPr>
          <w:rStyle w:val="number"/>
          <w:rFonts w:ascii="Times New Roman" w:hAnsi="Times New Roman" w:cs="Times New Roman"/>
          <w:sz w:val="28"/>
          <w:szCs w:val="28"/>
          <w:bdr w:val="none" w:sz="0" w:space="0" w:color="auto" w:frame="1"/>
        </w:rPr>
        <w:t>3</w:t>
      </w:r>
      <w:r w:rsidRPr="008B0A59">
        <w:rPr>
          <w:rFonts w:ascii="Times New Roman" w:hAnsi="Times New Roman" w:cs="Times New Roman"/>
          <w:sz w:val="28"/>
          <w:szCs w:val="28"/>
          <w:bdr w:val="none" w:sz="0" w:space="0" w:color="auto" w:frame="1"/>
        </w:rPr>
        <w:t>;j++){    </w:t>
      </w:r>
    </w:p>
    <w:p w:rsidR="00351CEC" w:rsidRPr="008B0A59" w:rsidRDefault="00351CEC" w:rsidP="00332D9A">
      <w:pPr>
        <w:shd w:val="clear" w:color="auto" w:fill="FFFFFF"/>
        <w:spacing w:after="0"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w:t>
      </w:r>
      <w:r w:rsidRPr="008B0A59">
        <w:rPr>
          <w:rStyle w:val="keyword"/>
          <w:rFonts w:ascii="Times New Roman" w:hAnsi="Times New Roman" w:cs="Times New Roman"/>
          <w:b/>
          <w:bCs/>
          <w:sz w:val="28"/>
          <w:szCs w:val="28"/>
          <w:bdr w:val="none" w:sz="0" w:space="0" w:color="auto" w:frame="1"/>
        </w:rPr>
        <w:t>if</w:t>
      </w:r>
      <w:r w:rsidRPr="008B0A59">
        <w:rPr>
          <w:rFonts w:ascii="Times New Roman" w:hAnsi="Times New Roman" w:cs="Times New Roman"/>
          <w:sz w:val="28"/>
          <w:szCs w:val="28"/>
          <w:bdr w:val="none" w:sz="0" w:space="0" w:color="auto" w:frame="1"/>
        </w:rPr>
        <w:t>(i==</w:t>
      </w:r>
      <w:r w:rsidRPr="008B0A59">
        <w:rPr>
          <w:rStyle w:val="number"/>
          <w:rFonts w:ascii="Times New Roman" w:hAnsi="Times New Roman" w:cs="Times New Roman"/>
          <w:sz w:val="28"/>
          <w:szCs w:val="28"/>
          <w:bdr w:val="none" w:sz="0" w:space="0" w:color="auto" w:frame="1"/>
        </w:rPr>
        <w:t>2</w:t>
      </w:r>
      <w:r w:rsidRPr="008B0A59">
        <w:rPr>
          <w:rFonts w:ascii="Times New Roman" w:hAnsi="Times New Roman" w:cs="Times New Roman"/>
          <w:sz w:val="28"/>
          <w:szCs w:val="28"/>
          <w:bdr w:val="none" w:sz="0" w:space="0" w:color="auto" w:frame="1"/>
        </w:rPr>
        <w:t>&amp;&amp;j==</w:t>
      </w:r>
      <w:r w:rsidRPr="008B0A59">
        <w:rPr>
          <w:rStyle w:val="number"/>
          <w:rFonts w:ascii="Times New Roman" w:hAnsi="Times New Roman" w:cs="Times New Roman"/>
          <w:sz w:val="28"/>
          <w:szCs w:val="28"/>
          <w:bdr w:val="none" w:sz="0" w:space="0" w:color="auto" w:frame="1"/>
        </w:rPr>
        <w:t>2</w:t>
      </w:r>
      <w:r w:rsidRPr="008B0A59">
        <w:rPr>
          <w:rFonts w:ascii="Times New Roman" w:hAnsi="Times New Roman" w:cs="Times New Roman"/>
          <w:sz w:val="28"/>
          <w:szCs w:val="28"/>
          <w:bdr w:val="none" w:sz="0" w:space="0" w:color="auto" w:frame="1"/>
        </w:rPr>
        <w:t>){    </w:t>
      </w:r>
    </w:p>
    <w:p w:rsidR="00351CEC" w:rsidRPr="008B0A59" w:rsidRDefault="00351CEC" w:rsidP="00332D9A">
      <w:pPr>
        <w:shd w:val="clear" w:color="auto" w:fill="FFFFFF"/>
        <w:spacing w:after="0"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w:t>
      </w:r>
      <w:r w:rsidRPr="008B0A59">
        <w:rPr>
          <w:rStyle w:val="keyword"/>
          <w:rFonts w:ascii="Times New Roman" w:hAnsi="Times New Roman" w:cs="Times New Roman"/>
          <w:b/>
          <w:bCs/>
          <w:sz w:val="28"/>
          <w:szCs w:val="28"/>
          <w:bdr w:val="none" w:sz="0" w:space="0" w:color="auto" w:frame="1"/>
        </w:rPr>
        <w:t>continue</w:t>
      </w:r>
      <w:r w:rsidRPr="008B0A59">
        <w:rPr>
          <w:rFonts w:ascii="Times New Roman" w:hAnsi="Times New Roman" w:cs="Times New Roman"/>
          <w:sz w:val="28"/>
          <w:szCs w:val="28"/>
          <w:bdr w:val="none" w:sz="0" w:space="0" w:color="auto" w:frame="1"/>
        </w:rPr>
        <w:t>;    </w:t>
      </w:r>
    </w:p>
    <w:p w:rsidR="00351CEC" w:rsidRPr="008B0A59" w:rsidRDefault="00351CEC" w:rsidP="00332D9A">
      <w:pPr>
        <w:shd w:val="clear" w:color="auto" w:fill="FFFFFF"/>
        <w:spacing w:after="0"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    </w:t>
      </w:r>
    </w:p>
    <w:p w:rsidR="00351CEC" w:rsidRPr="008B0A59" w:rsidRDefault="00351CEC" w:rsidP="00332D9A">
      <w:pPr>
        <w:shd w:val="clear" w:color="auto" w:fill="FFFFFF"/>
        <w:spacing w:after="0"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System.out.println(i+</w:t>
      </w:r>
      <w:r w:rsidRPr="008B0A59">
        <w:rPr>
          <w:rStyle w:val="string"/>
          <w:rFonts w:ascii="Times New Roman" w:hAnsi="Times New Roman" w:cs="Times New Roman"/>
          <w:sz w:val="28"/>
          <w:szCs w:val="28"/>
          <w:bdr w:val="none" w:sz="0" w:space="0" w:color="auto" w:frame="1"/>
        </w:rPr>
        <w:t>" "</w:t>
      </w:r>
      <w:r w:rsidRPr="008B0A59">
        <w:rPr>
          <w:rFonts w:ascii="Times New Roman" w:hAnsi="Times New Roman" w:cs="Times New Roman"/>
          <w:sz w:val="28"/>
          <w:szCs w:val="28"/>
          <w:bdr w:val="none" w:sz="0" w:space="0" w:color="auto" w:frame="1"/>
        </w:rPr>
        <w:t>+j);    </w:t>
      </w:r>
    </w:p>
    <w:p w:rsidR="00351CEC" w:rsidRPr="008B0A59" w:rsidRDefault="00351CEC" w:rsidP="00332D9A">
      <w:pPr>
        <w:shd w:val="clear" w:color="auto" w:fill="FFFFFF"/>
        <w:spacing w:after="0"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    </w:t>
      </w:r>
    </w:p>
    <w:p w:rsidR="00351CEC" w:rsidRPr="008B0A59" w:rsidRDefault="00351CEC" w:rsidP="00332D9A">
      <w:pPr>
        <w:shd w:val="clear" w:color="auto" w:fill="FFFFFF"/>
        <w:spacing w:after="0"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    </w:t>
      </w:r>
    </w:p>
    <w:p w:rsidR="00351CEC" w:rsidRPr="008B0A59" w:rsidRDefault="00351CEC" w:rsidP="00332D9A">
      <w:pPr>
        <w:shd w:val="clear" w:color="auto" w:fill="FFFFFF"/>
        <w:spacing w:after="0"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w:t>
      </w:r>
    </w:p>
    <w:p w:rsidR="00351CEC" w:rsidRPr="008B0A59" w:rsidRDefault="00351CEC" w:rsidP="00332D9A">
      <w:pPr>
        <w:shd w:val="clear" w:color="auto" w:fill="FFFFFF"/>
        <w:spacing w:after="0"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w:t>
      </w:r>
    </w:p>
    <w:p w:rsidR="00351CEC" w:rsidRPr="008B0A59" w:rsidRDefault="00351CEC" w:rsidP="00351CEC">
      <w:pPr>
        <w:pStyle w:val="NormalWeb"/>
        <w:shd w:val="clear" w:color="auto" w:fill="FFFFFF"/>
        <w:spacing w:line="265" w:lineRule="atLeast"/>
        <w:jc w:val="both"/>
        <w:rPr>
          <w:sz w:val="28"/>
          <w:szCs w:val="28"/>
          <w:u w:val="single"/>
        </w:rPr>
      </w:pPr>
      <w:r w:rsidRPr="008B0A59">
        <w:rPr>
          <w:sz w:val="28"/>
          <w:szCs w:val="28"/>
          <w:u w:val="single"/>
        </w:rPr>
        <w:lastRenderedPageBreak/>
        <w:t>Output:</w:t>
      </w:r>
    </w:p>
    <w:p w:rsidR="00351CEC" w:rsidRPr="008B0A59" w:rsidRDefault="00351CEC" w:rsidP="00332D9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1 1</w:t>
      </w:r>
    </w:p>
    <w:p w:rsidR="00351CEC" w:rsidRPr="008B0A59" w:rsidRDefault="00351CEC" w:rsidP="00332D9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1 2</w:t>
      </w:r>
    </w:p>
    <w:p w:rsidR="00351CEC" w:rsidRPr="008B0A59" w:rsidRDefault="00351CEC" w:rsidP="00332D9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1 3</w:t>
      </w:r>
    </w:p>
    <w:p w:rsidR="00351CEC" w:rsidRPr="008B0A59" w:rsidRDefault="00351CEC" w:rsidP="00332D9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2 1</w:t>
      </w:r>
    </w:p>
    <w:p w:rsidR="00351CEC" w:rsidRPr="008B0A59" w:rsidRDefault="00351CEC" w:rsidP="00332D9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2 3</w:t>
      </w:r>
    </w:p>
    <w:p w:rsidR="00351CEC" w:rsidRPr="008B0A59" w:rsidRDefault="00351CEC" w:rsidP="00332D9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3 1</w:t>
      </w:r>
    </w:p>
    <w:p w:rsidR="00351CEC" w:rsidRPr="008B0A59" w:rsidRDefault="00351CEC" w:rsidP="00332D9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3 2</w:t>
      </w:r>
    </w:p>
    <w:p w:rsidR="00351CEC" w:rsidRPr="008B0A59" w:rsidRDefault="00351CEC" w:rsidP="00332D9A">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3 3</w:t>
      </w:r>
    </w:p>
    <w:p w:rsidR="00C8521E" w:rsidRPr="008B0A59" w:rsidRDefault="00C8521E" w:rsidP="00C8521E">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rPr>
      </w:pPr>
      <w:r w:rsidRPr="008B0A59">
        <w:rPr>
          <w:rFonts w:ascii="Times New Roman" w:hAnsi="Times New Roman" w:cs="Times New Roman"/>
          <w:bCs w:val="0"/>
          <w:color w:val="auto"/>
          <w:spacing w:val="-12"/>
          <w:sz w:val="28"/>
          <w:szCs w:val="28"/>
        </w:rPr>
        <w:t>Live Example : Continue Statement in Java Programming</w:t>
      </w:r>
    </w:p>
    <w:p w:rsidR="00C8521E" w:rsidRPr="008B0A59" w:rsidRDefault="00C8521E" w:rsidP="00C8521E">
      <w:pPr>
        <w:pStyle w:val="NormalWeb"/>
        <w:shd w:val="clear" w:color="auto" w:fill="FFFFFF"/>
        <w:spacing w:before="115" w:beforeAutospacing="0" w:after="115" w:afterAutospacing="0" w:line="276" w:lineRule="atLeast"/>
        <w:jc w:val="both"/>
        <w:rPr>
          <w:sz w:val="28"/>
          <w:szCs w:val="28"/>
        </w:rPr>
      </w:pPr>
      <w:r w:rsidRPr="008B0A59">
        <w:rPr>
          <w:sz w:val="28"/>
          <w:szCs w:val="28"/>
        </w:rPr>
        <w:t>In this example we are going to count the number of occurrences of “w”</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class ContinueDemo {</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public </w:t>
      </w:r>
      <w:r w:rsidRPr="008B0A59">
        <w:rPr>
          <w:rFonts w:ascii="Times New Roman" w:hAnsi="Times New Roman" w:cs="Times New Roman"/>
          <w:b/>
          <w:bCs/>
          <w:i/>
          <w:sz w:val="32"/>
          <w:szCs w:val="28"/>
        </w:rPr>
        <w:t>static</w:t>
      </w: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void</w:t>
      </w:r>
      <w:r w:rsidRPr="008B0A59">
        <w:rPr>
          <w:rFonts w:ascii="Times New Roman" w:hAnsi="Times New Roman" w:cs="Times New Roman"/>
          <w:i/>
          <w:sz w:val="32"/>
          <w:szCs w:val="28"/>
        </w:rPr>
        <w:t xml:space="preserve"> main(String[] args) {</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String str = "www.c4learn.com";</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int</w:t>
      </w:r>
      <w:r w:rsidRPr="008B0A59">
        <w:rPr>
          <w:rFonts w:ascii="Times New Roman" w:hAnsi="Times New Roman" w:cs="Times New Roman"/>
          <w:i/>
          <w:sz w:val="32"/>
          <w:szCs w:val="28"/>
        </w:rPr>
        <w:t xml:space="preserve"> max = str.length();</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int</w:t>
      </w:r>
      <w:r w:rsidRPr="008B0A59">
        <w:rPr>
          <w:rFonts w:ascii="Times New Roman" w:hAnsi="Times New Roman" w:cs="Times New Roman"/>
          <w:i/>
          <w:sz w:val="32"/>
          <w:szCs w:val="28"/>
        </w:rPr>
        <w:t xml:space="preserve"> count = 0;</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for</w:t>
      </w: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int</w:t>
      </w:r>
      <w:r w:rsidRPr="008B0A59">
        <w:rPr>
          <w:rFonts w:ascii="Times New Roman" w:hAnsi="Times New Roman" w:cs="Times New Roman"/>
          <w:i/>
          <w:sz w:val="32"/>
          <w:szCs w:val="28"/>
        </w:rPr>
        <w:t xml:space="preserve"> i = 0; i &lt; max; i++) {</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if</w:t>
      </w:r>
      <w:r w:rsidRPr="008B0A59">
        <w:rPr>
          <w:rFonts w:ascii="Times New Roman" w:hAnsi="Times New Roman" w:cs="Times New Roman"/>
          <w:i/>
          <w:sz w:val="32"/>
          <w:szCs w:val="28"/>
        </w:rPr>
        <w:t xml:space="preserve"> (str.charAt(i) != 'w')</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continue</w:t>
      </w:r>
      <w:r w:rsidRPr="008B0A59">
        <w:rPr>
          <w:rFonts w:ascii="Times New Roman" w:hAnsi="Times New Roman" w:cs="Times New Roman"/>
          <w:i/>
          <w:sz w:val="32"/>
          <w:szCs w:val="28"/>
        </w:rPr>
        <w:t>;</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count++;</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System.out.println("Counting W : " + count );</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w:t>
      </w:r>
    </w:p>
    <w:p w:rsidR="00C8521E" w:rsidRPr="008B0A59" w:rsidRDefault="00C8521E" w:rsidP="00C8521E">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32"/>
          <w:szCs w:val="28"/>
          <w:u w:val="single"/>
        </w:rPr>
      </w:pPr>
      <w:r w:rsidRPr="008B0A59">
        <w:rPr>
          <w:rFonts w:ascii="Times New Roman" w:hAnsi="Times New Roman" w:cs="Times New Roman"/>
          <w:bCs w:val="0"/>
          <w:color w:val="auto"/>
          <w:spacing w:val="-12"/>
          <w:sz w:val="32"/>
          <w:szCs w:val="28"/>
          <w:u w:val="single"/>
        </w:rPr>
        <w:t>Output :</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15"/>
        <w:ind w:left="720"/>
        <w:jc w:val="both"/>
        <w:rPr>
          <w:rFonts w:ascii="Times New Roman" w:hAnsi="Times New Roman" w:cs="Times New Roman"/>
          <w:sz w:val="28"/>
          <w:szCs w:val="28"/>
        </w:rPr>
      </w:pPr>
      <w:r w:rsidRPr="008B0A59">
        <w:rPr>
          <w:rFonts w:ascii="Times New Roman" w:hAnsi="Times New Roman" w:cs="Times New Roman"/>
          <w:sz w:val="28"/>
          <w:szCs w:val="28"/>
        </w:rPr>
        <w:t>Counting W : 3</w:t>
      </w:r>
    </w:p>
    <w:p w:rsidR="00C8521E" w:rsidRPr="008B0A59" w:rsidRDefault="00C8521E" w:rsidP="00582FD5">
      <w:pPr>
        <w:numPr>
          <w:ilvl w:val="0"/>
          <w:numId w:val="30"/>
        </w:numPr>
        <w:shd w:val="clear" w:color="auto" w:fill="FFFFFF"/>
        <w:spacing w:before="100" w:beforeAutospacing="1" w:after="100" w:afterAutospacing="1" w:line="276" w:lineRule="atLeast"/>
        <w:jc w:val="both"/>
        <w:rPr>
          <w:rFonts w:ascii="Times New Roman" w:hAnsi="Times New Roman" w:cs="Times New Roman"/>
          <w:sz w:val="28"/>
          <w:szCs w:val="28"/>
        </w:rPr>
      </w:pPr>
      <w:r w:rsidRPr="008B0A59">
        <w:rPr>
          <w:rFonts w:ascii="Times New Roman" w:hAnsi="Times New Roman" w:cs="Times New Roman"/>
          <w:sz w:val="28"/>
          <w:szCs w:val="28"/>
        </w:rPr>
        <w:t>count statement is executed only 3 times as</w:t>
      </w:r>
      <w:r w:rsidRPr="008B0A59">
        <w:rPr>
          <w:rStyle w:val="apple-converted-space"/>
          <w:rFonts w:ascii="Times New Roman" w:hAnsi="Times New Roman" w:cs="Times New Roman"/>
          <w:sz w:val="28"/>
          <w:szCs w:val="28"/>
        </w:rPr>
        <w:t> </w:t>
      </w:r>
      <w:r w:rsidRPr="008B0A59">
        <w:rPr>
          <w:rStyle w:val="Strong"/>
          <w:rFonts w:ascii="Times New Roman" w:hAnsi="Times New Roman" w:cs="Times New Roman"/>
          <w:sz w:val="28"/>
          <w:szCs w:val="28"/>
        </w:rPr>
        <w:t>there are only 3 w’s present in string str</w:t>
      </w:r>
      <w:r w:rsidRPr="008B0A59">
        <w:rPr>
          <w:rFonts w:ascii="Times New Roman" w:hAnsi="Times New Roman" w:cs="Times New Roman"/>
          <w:sz w:val="28"/>
          <w:szCs w:val="28"/>
        </w:rPr>
        <w:t>.</w:t>
      </w:r>
    </w:p>
    <w:p w:rsidR="00C8521E" w:rsidRPr="008B0A59" w:rsidRDefault="00C8521E" w:rsidP="00C8521E">
      <w:pPr>
        <w:pStyle w:val="Heading2"/>
        <w:pBdr>
          <w:bottom w:val="single" w:sz="8" w:space="0" w:color="DEDEDE"/>
        </w:pBdr>
        <w:shd w:val="clear" w:color="auto" w:fill="FFFFFF"/>
        <w:spacing w:before="173" w:after="173" w:line="312" w:lineRule="atLeast"/>
        <w:jc w:val="both"/>
        <w:rPr>
          <w:rFonts w:ascii="Times New Roman" w:hAnsi="Times New Roman" w:cs="Times New Roman"/>
          <w:bCs w:val="0"/>
          <w:color w:val="auto"/>
          <w:spacing w:val="-12"/>
          <w:sz w:val="28"/>
          <w:szCs w:val="28"/>
          <w:u w:val="single"/>
        </w:rPr>
      </w:pPr>
      <w:r w:rsidRPr="008B0A59">
        <w:rPr>
          <w:rFonts w:ascii="Times New Roman" w:hAnsi="Times New Roman" w:cs="Times New Roman"/>
          <w:bCs w:val="0"/>
          <w:color w:val="auto"/>
          <w:spacing w:val="-12"/>
          <w:sz w:val="28"/>
          <w:szCs w:val="28"/>
          <w:u w:val="single"/>
        </w:rPr>
        <w:lastRenderedPageBreak/>
        <w:t>Illegal Way of Writing Continue :</w:t>
      </w:r>
    </w:p>
    <w:p w:rsidR="00C8521E" w:rsidRPr="008B0A59" w:rsidRDefault="00C8521E" w:rsidP="00C8521E">
      <w:pPr>
        <w:pStyle w:val="Heading3"/>
        <w:pBdr>
          <w:bottom w:val="single" w:sz="8" w:space="0" w:color="DEDEDE"/>
        </w:pBdr>
        <w:shd w:val="clear" w:color="auto" w:fill="FFFFFF"/>
        <w:spacing w:before="180" w:after="173" w:line="312" w:lineRule="atLeast"/>
        <w:jc w:val="both"/>
        <w:rPr>
          <w:rFonts w:ascii="Times New Roman" w:hAnsi="Times New Roman" w:cs="Times New Roman"/>
          <w:bCs w:val="0"/>
          <w:color w:val="auto"/>
          <w:sz w:val="28"/>
          <w:szCs w:val="28"/>
        </w:rPr>
      </w:pPr>
      <w:r w:rsidRPr="008B0A59">
        <w:rPr>
          <w:rFonts w:ascii="Times New Roman" w:hAnsi="Times New Roman" w:cs="Times New Roman"/>
          <w:bCs w:val="0"/>
          <w:color w:val="auto"/>
          <w:sz w:val="28"/>
          <w:szCs w:val="28"/>
        </w:rPr>
        <w:t>Way 1 : Continue as a Part of Normal Java Statement</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class ContinueDemo {</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public </w:t>
      </w:r>
      <w:r w:rsidRPr="008B0A59">
        <w:rPr>
          <w:rFonts w:ascii="Times New Roman" w:hAnsi="Times New Roman" w:cs="Times New Roman"/>
          <w:b/>
          <w:bCs/>
          <w:i/>
          <w:sz w:val="32"/>
          <w:szCs w:val="28"/>
        </w:rPr>
        <w:t>static</w:t>
      </w: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void</w:t>
      </w:r>
      <w:r w:rsidRPr="008B0A59">
        <w:rPr>
          <w:rFonts w:ascii="Times New Roman" w:hAnsi="Times New Roman" w:cs="Times New Roman"/>
          <w:i/>
          <w:sz w:val="32"/>
          <w:szCs w:val="28"/>
        </w:rPr>
        <w:t xml:space="preserve"> main(String[] args) {</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String str = "www.c4learn.com";</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int</w:t>
      </w:r>
      <w:r w:rsidRPr="008B0A59">
        <w:rPr>
          <w:rFonts w:ascii="Times New Roman" w:hAnsi="Times New Roman" w:cs="Times New Roman"/>
          <w:i/>
          <w:sz w:val="32"/>
          <w:szCs w:val="28"/>
        </w:rPr>
        <w:t xml:space="preserve"> max = str.length();</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int</w:t>
      </w:r>
      <w:r w:rsidRPr="008B0A59">
        <w:rPr>
          <w:rFonts w:ascii="Times New Roman" w:hAnsi="Times New Roman" w:cs="Times New Roman"/>
          <w:i/>
          <w:sz w:val="32"/>
          <w:szCs w:val="28"/>
        </w:rPr>
        <w:t xml:space="preserve"> count = 0;</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r w:rsidRPr="008B0A59">
        <w:rPr>
          <w:rFonts w:ascii="Times New Roman" w:hAnsi="Times New Roman" w:cs="Times New Roman"/>
          <w:b/>
          <w:bCs/>
          <w:i/>
          <w:sz w:val="32"/>
          <w:szCs w:val="28"/>
        </w:rPr>
        <w:t>continue</w:t>
      </w:r>
      <w:r w:rsidRPr="008B0A59">
        <w:rPr>
          <w:rFonts w:ascii="Times New Roman" w:hAnsi="Times New Roman" w:cs="Times New Roman"/>
          <w:i/>
          <w:sz w:val="32"/>
          <w:szCs w:val="28"/>
        </w:rPr>
        <w:t>;</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System.out.println("Hello continue");</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 xml:space="preserve">    }</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i/>
          <w:sz w:val="32"/>
          <w:szCs w:val="28"/>
        </w:rPr>
      </w:pPr>
      <w:r w:rsidRPr="008B0A59">
        <w:rPr>
          <w:rFonts w:ascii="Times New Roman" w:hAnsi="Times New Roman" w:cs="Times New Roman"/>
          <w:i/>
          <w:sz w:val="32"/>
          <w:szCs w:val="28"/>
        </w:rPr>
        <w:t>}</w:t>
      </w:r>
    </w:p>
    <w:p w:rsidR="00C8521E" w:rsidRPr="008B0A59" w:rsidRDefault="00C8521E" w:rsidP="00C8521E">
      <w:pPr>
        <w:pStyle w:val="NormalWeb"/>
        <w:shd w:val="clear" w:color="auto" w:fill="FFFFFF"/>
        <w:spacing w:before="115" w:beforeAutospacing="0" w:after="115" w:afterAutospacing="0" w:line="276" w:lineRule="atLeast"/>
        <w:jc w:val="both"/>
        <w:rPr>
          <w:sz w:val="28"/>
          <w:szCs w:val="28"/>
        </w:rPr>
      </w:pPr>
      <w:r w:rsidRPr="008B0A59">
        <w:rPr>
          <w:sz w:val="28"/>
          <w:szCs w:val="28"/>
        </w:rPr>
        <w:t>Above Statement will cause Compile time Error.</w:t>
      </w:r>
    </w:p>
    <w:p w:rsidR="00C8521E" w:rsidRPr="008B0A59" w:rsidRDefault="00C8521E" w:rsidP="00C8521E">
      <w:pPr>
        <w:pStyle w:val="Heading3"/>
        <w:pBdr>
          <w:bottom w:val="single" w:sz="8" w:space="0" w:color="DEDEDE"/>
        </w:pBdr>
        <w:shd w:val="clear" w:color="auto" w:fill="FFFFFF"/>
        <w:spacing w:before="180" w:after="173" w:line="312" w:lineRule="atLeast"/>
        <w:jc w:val="both"/>
        <w:rPr>
          <w:rFonts w:ascii="Times New Roman" w:hAnsi="Times New Roman" w:cs="Times New Roman"/>
          <w:bCs w:val="0"/>
          <w:color w:val="auto"/>
          <w:sz w:val="28"/>
          <w:szCs w:val="28"/>
        </w:rPr>
      </w:pPr>
      <w:r w:rsidRPr="008B0A59">
        <w:rPr>
          <w:rFonts w:ascii="Times New Roman" w:hAnsi="Times New Roman" w:cs="Times New Roman"/>
          <w:bCs w:val="0"/>
          <w:color w:val="auto"/>
          <w:sz w:val="28"/>
          <w:szCs w:val="28"/>
        </w:rPr>
        <w:t>Way 2 : Don’t Use Continue Inside If</w:t>
      </w:r>
    </w:p>
    <w:p w:rsidR="00C8521E" w:rsidRPr="008B0A59" w:rsidRDefault="00C8521E" w:rsidP="00582FD5">
      <w:pPr>
        <w:numPr>
          <w:ilvl w:val="0"/>
          <w:numId w:val="31"/>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Fonts w:ascii="Times New Roman" w:hAnsi="Times New Roman" w:cs="Times New Roman"/>
          <w:sz w:val="28"/>
          <w:szCs w:val="28"/>
        </w:rPr>
        <w:t>Continue</w:t>
      </w:r>
      <w:r w:rsidRPr="008B0A59">
        <w:rPr>
          <w:rStyle w:val="apple-converted-space"/>
          <w:rFonts w:ascii="Times New Roman" w:hAnsi="Times New Roman" w:cs="Times New Roman"/>
          <w:sz w:val="28"/>
          <w:szCs w:val="28"/>
        </w:rPr>
        <w:t> </w:t>
      </w:r>
      <w:r w:rsidRPr="008B0A59">
        <w:rPr>
          <w:rStyle w:val="Strong"/>
          <w:rFonts w:ascii="Times New Roman" w:hAnsi="Times New Roman" w:cs="Times New Roman"/>
          <w:sz w:val="28"/>
          <w:szCs w:val="28"/>
        </w:rPr>
        <w:t>can be used inside If statement</w:t>
      </w:r>
      <w:r w:rsidRPr="008B0A59">
        <w:rPr>
          <w:rStyle w:val="apple-converted-space"/>
          <w:rFonts w:ascii="Times New Roman" w:hAnsi="Times New Roman" w:cs="Times New Roman"/>
          <w:sz w:val="28"/>
          <w:szCs w:val="28"/>
        </w:rPr>
        <w:t> </w:t>
      </w:r>
      <w:r w:rsidRPr="008B0A59">
        <w:rPr>
          <w:rFonts w:ascii="Times New Roman" w:hAnsi="Times New Roman" w:cs="Times New Roman"/>
          <w:sz w:val="28"/>
          <w:szCs w:val="28"/>
        </w:rPr>
        <w:t>iff “If Statement” is part of any Loop.</w:t>
      </w:r>
    </w:p>
    <w:p w:rsidR="00C8521E" w:rsidRPr="008B0A59" w:rsidRDefault="00C8521E" w:rsidP="00582FD5">
      <w:pPr>
        <w:numPr>
          <w:ilvl w:val="0"/>
          <w:numId w:val="31"/>
        </w:numPr>
        <w:shd w:val="clear" w:color="auto" w:fill="FFFFFF"/>
        <w:spacing w:before="100" w:beforeAutospacing="1" w:after="100" w:afterAutospacing="1" w:line="480" w:lineRule="atLeast"/>
        <w:jc w:val="both"/>
        <w:rPr>
          <w:rFonts w:ascii="Times New Roman" w:hAnsi="Times New Roman" w:cs="Times New Roman"/>
          <w:sz w:val="28"/>
          <w:szCs w:val="28"/>
        </w:rPr>
      </w:pPr>
      <w:r w:rsidRPr="008B0A59">
        <w:rPr>
          <w:rStyle w:val="Strong"/>
          <w:rFonts w:ascii="Times New Roman" w:hAnsi="Times New Roman" w:cs="Times New Roman"/>
          <w:sz w:val="28"/>
          <w:szCs w:val="28"/>
        </w:rPr>
        <w:t>Don’t Use Continue inside if which is not a part of loop.</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r w:rsidRPr="008B0A59">
        <w:rPr>
          <w:rFonts w:ascii="Times New Roman" w:hAnsi="Times New Roman" w:cs="Times New Roman"/>
          <w:sz w:val="28"/>
          <w:szCs w:val="28"/>
        </w:rPr>
        <w:t>class ContinueDemo {</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r w:rsidRPr="008B0A59">
        <w:rPr>
          <w:rFonts w:ascii="Times New Roman" w:hAnsi="Times New Roman" w:cs="Times New Roman"/>
          <w:sz w:val="28"/>
          <w:szCs w:val="28"/>
        </w:rPr>
        <w:t xml:space="preserve">  public </w:t>
      </w:r>
      <w:r w:rsidRPr="008B0A59">
        <w:rPr>
          <w:rFonts w:ascii="Times New Roman" w:hAnsi="Times New Roman" w:cs="Times New Roman"/>
          <w:b/>
          <w:bCs/>
          <w:sz w:val="28"/>
          <w:szCs w:val="28"/>
        </w:rPr>
        <w:t>static</w:t>
      </w:r>
      <w:r w:rsidRPr="008B0A59">
        <w:rPr>
          <w:rFonts w:ascii="Times New Roman" w:hAnsi="Times New Roman" w:cs="Times New Roman"/>
          <w:sz w:val="28"/>
          <w:szCs w:val="28"/>
        </w:rPr>
        <w:t xml:space="preserve"> </w:t>
      </w:r>
      <w:r w:rsidRPr="008B0A59">
        <w:rPr>
          <w:rFonts w:ascii="Times New Roman" w:hAnsi="Times New Roman" w:cs="Times New Roman"/>
          <w:b/>
          <w:bCs/>
          <w:sz w:val="28"/>
          <w:szCs w:val="28"/>
        </w:rPr>
        <w:t>void</w:t>
      </w:r>
      <w:r w:rsidRPr="008B0A59">
        <w:rPr>
          <w:rFonts w:ascii="Times New Roman" w:hAnsi="Times New Roman" w:cs="Times New Roman"/>
          <w:sz w:val="28"/>
          <w:szCs w:val="28"/>
        </w:rPr>
        <w:t xml:space="preserve"> main(String[] args) {</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r w:rsidRPr="008B0A59">
        <w:rPr>
          <w:rFonts w:ascii="Times New Roman" w:hAnsi="Times New Roman" w:cs="Times New Roman"/>
          <w:sz w:val="28"/>
          <w:szCs w:val="28"/>
        </w:rPr>
        <w:t xml:space="preserve">     String str = "www.c4learn.com";</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r w:rsidRPr="008B0A59">
        <w:rPr>
          <w:rFonts w:ascii="Times New Roman" w:hAnsi="Times New Roman" w:cs="Times New Roman"/>
          <w:sz w:val="28"/>
          <w:szCs w:val="28"/>
        </w:rPr>
        <w:t xml:space="preserve">     </w:t>
      </w:r>
      <w:r w:rsidRPr="008B0A59">
        <w:rPr>
          <w:rFonts w:ascii="Times New Roman" w:hAnsi="Times New Roman" w:cs="Times New Roman"/>
          <w:b/>
          <w:bCs/>
          <w:sz w:val="28"/>
          <w:szCs w:val="28"/>
        </w:rPr>
        <w:t>int</w:t>
      </w:r>
      <w:r w:rsidRPr="008B0A59">
        <w:rPr>
          <w:rFonts w:ascii="Times New Roman" w:hAnsi="Times New Roman" w:cs="Times New Roman"/>
          <w:sz w:val="28"/>
          <w:szCs w:val="28"/>
        </w:rPr>
        <w:t xml:space="preserve"> max = str.length();</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r w:rsidRPr="008B0A59">
        <w:rPr>
          <w:rFonts w:ascii="Times New Roman" w:hAnsi="Times New Roman" w:cs="Times New Roman"/>
          <w:sz w:val="28"/>
          <w:szCs w:val="28"/>
        </w:rPr>
        <w:t xml:space="preserve">     </w:t>
      </w:r>
      <w:r w:rsidRPr="008B0A59">
        <w:rPr>
          <w:rFonts w:ascii="Times New Roman" w:hAnsi="Times New Roman" w:cs="Times New Roman"/>
          <w:b/>
          <w:bCs/>
          <w:sz w:val="28"/>
          <w:szCs w:val="28"/>
        </w:rPr>
        <w:t>int</w:t>
      </w:r>
      <w:r w:rsidRPr="008B0A59">
        <w:rPr>
          <w:rFonts w:ascii="Times New Roman" w:hAnsi="Times New Roman" w:cs="Times New Roman"/>
          <w:sz w:val="28"/>
          <w:szCs w:val="28"/>
        </w:rPr>
        <w:t xml:space="preserve"> count = 0;</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r w:rsidRPr="008B0A59">
        <w:rPr>
          <w:rFonts w:ascii="Times New Roman" w:hAnsi="Times New Roman" w:cs="Times New Roman"/>
          <w:sz w:val="28"/>
          <w:szCs w:val="28"/>
        </w:rPr>
        <w:t xml:space="preserve">     </w:t>
      </w:r>
      <w:r w:rsidRPr="008B0A59">
        <w:rPr>
          <w:rFonts w:ascii="Times New Roman" w:hAnsi="Times New Roman" w:cs="Times New Roman"/>
          <w:b/>
          <w:bCs/>
          <w:sz w:val="28"/>
          <w:szCs w:val="28"/>
        </w:rPr>
        <w:t>if</w:t>
      </w:r>
      <w:r w:rsidRPr="008B0A59">
        <w:rPr>
          <w:rFonts w:ascii="Times New Roman" w:hAnsi="Times New Roman" w:cs="Times New Roman"/>
          <w:sz w:val="28"/>
          <w:szCs w:val="28"/>
        </w:rPr>
        <w:t>(str.charAt(i) != 'p')</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r w:rsidRPr="008B0A59">
        <w:rPr>
          <w:rFonts w:ascii="Times New Roman" w:hAnsi="Times New Roman" w:cs="Times New Roman"/>
          <w:sz w:val="28"/>
          <w:szCs w:val="28"/>
        </w:rPr>
        <w:t xml:space="preserve">         </w:t>
      </w:r>
      <w:r w:rsidRPr="008B0A59">
        <w:rPr>
          <w:rFonts w:ascii="Times New Roman" w:hAnsi="Times New Roman" w:cs="Times New Roman"/>
          <w:b/>
          <w:bCs/>
          <w:sz w:val="28"/>
          <w:szCs w:val="28"/>
        </w:rPr>
        <w:t>continue</w:t>
      </w:r>
      <w:r w:rsidRPr="008B0A59">
        <w:rPr>
          <w:rFonts w:ascii="Times New Roman" w:hAnsi="Times New Roman" w:cs="Times New Roman"/>
          <w:sz w:val="28"/>
          <w:szCs w:val="28"/>
        </w:rPr>
        <w:t>;</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r w:rsidRPr="008B0A59">
        <w:rPr>
          <w:rFonts w:ascii="Times New Roman" w:hAnsi="Times New Roman" w:cs="Times New Roman"/>
          <w:sz w:val="28"/>
          <w:szCs w:val="28"/>
        </w:rPr>
        <w:t xml:space="preserve">     System.out.println("Hello continue");</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r w:rsidRPr="008B0A59">
        <w:rPr>
          <w:rFonts w:ascii="Times New Roman" w:hAnsi="Times New Roman" w:cs="Times New Roman"/>
          <w:sz w:val="28"/>
          <w:szCs w:val="28"/>
        </w:rPr>
        <w:t xml:space="preserve">    }</w:t>
      </w:r>
    </w:p>
    <w:p w:rsidR="00C8521E" w:rsidRPr="008B0A59" w:rsidRDefault="00C8521E" w:rsidP="00332D9A">
      <w:pPr>
        <w:pStyle w:val="HTMLPreformatted"/>
        <w:pBdr>
          <w:top w:val="single" w:sz="4" w:space="5" w:color="CCCCCC"/>
          <w:left w:val="single" w:sz="4" w:space="5" w:color="CCCCCC"/>
          <w:bottom w:val="single" w:sz="4" w:space="5" w:color="CCCCCC"/>
          <w:right w:val="single" w:sz="4" w:space="5" w:color="CCCCCC"/>
        </w:pBdr>
        <w:shd w:val="clear" w:color="auto" w:fill="F6F8FF"/>
        <w:wordWrap w:val="0"/>
        <w:spacing w:after="115"/>
        <w:ind w:left="720"/>
        <w:jc w:val="both"/>
        <w:rPr>
          <w:rFonts w:ascii="Times New Roman" w:hAnsi="Times New Roman" w:cs="Times New Roman"/>
          <w:sz w:val="28"/>
          <w:szCs w:val="28"/>
        </w:rPr>
      </w:pPr>
      <w:r w:rsidRPr="008B0A59">
        <w:rPr>
          <w:rFonts w:ascii="Times New Roman" w:hAnsi="Times New Roman" w:cs="Times New Roman"/>
          <w:sz w:val="28"/>
          <w:szCs w:val="28"/>
        </w:rPr>
        <w:t>}</w:t>
      </w:r>
    </w:p>
    <w:p w:rsidR="0084436E" w:rsidRPr="008B0A59" w:rsidRDefault="0084436E" w:rsidP="0084436E">
      <w:pPr>
        <w:pStyle w:val="Heading2"/>
        <w:spacing w:before="48" w:after="48" w:line="360" w:lineRule="atLeast"/>
        <w:ind w:right="48"/>
        <w:rPr>
          <w:rFonts w:ascii="Times New Roman" w:hAnsi="Times New Roman" w:cs="Times New Roman"/>
          <w:bCs w:val="0"/>
          <w:color w:val="auto"/>
          <w:spacing w:val="-12"/>
          <w:sz w:val="28"/>
          <w:szCs w:val="28"/>
          <w:u w:val="single"/>
        </w:rPr>
      </w:pPr>
      <w:r w:rsidRPr="008B0A59">
        <w:rPr>
          <w:rFonts w:ascii="Times New Roman" w:hAnsi="Times New Roman" w:cs="Times New Roman"/>
          <w:bCs w:val="0"/>
          <w:color w:val="auto"/>
          <w:spacing w:val="-12"/>
          <w:sz w:val="28"/>
          <w:szCs w:val="28"/>
          <w:u w:val="single"/>
        </w:rPr>
        <w:lastRenderedPageBreak/>
        <w:t>Enhanced for loop in Java:</w:t>
      </w:r>
    </w:p>
    <w:p w:rsidR="0084436E" w:rsidRPr="008B0A59" w:rsidRDefault="00332D9A" w:rsidP="00332D9A">
      <w:pPr>
        <w:pStyle w:val="NormalWeb"/>
        <w:spacing w:before="0" w:beforeAutospacing="0" w:after="240" w:afterAutospacing="0" w:line="276" w:lineRule="atLeast"/>
        <w:ind w:left="48" w:right="48" w:firstLine="672"/>
        <w:jc w:val="both"/>
        <w:rPr>
          <w:sz w:val="28"/>
          <w:szCs w:val="28"/>
        </w:rPr>
      </w:pPr>
      <w:r w:rsidRPr="008B0A59">
        <w:rPr>
          <w:sz w:val="28"/>
          <w:szCs w:val="28"/>
        </w:rPr>
        <w:t xml:space="preserve"> </w:t>
      </w:r>
      <w:r w:rsidR="0084436E" w:rsidRPr="008B0A59">
        <w:rPr>
          <w:sz w:val="28"/>
          <w:szCs w:val="28"/>
        </w:rPr>
        <w:t>As of Java 5, the enhanced for loop was introduced. This is mainly used to traverse collection of elements including arrays.</w:t>
      </w:r>
    </w:p>
    <w:p w:rsidR="0084436E" w:rsidRPr="008B0A59" w:rsidRDefault="0084436E" w:rsidP="0084436E">
      <w:pPr>
        <w:pStyle w:val="Heading2"/>
        <w:spacing w:before="48" w:after="48" w:line="360" w:lineRule="atLeast"/>
        <w:ind w:right="48"/>
        <w:rPr>
          <w:rFonts w:ascii="Times New Roman" w:hAnsi="Times New Roman" w:cs="Times New Roman"/>
          <w:bCs w:val="0"/>
          <w:color w:val="auto"/>
          <w:spacing w:val="-12"/>
          <w:sz w:val="28"/>
          <w:szCs w:val="28"/>
          <w:u w:val="single"/>
        </w:rPr>
      </w:pPr>
      <w:r w:rsidRPr="008B0A59">
        <w:rPr>
          <w:rFonts w:ascii="Times New Roman" w:hAnsi="Times New Roman" w:cs="Times New Roman"/>
          <w:bCs w:val="0"/>
          <w:color w:val="auto"/>
          <w:spacing w:val="-12"/>
          <w:sz w:val="28"/>
          <w:szCs w:val="28"/>
          <w:u w:val="single"/>
        </w:rPr>
        <w:t>Syntax:</w:t>
      </w:r>
    </w:p>
    <w:p w:rsidR="0084436E" w:rsidRPr="008B0A59" w:rsidRDefault="0084436E" w:rsidP="0084436E">
      <w:pPr>
        <w:pStyle w:val="NormalWeb"/>
        <w:spacing w:before="0" w:beforeAutospacing="0" w:after="240" w:afterAutospacing="0" w:line="276" w:lineRule="atLeast"/>
        <w:ind w:left="48" w:right="48"/>
        <w:jc w:val="both"/>
        <w:rPr>
          <w:sz w:val="28"/>
          <w:szCs w:val="28"/>
        </w:rPr>
      </w:pPr>
      <w:r w:rsidRPr="008B0A59">
        <w:rPr>
          <w:sz w:val="28"/>
          <w:szCs w:val="28"/>
        </w:rPr>
        <w:t>The syntax of enhanced for loop is:</w:t>
      </w:r>
    </w:p>
    <w:p w:rsidR="0084436E" w:rsidRPr="008B0A59" w:rsidRDefault="0084436E" w:rsidP="00332D9A">
      <w:pPr>
        <w:pStyle w:val="HTMLPreformatted"/>
        <w:pBdr>
          <w:top w:val="single" w:sz="4" w:space="3" w:color="D6D6D6"/>
          <w:left w:val="single" w:sz="4" w:space="3" w:color="D6D6D6"/>
          <w:bottom w:val="single" w:sz="4" w:space="3" w:color="D6D6D6"/>
          <w:right w:val="single" w:sz="4" w:space="3" w:color="D6D6D6"/>
        </w:pBdr>
        <w:shd w:val="clear" w:color="auto" w:fill="EEEEEE"/>
        <w:spacing w:after="115" w:line="184" w:lineRule="atLeast"/>
        <w:ind w:left="720"/>
        <w:rPr>
          <w:rStyle w:val="pln"/>
          <w:rFonts w:ascii="Times New Roman" w:hAnsi="Times New Roman" w:cs="Times New Roman"/>
          <w:i/>
          <w:sz w:val="32"/>
          <w:szCs w:val="28"/>
        </w:rPr>
      </w:pPr>
      <w:r w:rsidRPr="008B0A59">
        <w:rPr>
          <w:rStyle w:val="kwd"/>
          <w:rFonts w:ascii="Times New Roman" w:hAnsi="Times New Roman" w:cs="Times New Roman"/>
          <w:i/>
          <w:sz w:val="32"/>
          <w:szCs w:val="28"/>
        </w:rPr>
        <w:t>for</w:t>
      </w:r>
      <w:r w:rsidRPr="008B0A59">
        <w:rPr>
          <w:rStyle w:val="pun"/>
          <w:rFonts w:ascii="Times New Roman" w:hAnsi="Times New Roman" w:cs="Times New Roman"/>
          <w:i/>
          <w:sz w:val="32"/>
          <w:szCs w:val="28"/>
        </w:rPr>
        <w:t>(</w:t>
      </w:r>
      <w:r w:rsidRPr="008B0A59">
        <w:rPr>
          <w:rStyle w:val="pln"/>
          <w:rFonts w:ascii="Times New Roman" w:hAnsi="Times New Roman" w:cs="Times New Roman"/>
          <w:i/>
          <w:sz w:val="32"/>
          <w:szCs w:val="28"/>
        </w:rPr>
        <w:t xml:space="preserve">declaration </w:t>
      </w:r>
      <w:r w:rsidRPr="008B0A59">
        <w:rPr>
          <w:rStyle w:val="pun"/>
          <w:rFonts w:ascii="Times New Roman" w:hAnsi="Times New Roman" w:cs="Times New Roman"/>
          <w:i/>
          <w:sz w:val="32"/>
          <w:szCs w:val="28"/>
        </w:rPr>
        <w:t>:</w:t>
      </w:r>
      <w:r w:rsidRPr="008B0A59">
        <w:rPr>
          <w:rStyle w:val="pln"/>
          <w:rFonts w:ascii="Times New Roman" w:hAnsi="Times New Roman" w:cs="Times New Roman"/>
          <w:i/>
          <w:sz w:val="32"/>
          <w:szCs w:val="28"/>
        </w:rPr>
        <w:t xml:space="preserve"> expression</w:t>
      </w:r>
      <w:r w:rsidRPr="008B0A59">
        <w:rPr>
          <w:rStyle w:val="pun"/>
          <w:rFonts w:ascii="Times New Roman" w:hAnsi="Times New Roman" w:cs="Times New Roman"/>
          <w:i/>
          <w:sz w:val="32"/>
          <w:szCs w:val="28"/>
        </w:rPr>
        <w:t>){</w:t>
      </w:r>
    </w:p>
    <w:p w:rsidR="0084436E" w:rsidRPr="008B0A59" w:rsidRDefault="0084436E" w:rsidP="00332D9A">
      <w:pPr>
        <w:pStyle w:val="HTMLPreformatted"/>
        <w:pBdr>
          <w:top w:val="single" w:sz="4" w:space="3" w:color="D6D6D6"/>
          <w:left w:val="single" w:sz="4" w:space="3" w:color="D6D6D6"/>
          <w:bottom w:val="single" w:sz="4" w:space="3" w:color="D6D6D6"/>
          <w:right w:val="single" w:sz="4" w:space="3" w:color="D6D6D6"/>
        </w:pBdr>
        <w:shd w:val="clear" w:color="auto" w:fill="EEEEEE"/>
        <w:spacing w:after="115" w:line="184" w:lineRule="atLeast"/>
        <w:ind w:left="720"/>
        <w:rPr>
          <w:rStyle w:val="pln"/>
          <w:rFonts w:ascii="Times New Roman" w:hAnsi="Times New Roman" w:cs="Times New Roman"/>
          <w:i/>
          <w:sz w:val="32"/>
          <w:szCs w:val="28"/>
        </w:rPr>
      </w:pPr>
      <w:r w:rsidRPr="008B0A59">
        <w:rPr>
          <w:rStyle w:val="pln"/>
          <w:rFonts w:ascii="Times New Roman" w:hAnsi="Times New Roman" w:cs="Times New Roman"/>
          <w:i/>
          <w:sz w:val="32"/>
          <w:szCs w:val="28"/>
        </w:rPr>
        <w:t xml:space="preserve">   </w:t>
      </w:r>
      <w:r w:rsidRPr="008B0A59">
        <w:rPr>
          <w:rStyle w:val="com"/>
          <w:rFonts w:ascii="Times New Roman" w:hAnsi="Times New Roman" w:cs="Times New Roman"/>
          <w:i/>
          <w:sz w:val="32"/>
          <w:szCs w:val="28"/>
        </w:rPr>
        <w:t>//Statements</w:t>
      </w:r>
    </w:p>
    <w:p w:rsidR="0084436E" w:rsidRPr="008B0A59" w:rsidRDefault="0084436E" w:rsidP="00332D9A">
      <w:pPr>
        <w:pStyle w:val="HTMLPreformatted"/>
        <w:pBdr>
          <w:top w:val="single" w:sz="4" w:space="3" w:color="D6D6D6"/>
          <w:left w:val="single" w:sz="4" w:space="3" w:color="D6D6D6"/>
          <w:bottom w:val="single" w:sz="4" w:space="3" w:color="D6D6D6"/>
          <w:right w:val="single" w:sz="4" w:space="3" w:color="D6D6D6"/>
        </w:pBdr>
        <w:shd w:val="clear" w:color="auto" w:fill="EEEEEE"/>
        <w:spacing w:after="115" w:line="184" w:lineRule="atLeast"/>
        <w:ind w:left="720"/>
        <w:rPr>
          <w:rFonts w:ascii="Times New Roman" w:hAnsi="Times New Roman" w:cs="Times New Roman"/>
          <w:i/>
          <w:sz w:val="32"/>
          <w:szCs w:val="28"/>
        </w:rPr>
      </w:pPr>
      <w:r w:rsidRPr="008B0A59">
        <w:rPr>
          <w:rStyle w:val="pun"/>
          <w:rFonts w:ascii="Times New Roman" w:hAnsi="Times New Roman" w:cs="Times New Roman"/>
          <w:i/>
          <w:sz w:val="32"/>
          <w:szCs w:val="28"/>
        </w:rPr>
        <w:t>}</w:t>
      </w:r>
    </w:p>
    <w:p w:rsidR="0084436E" w:rsidRPr="008B0A59" w:rsidRDefault="0084436E" w:rsidP="00332D9A">
      <w:pPr>
        <w:pStyle w:val="NormalWeb"/>
        <w:spacing w:before="0" w:beforeAutospacing="0" w:after="240" w:afterAutospacing="0" w:line="276" w:lineRule="atLeast"/>
        <w:ind w:right="48"/>
        <w:jc w:val="both"/>
        <w:rPr>
          <w:sz w:val="28"/>
          <w:szCs w:val="28"/>
        </w:rPr>
      </w:pPr>
      <w:r w:rsidRPr="008B0A59">
        <w:rPr>
          <w:b/>
          <w:bCs/>
          <w:sz w:val="28"/>
          <w:szCs w:val="28"/>
        </w:rPr>
        <w:t>Declaration:</w:t>
      </w:r>
      <w:r w:rsidRPr="008B0A59">
        <w:rPr>
          <w:rStyle w:val="apple-converted-space"/>
          <w:sz w:val="28"/>
          <w:szCs w:val="28"/>
        </w:rPr>
        <w:t> </w:t>
      </w:r>
      <w:r w:rsidRPr="008B0A59">
        <w:rPr>
          <w:sz w:val="28"/>
          <w:szCs w:val="28"/>
        </w:rPr>
        <w:t>The newly declared block variable, which is of a type compatible with the elements of the array you are accessing. The variable will be available within the for block and its value would be the same as the current array element.</w:t>
      </w:r>
    </w:p>
    <w:p w:rsidR="0084436E" w:rsidRPr="008B0A59" w:rsidRDefault="0084436E" w:rsidP="00332D9A">
      <w:pPr>
        <w:pStyle w:val="NormalWeb"/>
        <w:spacing w:before="0" w:beforeAutospacing="0" w:after="240" w:afterAutospacing="0" w:line="276" w:lineRule="atLeast"/>
        <w:ind w:right="48"/>
        <w:jc w:val="both"/>
        <w:rPr>
          <w:sz w:val="28"/>
          <w:szCs w:val="28"/>
        </w:rPr>
      </w:pPr>
      <w:r w:rsidRPr="008B0A59">
        <w:rPr>
          <w:b/>
          <w:bCs/>
          <w:sz w:val="28"/>
          <w:szCs w:val="28"/>
        </w:rPr>
        <w:t>Expression:</w:t>
      </w:r>
      <w:r w:rsidRPr="008B0A59">
        <w:rPr>
          <w:rStyle w:val="apple-converted-space"/>
          <w:sz w:val="28"/>
          <w:szCs w:val="28"/>
        </w:rPr>
        <w:t> </w:t>
      </w:r>
      <w:r w:rsidRPr="008B0A59">
        <w:rPr>
          <w:sz w:val="28"/>
          <w:szCs w:val="28"/>
        </w:rPr>
        <w:t>This evaluates to the array you need to loop through. The expression can be an array variable or method call that returns an array.</w:t>
      </w:r>
    </w:p>
    <w:p w:rsidR="0084436E" w:rsidRPr="008B0A59" w:rsidRDefault="0084436E" w:rsidP="0084436E">
      <w:pPr>
        <w:pStyle w:val="Heading2"/>
        <w:spacing w:before="48" w:after="48" w:line="360" w:lineRule="atLeast"/>
        <w:ind w:right="48"/>
        <w:rPr>
          <w:rFonts w:ascii="Times New Roman" w:hAnsi="Times New Roman" w:cs="Times New Roman"/>
          <w:bCs w:val="0"/>
          <w:color w:val="auto"/>
          <w:spacing w:val="-12"/>
          <w:sz w:val="28"/>
          <w:szCs w:val="28"/>
          <w:u w:val="single"/>
        </w:rPr>
      </w:pPr>
      <w:r w:rsidRPr="008B0A59">
        <w:rPr>
          <w:rFonts w:ascii="Times New Roman" w:hAnsi="Times New Roman" w:cs="Times New Roman"/>
          <w:bCs w:val="0"/>
          <w:color w:val="auto"/>
          <w:spacing w:val="-12"/>
          <w:sz w:val="28"/>
          <w:szCs w:val="28"/>
          <w:u w:val="single"/>
        </w:rPr>
        <w:t>Example:</w:t>
      </w:r>
    </w:p>
    <w:p w:rsidR="0084436E" w:rsidRPr="008B0A59" w:rsidRDefault="0084436E" w:rsidP="00332D9A">
      <w:pPr>
        <w:pStyle w:val="HTMLPreformatted"/>
        <w:pBdr>
          <w:top w:val="single" w:sz="4" w:space="3" w:color="D6D6D6"/>
          <w:left w:val="single" w:sz="4" w:space="3" w:color="D6D6D6"/>
          <w:bottom w:val="single" w:sz="4" w:space="3" w:color="D6D6D6"/>
          <w:right w:val="single" w:sz="4" w:space="3" w:color="D6D6D6"/>
        </w:pBdr>
        <w:spacing w:after="115" w:line="184" w:lineRule="atLeast"/>
        <w:ind w:left="720"/>
        <w:rPr>
          <w:rStyle w:val="pln"/>
          <w:rFonts w:ascii="Times New Roman" w:hAnsi="Times New Roman" w:cs="Times New Roman"/>
          <w:i/>
          <w:sz w:val="32"/>
          <w:szCs w:val="28"/>
        </w:rPr>
      </w:pPr>
      <w:r w:rsidRPr="008B0A59">
        <w:rPr>
          <w:rStyle w:val="kwd"/>
          <w:rFonts w:ascii="Times New Roman" w:hAnsi="Times New Roman" w:cs="Times New Roman"/>
          <w:i/>
          <w:sz w:val="32"/>
          <w:szCs w:val="28"/>
        </w:rPr>
        <w:t>public</w:t>
      </w:r>
      <w:r w:rsidRPr="008B0A59">
        <w:rPr>
          <w:rStyle w:val="pln"/>
          <w:rFonts w:ascii="Times New Roman" w:hAnsi="Times New Roman" w:cs="Times New Roman"/>
          <w:i/>
          <w:sz w:val="32"/>
          <w:szCs w:val="28"/>
        </w:rPr>
        <w:t xml:space="preserve"> </w:t>
      </w:r>
      <w:r w:rsidRPr="008B0A59">
        <w:rPr>
          <w:rStyle w:val="kwd"/>
          <w:rFonts w:ascii="Times New Roman" w:hAnsi="Times New Roman" w:cs="Times New Roman"/>
          <w:i/>
          <w:sz w:val="32"/>
          <w:szCs w:val="28"/>
        </w:rPr>
        <w:t>class</w:t>
      </w:r>
      <w:r w:rsidRPr="008B0A59">
        <w:rPr>
          <w:rStyle w:val="pln"/>
          <w:rFonts w:ascii="Times New Roman" w:hAnsi="Times New Roman" w:cs="Times New Roman"/>
          <w:i/>
          <w:sz w:val="32"/>
          <w:szCs w:val="28"/>
        </w:rPr>
        <w:t xml:space="preserve"> </w:t>
      </w:r>
      <w:r w:rsidRPr="008B0A59">
        <w:rPr>
          <w:rStyle w:val="typ"/>
          <w:rFonts w:ascii="Times New Roman" w:eastAsiaTheme="majorEastAsia" w:hAnsi="Times New Roman" w:cs="Times New Roman"/>
          <w:i/>
          <w:sz w:val="32"/>
          <w:szCs w:val="28"/>
        </w:rPr>
        <w:t>Test</w:t>
      </w:r>
      <w:r w:rsidRPr="008B0A59">
        <w:rPr>
          <w:rStyle w:val="pln"/>
          <w:rFonts w:ascii="Times New Roman" w:hAnsi="Times New Roman" w:cs="Times New Roman"/>
          <w:i/>
          <w:sz w:val="32"/>
          <w:szCs w:val="28"/>
        </w:rPr>
        <w:t xml:space="preserve"> </w:t>
      </w:r>
      <w:r w:rsidRPr="008B0A59">
        <w:rPr>
          <w:rStyle w:val="pun"/>
          <w:rFonts w:ascii="Times New Roman" w:hAnsi="Times New Roman" w:cs="Times New Roman"/>
          <w:i/>
          <w:sz w:val="32"/>
          <w:szCs w:val="28"/>
        </w:rPr>
        <w:t>{</w:t>
      </w:r>
    </w:p>
    <w:p w:rsidR="0084436E" w:rsidRPr="008B0A59" w:rsidRDefault="0084436E" w:rsidP="00332D9A">
      <w:pPr>
        <w:pStyle w:val="HTMLPreformatted"/>
        <w:pBdr>
          <w:top w:val="single" w:sz="4" w:space="3" w:color="D6D6D6"/>
          <w:left w:val="single" w:sz="4" w:space="3" w:color="D6D6D6"/>
          <w:bottom w:val="single" w:sz="4" w:space="3" w:color="D6D6D6"/>
          <w:right w:val="single" w:sz="4" w:space="3" w:color="D6D6D6"/>
        </w:pBdr>
        <w:spacing w:after="115" w:line="184" w:lineRule="atLeast"/>
        <w:ind w:left="720"/>
        <w:rPr>
          <w:rStyle w:val="pln"/>
          <w:rFonts w:ascii="Times New Roman" w:hAnsi="Times New Roman" w:cs="Times New Roman"/>
          <w:i/>
          <w:sz w:val="32"/>
          <w:szCs w:val="28"/>
        </w:rPr>
      </w:pPr>
      <w:r w:rsidRPr="008B0A59">
        <w:rPr>
          <w:rStyle w:val="pln"/>
          <w:rFonts w:ascii="Times New Roman" w:hAnsi="Times New Roman" w:cs="Times New Roman"/>
          <w:i/>
          <w:sz w:val="32"/>
          <w:szCs w:val="28"/>
        </w:rPr>
        <w:t xml:space="preserve">   </w:t>
      </w:r>
      <w:r w:rsidRPr="008B0A59">
        <w:rPr>
          <w:rStyle w:val="kwd"/>
          <w:rFonts w:ascii="Times New Roman" w:hAnsi="Times New Roman" w:cs="Times New Roman"/>
          <w:i/>
          <w:sz w:val="32"/>
          <w:szCs w:val="28"/>
        </w:rPr>
        <w:t>public</w:t>
      </w:r>
      <w:r w:rsidRPr="008B0A59">
        <w:rPr>
          <w:rStyle w:val="pln"/>
          <w:rFonts w:ascii="Times New Roman" w:hAnsi="Times New Roman" w:cs="Times New Roman"/>
          <w:i/>
          <w:sz w:val="32"/>
          <w:szCs w:val="28"/>
        </w:rPr>
        <w:t xml:space="preserve"> </w:t>
      </w:r>
      <w:r w:rsidRPr="008B0A59">
        <w:rPr>
          <w:rStyle w:val="kwd"/>
          <w:rFonts w:ascii="Times New Roman" w:hAnsi="Times New Roman" w:cs="Times New Roman"/>
          <w:i/>
          <w:sz w:val="32"/>
          <w:szCs w:val="28"/>
        </w:rPr>
        <w:t>static</w:t>
      </w:r>
      <w:r w:rsidRPr="008B0A59">
        <w:rPr>
          <w:rStyle w:val="pln"/>
          <w:rFonts w:ascii="Times New Roman" w:hAnsi="Times New Roman" w:cs="Times New Roman"/>
          <w:i/>
          <w:sz w:val="32"/>
          <w:szCs w:val="28"/>
        </w:rPr>
        <w:t xml:space="preserve"> </w:t>
      </w:r>
      <w:r w:rsidRPr="008B0A59">
        <w:rPr>
          <w:rStyle w:val="kwd"/>
          <w:rFonts w:ascii="Times New Roman" w:hAnsi="Times New Roman" w:cs="Times New Roman"/>
          <w:i/>
          <w:sz w:val="32"/>
          <w:szCs w:val="28"/>
        </w:rPr>
        <w:t>void</w:t>
      </w:r>
      <w:r w:rsidRPr="008B0A59">
        <w:rPr>
          <w:rStyle w:val="pln"/>
          <w:rFonts w:ascii="Times New Roman" w:hAnsi="Times New Roman" w:cs="Times New Roman"/>
          <w:i/>
          <w:sz w:val="32"/>
          <w:szCs w:val="28"/>
        </w:rPr>
        <w:t xml:space="preserve"> main</w:t>
      </w:r>
      <w:r w:rsidRPr="008B0A59">
        <w:rPr>
          <w:rStyle w:val="pun"/>
          <w:rFonts w:ascii="Times New Roman" w:hAnsi="Times New Roman" w:cs="Times New Roman"/>
          <w:i/>
          <w:sz w:val="32"/>
          <w:szCs w:val="28"/>
        </w:rPr>
        <w:t>(</w:t>
      </w:r>
      <w:r w:rsidRPr="008B0A59">
        <w:rPr>
          <w:rStyle w:val="typ"/>
          <w:rFonts w:ascii="Times New Roman" w:eastAsiaTheme="majorEastAsia" w:hAnsi="Times New Roman" w:cs="Times New Roman"/>
          <w:i/>
          <w:sz w:val="32"/>
          <w:szCs w:val="28"/>
        </w:rPr>
        <w:t>String</w:t>
      </w:r>
      <w:r w:rsidRPr="008B0A59">
        <w:rPr>
          <w:rStyle w:val="pln"/>
          <w:rFonts w:ascii="Times New Roman" w:hAnsi="Times New Roman" w:cs="Times New Roman"/>
          <w:i/>
          <w:sz w:val="32"/>
          <w:szCs w:val="28"/>
        </w:rPr>
        <w:t xml:space="preserve"> args</w:t>
      </w:r>
      <w:r w:rsidRPr="008B0A59">
        <w:rPr>
          <w:rStyle w:val="pun"/>
          <w:rFonts w:ascii="Times New Roman" w:hAnsi="Times New Roman" w:cs="Times New Roman"/>
          <w:i/>
          <w:sz w:val="32"/>
          <w:szCs w:val="28"/>
        </w:rPr>
        <w:t>[]){</w:t>
      </w:r>
    </w:p>
    <w:p w:rsidR="0084436E" w:rsidRPr="008B0A59" w:rsidRDefault="0084436E" w:rsidP="00332D9A">
      <w:pPr>
        <w:pStyle w:val="HTMLPreformatted"/>
        <w:pBdr>
          <w:top w:val="single" w:sz="4" w:space="3" w:color="D6D6D6"/>
          <w:left w:val="single" w:sz="4" w:space="3" w:color="D6D6D6"/>
          <w:bottom w:val="single" w:sz="4" w:space="3" w:color="D6D6D6"/>
          <w:right w:val="single" w:sz="4" w:space="3" w:color="D6D6D6"/>
        </w:pBdr>
        <w:spacing w:after="115" w:line="184" w:lineRule="atLeast"/>
        <w:ind w:left="720"/>
        <w:rPr>
          <w:rStyle w:val="pln"/>
          <w:rFonts w:ascii="Times New Roman" w:hAnsi="Times New Roman" w:cs="Times New Roman"/>
          <w:i/>
          <w:sz w:val="32"/>
          <w:szCs w:val="28"/>
        </w:rPr>
      </w:pPr>
      <w:r w:rsidRPr="008B0A59">
        <w:rPr>
          <w:rStyle w:val="pln"/>
          <w:rFonts w:ascii="Times New Roman" w:hAnsi="Times New Roman" w:cs="Times New Roman"/>
          <w:i/>
          <w:sz w:val="32"/>
          <w:szCs w:val="28"/>
        </w:rPr>
        <w:t xml:space="preserve">      </w:t>
      </w:r>
      <w:r w:rsidRPr="008B0A59">
        <w:rPr>
          <w:rStyle w:val="kwd"/>
          <w:rFonts w:ascii="Times New Roman" w:hAnsi="Times New Roman" w:cs="Times New Roman"/>
          <w:i/>
          <w:sz w:val="32"/>
          <w:szCs w:val="28"/>
        </w:rPr>
        <w:t>int</w:t>
      </w:r>
      <w:r w:rsidRPr="008B0A59">
        <w:rPr>
          <w:rStyle w:val="pln"/>
          <w:rFonts w:ascii="Times New Roman" w:hAnsi="Times New Roman" w:cs="Times New Roman"/>
          <w:i/>
          <w:sz w:val="32"/>
          <w:szCs w:val="28"/>
        </w:rPr>
        <w:t xml:space="preserve"> </w:t>
      </w:r>
      <w:r w:rsidRPr="008B0A59">
        <w:rPr>
          <w:rStyle w:val="pun"/>
          <w:rFonts w:ascii="Times New Roman" w:hAnsi="Times New Roman" w:cs="Times New Roman"/>
          <w:i/>
          <w:sz w:val="32"/>
          <w:szCs w:val="28"/>
        </w:rPr>
        <w:t>[]</w:t>
      </w:r>
      <w:r w:rsidRPr="008B0A59">
        <w:rPr>
          <w:rStyle w:val="pln"/>
          <w:rFonts w:ascii="Times New Roman" w:hAnsi="Times New Roman" w:cs="Times New Roman"/>
          <w:i/>
          <w:sz w:val="32"/>
          <w:szCs w:val="28"/>
        </w:rPr>
        <w:t xml:space="preserve"> numbers </w:t>
      </w:r>
      <w:r w:rsidRPr="008B0A59">
        <w:rPr>
          <w:rStyle w:val="pun"/>
          <w:rFonts w:ascii="Times New Roman" w:hAnsi="Times New Roman" w:cs="Times New Roman"/>
          <w:i/>
          <w:sz w:val="32"/>
          <w:szCs w:val="28"/>
        </w:rPr>
        <w:t>=</w:t>
      </w:r>
      <w:r w:rsidRPr="008B0A59">
        <w:rPr>
          <w:rStyle w:val="pln"/>
          <w:rFonts w:ascii="Times New Roman" w:hAnsi="Times New Roman" w:cs="Times New Roman"/>
          <w:i/>
          <w:sz w:val="32"/>
          <w:szCs w:val="28"/>
        </w:rPr>
        <w:t xml:space="preserve"> </w:t>
      </w:r>
      <w:r w:rsidRPr="008B0A59">
        <w:rPr>
          <w:rStyle w:val="pun"/>
          <w:rFonts w:ascii="Times New Roman" w:hAnsi="Times New Roman" w:cs="Times New Roman"/>
          <w:i/>
          <w:sz w:val="32"/>
          <w:szCs w:val="28"/>
        </w:rPr>
        <w:t>{</w:t>
      </w:r>
      <w:r w:rsidRPr="008B0A59">
        <w:rPr>
          <w:rStyle w:val="lit"/>
          <w:rFonts w:ascii="Times New Roman" w:eastAsiaTheme="majorEastAsia" w:hAnsi="Times New Roman" w:cs="Times New Roman"/>
          <w:i/>
          <w:sz w:val="32"/>
          <w:szCs w:val="28"/>
        </w:rPr>
        <w:t>10</w:t>
      </w:r>
      <w:r w:rsidRPr="008B0A59">
        <w:rPr>
          <w:rStyle w:val="pun"/>
          <w:rFonts w:ascii="Times New Roman" w:hAnsi="Times New Roman" w:cs="Times New Roman"/>
          <w:i/>
          <w:sz w:val="32"/>
          <w:szCs w:val="28"/>
        </w:rPr>
        <w:t>,</w:t>
      </w:r>
      <w:r w:rsidRPr="008B0A59">
        <w:rPr>
          <w:rStyle w:val="pln"/>
          <w:rFonts w:ascii="Times New Roman" w:hAnsi="Times New Roman" w:cs="Times New Roman"/>
          <w:i/>
          <w:sz w:val="32"/>
          <w:szCs w:val="28"/>
        </w:rPr>
        <w:t xml:space="preserve"> </w:t>
      </w:r>
      <w:r w:rsidRPr="008B0A59">
        <w:rPr>
          <w:rStyle w:val="lit"/>
          <w:rFonts w:ascii="Times New Roman" w:eastAsiaTheme="majorEastAsia" w:hAnsi="Times New Roman" w:cs="Times New Roman"/>
          <w:i/>
          <w:sz w:val="32"/>
          <w:szCs w:val="28"/>
        </w:rPr>
        <w:t>20</w:t>
      </w:r>
      <w:r w:rsidRPr="008B0A59">
        <w:rPr>
          <w:rStyle w:val="pun"/>
          <w:rFonts w:ascii="Times New Roman" w:hAnsi="Times New Roman" w:cs="Times New Roman"/>
          <w:i/>
          <w:sz w:val="32"/>
          <w:szCs w:val="28"/>
        </w:rPr>
        <w:t>,</w:t>
      </w:r>
      <w:r w:rsidRPr="008B0A59">
        <w:rPr>
          <w:rStyle w:val="pln"/>
          <w:rFonts w:ascii="Times New Roman" w:hAnsi="Times New Roman" w:cs="Times New Roman"/>
          <w:i/>
          <w:sz w:val="32"/>
          <w:szCs w:val="28"/>
        </w:rPr>
        <w:t xml:space="preserve"> </w:t>
      </w:r>
      <w:r w:rsidRPr="008B0A59">
        <w:rPr>
          <w:rStyle w:val="lit"/>
          <w:rFonts w:ascii="Times New Roman" w:eastAsiaTheme="majorEastAsia" w:hAnsi="Times New Roman" w:cs="Times New Roman"/>
          <w:i/>
          <w:sz w:val="32"/>
          <w:szCs w:val="28"/>
        </w:rPr>
        <w:t>30</w:t>
      </w:r>
      <w:r w:rsidRPr="008B0A59">
        <w:rPr>
          <w:rStyle w:val="pun"/>
          <w:rFonts w:ascii="Times New Roman" w:hAnsi="Times New Roman" w:cs="Times New Roman"/>
          <w:i/>
          <w:sz w:val="32"/>
          <w:szCs w:val="28"/>
        </w:rPr>
        <w:t>,</w:t>
      </w:r>
      <w:r w:rsidRPr="008B0A59">
        <w:rPr>
          <w:rStyle w:val="pln"/>
          <w:rFonts w:ascii="Times New Roman" w:hAnsi="Times New Roman" w:cs="Times New Roman"/>
          <w:i/>
          <w:sz w:val="32"/>
          <w:szCs w:val="28"/>
        </w:rPr>
        <w:t xml:space="preserve"> </w:t>
      </w:r>
      <w:r w:rsidRPr="008B0A59">
        <w:rPr>
          <w:rStyle w:val="lit"/>
          <w:rFonts w:ascii="Times New Roman" w:eastAsiaTheme="majorEastAsia" w:hAnsi="Times New Roman" w:cs="Times New Roman"/>
          <w:i/>
          <w:sz w:val="32"/>
          <w:szCs w:val="28"/>
        </w:rPr>
        <w:t>40</w:t>
      </w:r>
      <w:r w:rsidRPr="008B0A59">
        <w:rPr>
          <w:rStyle w:val="pun"/>
          <w:rFonts w:ascii="Times New Roman" w:hAnsi="Times New Roman" w:cs="Times New Roman"/>
          <w:i/>
          <w:sz w:val="32"/>
          <w:szCs w:val="28"/>
        </w:rPr>
        <w:t>,</w:t>
      </w:r>
      <w:r w:rsidRPr="008B0A59">
        <w:rPr>
          <w:rStyle w:val="pln"/>
          <w:rFonts w:ascii="Times New Roman" w:hAnsi="Times New Roman" w:cs="Times New Roman"/>
          <w:i/>
          <w:sz w:val="32"/>
          <w:szCs w:val="28"/>
        </w:rPr>
        <w:t xml:space="preserve"> </w:t>
      </w:r>
      <w:r w:rsidRPr="008B0A59">
        <w:rPr>
          <w:rStyle w:val="lit"/>
          <w:rFonts w:ascii="Times New Roman" w:eastAsiaTheme="majorEastAsia" w:hAnsi="Times New Roman" w:cs="Times New Roman"/>
          <w:i/>
          <w:sz w:val="32"/>
          <w:szCs w:val="28"/>
        </w:rPr>
        <w:t>50</w:t>
      </w:r>
      <w:r w:rsidRPr="008B0A59">
        <w:rPr>
          <w:rStyle w:val="pun"/>
          <w:rFonts w:ascii="Times New Roman" w:hAnsi="Times New Roman" w:cs="Times New Roman"/>
          <w:i/>
          <w:sz w:val="32"/>
          <w:szCs w:val="28"/>
        </w:rPr>
        <w:t>};</w:t>
      </w:r>
    </w:p>
    <w:p w:rsidR="0084436E" w:rsidRPr="008B0A59" w:rsidRDefault="0084436E" w:rsidP="00332D9A">
      <w:pPr>
        <w:pStyle w:val="HTMLPreformatted"/>
        <w:pBdr>
          <w:top w:val="single" w:sz="4" w:space="3" w:color="D6D6D6"/>
          <w:left w:val="single" w:sz="4" w:space="3" w:color="D6D6D6"/>
          <w:bottom w:val="single" w:sz="4" w:space="3" w:color="D6D6D6"/>
          <w:right w:val="single" w:sz="4" w:space="3" w:color="D6D6D6"/>
        </w:pBdr>
        <w:spacing w:after="115" w:line="184" w:lineRule="atLeast"/>
        <w:ind w:left="720"/>
        <w:rPr>
          <w:rStyle w:val="pln"/>
          <w:rFonts w:ascii="Times New Roman" w:hAnsi="Times New Roman" w:cs="Times New Roman"/>
          <w:i/>
          <w:sz w:val="32"/>
          <w:szCs w:val="28"/>
        </w:rPr>
      </w:pPr>
      <w:r w:rsidRPr="008B0A59">
        <w:rPr>
          <w:rStyle w:val="pln"/>
          <w:rFonts w:ascii="Times New Roman" w:hAnsi="Times New Roman" w:cs="Times New Roman"/>
          <w:i/>
          <w:sz w:val="32"/>
          <w:szCs w:val="28"/>
        </w:rPr>
        <w:t xml:space="preserve">      </w:t>
      </w:r>
      <w:r w:rsidRPr="008B0A59">
        <w:rPr>
          <w:rStyle w:val="kwd"/>
          <w:rFonts w:ascii="Times New Roman" w:hAnsi="Times New Roman" w:cs="Times New Roman"/>
          <w:i/>
          <w:sz w:val="32"/>
          <w:szCs w:val="28"/>
        </w:rPr>
        <w:t>for</w:t>
      </w:r>
      <w:r w:rsidRPr="008B0A59">
        <w:rPr>
          <w:rStyle w:val="pun"/>
          <w:rFonts w:ascii="Times New Roman" w:hAnsi="Times New Roman" w:cs="Times New Roman"/>
          <w:i/>
          <w:sz w:val="32"/>
          <w:szCs w:val="28"/>
        </w:rPr>
        <w:t>(</w:t>
      </w:r>
      <w:r w:rsidRPr="008B0A59">
        <w:rPr>
          <w:rStyle w:val="kwd"/>
          <w:rFonts w:ascii="Times New Roman" w:hAnsi="Times New Roman" w:cs="Times New Roman"/>
          <w:i/>
          <w:sz w:val="32"/>
          <w:szCs w:val="28"/>
        </w:rPr>
        <w:t>int</w:t>
      </w:r>
      <w:r w:rsidRPr="008B0A59">
        <w:rPr>
          <w:rStyle w:val="pln"/>
          <w:rFonts w:ascii="Times New Roman" w:hAnsi="Times New Roman" w:cs="Times New Roman"/>
          <w:i/>
          <w:sz w:val="32"/>
          <w:szCs w:val="28"/>
        </w:rPr>
        <w:t xml:space="preserve"> x </w:t>
      </w:r>
      <w:r w:rsidRPr="008B0A59">
        <w:rPr>
          <w:rStyle w:val="pun"/>
          <w:rFonts w:ascii="Times New Roman" w:hAnsi="Times New Roman" w:cs="Times New Roman"/>
          <w:i/>
          <w:sz w:val="32"/>
          <w:szCs w:val="28"/>
        </w:rPr>
        <w:t>:</w:t>
      </w:r>
      <w:r w:rsidRPr="008B0A59">
        <w:rPr>
          <w:rStyle w:val="pln"/>
          <w:rFonts w:ascii="Times New Roman" w:hAnsi="Times New Roman" w:cs="Times New Roman"/>
          <w:i/>
          <w:sz w:val="32"/>
          <w:szCs w:val="28"/>
        </w:rPr>
        <w:t xml:space="preserve"> numbers </w:t>
      </w:r>
      <w:r w:rsidRPr="008B0A59">
        <w:rPr>
          <w:rStyle w:val="pun"/>
          <w:rFonts w:ascii="Times New Roman" w:hAnsi="Times New Roman" w:cs="Times New Roman"/>
          <w:i/>
          <w:sz w:val="32"/>
          <w:szCs w:val="28"/>
        </w:rPr>
        <w:t>){</w:t>
      </w:r>
    </w:p>
    <w:p w:rsidR="0084436E" w:rsidRPr="008B0A59" w:rsidRDefault="0084436E" w:rsidP="00332D9A">
      <w:pPr>
        <w:pStyle w:val="HTMLPreformatted"/>
        <w:pBdr>
          <w:top w:val="single" w:sz="4" w:space="3" w:color="D6D6D6"/>
          <w:left w:val="single" w:sz="4" w:space="3" w:color="D6D6D6"/>
          <w:bottom w:val="single" w:sz="4" w:space="3" w:color="D6D6D6"/>
          <w:right w:val="single" w:sz="4" w:space="3" w:color="D6D6D6"/>
        </w:pBdr>
        <w:spacing w:after="115" w:line="184" w:lineRule="atLeast"/>
        <w:ind w:left="720"/>
        <w:rPr>
          <w:rStyle w:val="pln"/>
          <w:rFonts w:ascii="Times New Roman" w:hAnsi="Times New Roman" w:cs="Times New Roman"/>
          <w:i/>
          <w:sz w:val="32"/>
          <w:szCs w:val="28"/>
        </w:rPr>
      </w:pPr>
      <w:r w:rsidRPr="008B0A59">
        <w:rPr>
          <w:rStyle w:val="pln"/>
          <w:rFonts w:ascii="Times New Roman" w:hAnsi="Times New Roman" w:cs="Times New Roman"/>
          <w:i/>
          <w:sz w:val="32"/>
          <w:szCs w:val="28"/>
        </w:rPr>
        <w:t xml:space="preserve">         </w:t>
      </w:r>
      <w:r w:rsidRPr="008B0A59">
        <w:rPr>
          <w:rStyle w:val="typ"/>
          <w:rFonts w:ascii="Times New Roman" w:eastAsiaTheme="majorEastAsia" w:hAnsi="Times New Roman" w:cs="Times New Roman"/>
          <w:i/>
          <w:sz w:val="32"/>
          <w:szCs w:val="28"/>
        </w:rPr>
        <w:t>System</w:t>
      </w:r>
      <w:r w:rsidRPr="008B0A59">
        <w:rPr>
          <w:rStyle w:val="pun"/>
          <w:rFonts w:ascii="Times New Roman" w:hAnsi="Times New Roman" w:cs="Times New Roman"/>
          <w:i/>
          <w:sz w:val="32"/>
          <w:szCs w:val="28"/>
        </w:rPr>
        <w:t>.</w:t>
      </w:r>
      <w:r w:rsidRPr="008B0A59">
        <w:rPr>
          <w:rStyle w:val="kwd"/>
          <w:rFonts w:ascii="Times New Roman" w:hAnsi="Times New Roman" w:cs="Times New Roman"/>
          <w:i/>
          <w:sz w:val="32"/>
          <w:szCs w:val="28"/>
        </w:rPr>
        <w:t>out</w:t>
      </w:r>
      <w:r w:rsidRPr="008B0A59">
        <w:rPr>
          <w:rStyle w:val="pun"/>
          <w:rFonts w:ascii="Times New Roman" w:hAnsi="Times New Roman" w:cs="Times New Roman"/>
          <w:i/>
          <w:sz w:val="32"/>
          <w:szCs w:val="28"/>
        </w:rPr>
        <w:t>.</w:t>
      </w:r>
      <w:r w:rsidRPr="008B0A59">
        <w:rPr>
          <w:rStyle w:val="kwd"/>
          <w:rFonts w:ascii="Times New Roman" w:hAnsi="Times New Roman" w:cs="Times New Roman"/>
          <w:i/>
          <w:sz w:val="32"/>
          <w:szCs w:val="28"/>
        </w:rPr>
        <w:t>print</w:t>
      </w:r>
      <w:r w:rsidRPr="008B0A59">
        <w:rPr>
          <w:rStyle w:val="pun"/>
          <w:rFonts w:ascii="Times New Roman" w:hAnsi="Times New Roman" w:cs="Times New Roman"/>
          <w:i/>
          <w:sz w:val="32"/>
          <w:szCs w:val="28"/>
        </w:rPr>
        <w:t>(</w:t>
      </w:r>
      <w:r w:rsidRPr="008B0A59">
        <w:rPr>
          <w:rStyle w:val="pln"/>
          <w:rFonts w:ascii="Times New Roman" w:hAnsi="Times New Roman" w:cs="Times New Roman"/>
          <w:i/>
          <w:sz w:val="32"/>
          <w:szCs w:val="28"/>
        </w:rPr>
        <w:t xml:space="preserve"> x </w:t>
      </w:r>
      <w:r w:rsidRPr="008B0A59">
        <w:rPr>
          <w:rStyle w:val="pun"/>
          <w:rFonts w:ascii="Times New Roman" w:hAnsi="Times New Roman" w:cs="Times New Roman"/>
          <w:i/>
          <w:sz w:val="32"/>
          <w:szCs w:val="28"/>
        </w:rPr>
        <w:t>);</w:t>
      </w:r>
    </w:p>
    <w:p w:rsidR="0084436E" w:rsidRPr="008B0A59" w:rsidRDefault="0084436E" w:rsidP="00332D9A">
      <w:pPr>
        <w:pStyle w:val="HTMLPreformatted"/>
        <w:pBdr>
          <w:top w:val="single" w:sz="4" w:space="3" w:color="D6D6D6"/>
          <w:left w:val="single" w:sz="4" w:space="3" w:color="D6D6D6"/>
          <w:bottom w:val="single" w:sz="4" w:space="3" w:color="D6D6D6"/>
          <w:right w:val="single" w:sz="4" w:space="3" w:color="D6D6D6"/>
        </w:pBdr>
        <w:spacing w:after="115" w:line="184" w:lineRule="atLeast"/>
        <w:ind w:left="720"/>
        <w:rPr>
          <w:rStyle w:val="pln"/>
          <w:rFonts w:ascii="Times New Roman" w:hAnsi="Times New Roman" w:cs="Times New Roman"/>
          <w:i/>
          <w:sz w:val="32"/>
          <w:szCs w:val="28"/>
        </w:rPr>
      </w:pPr>
      <w:r w:rsidRPr="008B0A59">
        <w:rPr>
          <w:rStyle w:val="pln"/>
          <w:rFonts w:ascii="Times New Roman" w:hAnsi="Times New Roman" w:cs="Times New Roman"/>
          <w:i/>
          <w:sz w:val="32"/>
          <w:szCs w:val="28"/>
        </w:rPr>
        <w:t xml:space="preserve">         </w:t>
      </w:r>
      <w:r w:rsidRPr="008B0A59">
        <w:rPr>
          <w:rStyle w:val="typ"/>
          <w:rFonts w:ascii="Times New Roman" w:eastAsiaTheme="majorEastAsia" w:hAnsi="Times New Roman" w:cs="Times New Roman"/>
          <w:i/>
          <w:sz w:val="32"/>
          <w:szCs w:val="28"/>
        </w:rPr>
        <w:t>System</w:t>
      </w:r>
      <w:r w:rsidRPr="008B0A59">
        <w:rPr>
          <w:rStyle w:val="pun"/>
          <w:rFonts w:ascii="Times New Roman" w:hAnsi="Times New Roman" w:cs="Times New Roman"/>
          <w:i/>
          <w:sz w:val="32"/>
          <w:szCs w:val="28"/>
        </w:rPr>
        <w:t>.</w:t>
      </w:r>
      <w:r w:rsidRPr="008B0A59">
        <w:rPr>
          <w:rStyle w:val="kwd"/>
          <w:rFonts w:ascii="Times New Roman" w:hAnsi="Times New Roman" w:cs="Times New Roman"/>
          <w:i/>
          <w:sz w:val="32"/>
          <w:szCs w:val="28"/>
        </w:rPr>
        <w:t>out</w:t>
      </w:r>
      <w:r w:rsidRPr="008B0A59">
        <w:rPr>
          <w:rStyle w:val="pun"/>
          <w:rFonts w:ascii="Times New Roman" w:hAnsi="Times New Roman" w:cs="Times New Roman"/>
          <w:i/>
          <w:sz w:val="32"/>
          <w:szCs w:val="28"/>
        </w:rPr>
        <w:t>.</w:t>
      </w:r>
      <w:r w:rsidRPr="008B0A59">
        <w:rPr>
          <w:rStyle w:val="kwd"/>
          <w:rFonts w:ascii="Times New Roman" w:hAnsi="Times New Roman" w:cs="Times New Roman"/>
          <w:i/>
          <w:sz w:val="32"/>
          <w:szCs w:val="28"/>
        </w:rPr>
        <w:t>print</w:t>
      </w:r>
      <w:r w:rsidRPr="008B0A59">
        <w:rPr>
          <w:rStyle w:val="pun"/>
          <w:rFonts w:ascii="Times New Roman" w:hAnsi="Times New Roman" w:cs="Times New Roman"/>
          <w:i/>
          <w:sz w:val="32"/>
          <w:szCs w:val="28"/>
        </w:rPr>
        <w:t>(</w:t>
      </w:r>
      <w:r w:rsidRPr="008B0A59">
        <w:rPr>
          <w:rStyle w:val="str"/>
          <w:rFonts w:ascii="Times New Roman" w:hAnsi="Times New Roman" w:cs="Times New Roman"/>
          <w:i/>
          <w:sz w:val="32"/>
          <w:szCs w:val="28"/>
        </w:rPr>
        <w:t>","</w:t>
      </w:r>
      <w:r w:rsidRPr="008B0A59">
        <w:rPr>
          <w:rStyle w:val="pun"/>
          <w:rFonts w:ascii="Times New Roman" w:hAnsi="Times New Roman" w:cs="Times New Roman"/>
          <w:i/>
          <w:sz w:val="32"/>
          <w:szCs w:val="28"/>
        </w:rPr>
        <w:t>);</w:t>
      </w:r>
    </w:p>
    <w:p w:rsidR="0084436E" w:rsidRPr="008B0A59" w:rsidRDefault="0084436E" w:rsidP="00332D9A">
      <w:pPr>
        <w:pStyle w:val="HTMLPreformatted"/>
        <w:pBdr>
          <w:top w:val="single" w:sz="4" w:space="3" w:color="D6D6D6"/>
          <w:left w:val="single" w:sz="4" w:space="3" w:color="D6D6D6"/>
          <w:bottom w:val="single" w:sz="4" w:space="3" w:color="D6D6D6"/>
          <w:right w:val="single" w:sz="4" w:space="3" w:color="D6D6D6"/>
        </w:pBdr>
        <w:spacing w:after="115" w:line="184" w:lineRule="atLeast"/>
        <w:ind w:left="720"/>
        <w:rPr>
          <w:rStyle w:val="pln"/>
          <w:rFonts w:ascii="Times New Roman" w:hAnsi="Times New Roman" w:cs="Times New Roman"/>
          <w:i/>
          <w:sz w:val="32"/>
          <w:szCs w:val="28"/>
        </w:rPr>
      </w:pPr>
      <w:r w:rsidRPr="008B0A59">
        <w:rPr>
          <w:rStyle w:val="pln"/>
          <w:rFonts w:ascii="Times New Roman" w:hAnsi="Times New Roman" w:cs="Times New Roman"/>
          <w:i/>
          <w:sz w:val="32"/>
          <w:szCs w:val="28"/>
        </w:rPr>
        <w:t xml:space="preserve">      </w:t>
      </w:r>
      <w:r w:rsidRPr="008B0A59">
        <w:rPr>
          <w:rStyle w:val="pun"/>
          <w:rFonts w:ascii="Times New Roman" w:hAnsi="Times New Roman" w:cs="Times New Roman"/>
          <w:i/>
          <w:sz w:val="32"/>
          <w:szCs w:val="28"/>
        </w:rPr>
        <w:t>}</w:t>
      </w:r>
    </w:p>
    <w:p w:rsidR="0084436E" w:rsidRPr="008B0A59" w:rsidRDefault="0084436E" w:rsidP="00332D9A">
      <w:pPr>
        <w:pStyle w:val="HTMLPreformatted"/>
        <w:pBdr>
          <w:top w:val="single" w:sz="4" w:space="3" w:color="D6D6D6"/>
          <w:left w:val="single" w:sz="4" w:space="3" w:color="D6D6D6"/>
          <w:bottom w:val="single" w:sz="4" w:space="3" w:color="D6D6D6"/>
          <w:right w:val="single" w:sz="4" w:space="3" w:color="D6D6D6"/>
        </w:pBdr>
        <w:spacing w:after="115" w:line="184" w:lineRule="atLeast"/>
        <w:ind w:left="720"/>
        <w:rPr>
          <w:rStyle w:val="pln"/>
          <w:rFonts w:ascii="Times New Roman" w:hAnsi="Times New Roman" w:cs="Times New Roman"/>
          <w:i/>
          <w:sz w:val="32"/>
          <w:szCs w:val="28"/>
        </w:rPr>
      </w:pPr>
      <w:r w:rsidRPr="008B0A59">
        <w:rPr>
          <w:rStyle w:val="pln"/>
          <w:rFonts w:ascii="Times New Roman" w:hAnsi="Times New Roman" w:cs="Times New Roman"/>
          <w:i/>
          <w:sz w:val="32"/>
          <w:szCs w:val="28"/>
        </w:rPr>
        <w:t xml:space="preserve">      </w:t>
      </w:r>
      <w:r w:rsidRPr="008B0A59">
        <w:rPr>
          <w:rStyle w:val="typ"/>
          <w:rFonts w:ascii="Times New Roman" w:eastAsiaTheme="majorEastAsia" w:hAnsi="Times New Roman" w:cs="Times New Roman"/>
          <w:i/>
          <w:sz w:val="32"/>
          <w:szCs w:val="28"/>
        </w:rPr>
        <w:t>System</w:t>
      </w:r>
      <w:r w:rsidRPr="008B0A59">
        <w:rPr>
          <w:rStyle w:val="pun"/>
          <w:rFonts w:ascii="Times New Roman" w:hAnsi="Times New Roman" w:cs="Times New Roman"/>
          <w:i/>
          <w:sz w:val="32"/>
          <w:szCs w:val="28"/>
        </w:rPr>
        <w:t>.</w:t>
      </w:r>
      <w:r w:rsidRPr="008B0A59">
        <w:rPr>
          <w:rStyle w:val="kwd"/>
          <w:rFonts w:ascii="Times New Roman" w:hAnsi="Times New Roman" w:cs="Times New Roman"/>
          <w:i/>
          <w:sz w:val="32"/>
          <w:szCs w:val="28"/>
        </w:rPr>
        <w:t>out</w:t>
      </w:r>
      <w:r w:rsidRPr="008B0A59">
        <w:rPr>
          <w:rStyle w:val="pun"/>
          <w:rFonts w:ascii="Times New Roman" w:hAnsi="Times New Roman" w:cs="Times New Roman"/>
          <w:i/>
          <w:sz w:val="32"/>
          <w:szCs w:val="28"/>
        </w:rPr>
        <w:t>.</w:t>
      </w:r>
      <w:r w:rsidRPr="008B0A59">
        <w:rPr>
          <w:rStyle w:val="kwd"/>
          <w:rFonts w:ascii="Times New Roman" w:hAnsi="Times New Roman" w:cs="Times New Roman"/>
          <w:i/>
          <w:sz w:val="32"/>
          <w:szCs w:val="28"/>
        </w:rPr>
        <w:t>print</w:t>
      </w:r>
      <w:r w:rsidRPr="008B0A59">
        <w:rPr>
          <w:rStyle w:val="pun"/>
          <w:rFonts w:ascii="Times New Roman" w:hAnsi="Times New Roman" w:cs="Times New Roman"/>
          <w:i/>
          <w:sz w:val="32"/>
          <w:szCs w:val="28"/>
        </w:rPr>
        <w:t>(</w:t>
      </w:r>
      <w:r w:rsidRPr="008B0A59">
        <w:rPr>
          <w:rStyle w:val="str"/>
          <w:rFonts w:ascii="Times New Roman" w:hAnsi="Times New Roman" w:cs="Times New Roman"/>
          <w:i/>
          <w:sz w:val="32"/>
          <w:szCs w:val="28"/>
        </w:rPr>
        <w:t>"\n"</w:t>
      </w:r>
      <w:r w:rsidRPr="008B0A59">
        <w:rPr>
          <w:rStyle w:val="pun"/>
          <w:rFonts w:ascii="Times New Roman" w:hAnsi="Times New Roman" w:cs="Times New Roman"/>
          <w:i/>
          <w:sz w:val="32"/>
          <w:szCs w:val="28"/>
        </w:rPr>
        <w:t>);</w:t>
      </w:r>
    </w:p>
    <w:p w:rsidR="0084436E" w:rsidRPr="008B0A59" w:rsidRDefault="0084436E" w:rsidP="00332D9A">
      <w:pPr>
        <w:pStyle w:val="HTMLPreformatted"/>
        <w:pBdr>
          <w:top w:val="single" w:sz="4" w:space="3" w:color="D6D6D6"/>
          <w:left w:val="single" w:sz="4" w:space="3" w:color="D6D6D6"/>
          <w:bottom w:val="single" w:sz="4" w:space="3" w:color="D6D6D6"/>
          <w:right w:val="single" w:sz="4" w:space="3" w:color="D6D6D6"/>
        </w:pBdr>
        <w:spacing w:after="115" w:line="184" w:lineRule="atLeast"/>
        <w:ind w:left="720"/>
        <w:rPr>
          <w:rStyle w:val="pln"/>
          <w:rFonts w:ascii="Times New Roman" w:hAnsi="Times New Roman" w:cs="Times New Roman"/>
          <w:i/>
          <w:sz w:val="32"/>
          <w:szCs w:val="28"/>
        </w:rPr>
      </w:pPr>
      <w:r w:rsidRPr="008B0A59">
        <w:rPr>
          <w:rStyle w:val="pln"/>
          <w:rFonts w:ascii="Times New Roman" w:hAnsi="Times New Roman" w:cs="Times New Roman"/>
          <w:i/>
          <w:sz w:val="32"/>
          <w:szCs w:val="28"/>
        </w:rPr>
        <w:t xml:space="preserve">      </w:t>
      </w:r>
      <w:r w:rsidRPr="008B0A59">
        <w:rPr>
          <w:rStyle w:val="typ"/>
          <w:rFonts w:ascii="Times New Roman" w:eastAsiaTheme="majorEastAsia" w:hAnsi="Times New Roman" w:cs="Times New Roman"/>
          <w:i/>
          <w:sz w:val="32"/>
          <w:szCs w:val="28"/>
        </w:rPr>
        <w:t>String</w:t>
      </w:r>
      <w:r w:rsidRPr="008B0A59">
        <w:rPr>
          <w:rStyle w:val="pln"/>
          <w:rFonts w:ascii="Times New Roman" w:hAnsi="Times New Roman" w:cs="Times New Roman"/>
          <w:i/>
          <w:sz w:val="32"/>
          <w:szCs w:val="28"/>
        </w:rPr>
        <w:t xml:space="preserve"> </w:t>
      </w:r>
      <w:r w:rsidRPr="008B0A59">
        <w:rPr>
          <w:rStyle w:val="pun"/>
          <w:rFonts w:ascii="Times New Roman" w:hAnsi="Times New Roman" w:cs="Times New Roman"/>
          <w:i/>
          <w:sz w:val="32"/>
          <w:szCs w:val="28"/>
        </w:rPr>
        <w:t>[]</w:t>
      </w:r>
      <w:r w:rsidRPr="008B0A59">
        <w:rPr>
          <w:rStyle w:val="pln"/>
          <w:rFonts w:ascii="Times New Roman" w:hAnsi="Times New Roman" w:cs="Times New Roman"/>
          <w:i/>
          <w:sz w:val="32"/>
          <w:szCs w:val="28"/>
        </w:rPr>
        <w:t xml:space="preserve"> names </w:t>
      </w:r>
      <w:r w:rsidRPr="008B0A59">
        <w:rPr>
          <w:rStyle w:val="pun"/>
          <w:rFonts w:ascii="Times New Roman" w:hAnsi="Times New Roman" w:cs="Times New Roman"/>
          <w:i/>
          <w:sz w:val="32"/>
          <w:szCs w:val="28"/>
        </w:rPr>
        <w:t>={</w:t>
      </w:r>
      <w:r w:rsidRPr="008B0A59">
        <w:rPr>
          <w:rStyle w:val="str"/>
          <w:rFonts w:ascii="Times New Roman" w:hAnsi="Times New Roman" w:cs="Times New Roman"/>
          <w:i/>
          <w:sz w:val="32"/>
          <w:szCs w:val="28"/>
        </w:rPr>
        <w:t>"James"</w:t>
      </w:r>
      <w:r w:rsidRPr="008B0A59">
        <w:rPr>
          <w:rStyle w:val="pun"/>
          <w:rFonts w:ascii="Times New Roman" w:hAnsi="Times New Roman" w:cs="Times New Roman"/>
          <w:i/>
          <w:sz w:val="32"/>
          <w:szCs w:val="28"/>
        </w:rPr>
        <w:t>,</w:t>
      </w:r>
      <w:r w:rsidRPr="008B0A59">
        <w:rPr>
          <w:rStyle w:val="pln"/>
          <w:rFonts w:ascii="Times New Roman" w:hAnsi="Times New Roman" w:cs="Times New Roman"/>
          <w:i/>
          <w:sz w:val="32"/>
          <w:szCs w:val="28"/>
        </w:rPr>
        <w:t xml:space="preserve"> </w:t>
      </w:r>
      <w:r w:rsidRPr="008B0A59">
        <w:rPr>
          <w:rStyle w:val="str"/>
          <w:rFonts w:ascii="Times New Roman" w:hAnsi="Times New Roman" w:cs="Times New Roman"/>
          <w:i/>
          <w:sz w:val="32"/>
          <w:szCs w:val="28"/>
        </w:rPr>
        <w:t>"Larry"</w:t>
      </w:r>
      <w:r w:rsidRPr="008B0A59">
        <w:rPr>
          <w:rStyle w:val="pun"/>
          <w:rFonts w:ascii="Times New Roman" w:hAnsi="Times New Roman" w:cs="Times New Roman"/>
          <w:i/>
          <w:sz w:val="32"/>
          <w:szCs w:val="28"/>
        </w:rPr>
        <w:t>,</w:t>
      </w:r>
      <w:r w:rsidRPr="008B0A59">
        <w:rPr>
          <w:rStyle w:val="pln"/>
          <w:rFonts w:ascii="Times New Roman" w:hAnsi="Times New Roman" w:cs="Times New Roman"/>
          <w:i/>
          <w:sz w:val="32"/>
          <w:szCs w:val="28"/>
        </w:rPr>
        <w:t xml:space="preserve"> </w:t>
      </w:r>
      <w:r w:rsidRPr="008B0A59">
        <w:rPr>
          <w:rStyle w:val="str"/>
          <w:rFonts w:ascii="Times New Roman" w:hAnsi="Times New Roman" w:cs="Times New Roman"/>
          <w:i/>
          <w:sz w:val="32"/>
          <w:szCs w:val="28"/>
        </w:rPr>
        <w:t>"Tom"</w:t>
      </w:r>
      <w:r w:rsidRPr="008B0A59">
        <w:rPr>
          <w:rStyle w:val="pun"/>
          <w:rFonts w:ascii="Times New Roman" w:hAnsi="Times New Roman" w:cs="Times New Roman"/>
          <w:i/>
          <w:sz w:val="32"/>
          <w:szCs w:val="28"/>
        </w:rPr>
        <w:t>,</w:t>
      </w:r>
      <w:r w:rsidRPr="008B0A59">
        <w:rPr>
          <w:rStyle w:val="pln"/>
          <w:rFonts w:ascii="Times New Roman" w:hAnsi="Times New Roman" w:cs="Times New Roman"/>
          <w:i/>
          <w:sz w:val="32"/>
          <w:szCs w:val="28"/>
        </w:rPr>
        <w:t xml:space="preserve"> </w:t>
      </w:r>
      <w:r w:rsidRPr="008B0A59">
        <w:rPr>
          <w:rStyle w:val="str"/>
          <w:rFonts w:ascii="Times New Roman" w:hAnsi="Times New Roman" w:cs="Times New Roman"/>
          <w:i/>
          <w:sz w:val="32"/>
          <w:szCs w:val="28"/>
        </w:rPr>
        <w:t>"Lacy"</w:t>
      </w:r>
      <w:r w:rsidRPr="008B0A59">
        <w:rPr>
          <w:rStyle w:val="pun"/>
          <w:rFonts w:ascii="Times New Roman" w:hAnsi="Times New Roman" w:cs="Times New Roman"/>
          <w:i/>
          <w:sz w:val="32"/>
          <w:szCs w:val="28"/>
        </w:rPr>
        <w:t>};</w:t>
      </w:r>
    </w:p>
    <w:p w:rsidR="0084436E" w:rsidRPr="008B0A59" w:rsidRDefault="0084436E" w:rsidP="00332D9A">
      <w:pPr>
        <w:pStyle w:val="HTMLPreformatted"/>
        <w:pBdr>
          <w:top w:val="single" w:sz="4" w:space="3" w:color="D6D6D6"/>
          <w:left w:val="single" w:sz="4" w:space="3" w:color="D6D6D6"/>
          <w:bottom w:val="single" w:sz="4" w:space="3" w:color="D6D6D6"/>
          <w:right w:val="single" w:sz="4" w:space="3" w:color="D6D6D6"/>
        </w:pBdr>
        <w:spacing w:after="115" w:line="184" w:lineRule="atLeast"/>
        <w:ind w:left="720"/>
        <w:rPr>
          <w:rStyle w:val="pln"/>
          <w:rFonts w:ascii="Times New Roman" w:hAnsi="Times New Roman" w:cs="Times New Roman"/>
          <w:i/>
          <w:sz w:val="32"/>
          <w:szCs w:val="28"/>
        </w:rPr>
      </w:pPr>
      <w:r w:rsidRPr="008B0A59">
        <w:rPr>
          <w:rStyle w:val="pln"/>
          <w:rFonts w:ascii="Times New Roman" w:hAnsi="Times New Roman" w:cs="Times New Roman"/>
          <w:i/>
          <w:sz w:val="32"/>
          <w:szCs w:val="28"/>
        </w:rPr>
        <w:t xml:space="preserve">      </w:t>
      </w:r>
      <w:r w:rsidRPr="008B0A59">
        <w:rPr>
          <w:rStyle w:val="kwd"/>
          <w:rFonts w:ascii="Times New Roman" w:hAnsi="Times New Roman" w:cs="Times New Roman"/>
          <w:i/>
          <w:sz w:val="32"/>
          <w:szCs w:val="28"/>
        </w:rPr>
        <w:t>for</w:t>
      </w:r>
      <w:r w:rsidRPr="008B0A59">
        <w:rPr>
          <w:rStyle w:val="pun"/>
          <w:rFonts w:ascii="Times New Roman" w:hAnsi="Times New Roman" w:cs="Times New Roman"/>
          <w:i/>
          <w:sz w:val="32"/>
          <w:szCs w:val="28"/>
        </w:rPr>
        <w:t>(</w:t>
      </w:r>
      <w:r w:rsidRPr="008B0A59">
        <w:rPr>
          <w:rStyle w:val="pln"/>
          <w:rFonts w:ascii="Times New Roman" w:hAnsi="Times New Roman" w:cs="Times New Roman"/>
          <w:i/>
          <w:sz w:val="32"/>
          <w:szCs w:val="28"/>
        </w:rPr>
        <w:t xml:space="preserve"> </w:t>
      </w:r>
      <w:r w:rsidRPr="008B0A59">
        <w:rPr>
          <w:rStyle w:val="typ"/>
          <w:rFonts w:ascii="Times New Roman" w:eastAsiaTheme="majorEastAsia" w:hAnsi="Times New Roman" w:cs="Times New Roman"/>
          <w:i/>
          <w:sz w:val="32"/>
          <w:szCs w:val="28"/>
        </w:rPr>
        <w:t>String</w:t>
      </w:r>
      <w:r w:rsidRPr="008B0A59">
        <w:rPr>
          <w:rStyle w:val="pln"/>
          <w:rFonts w:ascii="Times New Roman" w:hAnsi="Times New Roman" w:cs="Times New Roman"/>
          <w:i/>
          <w:sz w:val="32"/>
          <w:szCs w:val="28"/>
        </w:rPr>
        <w:t xml:space="preserve"> name </w:t>
      </w:r>
      <w:r w:rsidRPr="008B0A59">
        <w:rPr>
          <w:rStyle w:val="pun"/>
          <w:rFonts w:ascii="Times New Roman" w:hAnsi="Times New Roman" w:cs="Times New Roman"/>
          <w:i/>
          <w:sz w:val="32"/>
          <w:szCs w:val="28"/>
        </w:rPr>
        <w:t>:</w:t>
      </w:r>
      <w:r w:rsidRPr="008B0A59">
        <w:rPr>
          <w:rStyle w:val="pln"/>
          <w:rFonts w:ascii="Times New Roman" w:hAnsi="Times New Roman" w:cs="Times New Roman"/>
          <w:i/>
          <w:sz w:val="32"/>
          <w:szCs w:val="28"/>
        </w:rPr>
        <w:t xml:space="preserve"> names </w:t>
      </w:r>
      <w:r w:rsidRPr="008B0A59">
        <w:rPr>
          <w:rStyle w:val="pun"/>
          <w:rFonts w:ascii="Times New Roman" w:hAnsi="Times New Roman" w:cs="Times New Roman"/>
          <w:i/>
          <w:sz w:val="32"/>
          <w:szCs w:val="28"/>
        </w:rPr>
        <w:t>)</w:t>
      </w:r>
      <w:r w:rsidRPr="008B0A59">
        <w:rPr>
          <w:rStyle w:val="pln"/>
          <w:rFonts w:ascii="Times New Roman" w:hAnsi="Times New Roman" w:cs="Times New Roman"/>
          <w:i/>
          <w:sz w:val="32"/>
          <w:szCs w:val="28"/>
        </w:rPr>
        <w:t xml:space="preserve"> </w:t>
      </w:r>
      <w:r w:rsidRPr="008B0A59">
        <w:rPr>
          <w:rStyle w:val="pun"/>
          <w:rFonts w:ascii="Times New Roman" w:hAnsi="Times New Roman" w:cs="Times New Roman"/>
          <w:i/>
          <w:sz w:val="32"/>
          <w:szCs w:val="28"/>
        </w:rPr>
        <w:t>{</w:t>
      </w:r>
    </w:p>
    <w:p w:rsidR="0084436E" w:rsidRPr="008B0A59" w:rsidRDefault="0084436E" w:rsidP="00332D9A">
      <w:pPr>
        <w:pStyle w:val="HTMLPreformatted"/>
        <w:pBdr>
          <w:top w:val="single" w:sz="4" w:space="3" w:color="D6D6D6"/>
          <w:left w:val="single" w:sz="4" w:space="3" w:color="D6D6D6"/>
          <w:bottom w:val="single" w:sz="4" w:space="3" w:color="D6D6D6"/>
          <w:right w:val="single" w:sz="4" w:space="3" w:color="D6D6D6"/>
        </w:pBdr>
        <w:spacing w:after="115" w:line="184" w:lineRule="atLeast"/>
        <w:ind w:left="720"/>
        <w:rPr>
          <w:rStyle w:val="pln"/>
          <w:rFonts w:ascii="Times New Roman" w:hAnsi="Times New Roman" w:cs="Times New Roman"/>
          <w:i/>
          <w:sz w:val="32"/>
          <w:szCs w:val="28"/>
        </w:rPr>
      </w:pPr>
      <w:r w:rsidRPr="008B0A59">
        <w:rPr>
          <w:rStyle w:val="pln"/>
          <w:rFonts w:ascii="Times New Roman" w:hAnsi="Times New Roman" w:cs="Times New Roman"/>
          <w:i/>
          <w:sz w:val="32"/>
          <w:szCs w:val="28"/>
        </w:rPr>
        <w:t xml:space="preserve">         </w:t>
      </w:r>
      <w:r w:rsidRPr="008B0A59">
        <w:rPr>
          <w:rStyle w:val="typ"/>
          <w:rFonts w:ascii="Times New Roman" w:eastAsiaTheme="majorEastAsia" w:hAnsi="Times New Roman" w:cs="Times New Roman"/>
          <w:i/>
          <w:sz w:val="32"/>
          <w:szCs w:val="28"/>
        </w:rPr>
        <w:t>System</w:t>
      </w:r>
      <w:r w:rsidRPr="008B0A59">
        <w:rPr>
          <w:rStyle w:val="pun"/>
          <w:rFonts w:ascii="Times New Roman" w:hAnsi="Times New Roman" w:cs="Times New Roman"/>
          <w:i/>
          <w:sz w:val="32"/>
          <w:szCs w:val="28"/>
        </w:rPr>
        <w:t>.</w:t>
      </w:r>
      <w:r w:rsidRPr="008B0A59">
        <w:rPr>
          <w:rStyle w:val="kwd"/>
          <w:rFonts w:ascii="Times New Roman" w:hAnsi="Times New Roman" w:cs="Times New Roman"/>
          <w:i/>
          <w:sz w:val="32"/>
          <w:szCs w:val="28"/>
        </w:rPr>
        <w:t>out</w:t>
      </w:r>
      <w:r w:rsidRPr="008B0A59">
        <w:rPr>
          <w:rStyle w:val="pun"/>
          <w:rFonts w:ascii="Times New Roman" w:hAnsi="Times New Roman" w:cs="Times New Roman"/>
          <w:i/>
          <w:sz w:val="32"/>
          <w:szCs w:val="28"/>
        </w:rPr>
        <w:t>.</w:t>
      </w:r>
      <w:r w:rsidRPr="008B0A59">
        <w:rPr>
          <w:rStyle w:val="kwd"/>
          <w:rFonts w:ascii="Times New Roman" w:hAnsi="Times New Roman" w:cs="Times New Roman"/>
          <w:i/>
          <w:sz w:val="32"/>
          <w:szCs w:val="28"/>
        </w:rPr>
        <w:t>print</w:t>
      </w:r>
      <w:r w:rsidRPr="008B0A59">
        <w:rPr>
          <w:rStyle w:val="pun"/>
          <w:rFonts w:ascii="Times New Roman" w:hAnsi="Times New Roman" w:cs="Times New Roman"/>
          <w:i/>
          <w:sz w:val="32"/>
          <w:szCs w:val="28"/>
        </w:rPr>
        <w:t>(</w:t>
      </w:r>
      <w:r w:rsidRPr="008B0A59">
        <w:rPr>
          <w:rStyle w:val="pln"/>
          <w:rFonts w:ascii="Times New Roman" w:hAnsi="Times New Roman" w:cs="Times New Roman"/>
          <w:i/>
          <w:sz w:val="32"/>
          <w:szCs w:val="28"/>
        </w:rPr>
        <w:t xml:space="preserve"> name </w:t>
      </w:r>
      <w:r w:rsidRPr="008B0A59">
        <w:rPr>
          <w:rStyle w:val="pun"/>
          <w:rFonts w:ascii="Times New Roman" w:hAnsi="Times New Roman" w:cs="Times New Roman"/>
          <w:i/>
          <w:sz w:val="32"/>
          <w:szCs w:val="28"/>
        </w:rPr>
        <w:t>);</w:t>
      </w:r>
    </w:p>
    <w:p w:rsidR="0084436E" w:rsidRPr="008B0A59" w:rsidRDefault="0084436E" w:rsidP="00332D9A">
      <w:pPr>
        <w:pStyle w:val="HTMLPreformatted"/>
        <w:pBdr>
          <w:top w:val="single" w:sz="4" w:space="3" w:color="D6D6D6"/>
          <w:left w:val="single" w:sz="4" w:space="3" w:color="D6D6D6"/>
          <w:bottom w:val="single" w:sz="4" w:space="3" w:color="D6D6D6"/>
          <w:right w:val="single" w:sz="4" w:space="3" w:color="D6D6D6"/>
        </w:pBdr>
        <w:spacing w:after="115" w:line="184" w:lineRule="atLeast"/>
        <w:ind w:left="720"/>
        <w:rPr>
          <w:rStyle w:val="pln"/>
          <w:rFonts w:ascii="Times New Roman" w:hAnsi="Times New Roman" w:cs="Times New Roman"/>
          <w:i/>
          <w:sz w:val="32"/>
          <w:szCs w:val="28"/>
        </w:rPr>
      </w:pPr>
      <w:r w:rsidRPr="008B0A59">
        <w:rPr>
          <w:rStyle w:val="pln"/>
          <w:rFonts w:ascii="Times New Roman" w:hAnsi="Times New Roman" w:cs="Times New Roman"/>
          <w:i/>
          <w:sz w:val="32"/>
          <w:szCs w:val="28"/>
        </w:rPr>
        <w:t xml:space="preserve">         </w:t>
      </w:r>
      <w:r w:rsidRPr="008B0A59">
        <w:rPr>
          <w:rStyle w:val="typ"/>
          <w:rFonts w:ascii="Times New Roman" w:eastAsiaTheme="majorEastAsia" w:hAnsi="Times New Roman" w:cs="Times New Roman"/>
          <w:i/>
          <w:sz w:val="32"/>
          <w:szCs w:val="28"/>
        </w:rPr>
        <w:t>System</w:t>
      </w:r>
      <w:r w:rsidRPr="008B0A59">
        <w:rPr>
          <w:rStyle w:val="pun"/>
          <w:rFonts w:ascii="Times New Roman" w:hAnsi="Times New Roman" w:cs="Times New Roman"/>
          <w:i/>
          <w:sz w:val="32"/>
          <w:szCs w:val="28"/>
        </w:rPr>
        <w:t>.</w:t>
      </w:r>
      <w:r w:rsidRPr="008B0A59">
        <w:rPr>
          <w:rStyle w:val="kwd"/>
          <w:rFonts w:ascii="Times New Roman" w:hAnsi="Times New Roman" w:cs="Times New Roman"/>
          <w:i/>
          <w:sz w:val="32"/>
          <w:szCs w:val="28"/>
        </w:rPr>
        <w:t>out</w:t>
      </w:r>
      <w:r w:rsidRPr="008B0A59">
        <w:rPr>
          <w:rStyle w:val="pun"/>
          <w:rFonts w:ascii="Times New Roman" w:hAnsi="Times New Roman" w:cs="Times New Roman"/>
          <w:i/>
          <w:sz w:val="32"/>
          <w:szCs w:val="28"/>
        </w:rPr>
        <w:t>.</w:t>
      </w:r>
      <w:r w:rsidRPr="008B0A59">
        <w:rPr>
          <w:rStyle w:val="kwd"/>
          <w:rFonts w:ascii="Times New Roman" w:hAnsi="Times New Roman" w:cs="Times New Roman"/>
          <w:i/>
          <w:sz w:val="32"/>
          <w:szCs w:val="28"/>
        </w:rPr>
        <w:t>print</w:t>
      </w:r>
      <w:r w:rsidRPr="008B0A59">
        <w:rPr>
          <w:rStyle w:val="pun"/>
          <w:rFonts w:ascii="Times New Roman" w:hAnsi="Times New Roman" w:cs="Times New Roman"/>
          <w:i/>
          <w:sz w:val="32"/>
          <w:szCs w:val="28"/>
        </w:rPr>
        <w:t>(</w:t>
      </w:r>
      <w:r w:rsidRPr="008B0A59">
        <w:rPr>
          <w:rStyle w:val="str"/>
          <w:rFonts w:ascii="Times New Roman" w:hAnsi="Times New Roman" w:cs="Times New Roman"/>
          <w:i/>
          <w:sz w:val="32"/>
          <w:szCs w:val="28"/>
        </w:rPr>
        <w:t>","</w:t>
      </w:r>
      <w:r w:rsidRPr="008B0A59">
        <w:rPr>
          <w:rStyle w:val="pun"/>
          <w:rFonts w:ascii="Times New Roman" w:hAnsi="Times New Roman" w:cs="Times New Roman"/>
          <w:i/>
          <w:sz w:val="32"/>
          <w:szCs w:val="28"/>
        </w:rPr>
        <w:t>);</w:t>
      </w:r>
    </w:p>
    <w:p w:rsidR="0084436E" w:rsidRPr="008B0A59" w:rsidRDefault="0084436E" w:rsidP="00332D9A">
      <w:pPr>
        <w:pStyle w:val="HTMLPreformatted"/>
        <w:pBdr>
          <w:top w:val="single" w:sz="4" w:space="3" w:color="D6D6D6"/>
          <w:left w:val="single" w:sz="4" w:space="3" w:color="D6D6D6"/>
          <w:bottom w:val="single" w:sz="4" w:space="3" w:color="D6D6D6"/>
          <w:right w:val="single" w:sz="4" w:space="3" w:color="D6D6D6"/>
        </w:pBdr>
        <w:spacing w:after="115" w:line="184" w:lineRule="atLeast"/>
        <w:ind w:left="720"/>
        <w:rPr>
          <w:rStyle w:val="pln"/>
          <w:rFonts w:ascii="Times New Roman" w:hAnsi="Times New Roman" w:cs="Times New Roman"/>
          <w:i/>
          <w:sz w:val="32"/>
          <w:szCs w:val="28"/>
        </w:rPr>
      </w:pPr>
      <w:r w:rsidRPr="008B0A59">
        <w:rPr>
          <w:rStyle w:val="pln"/>
          <w:rFonts w:ascii="Times New Roman" w:hAnsi="Times New Roman" w:cs="Times New Roman"/>
          <w:i/>
          <w:sz w:val="32"/>
          <w:szCs w:val="28"/>
        </w:rPr>
        <w:t xml:space="preserve">      </w:t>
      </w:r>
      <w:r w:rsidRPr="008B0A59">
        <w:rPr>
          <w:rStyle w:val="pun"/>
          <w:rFonts w:ascii="Times New Roman" w:hAnsi="Times New Roman" w:cs="Times New Roman"/>
          <w:i/>
          <w:sz w:val="32"/>
          <w:szCs w:val="28"/>
        </w:rPr>
        <w:t>}</w:t>
      </w:r>
    </w:p>
    <w:p w:rsidR="0084436E" w:rsidRPr="008B0A59" w:rsidRDefault="0084436E" w:rsidP="00332D9A">
      <w:pPr>
        <w:pStyle w:val="HTMLPreformatted"/>
        <w:pBdr>
          <w:top w:val="single" w:sz="4" w:space="3" w:color="D6D6D6"/>
          <w:left w:val="single" w:sz="4" w:space="3" w:color="D6D6D6"/>
          <w:bottom w:val="single" w:sz="4" w:space="3" w:color="D6D6D6"/>
          <w:right w:val="single" w:sz="4" w:space="3" w:color="D6D6D6"/>
        </w:pBdr>
        <w:spacing w:after="115" w:line="184" w:lineRule="atLeast"/>
        <w:ind w:left="720"/>
        <w:rPr>
          <w:rStyle w:val="pln"/>
          <w:rFonts w:ascii="Times New Roman" w:hAnsi="Times New Roman" w:cs="Times New Roman"/>
          <w:i/>
          <w:sz w:val="32"/>
          <w:szCs w:val="28"/>
        </w:rPr>
      </w:pPr>
      <w:r w:rsidRPr="008B0A59">
        <w:rPr>
          <w:rStyle w:val="pln"/>
          <w:rFonts w:ascii="Times New Roman" w:hAnsi="Times New Roman" w:cs="Times New Roman"/>
          <w:i/>
          <w:sz w:val="32"/>
          <w:szCs w:val="28"/>
        </w:rPr>
        <w:lastRenderedPageBreak/>
        <w:t xml:space="preserve">   </w:t>
      </w:r>
      <w:r w:rsidRPr="008B0A59">
        <w:rPr>
          <w:rStyle w:val="pun"/>
          <w:rFonts w:ascii="Times New Roman" w:hAnsi="Times New Roman" w:cs="Times New Roman"/>
          <w:i/>
          <w:sz w:val="32"/>
          <w:szCs w:val="28"/>
        </w:rPr>
        <w:t>}</w:t>
      </w:r>
    </w:p>
    <w:p w:rsidR="0084436E" w:rsidRPr="008B0A59" w:rsidRDefault="0084436E" w:rsidP="00332D9A">
      <w:pPr>
        <w:pStyle w:val="HTMLPreformatted"/>
        <w:pBdr>
          <w:top w:val="single" w:sz="4" w:space="3" w:color="D6D6D6"/>
          <w:left w:val="single" w:sz="4" w:space="3" w:color="D6D6D6"/>
          <w:bottom w:val="single" w:sz="4" w:space="3" w:color="D6D6D6"/>
          <w:right w:val="single" w:sz="4" w:space="3" w:color="D6D6D6"/>
        </w:pBdr>
        <w:spacing w:after="115" w:line="184" w:lineRule="atLeast"/>
        <w:ind w:left="720"/>
        <w:rPr>
          <w:rFonts w:ascii="Times New Roman" w:hAnsi="Times New Roman" w:cs="Times New Roman"/>
          <w:i/>
          <w:sz w:val="32"/>
          <w:szCs w:val="28"/>
        </w:rPr>
      </w:pPr>
      <w:r w:rsidRPr="008B0A59">
        <w:rPr>
          <w:rStyle w:val="pun"/>
          <w:rFonts w:ascii="Times New Roman" w:hAnsi="Times New Roman" w:cs="Times New Roman"/>
          <w:i/>
          <w:sz w:val="32"/>
          <w:szCs w:val="28"/>
        </w:rPr>
        <w:t>}</w:t>
      </w:r>
    </w:p>
    <w:p w:rsidR="0084436E" w:rsidRPr="008B0A59" w:rsidRDefault="0084436E" w:rsidP="0084436E">
      <w:pPr>
        <w:pStyle w:val="NormalWeb"/>
        <w:spacing w:before="0" w:beforeAutospacing="0" w:after="240" w:afterAutospacing="0" w:line="276" w:lineRule="atLeast"/>
        <w:ind w:left="48" w:right="48"/>
        <w:jc w:val="both"/>
        <w:rPr>
          <w:sz w:val="28"/>
          <w:szCs w:val="28"/>
        </w:rPr>
      </w:pPr>
      <w:r w:rsidRPr="008B0A59">
        <w:rPr>
          <w:sz w:val="28"/>
          <w:szCs w:val="28"/>
        </w:rPr>
        <w:t>This would produce the following result:</w:t>
      </w:r>
    </w:p>
    <w:p w:rsidR="0084436E" w:rsidRPr="008B0A59" w:rsidRDefault="0084436E" w:rsidP="00332D9A">
      <w:pPr>
        <w:pStyle w:val="HTMLPreformatted"/>
        <w:pBdr>
          <w:top w:val="single" w:sz="4" w:space="3" w:color="D6D6D6"/>
          <w:left w:val="single" w:sz="4" w:space="3" w:color="D6D6D6"/>
          <w:bottom w:val="single" w:sz="4" w:space="3" w:color="D6D6D6"/>
          <w:right w:val="single" w:sz="4" w:space="3" w:color="D6D6D6"/>
        </w:pBdr>
        <w:shd w:val="clear" w:color="auto" w:fill="F1F1F1"/>
        <w:spacing w:line="253" w:lineRule="atLeast"/>
        <w:ind w:left="720"/>
        <w:rPr>
          <w:rFonts w:ascii="Times New Roman" w:hAnsi="Times New Roman" w:cs="Times New Roman"/>
          <w:sz w:val="28"/>
          <w:szCs w:val="28"/>
        </w:rPr>
      </w:pPr>
      <w:r w:rsidRPr="008B0A59">
        <w:rPr>
          <w:rFonts w:ascii="Times New Roman" w:hAnsi="Times New Roman" w:cs="Times New Roman"/>
          <w:sz w:val="28"/>
          <w:szCs w:val="28"/>
        </w:rPr>
        <w:t>10,20,30,40,50,</w:t>
      </w:r>
    </w:p>
    <w:p w:rsidR="0084436E" w:rsidRPr="008B0A59" w:rsidRDefault="0084436E" w:rsidP="00332D9A">
      <w:pPr>
        <w:pStyle w:val="HTMLPreformatted"/>
        <w:pBdr>
          <w:top w:val="single" w:sz="4" w:space="3" w:color="D6D6D6"/>
          <w:left w:val="single" w:sz="4" w:space="3" w:color="D6D6D6"/>
          <w:bottom w:val="single" w:sz="4" w:space="3" w:color="D6D6D6"/>
          <w:right w:val="single" w:sz="4" w:space="3" w:color="D6D6D6"/>
        </w:pBdr>
        <w:shd w:val="clear" w:color="auto" w:fill="F1F1F1"/>
        <w:spacing w:line="253" w:lineRule="atLeast"/>
        <w:ind w:left="720"/>
        <w:rPr>
          <w:rFonts w:ascii="Times New Roman" w:hAnsi="Times New Roman" w:cs="Times New Roman"/>
          <w:sz w:val="28"/>
          <w:szCs w:val="28"/>
        </w:rPr>
      </w:pPr>
      <w:r w:rsidRPr="008B0A59">
        <w:rPr>
          <w:rFonts w:ascii="Times New Roman" w:hAnsi="Times New Roman" w:cs="Times New Roman"/>
          <w:sz w:val="28"/>
          <w:szCs w:val="28"/>
        </w:rPr>
        <w:t>James,Larry,Tom,Lacy,</w:t>
      </w:r>
    </w:p>
    <w:p w:rsidR="00332D9A" w:rsidRPr="008B0A59" w:rsidRDefault="00DF5E9D" w:rsidP="00332D9A">
      <w:pPr>
        <w:pStyle w:val="NoSpacing"/>
        <w:rPr>
          <w:sz w:val="28"/>
        </w:rPr>
      </w:pPr>
      <w:r w:rsidRPr="008B0A59">
        <w:rPr>
          <w:sz w:val="28"/>
        </w:rPr>
        <w:t xml:space="preserve"> </w:t>
      </w:r>
    </w:p>
    <w:p w:rsidR="003D6D4E" w:rsidRPr="008B0A59" w:rsidRDefault="003D6D4E" w:rsidP="00332D9A">
      <w:pPr>
        <w:pStyle w:val="NoSpacing"/>
        <w:rPr>
          <w:rFonts w:ascii="Times New Roman" w:hAnsi="Times New Roman" w:cs="Times New Roman"/>
          <w:b/>
          <w:sz w:val="28"/>
          <w:szCs w:val="28"/>
          <w:u w:val="single"/>
        </w:rPr>
      </w:pPr>
      <w:r w:rsidRPr="008B0A59">
        <w:rPr>
          <w:rFonts w:ascii="Times New Roman" w:hAnsi="Times New Roman" w:cs="Times New Roman"/>
          <w:b/>
          <w:sz w:val="28"/>
          <w:szCs w:val="28"/>
          <w:u w:val="single"/>
        </w:rPr>
        <w:t>Syntax Of for-each Loop :</w:t>
      </w:r>
    </w:p>
    <w:p w:rsidR="00332D9A" w:rsidRPr="008B0A59" w:rsidRDefault="00332D9A"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r w:rsidRPr="008B0A59">
        <w:rPr>
          <w:rFonts w:ascii="Times New Roman" w:hAnsi="Times New Roman" w:cs="Times New Roman"/>
          <w:sz w:val="28"/>
          <w:szCs w:val="28"/>
        </w:rPr>
        <w:t>The syntax</w:t>
      </w:r>
      <w:r w:rsidR="00332D9A" w:rsidRPr="008B0A59">
        <w:rPr>
          <w:rFonts w:ascii="Times New Roman" w:hAnsi="Times New Roman" w:cs="Times New Roman"/>
          <w:sz w:val="28"/>
          <w:szCs w:val="28"/>
        </w:rPr>
        <w:t xml:space="preserve"> of for-each loop is as follows</w:t>
      </w:r>
    </w:p>
    <w:tbl>
      <w:tblPr>
        <w:tblW w:w="10099" w:type="dxa"/>
        <w:tblInd w:w="720" w:type="dxa"/>
        <w:tblCellMar>
          <w:left w:w="0" w:type="dxa"/>
          <w:right w:w="0" w:type="dxa"/>
        </w:tblCellMar>
        <w:tblLook w:val="04A0" w:firstRow="1" w:lastRow="0" w:firstColumn="1" w:lastColumn="0" w:noHBand="0" w:noVBand="1"/>
      </w:tblPr>
      <w:tblGrid>
        <w:gridCol w:w="358"/>
        <w:gridCol w:w="9741"/>
      </w:tblGrid>
      <w:tr w:rsidR="003D6D4E" w:rsidRPr="008B0A59" w:rsidTr="00332D9A">
        <w:tc>
          <w:tcPr>
            <w:tcW w:w="0" w:type="auto"/>
            <w:vAlign w:val="center"/>
            <w:hideMark/>
          </w:tcPr>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tc>
        <w:tc>
          <w:tcPr>
            <w:tcW w:w="9741" w:type="dxa"/>
            <w:vAlign w:val="center"/>
            <w:hideMark/>
          </w:tcPr>
          <w:p w:rsidR="003D6D4E" w:rsidRPr="008B0A59" w:rsidRDefault="003D6D4E" w:rsidP="00332D9A">
            <w:pPr>
              <w:pStyle w:val="NoSpacing"/>
              <w:rPr>
                <w:rFonts w:ascii="Times New Roman" w:hAnsi="Times New Roman" w:cs="Times New Roman"/>
                <w:sz w:val="28"/>
                <w:szCs w:val="28"/>
              </w:rPr>
            </w:pPr>
            <w:r w:rsidRPr="008B0A59">
              <w:rPr>
                <w:rStyle w:val="HTMLCode"/>
                <w:rFonts w:ascii="Times New Roman" w:eastAsiaTheme="minorHAnsi" w:hAnsi="Times New Roman" w:cs="Times New Roman"/>
                <w:i/>
                <w:sz w:val="28"/>
                <w:szCs w:val="28"/>
              </w:rPr>
              <w:t>for(Data_Type variable : array or collection){</w:t>
            </w:r>
            <w:r w:rsidRPr="008B0A59">
              <w:rPr>
                <w:rFonts w:ascii="Times New Roman" w:hAnsi="Times New Roman" w:cs="Times New Roman"/>
                <w:sz w:val="28"/>
                <w:szCs w:val="28"/>
              </w:rPr>
              <w:t> </w:t>
            </w:r>
          </w:p>
          <w:p w:rsidR="003D6D4E" w:rsidRPr="008B0A59" w:rsidRDefault="003D6D4E" w:rsidP="00332D9A">
            <w:pPr>
              <w:pStyle w:val="NoSpacing"/>
              <w:rPr>
                <w:rFonts w:ascii="Times New Roman" w:hAnsi="Times New Roman" w:cs="Times New Roman"/>
                <w:sz w:val="28"/>
                <w:szCs w:val="28"/>
              </w:rPr>
            </w:pPr>
            <w:r w:rsidRPr="008B0A59">
              <w:rPr>
                <w:rStyle w:val="HTMLCode"/>
                <w:rFonts w:ascii="Times New Roman" w:eastAsiaTheme="minorHAnsi" w:hAnsi="Times New Roman" w:cs="Times New Roman"/>
                <w:i/>
                <w:sz w:val="28"/>
                <w:szCs w:val="28"/>
              </w:rPr>
              <w:t>}</w:t>
            </w:r>
          </w:p>
        </w:tc>
      </w:tr>
    </w:tbl>
    <w:p w:rsidR="003D6D4E" w:rsidRPr="008B0A59" w:rsidRDefault="003D6D4E" w:rsidP="00332D9A">
      <w:pPr>
        <w:pStyle w:val="NoSpacing"/>
        <w:rPr>
          <w:rFonts w:ascii="Times New Roman" w:hAnsi="Times New Roman" w:cs="Times New Roman"/>
          <w:sz w:val="28"/>
          <w:szCs w:val="28"/>
        </w:rPr>
      </w:pPr>
      <w:r w:rsidRPr="008B0A59">
        <w:rPr>
          <w:rFonts w:ascii="Times New Roman" w:hAnsi="Times New Roman" w:cs="Times New Roman"/>
          <w:sz w:val="28"/>
          <w:szCs w:val="28"/>
        </w:rPr>
        <w:t>Where Data_Type specifies type and variable specifies iteration variable.</w:t>
      </w:r>
    </w:p>
    <w:p w:rsidR="00332D9A" w:rsidRPr="008B0A59" w:rsidRDefault="00332D9A"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b/>
          <w:sz w:val="28"/>
          <w:szCs w:val="28"/>
          <w:u w:val="single"/>
        </w:rPr>
      </w:pPr>
      <w:r w:rsidRPr="008B0A59">
        <w:rPr>
          <w:rFonts w:ascii="Times New Roman" w:hAnsi="Times New Roman" w:cs="Times New Roman"/>
          <w:b/>
          <w:sz w:val="28"/>
          <w:szCs w:val="28"/>
          <w:u w:val="single"/>
        </w:rPr>
        <w:t>How for-each loop works :</w:t>
      </w:r>
    </w:p>
    <w:p w:rsidR="00332D9A" w:rsidRPr="008B0A59" w:rsidRDefault="00332D9A"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r w:rsidRPr="008B0A59">
        <w:rPr>
          <w:rFonts w:ascii="Times New Roman" w:hAnsi="Times New Roman" w:cs="Times New Roman"/>
          <w:sz w:val="28"/>
          <w:szCs w:val="28"/>
        </w:rPr>
        <w:t>The iteration variable in the for-each loop receives every element of an array or collection one at a time starting from first element to last element. i.e In the first iteration, it gets the first element. In the second iteration, it gets the second element and so on. Thus it iterates all elements of an array or the collection. The type of iteration variable must be compatible with the type of array or collection.</w:t>
      </w:r>
    </w:p>
    <w:p w:rsidR="00332D9A" w:rsidRPr="008B0A59" w:rsidRDefault="00332D9A"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b/>
          <w:sz w:val="28"/>
          <w:szCs w:val="28"/>
          <w:u w:val="single"/>
        </w:rPr>
      </w:pPr>
      <w:r w:rsidRPr="008B0A59">
        <w:rPr>
          <w:rFonts w:ascii="Times New Roman" w:hAnsi="Times New Roman" w:cs="Times New Roman"/>
          <w:b/>
          <w:sz w:val="28"/>
          <w:szCs w:val="28"/>
          <w:u w:val="single"/>
        </w:rPr>
        <w:t>Example of for-each loop which iterates an array :</w:t>
      </w:r>
    </w:p>
    <w:p w:rsidR="003D6D4E" w:rsidRPr="008B0A59" w:rsidRDefault="003D6D4E" w:rsidP="00332D9A">
      <w:pPr>
        <w:pStyle w:val="NoSpacing"/>
        <w:rPr>
          <w:rFonts w:ascii="Times New Roman" w:hAnsi="Times New Roman" w:cs="Times New Roman"/>
          <w:sz w:val="28"/>
          <w:szCs w:val="28"/>
        </w:rPr>
      </w:pPr>
    </w:p>
    <w:tbl>
      <w:tblPr>
        <w:tblW w:w="10099" w:type="dxa"/>
        <w:tblCellMar>
          <w:left w:w="0" w:type="dxa"/>
          <w:right w:w="0" w:type="dxa"/>
        </w:tblCellMar>
        <w:tblLook w:val="04A0" w:firstRow="1" w:lastRow="0" w:firstColumn="1" w:lastColumn="0" w:noHBand="0" w:noVBand="1"/>
      </w:tblPr>
      <w:tblGrid>
        <w:gridCol w:w="448"/>
        <w:gridCol w:w="9651"/>
      </w:tblGrid>
      <w:tr w:rsidR="003D6D4E" w:rsidRPr="008B0A59" w:rsidTr="003D6D4E">
        <w:tc>
          <w:tcPr>
            <w:tcW w:w="0" w:type="auto"/>
            <w:vAlign w:val="center"/>
            <w:hideMark/>
          </w:tcPr>
          <w:p w:rsidR="003D6D4E" w:rsidRPr="008B0A59" w:rsidRDefault="003D6D4E" w:rsidP="00332D9A">
            <w:pPr>
              <w:pStyle w:val="NoSpacing"/>
              <w:rPr>
                <w:rFonts w:ascii="Times New Roman" w:hAnsi="Times New Roman" w:cs="Times New Roman"/>
                <w:i/>
                <w:sz w:val="32"/>
                <w:szCs w:val="32"/>
              </w:rPr>
            </w:pPr>
          </w:p>
          <w:p w:rsidR="003D6D4E" w:rsidRPr="008B0A59" w:rsidRDefault="003D6D4E" w:rsidP="00332D9A">
            <w:pPr>
              <w:pStyle w:val="NoSpacing"/>
              <w:rPr>
                <w:rFonts w:ascii="Times New Roman" w:hAnsi="Times New Roman" w:cs="Times New Roman"/>
                <w:i/>
                <w:sz w:val="32"/>
                <w:szCs w:val="32"/>
              </w:rPr>
            </w:pPr>
          </w:p>
          <w:p w:rsidR="003D6D4E" w:rsidRPr="008B0A59" w:rsidRDefault="003D6D4E" w:rsidP="00332D9A">
            <w:pPr>
              <w:pStyle w:val="NoSpacing"/>
              <w:rPr>
                <w:rFonts w:ascii="Times New Roman" w:hAnsi="Times New Roman" w:cs="Times New Roman"/>
                <w:i/>
                <w:sz w:val="32"/>
                <w:szCs w:val="32"/>
              </w:rPr>
            </w:pPr>
          </w:p>
          <w:p w:rsidR="003D6D4E" w:rsidRPr="008B0A59" w:rsidRDefault="003D6D4E" w:rsidP="00332D9A">
            <w:pPr>
              <w:pStyle w:val="NoSpacing"/>
              <w:rPr>
                <w:rFonts w:ascii="Times New Roman" w:hAnsi="Times New Roman" w:cs="Times New Roman"/>
                <w:i/>
                <w:sz w:val="32"/>
                <w:szCs w:val="32"/>
              </w:rPr>
            </w:pPr>
          </w:p>
          <w:p w:rsidR="003D6D4E" w:rsidRPr="008B0A59" w:rsidRDefault="003D6D4E" w:rsidP="00332D9A">
            <w:pPr>
              <w:pStyle w:val="NoSpacing"/>
              <w:rPr>
                <w:rFonts w:ascii="Times New Roman" w:hAnsi="Times New Roman" w:cs="Times New Roman"/>
                <w:i/>
                <w:sz w:val="32"/>
                <w:szCs w:val="32"/>
              </w:rPr>
            </w:pPr>
          </w:p>
          <w:p w:rsidR="003D6D4E" w:rsidRPr="008B0A59" w:rsidRDefault="003D6D4E" w:rsidP="00332D9A">
            <w:pPr>
              <w:pStyle w:val="NoSpacing"/>
              <w:rPr>
                <w:rFonts w:ascii="Times New Roman" w:hAnsi="Times New Roman" w:cs="Times New Roman"/>
                <w:i/>
                <w:sz w:val="32"/>
                <w:szCs w:val="32"/>
              </w:rPr>
            </w:pPr>
          </w:p>
          <w:p w:rsidR="003D6D4E" w:rsidRPr="008B0A59" w:rsidRDefault="003D6D4E" w:rsidP="00332D9A">
            <w:pPr>
              <w:pStyle w:val="NoSpacing"/>
              <w:rPr>
                <w:rFonts w:ascii="Times New Roman" w:hAnsi="Times New Roman" w:cs="Times New Roman"/>
                <w:i/>
                <w:sz w:val="32"/>
                <w:szCs w:val="32"/>
              </w:rPr>
            </w:pPr>
          </w:p>
          <w:p w:rsidR="003D6D4E" w:rsidRPr="008B0A59" w:rsidRDefault="003D6D4E" w:rsidP="00332D9A">
            <w:pPr>
              <w:pStyle w:val="NoSpacing"/>
              <w:rPr>
                <w:rFonts w:ascii="Times New Roman" w:hAnsi="Times New Roman" w:cs="Times New Roman"/>
                <w:i/>
                <w:sz w:val="32"/>
                <w:szCs w:val="32"/>
              </w:rPr>
            </w:pPr>
          </w:p>
          <w:p w:rsidR="003D6D4E" w:rsidRPr="008B0A59" w:rsidRDefault="003D6D4E" w:rsidP="00332D9A">
            <w:pPr>
              <w:pStyle w:val="NoSpacing"/>
              <w:rPr>
                <w:rFonts w:ascii="Times New Roman" w:hAnsi="Times New Roman" w:cs="Times New Roman"/>
                <w:i/>
                <w:sz w:val="32"/>
                <w:szCs w:val="32"/>
              </w:rPr>
            </w:pPr>
          </w:p>
          <w:p w:rsidR="003D6D4E" w:rsidRPr="008B0A59" w:rsidRDefault="003D6D4E" w:rsidP="00332D9A">
            <w:pPr>
              <w:pStyle w:val="NoSpacing"/>
              <w:rPr>
                <w:rFonts w:ascii="Times New Roman" w:hAnsi="Times New Roman" w:cs="Times New Roman"/>
                <w:i/>
                <w:sz w:val="32"/>
                <w:szCs w:val="32"/>
              </w:rPr>
            </w:pPr>
          </w:p>
          <w:p w:rsidR="003D6D4E" w:rsidRPr="008B0A59" w:rsidRDefault="003D6D4E" w:rsidP="00332D9A">
            <w:pPr>
              <w:pStyle w:val="NoSpacing"/>
              <w:rPr>
                <w:rFonts w:ascii="Times New Roman" w:hAnsi="Times New Roman" w:cs="Times New Roman"/>
                <w:i/>
                <w:sz w:val="32"/>
                <w:szCs w:val="32"/>
              </w:rPr>
            </w:pPr>
          </w:p>
          <w:p w:rsidR="003D6D4E" w:rsidRPr="008B0A59" w:rsidRDefault="003D6D4E" w:rsidP="00332D9A">
            <w:pPr>
              <w:pStyle w:val="NoSpacing"/>
              <w:rPr>
                <w:rFonts w:ascii="Times New Roman" w:hAnsi="Times New Roman" w:cs="Times New Roman"/>
                <w:i/>
                <w:sz w:val="32"/>
                <w:szCs w:val="32"/>
              </w:rPr>
            </w:pPr>
          </w:p>
        </w:tc>
        <w:tc>
          <w:tcPr>
            <w:tcW w:w="9651" w:type="dxa"/>
            <w:vAlign w:val="center"/>
            <w:hideMark/>
          </w:tcPr>
          <w:p w:rsidR="003D6D4E" w:rsidRPr="008B0A59" w:rsidRDefault="003D6D4E" w:rsidP="00332D9A">
            <w:pPr>
              <w:pStyle w:val="NoSpacing"/>
              <w:rPr>
                <w:rFonts w:ascii="Times New Roman" w:hAnsi="Times New Roman" w:cs="Times New Roman"/>
                <w:i/>
                <w:sz w:val="32"/>
                <w:szCs w:val="32"/>
              </w:rPr>
            </w:pPr>
            <w:r w:rsidRPr="008B0A59">
              <w:rPr>
                <w:rStyle w:val="HTMLCode"/>
                <w:rFonts w:ascii="Times New Roman" w:eastAsiaTheme="minorHAnsi" w:hAnsi="Times New Roman" w:cs="Times New Roman"/>
                <w:i/>
                <w:sz w:val="32"/>
                <w:szCs w:val="32"/>
              </w:rPr>
              <w:t>public</w:t>
            </w:r>
            <w:r w:rsidRPr="008B0A59">
              <w:rPr>
                <w:rFonts w:ascii="Times New Roman" w:hAnsi="Times New Roman" w:cs="Times New Roman"/>
                <w:i/>
                <w:sz w:val="32"/>
                <w:szCs w:val="32"/>
              </w:rPr>
              <w:t xml:space="preserve"> </w:t>
            </w:r>
            <w:r w:rsidRPr="008B0A59">
              <w:rPr>
                <w:rStyle w:val="HTMLCode"/>
                <w:rFonts w:ascii="Times New Roman" w:eastAsiaTheme="minorHAnsi" w:hAnsi="Times New Roman" w:cs="Times New Roman"/>
                <w:i/>
                <w:sz w:val="32"/>
                <w:szCs w:val="32"/>
              </w:rPr>
              <w:t>class</w:t>
            </w:r>
            <w:r w:rsidRPr="008B0A59">
              <w:rPr>
                <w:rFonts w:ascii="Times New Roman" w:hAnsi="Times New Roman" w:cs="Times New Roman"/>
                <w:i/>
                <w:sz w:val="32"/>
                <w:szCs w:val="32"/>
              </w:rPr>
              <w:t xml:space="preserve"> </w:t>
            </w:r>
            <w:r w:rsidRPr="008B0A59">
              <w:rPr>
                <w:rStyle w:val="HTMLCode"/>
                <w:rFonts w:ascii="Times New Roman" w:eastAsiaTheme="minorHAnsi" w:hAnsi="Times New Roman" w:cs="Times New Roman"/>
                <w:i/>
                <w:sz w:val="32"/>
                <w:szCs w:val="32"/>
              </w:rPr>
              <w:t>ForEachLoop{</w:t>
            </w:r>
          </w:p>
          <w:p w:rsidR="003D6D4E" w:rsidRPr="008B0A59" w:rsidRDefault="003D6D4E" w:rsidP="00332D9A">
            <w:pPr>
              <w:pStyle w:val="NoSpacing"/>
              <w:rPr>
                <w:rFonts w:ascii="Times New Roman" w:hAnsi="Times New Roman" w:cs="Times New Roman"/>
                <w:i/>
                <w:sz w:val="32"/>
                <w:szCs w:val="32"/>
              </w:rPr>
            </w:pPr>
            <w:r w:rsidRPr="008B0A59">
              <w:rPr>
                <w:rStyle w:val="HTMLCode"/>
                <w:rFonts w:ascii="Times New Roman" w:eastAsiaTheme="minorHAnsi" w:hAnsi="Times New Roman" w:cs="Times New Roman"/>
                <w:i/>
                <w:sz w:val="32"/>
                <w:szCs w:val="32"/>
              </w:rPr>
              <w:t>    public</w:t>
            </w:r>
            <w:r w:rsidRPr="008B0A59">
              <w:rPr>
                <w:rFonts w:ascii="Times New Roman" w:hAnsi="Times New Roman" w:cs="Times New Roman"/>
                <w:i/>
                <w:sz w:val="32"/>
                <w:szCs w:val="32"/>
              </w:rPr>
              <w:t xml:space="preserve"> </w:t>
            </w:r>
            <w:r w:rsidRPr="008B0A59">
              <w:rPr>
                <w:rStyle w:val="HTMLCode"/>
                <w:rFonts w:ascii="Times New Roman" w:eastAsiaTheme="minorHAnsi" w:hAnsi="Times New Roman" w:cs="Times New Roman"/>
                <w:i/>
                <w:sz w:val="32"/>
                <w:szCs w:val="32"/>
              </w:rPr>
              <w:t>static</w:t>
            </w:r>
            <w:r w:rsidRPr="008B0A59">
              <w:rPr>
                <w:rFonts w:ascii="Times New Roman" w:hAnsi="Times New Roman" w:cs="Times New Roman"/>
                <w:i/>
                <w:sz w:val="32"/>
                <w:szCs w:val="32"/>
              </w:rPr>
              <w:t xml:space="preserve"> </w:t>
            </w:r>
            <w:r w:rsidRPr="008B0A59">
              <w:rPr>
                <w:rStyle w:val="HTMLCode"/>
                <w:rFonts w:ascii="Times New Roman" w:eastAsiaTheme="minorHAnsi" w:hAnsi="Times New Roman" w:cs="Times New Roman"/>
                <w:i/>
                <w:sz w:val="32"/>
                <w:szCs w:val="32"/>
              </w:rPr>
              <w:t>void</w:t>
            </w:r>
            <w:r w:rsidRPr="008B0A59">
              <w:rPr>
                <w:rFonts w:ascii="Times New Roman" w:hAnsi="Times New Roman" w:cs="Times New Roman"/>
                <w:i/>
                <w:sz w:val="32"/>
                <w:szCs w:val="32"/>
              </w:rPr>
              <w:t xml:space="preserve"> </w:t>
            </w:r>
            <w:r w:rsidRPr="008B0A59">
              <w:rPr>
                <w:rStyle w:val="HTMLCode"/>
                <w:rFonts w:ascii="Times New Roman" w:eastAsiaTheme="minorHAnsi" w:hAnsi="Times New Roman" w:cs="Times New Roman"/>
                <w:i/>
                <w:sz w:val="32"/>
                <w:szCs w:val="32"/>
              </w:rPr>
              <w:t>main(String[] args) {</w:t>
            </w:r>
          </w:p>
          <w:p w:rsidR="003D6D4E" w:rsidRPr="008B0A59" w:rsidRDefault="003D6D4E" w:rsidP="00332D9A">
            <w:pPr>
              <w:pStyle w:val="NoSpacing"/>
              <w:rPr>
                <w:rFonts w:ascii="Times New Roman" w:hAnsi="Times New Roman" w:cs="Times New Roman"/>
                <w:i/>
                <w:sz w:val="32"/>
                <w:szCs w:val="32"/>
              </w:rPr>
            </w:pPr>
            <w:r w:rsidRPr="008B0A59">
              <w:rPr>
                <w:rStyle w:val="HTMLCode"/>
                <w:rFonts w:ascii="Times New Roman" w:eastAsiaTheme="minorHAnsi" w:hAnsi="Times New Roman" w:cs="Times New Roman"/>
                <w:i/>
                <w:sz w:val="32"/>
                <w:szCs w:val="32"/>
              </w:rPr>
              <w:t>        //An array of strings</w:t>
            </w:r>
          </w:p>
          <w:p w:rsidR="003D6D4E" w:rsidRPr="008B0A59" w:rsidRDefault="003D6D4E" w:rsidP="00332D9A">
            <w:pPr>
              <w:pStyle w:val="NoSpacing"/>
              <w:rPr>
                <w:rFonts w:ascii="Times New Roman" w:hAnsi="Times New Roman" w:cs="Times New Roman"/>
                <w:i/>
                <w:sz w:val="32"/>
                <w:szCs w:val="32"/>
              </w:rPr>
            </w:pPr>
            <w:r w:rsidRPr="008B0A59">
              <w:rPr>
                <w:rStyle w:val="HTMLCode"/>
                <w:rFonts w:ascii="Times New Roman" w:eastAsiaTheme="minorHAnsi" w:hAnsi="Times New Roman" w:cs="Times New Roman"/>
                <w:i/>
                <w:sz w:val="32"/>
                <w:szCs w:val="32"/>
              </w:rPr>
              <w:t>        String[] str = {"First", "Second", "Third", "Fourth", "Fifth"};</w:t>
            </w:r>
          </w:p>
          <w:p w:rsidR="003D6D4E" w:rsidRPr="008B0A59" w:rsidRDefault="003D6D4E" w:rsidP="00332D9A">
            <w:pPr>
              <w:pStyle w:val="NoSpacing"/>
              <w:rPr>
                <w:rFonts w:ascii="Times New Roman" w:hAnsi="Times New Roman" w:cs="Times New Roman"/>
                <w:i/>
                <w:sz w:val="32"/>
                <w:szCs w:val="32"/>
              </w:rPr>
            </w:pPr>
            <w:r w:rsidRPr="008B0A59">
              <w:rPr>
                <w:rFonts w:ascii="Times New Roman" w:hAnsi="Times New Roman" w:cs="Times New Roman"/>
                <w:i/>
                <w:sz w:val="32"/>
                <w:szCs w:val="32"/>
              </w:rPr>
              <w:t> </w:t>
            </w:r>
            <w:r w:rsidRPr="008B0A59">
              <w:rPr>
                <w:rStyle w:val="HTMLCode"/>
                <w:rFonts w:ascii="Times New Roman" w:eastAsiaTheme="minorHAnsi" w:hAnsi="Times New Roman" w:cs="Times New Roman"/>
                <w:i/>
                <w:sz w:val="32"/>
                <w:szCs w:val="32"/>
              </w:rPr>
              <w:t>        //iterating every element of str using for-each loop</w:t>
            </w:r>
          </w:p>
          <w:p w:rsidR="003D6D4E" w:rsidRPr="008B0A59" w:rsidRDefault="003D6D4E" w:rsidP="00332D9A">
            <w:pPr>
              <w:pStyle w:val="NoSpacing"/>
              <w:rPr>
                <w:rFonts w:ascii="Times New Roman" w:hAnsi="Times New Roman" w:cs="Times New Roman"/>
                <w:i/>
                <w:sz w:val="32"/>
                <w:szCs w:val="32"/>
              </w:rPr>
            </w:pPr>
            <w:r w:rsidRPr="008B0A59">
              <w:rPr>
                <w:rStyle w:val="HTMLCode"/>
                <w:rFonts w:ascii="Times New Roman" w:eastAsiaTheme="minorHAnsi" w:hAnsi="Times New Roman" w:cs="Times New Roman"/>
                <w:i/>
                <w:sz w:val="32"/>
                <w:szCs w:val="32"/>
              </w:rPr>
              <w:t>        for</w:t>
            </w:r>
            <w:r w:rsidRPr="008B0A59">
              <w:rPr>
                <w:rFonts w:ascii="Times New Roman" w:hAnsi="Times New Roman" w:cs="Times New Roman"/>
                <w:i/>
                <w:sz w:val="32"/>
                <w:szCs w:val="32"/>
              </w:rPr>
              <w:t xml:space="preserve"> </w:t>
            </w:r>
            <w:r w:rsidRPr="008B0A59">
              <w:rPr>
                <w:rStyle w:val="HTMLCode"/>
                <w:rFonts w:ascii="Times New Roman" w:eastAsiaTheme="minorHAnsi" w:hAnsi="Times New Roman" w:cs="Times New Roman"/>
                <w:i/>
                <w:sz w:val="32"/>
                <w:szCs w:val="32"/>
              </w:rPr>
              <w:t>(String s : str)  {</w:t>
            </w:r>
          </w:p>
          <w:p w:rsidR="003D6D4E" w:rsidRPr="008B0A59" w:rsidRDefault="003D6D4E" w:rsidP="00332D9A">
            <w:pPr>
              <w:pStyle w:val="NoSpacing"/>
              <w:rPr>
                <w:rFonts w:ascii="Times New Roman" w:hAnsi="Times New Roman" w:cs="Times New Roman"/>
                <w:i/>
                <w:sz w:val="32"/>
                <w:szCs w:val="32"/>
              </w:rPr>
            </w:pPr>
            <w:r w:rsidRPr="008B0A59">
              <w:rPr>
                <w:rStyle w:val="HTMLCode"/>
                <w:rFonts w:ascii="Times New Roman" w:eastAsiaTheme="minorHAnsi" w:hAnsi="Times New Roman" w:cs="Times New Roman"/>
                <w:i/>
                <w:sz w:val="32"/>
                <w:szCs w:val="32"/>
              </w:rPr>
              <w:t>            System.out.println(s);</w:t>
            </w:r>
          </w:p>
          <w:p w:rsidR="003D6D4E" w:rsidRPr="008B0A59" w:rsidRDefault="003D6D4E" w:rsidP="00332D9A">
            <w:pPr>
              <w:pStyle w:val="NoSpacing"/>
              <w:rPr>
                <w:rFonts w:ascii="Times New Roman" w:hAnsi="Times New Roman" w:cs="Times New Roman"/>
                <w:i/>
                <w:sz w:val="32"/>
                <w:szCs w:val="32"/>
              </w:rPr>
            </w:pPr>
            <w:r w:rsidRPr="008B0A59">
              <w:rPr>
                <w:rStyle w:val="HTMLCode"/>
                <w:rFonts w:ascii="Times New Roman" w:eastAsiaTheme="minorHAnsi" w:hAnsi="Times New Roman" w:cs="Times New Roman"/>
                <w:i/>
                <w:sz w:val="32"/>
                <w:szCs w:val="32"/>
              </w:rPr>
              <w:t>        }</w:t>
            </w:r>
          </w:p>
          <w:p w:rsidR="003D6D4E" w:rsidRPr="008B0A59" w:rsidRDefault="003D6D4E" w:rsidP="00332D9A">
            <w:pPr>
              <w:pStyle w:val="NoSpacing"/>
              <w:rPr>
                <w:rFonts w:ascii="Times New Roman" w:hAnsi="Times New Roman" w:cs="Times New Roman"/>
                <w:i/>
                <w:sz w:val="32"/>
                <w:szCs w:val="32"/>
              </w:rPr>
            </w:pPr>
            <w:r w:rsidRPr="008B0A59">
              <w:rPr>
                <w:rStyle w:val="HTMLCode"/>
                <w:rFonts w:ascii="Times New Roman" w:eastAsiaTheme="minorHAnsi" w:hAnsi="Times New Roman" w:cs="Times New Roman"/>
                <w:i/>
                <w:sz w:val="32"/>
                <w:szCs w:val="32"/>
              </w:rPr>
              <w:t>    }</w:t>
            </w:r>
          </w:p>
          <w:p w:rsidR="003D6D4E" w:rsidRPr="008B0A59" w:rsidRDefault="003D6D4E" w:rsidP="00332D9A">
            <w:pPr>
              <w:pStyle w:val="NoSpacing"/>
              <w:rPr>
                <w:rFonts w:ascii="Times New Roman" w:hAnsi="Times New Roman" w:cs="Times New Roman"/>
                <w:i/>
                <w:sz w:val="32"/>
                <w:szCs w:val="32"/>
              </w:rPr>
            </w:pPr>
            <w:r w:rsidRPr="008B0A59">
              <w:rPr>
                <w:rStyle w:val="HTMLCode"/>
                <w:rFonts w:ascii="Times New Roman" w:eastAsiaTheme="minorHAnsi" w:hAnsi="Times New Roman" w:cs="Times New Roman"/>
                <w:i/>
                <w:sz w:val="32"/>
                <w:szCs w:val="32"/>
              </w:rPr>
              <w:t>}</w:t>
            </w:r>
          </w:p>
        </w:tc>
      </w:tr>
    </w:tbl>
    <w:p w:rsidR="003D6D4E" w:rsidRDefault="003D6D4E" w:rsidP="008B0A59">
      <w:pPr>
        <w:pStyle w:val="NoSpacing"/>
        <w:ind w:left="720"/>
        <w:rPr>
          <w:rFonts w:ascii="Times New Roman" w:hAnsi="Times New Roman" w:cs="Times New Roman"/>
          <w:sz w:val="28"/>
          <w:szCs w:val="28"/>
        </w:rPr>
      </w:pPr>
      <w:r w:rsidRPr="008B0A59">
        <w:rPr>
          <w:rStyle w:val="Strong"/>
          <w:rFonts w:ascii="Times New Roman" w:hAnsi="Times New Roman" w:cs="Times New Roman"/>
          <w:sz w:val="28"/>
          <w:szCs w:val="28"/>
          <w:bdr w:val="none" w:sz="0" w:space="0" w:color="auto" w:frame="1"/>
        </w:rPr>
        <w:lastRenderedPageBreak/>
        <w:t>Output :</w:t>
      </w:r>
      <w:r w:rsidRPr="008B0A59">
        <w:rPr>
          <w:rFonts w:ascii="Times New Roman" w:hAnsi="Times New Roman" w:cs="Times New Roman"/>
          <w:sz w:val="28"/>
          <w:szCs w:val="28"/>
        </w:rPr>
        <w:br/>
        <w:t>First</w:t>
      </w:r>
      <w:r w:rsidRPr="008B0A59">
        <w:rPr>
          <w:rFonts w:ascii="Times New Roman" w:hAnsi="Times New Roman" w:cs="Times New Roman"/>
          <w:sz w:val="28"/>
          <w:szCs w:val="28"/>
        </w:rPr>
        <w:br/>
        <w:t>Second</w:t>
      </w:r>
      <w:r w:rsidRPr="008B0A59">
        <w:rPr>
          <w:rFonts w:ascii="Times New Roman" w:hAnsi="Times New Roman" w:cs="Times New Roman"/>
          <w:sz w:val="28"/>
          <w:szCs w:val="28"/>
        </w:rPr>
        <w:br/>
        <w:t>Third</w:t>
      </w:r>
      <w:r w:rsidRPr="008B0A59">
        <w:rPr>
          <w:rFonts w:ascii="Times New Roman" w:hAnsi="Times New Roman" w:cs="Times New Roman"/>
          <w:sz w:val="28"/>
          <w:szCs w:val="28"/>
        </w:rPr>
        <w:br/>
        <w:t>Fourth</w:t>
      </w:r>
      <w:r w:rsidRPr="008B0A59">
        <w:rPr>
          <w:rFonts w:ascii="Times New Roman" w:hAnsi="Times New Roman" w:cs="Times New Roman"/>
          <w:sz w:val="28"/>
          <w:szCs w:val="28"/>
        </w:rPr>
        <w:br/>
        <w:t>Fifth</w:t>
      </w:r>
    </w:p>
    <w:p w:rsidR="008B0A59" w:rsidRPr="008B0A59" w:rsidRDefault="008B0A59" w:rsidP="008B0A59">
      <w:pPr>
        <w:pStyle w:val="NoSpacing"/>
        <w:ind w:left="720"/>
        <w:rPr>
          <w:rFonts w:ascii="Times New Roman" w:hAnsi="Times New Roman" w:cs="Times New Roman"/>
          <w:sz w:val="28"/>
          <w:szCs w:val="28"/>
        </w:rPr>
      </w:pPr>
    </w:p>
    <w:p w:rsidR="003D6D4E" w:rsidRPr="008B0A59" w:rsidRDefault="003D6D4E" w:rsidP="00332D9A">
      <w:pPr>
        <w:pStyle w:val="NoSpacing"/>
        <w:rPr>
          <w:ins w:id="0" w:author="Unknown"/>
          <w:rFonts w:ascii="Times New Roman" w:hAnsi="Times New Roman" w:cs="Times New Roman"/>
          <w:sz w:val="28"/>
          <w:szCs w:val="28"/>
        </w:rPr>
      </w:pPr>
      <w:ins w:id="1" w:author="Unknown">
        <w:r w:rsidRPr="008B0A59">
          <w:rPr>
            <w:rFonts w:ascii="Times New Roman" w:hAnsi="Times New Roman" w:cs="Times New Roman"/>
            <w:sz w:val="28"/>
            <w:szCs w:val="28"/>
          </w:rPr>
          <w:t>Example of for-each loop which iterates the collection :</w:t>
        </w:r>
      </w:ins>
    </w:p>
    <w:p w:rsidR="003D6D4E" w:rsidRPr="008B0A59" w:rsidRDefault="003D6D4E" w:rsidP="00332D9A">
      <w:pPr>
        <w:pStyle w:val="NoSpacing"/>
        <w:rPr>
          <w:ins w:id="2" w:author="Unknown"/>
          <w:rFonts w:ascii="Times New Roman" w:hAnsi="Times New Roman" w:cs="Times New Roman"/>
          <w:sz w:val="28"/>
          <w:szCs w:val="28"/>
        </w:rPr>
      </w:pPr>
    </w:p>
    <w:tbl>
      <w:tblPr>
        <w:tblW w:w="10099" w:type="dxa"/>
        <w:tblCellMar>
          <w:left w:w="0" w:type="dxa"/>
          <w:right w:w="0" w:type="dxa"/>
        </w:tblCellMar>
        <w:tblLook w:val="04A0" w:firstRow="1" w:lastRow="0" w:firstColumn="1" w:lastColumn="0" w:noHBand="0" w:noVBand="1"/>
      </w:tblPr>
      <w:tblGrid>
        <w:gridCol w:w="448"/>
        <w:gridCol w:w="9651"/>
      </w:tblGrid>
      <w:tr w:rsidR="003D6D4E" w:rsidRPr="008B0A59" w:rsidTr="003D6D4E">
        <w:tc>
          <w:tcPr>
            <w:tcW w:w="0" w:type="auto"/>
            <w:vAlign w:val="center"/>
            <w:hideMark/>
          </w:tcPr>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tc>
        <w:tc>
          <w:tcPr>
            <w:tcW w:w="9651" w:type="dxa"/>
            <w:vAlign w:val="center"/>
            <w:hideMark/>
          </w:tcPr>
          <w:p w:rsidR="003D6D4E" w:rsidRPr="008B0A59" w:rsidRDefault="003D6D4E" w:rsidP="00332D9A">
            <w:pPr>
              <w:pStyle w:val="NoSpacing"/>
              <w:rPr>
                <w:rFonts w:ascii="Times New Roman" w:hAnsi="Times New Roman" w:cs="Times New Roman"/>
                <w:sz w:val="28"/>
                <w:szCs w:val="28"/>
              </w:rPr>
            </w:pPr>
            <w:r w:rsidRPr="008B0A59">
              <w:rPr>
                <w:rStyle w:val="HTMLCode"/>
                <w:rFonts w:ascii="Times New Roman" w:eastAsiaTheme="minorHAnsi" w:hAnsi="Times New Roman" w:cs="Times New Roman"/>
                <w:sz w:val="28"/>
                <w:szCs w:val="28"/>
              </w:rPr>
              <w:t>public</w:t>
            </w:r>
            <w:r w:rsidRPr="008B0A59">
              <w:rPr>
                <w:rFonts w:ascii="Times New Roman" w:hAnsi="Times New Roman" w:cs="Times New Roman"/>
                <w:sz w:val="28"/>
                <w:szCs w:val="28"/>
              </w:rPr>
              <w:t xml:space="preserve"> </w:t>
            </w:r>
            <w:r w:rsidRPr="008B0A59">
              <w:rPr>
                <w:rStyle w:val="HTMLCode"/>
                <w:rFonts w:ascii="Times New Roman" w:eastAsiaTheme="minorHAnsi" w:hAnsi="Times New Roman" w:cs="Times New Roman"/>
                <w:sz w:val="28"/>
                <w:szCs w:val="28"/>
              </w:rPr>
              <w:t>class</w:t>
            </w:r>
            <w:r w:rsidRPr="008B0A59">
              <w:rPr>
                <w:rFonts w:ascii="Times New Roman" w:hAnsi="Times New Roman" w:cs="Times New Roman"/>
                <w:sz w:val="28"/>
                <w:szCs w:val="28"/>
              </w:rPr>
              <w:t xml:space="preserve"> </w:t>
            </w:r>
            <w:r w:rsidRPr="008B0A59">
              <w:rPr>
                <w:rStyle w:val="HTMLCode"/>
                <w:rFonts w:ascii="Times New Roman" w:eastAsiaTheme="minorHAnsi" w:hAnsi="Times New Roman" w:cs="Times New Roman"/>
                <w:sz w:val="28"/>
                <w:szCs w:val="28"/>
              </w:rPr>
              <w:t>ForEachLoop{</w:t>
            </w:r>
          </w:p>
          <w:p w:rsidR="003D6D4E" w:rsidRPr="008B0A59" w:rsidRDefault="003D6D4E" w:rsidP="00332D9A">
            <w:pPr>
              <w:pStyle w:val="NoSpacing"/>
              <w:rPr>
                <w:rFonts w:ascii="Times New Roman" w:hAnsi="Times New Roman" w:cs="Times New Roman"/>
                <w:sz w:val="28"/>
                <w:szCs w:val="28"/>
              </w:rPr>
            </w:pPr>
            <w:r w:rsidRPr="008B0A59">
              <w:rPr>
                <w:rStyle w:val="HTMLCode"/>
                <w:rFonts w:ascii="Times New Roman" w:eastAsiaTheme="minorHAnsi" w:hAnsi="Times New Roman" w:cs="Times New Roman"/>
                <w:sz w:val="28"/>
                <w:szCs w:val="28"/>
              </w:rPr>
              <w:t>    public</w:t>
            </w:r>
            <w:r w:rsidRPr="008B0A59">
              <w:rPr>
                <w:rFonts w:ascii="Times New Roman" w:hAnsi="Times New Roman" w:cs="Times New Roman"/>
                <w:sz w:val="28"/>
                <w:szCs w:val="28"/>
              </w:rPr>
              <w:t xml:space="preserve"> </w:t>
            </w:r>
            <w:r w:rsidRPr="008B0A59">
              <w:rPr>
                <w:rStyle w:val="HTMLCode"/>
                <w:rFonts w:ascii="Times New Roman" w:eastAsiaTheme="minorHAnsi" w:hAnsi="Times New Roman" w:cs="Times New Roman"/>
                <w:sz w:val="28"/>
                <w:szCs w:val="28"/>
              </w:rPr>
              <w:t>static</w:t>
            </w:r>
            <w:r w:rsidRPr="008B0A59">
              <w:rPr>
                <w:rFonts w:ascii="Times New Roman" w:hAnsi="Times New Roman" w:cs="Times New Roman"/>
                <w:sz w:val="28"/>
                <w:szCs w:val="28"/>
              </w:rPr>
              <w:t xml:space="preserve"> </w:t>
            </w:r>
            <w:r w:rsidRPr="008B0A59">
              <w:rPr>
                <w:rStyle w:val="HTMLCode"/>
                <w:rFonts w:ascii="Times New Roman" w:eastAsiaTheme="minorHAnsi" w:hAnsi="Times New Roman" w:cs="Times New Roman"/>
                <w:sz w:val="28"/>
                <w:szCs w:val="28"/>
              </w:rPr>
              <w:t>void</w:t>
            </w:r>
            <w:r w:rsidRPr="008B0A59">
              <w:rPr>
                <w:rFonts w:ascii="Times New Roman" w:hAnsi="Times New Roman" w:cs="Times New Roman"/>
                <w:sz w:val="28"/>
                <w:szCs w:val="28"/>
              </w:rPr>
              <w:t xml:space="preserve"> </w:t>
            </w:r>
            <w:r w:rsidRPr="008B0A59">
              <w:rPr>
                <w:rStyle w:val="HTMLCode"/>
                <w:rFonts w:ascii="Times New Roman" w:eastAsiaTheme="minorHAnsi" w:hAnsi="Times New Roman" w:cs="Times New Roman"/>
                <w:sz w:val="28"/>
                <w:szCs w:val="28"/>
              </w:rPr>
              <w:t>main(String[] args)    {</w:t>
            </w:r>
          </w:p>
          <w:p w:rsidR="003D6D4E" w:rsidRPr="008B0A59" w:rsidRDefault="003D6D4E" w:rsidP="00332D9A">
            <w:pPr>
              <w:pStyle w:val="NoSpacing"/>
              <w:rPr>
                <w:rFonts w:ascii="Times New Roman" w:hAnsi="Times New Roman" w:cs="Times New Roman"/>
                <w:sz w:val="28"/>
                <w:szCs w:val="28"/>
              </w:rPr>
            </w:pPr>
            <w:r w:rsidRPr="008B0A59">
              <w:rPr>
                <w:rStyle w:val="HTMLCode"/>
                <w:rFonts w:ascii="Times New Roman" w:eastAsiaTheme="minorHAnsi" w:hAnsi="Times New Roman" w:cs="Times New Roman"/>
                <w:sz w:val="28"/>
                <w:szCs w:val="28"/>
              </w:rPr>
              <w:t>        //An ArrayList of strings</w:t>
            </w:r>
          </w:p>
          <w:p w:rsidR="003D6D4E" w:rsidRPr="008B0A59" w:rsidRDefault="003D6D4E" w:rsidP="00332D9A">
            <w:pPr>
              <w:pStyle w:val="NoSpacing"/>
              <w:rPr>
                <w:rFonts w:ascii="Times New Roman" w:hAnsi="Times New Roman" w:cs="Times New Roman"/>
                <w:sz w:val="28"/>
                <w:szCs w:val="28"/>
              </w:rPr>
            </w:pPr>
            <w:r w:rsidRPr="008B0A59">
              <w:rPr>
                <w:rStyle w:val="HTMLCode"/>
                <w:rFonts w:ascii="Times New Roman" w:eastAsiaTheme="minorHAnsi" w:hAnsi="Times New Roman" w:cs="Times New Roman"/>
                <w:sz w:val="28"/>
                <w:szCs w:val="28"/>
              </w:rPr>
              <w:t>        ArrayList&lt;String&gt; list = new</w:t>
            </w:r>
            <w:r w:rsidRPr="008B0A59">
              <w:rPr>
                <w:rFonts w:ascii="Times New Roman" w:hAnsi="Times New Roman" w:cs="Times New Roman"/>
                <w:sz w:val="28"/>
                <w:szCs w:val="28"/>
              </w:rPr>
              <w:t xml:space="preserve"> </w:t>
            </w:r>
            <w:r w:rsidRPr="008B0A59">
              <w:rPr>
                <w:rStyle w:val="HTMLCode"/>
                <w:rFonts w:ascii="Times New Roman" w:eastAsiaTheme="minorHAnsi" w:hAnsi="Times New Roman" w:cs="Times New Roman"/>
                <w:sz w:val="28"/>
                <w:szCs w:val="28"/>
              </w:rPr>
              <w:t>ArrayList&lt;String&gt;();</w:t>
            </w:r>
            <w:r w:rsidRPr="008B0A59">
              <w:rPr>
                <w:rFonts w:ascii="Times New Roman" w:hAnsi="Times New Roman" w:cs="Times New Roman"/>
                <w:sz w:val="28"/>
                <w:szCs w:val="28"/>
              </w:rPr>
              <w:t> </w:t>
            </w:r>
          </w:p>
          <w:p w:rsidR="003D6D4E" w:rsidRPr="008B0A59" w:rsidRDefault="003D6D4E" w:rsidP="00332D9A">
            <w:pPr>
              <w:pStyle w:val="NoSpacing"/>
              <w:rPr>
                <w:rFonts w:ascii="Times New Roman" w:hAnsi="Times New Roman" w:cs="Times New Roman"/>
                <w:sz w:val="28"/>
                <w:szCs w:val="28"/>
              </w:rPr>
            </w:pPr>
            <w:r w:rsidRPr="008B0A59">
              <w:rPr>
                <w:rStyle w:val="HTMLCode"/>
                <w:rFonts w:ascii="Times New Roman" w:eastAsiaTheme="minorHAnsi" w:hAnsi="Times New Roman" w:cs="Times New Roman"/>
                <w:sz w:val="28"/>
                <w:szCs w:val="28"/>
              </w:rPr>
              <w:t>        //Adding elements to ArrayList</w:t>
            </w:r>
          </w:p>
          <w:p w:rsidR="003D6D4E" w:rsidRPr="008B0A59" w:rsidRDefault="003D6D4E" w:rsidP="00332D9A">
            <w:pPr>
              <w:pStyle w:val="NoSpacing"/>
              <w:rPr>
                <w:rFonts w:ascii="Times New Roman" w:hAnsi="Times New Roman" w:cs="Times New Roman"/>
                <w:sz w:val="28"/>
                <w:szCs w:val="28"/>
              </w:rPr>
            </w:pPr>
            <w:r w:rsidRPr="008B0A59">
              <w:rPr>
                <w:rStyle w:val="HTMLCode"/>
                <w:rFonts w:ascii="Times New Roman" w:eastAsiaTheme="minorHAnsi" w:hAnsi="Times New Roman" w:cs="Times New Roman"/>
                <w:sz w:val="28"/>
                <w:szCs w:val="28"/>
              </w:rPr>
              <w:t>        list.add("First");</w:t>
            </w:r>
          </w:p>
          <w:p w:rsidR="003D6D4E" w:rsidRPr="008B0A59" w:rsidRDefault="003D6D4E" w:rsidP="00332D9A">
            <w:pPr>
              <w:pStyle w:val="NoSpacing"/>
              <w:rPr>
                <w:rFonts w:ascii="Times New Roman" w:hAnsi="Times New Roman" w:cs="Times New Roman"/>
                <w:sz w:val="28"/>
                <w:szCs w:val="28"/>
              </w:rPr>
            </w:pPr>
            <w:r w:rsidRPr="008B0A59">
              <w:rPr>
                <w:rStyle w:val="HTMLCode"/>
                <w:rFonts w:ascii="Times New Roman" w:eastAsiaTheme="minorHAnsi" w:hAnsi="Times New Roman" w:cs="Times New Roman"/>
                <w:sz w:val="28"/>
                <w:szCs w:val="28"/>
              </w:rPr>
              <w:t>        list.add("Second");</w:t>
            </w:r>
          </w:p>
          <w:p w:rsidR="003D6D4E" w:rsidRPr="008B0A59" w:rsidRDefault="003D6D4E" w:rsidP="00332D9A">
            <w:pPr>
              <w:pStyle w:val="NoSpacing"/>
              <w:rPr>
                <w:rFonts w:ascii="Times New Roman" w:hAnsi="Times New Roman" w:cs="Times New Roman"/>
                <w:sz w:val="28"/>
                <w:szCs w:val="28"/>
              </w:rPr>
            </w:pPr>
            <w:r w:rsidRPr="008B0A59">
              <w:rPr>
                <w:rStyle w:val="HTMLCode"/>
                <w:rFonts w:ascii="Times New Roman" w:eastAsiaTheme="minorHAnsi" w:hAnsi="Times New Roman" w:cs="Times New Roman"/>
                <w:sz w:val="28"/>
                <w:szCs w:val="28"/>
              </w:rPr>
              <w:t>        list.add("Third");</w:t>
            </w:r>
          </w:p>
          <w:p w:rsidR="003D6D4E" w:rsidRPr="008B0A59" w:rsidRDefault="003D6D4E" w:rsidP="00332D9A">
            <w:pPr>
              <w:pStyle w:val="NoSpacing"/>
              <w:rPr>
                <w:rFonts w:ascii="Times New Roman" w:hAnsi="Times New Roman" w:cs="Times New Roman"/>
                <w:sz w:val="28"/>
                <w:szCs w:val="28"/>
              </w:rPr>
            </w:pPr>
            <w:r w:rsidRPr="008B0A59">
              <w:rPr>
                <w:rStyle w:val="HTMLCode"/>
                <w:rFonts w:ascii="Times New Roman" w:eastAsiaTheme="minorHAnsi" w:hAnsi="Times New Roman" w:cs="Times New Roman"/>
                <w:sz w:val="28"/>
                <w:szCs w:val="28"/>
              </w:rPr>
              <w:t>        list.add("Fourth");</w:t>
            </w:r>
          </w:p>
          <w:p w:rsidR="003D6D4E" w:rsidRPr="008B0A59" w:rsidRDefault="003D6D4E" w:rsidP="00332D9A">
            <w:pPr>
              <w:pStyle w:val="NoSpacing"/>
              <w:rPr>
                <w:rFonts w:ascii="Times New Roman" w:hAnsi="Times New Roman" w:cs="Times New Roman"/>
                <w:sz w:val="28"/>
                <w:szCs w:val="28"/>
              </w:rPr>
            </w:pPr>
            <w:r w:rsidRPr="008B0A59">
              <w:rPr>
                <w:rFonts w:ascii="Times New Roman" w:hAnsi="Times New Roman" w:cs="Times New Roman"/>
                <w:sz w:val="28"/>
                <w:szCs w:val="28"/>
              </w:rPr>
              <w:t> </w:t>
            </w:r>
            <w:r w:rsidRPr="008B0A59">
              <w:rPr>
                <w:rStyle w:val="HTMLCode"/>
                <w:rFonts w:ascii="Times New Roman" w:eastAsiaTheme="minorHAnsi" w:hAnsi="Times New Roman" w:cs="Times New Roman"/>
                <w:sz w:val="28"/>
                <w:szCs w:val="28"/>
              </w:rPr>
              <w:t>        //iterating every element of list using for-each loop</w:t>
            </w:r>
          </w:p>
          <w:p w:rsidR="003D6D4E" w:rsidRPr="008B0A59" w:rsidRDefault="003D6D4E" w:rsidP="00332D9A">
            <w:pPr>
              <w:pStyle w:val="NoSpacing"/>
              <w:rPr>
                <w:rFonts w:ascii="Times New Roman" w:hAnsi="Times New Roman" w:cs="Times New Roman"/>
                <w:sz w:val="28"/>
                <w:szCs w:val="28"/>
              </w:rPr>
            </w:pPr>
            <w:r w:rsidRPr="008B0A59">
              <w:rPr>
                <w:rStyle w:val="HTMLCode"/>
                <w:rFonts w:ascii="Times New Roman" w:eastAsiaTheme="minorHAnsi" w:hAnsi="Times New Roman" w:cs="Times New Roman"/>
                <w:sz w:val="28"/>
                <w:szCs w:val="28"/>
              </w:rPr>
              <w:t>        for</w:t>
            </w:r>
            <w:r w:rsidRPr="008B0A59">
              <w:rPr>
                <w:rFonts w:ascii="Times New Roman" w:hAnsi="Times New Roman" w:cs="Times New Roman"/>
                <w:sz w:val="28"/>
                <w:szCs w:val="28"/>
              </w:rPr>
              <w:t xml:space="preserve"> </w:t>
            </w:r>
            <w:r w:rsidRPr="008B0A59">
              <w:rPr>
                <w:rStyle w:val="HTMLCode"/>
                <w:rFonts w:ascii="Times New Roman" w:eastAsiaTheme="minorHAnsi" w:hAnsi="Times New Roman" w:cs="Times New Roman"/>
                <w:sz w:val="28"/>
                <w:szCs w:val="28"/>
              </w:rPr>
              <w:t>(String s : list)        {</w:t>
            </w:r>
          </w:p>
          <w:p w:rsidR="003D6D4E" w:rsidRPr="008B0A59" w:rsidRDefault="003D6D4E" w:rsidP="00332D9A">
            <w:pPr>
              <w:pStyle w:val="NoSpacing"/>
              <w:rPr>
                <w:rFonts w:ascii="Times New Roman" w:hAnsi="Times New Roman" w:cs="Times New Roman"/>
                <w:sz w:val="28"/>
                <w:szCs w:val="28"/>
              </w:rPr>
            </w:pPr>
            <w:r w:rsidRPr="008B0A59">
              <w:rPr>
                <w:rStyle w:val="HTMLCode"/>
                <w:rFonts w:ascii="Times New Roman" w:eastAsiaTheme="minorHAnsi" w:hAnsi="Times New Roman" w:cs="Times New Roman"/>
                <w:sz w:val="28"/>
                <w:szCs w:val="28"/>
              </w:rPr>
              <w:t>            System.out.println(s);</w:t>
            </w:r>
          </w:p>
          <w:p w:rsidR="003D6D4E" w:rsidRPr="008B0A59" w:rsidRDefault="003D6D4E" w:rsidP="00332D9A">
            <w:pPr>
              <w:pStyle w:val="NoSpacing"/>
              <w:rPr>
                <w:rFonts w:ascii="Times New Roman" w:hAnsi="Times New Roman" w:cs="Times New Roman"/>
                <w:sz w:val="28"/>
                <w:szCs w:val="28"/>
              </w:rPr>
            </w:pPr>
            <w:r w:rsidRPr="008B0A59">
              <w:rPr>
                <w:rStyle w:val="HTMLCode"/>
                <w:rFonts w:ascii="Times New Roman" w:eastAsiaTheme="minorHAnsi" w:hAnsi="Times New Roman" w:cs="Times New Roman"/>
                <w:sz w:val="28"/>
                <w:szCs w:val="28"/>
              </w:rPr>
              <w:t>        }</w:t>
            </w:r>
          </w:p>
          <w:p w:rsidR="003D6D4E" w:rsidRPr="008B0A59" w:rsidRDefault="003D6D4E" w:rsidP="00332D9A">
            <w:pPr>
              <w:pStyle w:val="NoSpacing"/>
              <w:rPr>
                <w:rFonts w:ascii="Times New Roman" w:hAnsi="Times New Roman" w:cs="Times New Roman"/>
                <w:sz w:val="28"/>
                <w:szCs w:val="28"/>
              </w:rPr>
            </w:pPr>
            <w:r w:rsidRPr="008B0A59">
              <w:rPr>
                <w:rStyle w:val="HTMLCode"/>
                <w:rFonts w:ascii="Times New Roman" w:eastAsiaTheme="minorHAnsi" w:hAnsi="Times New Roman" w:cs="Times New Roman"/>
                <w:sz w:val="28"/>
                <w:szCs w:val="28"/>
              </w:rPr>
              <w:t>    }</w:t>
            </w:r>
          </w:p>
          <w:p w:rsidR="003D6D4E" w:rsidRPr="008B0A59" w:rsidRDefault="003D6D4E" w:rsidP="00332D9A">
            <w:pPr>
              <w:pStyle w:val="NoSpacing"/>
              <w:rPr>
                <w:rFonts w:ascii="Times New Roman" w:hAnsi="Times New Roman" w:cs="Times New Roman"/>
                <w:sz w:val="28"/>
                <w:szCs w:val="28"/>
              </w:rPr>
            </w:pPr>
            <w:r w:rsidRPr="008B0A59">
              <w:rPr>
                <w:rStyle w:val="HTMLCode"/>
                <w:rFonts w:ascii="Times New Roman" w:eastAsiaTheme="minorHAnsi" w:hAnsi="Times New Roman" w:cs="Times New Roman"/>
                <w:sz w:val="28"/>
                <w:szCs w:val="28"/>
              </w:rPr>
              <w:t>}</w:t>
            </w:r>
          </w:p>
        </w:tc>
      </w:tr>
    </w:tbl>
    <w:p w:rsidR="003D6D4E" w:rsidRPr="008B0A59" w:rsidRDefault="003D6D4E" w:rsidP="00332D9A">
      <w:pPr>
        <w:pStyle w:val="NoSpacing"/>
        <w:rPr>
          <w:ins w:id="3" w:author="Unknown"/>
          <w:rFonts w:ascii="Times New Roman" w:hAnsi="Times New Roman" w:cs="Times New Roman"/>
          <w:sz w:val="28"/>
          <w:szCs w:val="28"/>
        </w:rPr>
      </w:pPr>
      <w:ins w:id="4" w:author="Unknown">
        <w:r w:rsidRPr="008B0A59">
          <w:rPr>
            <w:rStyle w:val="Strong"/>
            <w:rFonts w:ascii="Times New Roman" w:hAnsi="Times New Roman" w:cs="Times New Roman"/>
            <w:sz w:val="28"/>
            <w:szCs w:val="28"/>
            <w:bdr w:val="none" w:sz="0" w:space="0" w:color="auto" w:frame="1"/>
          </w:rPr>
          <w:t>Output :</w:t>
        </w:r>
        <w:r w:rsidRPr="008B0A59">
          <w:rPr>
            <w:rFonts w:ascii="Times New Roman" w:hAnsi="Times New Roman" w:cs="Times New Roman"/>
            <w:sz w:val="28"/>
            <w:szCs w:val="28"/>
          </w:rPr>
          <w:br/>
          <w:t>First</w:t>
        </w:r>
        <w:r w:rsidRPr="008B0A59">
          <w:rPr>
            <w:rFonts w:ascii="Times New Roman" w:hAnsi="Times New Roman" w:cs="Times New Roman"/>
            <w:sz w:val="28"/>
            <w:szCs w:val="28"/>
          </w:rPr>
          <w:br/>
          <w:t>Second</w:t>
        </w:r>
        <w:r w:rsidRPr="008B0A59">
          <w:rPr>
            <w:rFonts w:ascii="Times New Roman" w:hAnsi="Times New Roman" w:cs="Times New Roman"/>
            <w:sz w:val="28"/>
            <w:szCs w:val="28"/>
          </w:rPr>
          <w:br/>
          <w:t>Third</w:t>
        </w:r>
        <w:r w:rsidRPr="008B0A59">
          <w:rPr>
            <w:rFonts w:ascii="Times New Roman" w:hAnsi="Times New Roman" w:cs="Times New Roman"/>
            <w:sz w:val="28"/>
            <w:szCs w:val="28"/>
          </w:rPr>
          <w:br/>
          <w:t>Fourth</w:t>
        </w:r>
      </w:ins>
    </w:p>
    <w:p w:rsidR="008B0A59" w:rsidRDefault="008B0A59" w:rsidP="00332D9A">
      <w:pPr>
        <w:pStyle w:val="NoSpacing"/>
        <w:rPr>
          <w:rFonts w:ascii="Times New Roman" w:hAnsi="Times New Roman" w:cs="Times New Roman"/>
          <w:sz w:val="28"/>
          <w:szCs w:val="28"/>
        </w:rPr>
      </w:pPr>
    </w:p>
    <w:p w:rsidR="003D6D4E" w:rsidRPr="008B0A59" w:rsidRDefault="003D6D4E" w:rsidP="00332D9A">
      <w:pPr>
        <w:pStyle w:val="NoSpacing"/>
        <w:rPr>
          <w:ins w:id="5" w:author="Unknown"/>
          <w:rFonts w:ascii="Times New Roman" w:hAnsi="Times New Roman" w:cs="Times New Roman"/>
          <w:b/>
          <w:sz w:val="36"/>
          <w:szCs w:val="28"/>
        </w:rPr>
      </w:pPr>
      <w:ins w:id="6" w:author="Unknown">
        <w:r w:rsidRPr="008B0A59">
          <w:rPr>
            <w:rFonts w:ascii="Times New Roman" w:hAnsi="Times New Roman" w:cs="Times New Roman"/>
            <w:b/>
            <w:sz w:val="36"/>
            <w:szCs w:val="28"/>
          </w:rPr>
          <w:t>Nested for-each Loop :</w:t>
        </w:r>
      </w:ins>
    </w:p>
    <w:p w:rsidR="008B0A59" w:rsidRDefault="008B0A59" w:rsidP="00332D9A">
      <w:pPr>
        <w:pStyle w:val="NoSpacing"/>
        <w:rPr>
          <w:rFonts w:ascii="Times New Roman" w:hAnsi="Times New Roman" w:cs="Times New Roman"/>
          <w:sz w:val="28"/>
          <w:szCs w:val="28"/>
        </w:rPr>
      </w:pPr>
    </w:p>
    <w:p w:rsidR="003D6D4E" w:rsidRPr="008B0A59" w:rsidRDefault="003D6D4E" w:rsidP="00332D9A">
      <w:pPr>
        <w:pStyle w:val="NoSpacing"/>
        <w:rPr>
          <w:ins w:id="7" w:author="Unknown"/>
          <w:rFonts w:ascii="Times New Roman" w:hAnsi="Times New Roman" w:cs="Times New Roman"/>
          <w:sz w:val="28"/>
          <w:szCs w:val="28"/>
        </w:rPr>
      </w:pPr>
      <w:ins w:id="8" w:author="Unknown">
        <w:r w:rsidRPr="008B0A59">
          <w:rPr>
            <w:rFonts w:ascii="Times New Roman" w:hAnsi="Times New Roman" w:cs="Times New Roman"/>
            <w:sz w:val="28"/>
            <w:szCs w:val="28"/>
          </w:rPr>
          <w:t>for-each loop can be nested like normal for loop. Here is the example for Nested for-each loop which iterates two dimensional array.</w:t>
        </w:r>
      </w:ins>
    </w:p>
    <w:p w:rsidR="003D6D4E" w:rsidRPr="008B0A59" w:rsidRDefault="003D6D4E" w:rsidP="00332D9A">
      <w:pPr>
        <w:pStyle w:val="NoSpacing"/>
        <w:rPr>
          <w:ins w:id="9" w:author="Unknown"/>
          <w:rFonts w:ascii="Times New Roman" w:hAnsi="Times New Roman" w:cs="Times New Roman"/>
          <w:sz w:val="28"/>
          <w:szCs w:val="28"/>
        </w:rPr>
      </w:pPr>
    </w:p>
    <w:tbl>
      <w:tblPr>
        <w:tblW w:w="10099" w:type="dxa"/>
        <w:tblCellMar>
          <w:left w:w="0" w:type="dxa"/>
          <w:right w:w="0" w:type="dxa"/>
        </w:tblCellMar>
        <w:tblLook w:val="04A0" w:firstRow="1" w:lastRow="0" w:firstColumn="1" w:lastColumn="0" w:noHBand="0" w:noVBand="1"/>
      </w:tblPr>
      <w:tblGrid>
        <w:gridCol w:w="448"/>
        <w:gridCol w:w="9651"/>
      </w:tblGrid>
      <w:tr w:rsidR="003D6D4E" w:rsidRPr="008B0A59" w:rsidTr="003D6D4E">
        <w:tc>
          <w:tcPr>
            <w:tcW w:w="0" w:type="auto"/>
            <w:vAlign w:val="center"/>
            <w:hideMark/>
          </w:tcPr>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p w:rsidR="003D6D4E" w:rsidRPr="008B0A59" w:rsidRDefault="003D6D4E" w:rsidP="00332D9A">
            <w:pPr>
              <w:pStyle w:val="NoSpacing"/>
              <w:rPr>
                <w:rFonts w:ascii="Times New Roman" w:hAnsi="Times New Roman" w:cs="Times New Roman"/>
                <w:sz w:val="28"/>
                <w:szCs w:val="28"/>
              </w:rPr>
            </w:pPr>
          </w:p>
        </w:tc>
        <w:tc>
          <w:tcPr>
            <w:tcW w:w="9651" w:type="dxa"/>
            <w:vAlign w:val="center"/>
            <w:hideMark/>
          </w:tcPr>
          <w:p w:rsidR="003D6D4E" w:rsidRPr="008B0A59" w:rsidRDefault="003D6D4E" w:rsidP="00332D9A">
            <w:pPr>
              <w:pStyle w:val="NoSpacing"/>
              <w:rPr>
                <w:rFonts w:ascii="Times New Roman" w:hAnsi="Times New Roman" w:cs="Times New Roman"/>
                <w:sz w:val="28"/>
                <w:szCs w:val="28"/>
              </w:rPr>
            </w:pPr>
            <w:r w:rsidRPr="008B0A59">
              <w:rPr>
                <w:rStyle w:val="HTMLCode"/>
                <w:rFonts w:ascii="Times New Roman" w:eastAsiaTheme="minorHAnsi" w:hAnsi="Times New Roman" w:cs="Times New Roman"/>
                <w:sz w:val="28"/>
                <w:szCs w:val="28"/>
              </w:rPr>
              <w:lastRenderedPageBreak/>
              <w:t>public</w:t>
            </w:r>
            <w:r w:rsidRPr="008B0A59">
              <w:rPr>
                <w:rFonts w:ascii="Times New Roman" w:hAnsi="Times New Roman" w:cs="Times New Roman"/>
                <w:sz w:val="28"/>
                <w:szCs w:val="28"/>
              </w:rPr>
              <w:t xml:space="preserve"> </w:t>
            </w:r>
            <w:r w:rsidRPr="008B0A59">
              <w:rPr>
                <w:rStyle w:val="HTMLCode"/>
                <w:rFonts w:ascii="Times New Roman" w:eastAsiaTheme="minorHAnsi" w:hAnsi="Times New Roman" w:cs="Times New Roman"/>
                <w:sz w:val="28"/>
                <w:szCs w:val="28"/>
              </w:rPr>
              <w:t>class</w:t>
            </w:r>
            <w:r w:rsidRPr="008B0A59">
              <w:rPr>
                <w:rFonts w:ascii="Times New Roman" w:hAnsi="Times New Roman" w:cs="Times New Roman"/>
                <w:sz w:val="28"/>
                <w:szCs w:val="28"/>
              </w:rPr>
              <w:t xml:space="preserve"> </w:t>
            </w:r>
            <w:r w:rsidRPr="008B0A59">
              <w:rPr>
                <w:rStyle w:val="HTMLCode"/>
                <w:rFonts w:ascii="Times New Roman" w:eastAsiaTheme="minorHAnsi" w:hAnsi="Times New Roman" w:cs="Times New Roman"/>
                <w:sz w:val="28"/>
                <w:szCs w:val="28"/>
              </w:rPr>
              <w:t>ForEachLoop{</w:t>
            </w:r>
          </w:p>
          <w:p w:rsidR="003D6D4E" w:rsidRPr="008B0A59" w:rsidRDefault="003D6D4E" w:rsidP="00332D9A">
            <w:pPr>
              <w:pStyle w:val="NoSpacing"/>
              <w:rPr>
                <w:rFonts w:ascii="Times New Roman" w:hAnsi="Times New Roman" w:cs="Times New Roman"/>
                <w:sz w:val="28"/>
                <w:szCs w:val="28"/>
              </w:rPr>
            </w:pPr>
            <w:r w:rsidRPr="008B0A59">
              <w:rPr>
                <w:rStyle w:val="HTMLCode"/>
                <w:rFonts w:ascii="Times New Roman" w:eastAsiaTheme="minorHAnsi" w:hAnsi="Times New Roman" w:cs="Times New Roman"/>
                <w:sz w:val="28"/>
                <w:szCs w:val="28"/>
              </w:rPr>
              <w:lastRenderedPageBreak/>
              <w:t>    public</w:t>
            </w:r>
            <w:r w:rsidRPr="008B0A59">
              <w:rPr>
                <w:rFonts w:ascii="Times New Roman" w:hAnsi="Times New Roman" w:cs="Times New Roman"/>
                <w:sz w:val="28"/>
                <w:szCs w:val="28"/>
              </w:rPr>
              <w:t xml:space="preserve"> </w:t>
            </w:r>
            <w:r w:rsidRPr="008B0A59">
              <w:rPr>
                <w:rStyle w:val="HTMLCode"/>
                <w:rFonts w:ascii="Times New Roman" w:eastAsiaTheme="minorHAnsi" w:hAnsi="Times New Roman" w:cs="Times New Roman"/>
                <w:sz w:val="28"/>
                <w:szCs w:val="28"/>
              </w:rPr>
              <w:t>static</w:t>
            </w:r>
            <w:r w:rsidRPr="008B0A59">
              <w:rPr>
                <w:rFonts w:ascii="Times New Roman" w:hAnsi="Times New Roman" w:cs="Times New Roman"/>
                <w:sz w:val="28"/>
                <w:szCs w:val="28"/>
              </w:rPr>
              <w:t xml:space="preserve"> </w:t>
            </w:r>
            <w:r w:rsidRPr="008B0A59">
              <w:rPr>
                <w:rStyle w:val="HTMLCode"/>
                <w:rFonts w:ascii="Times New Roman" w:eastAsiaTheme="minorHAnsi" w:hAnsi="Times New Roman" w:cs="Times New Roman"/>
                <w:sz w:val="28"/>
                <w:szCs w:val="28"/>
              </w:rPr>
              <w:t>void</w:t>
            </w:r>
            <w:r w:rsidRPr="008B0A59">
              <w:rPr>
                <w:rFonts w:ascii="Times New Roman" w:hAnsi="Times New Roman" w:cs="Times New Roman"/>
                <w:sz w:val="28"/>
                <w:szCs w:val="28"/>
              </w:rPr>
              <w:t xml:space="preserve"> </w:t>
            </w:r>
            <w:r w:rsidRPr="008B0A59">
              <w:rPr>
                <w:rStyle w:val="HTMLCode"/>
                <w:rFonts w:ascii="Times New Roman" w:eastAsiaTheme="minorHAnsi" w:hAnsi="Times New Roman" w:cs="Times New Roman"/>
                <w:sz w:val="28"/>
                <w:szCs w:val="28"/>
              </w:rPr>
              <w:t>main(String[] args)    {</w:t>
            </w:r>
          </w:p>
          <w:p w:rsidR="003D6D4E" w:rsidRPr="008B0A59" w:rsidRDefault="003D6D4E" w:rsidP="00332D9A">
            <w:pPr>
              <w:pStyle w:val="NoSpacing"/>
              <w:rPr>
                <w:rFonts w:ascii="Times New Roman" w:hAnsi="Times New Roman" w:cs="Times New Roman"/>
                <w:sz w:val="28"/>
                <w:szCs w:val="28"/>
              </w:rPr>
            </w:pPr>
            <w:r w:rsidRPr="008B0A59">
              <w:rPr>
                <w:rStyle w:val="HTMLCode"/>
                <w:rFonts w:ascii="Times New Roman" w:eastAsiaTheme="minorHAnsi" w:hAnsi="Times New Roman" w:cs="Times New Roman"/>
                <w:sz w:val="28"/>
                <w:szCs w:val="28"/>
              </w:rPr>
              <w:t>        //Two Dimensional Array</w:t>
            </w:r>
          </w:p>
          <w:p w:rsidR="003D6D4E" w:rsidRPr="008B0A59" w:rsidRDefault="003D6D4E" w:rsidP="00332D9A">
            <w:pPr>
              <w:pStyle w:val="NoSpacing"/>
              <w:rPr>
                <w:rFonts w:ascii="Times New Roman" w:hAnsi="Times New Roman" w:cs="Times New Roman"/>
                <w:sz w:val="28"/>
                <w:szCs w:val="28"/>
              </w:rPr>
            </w:pPr>
            <w:r w:rsidRPr="008B0A59">
              <w:rPr>
                <w:rStyle w:val="HTMLCode"/>
                <w:rFonts w:ascii="Times New Roman" w:eastAsiaTheme="minorHAnsi" w:hAnsi="Times New Roman" w:cs="Times New Roman"/>
                <w:sz w:val="28"/>
                <w:szCs w:val="28"/>
              </w:rPr>
              <w:t>        int[][] twoDArray = { {1, 2, 3, 4}, {5, 6, 7, 8} };</w:t>
            </w:r>
          </w:p>
          <w:p w:rsidR="003D6D4E" w:rsidRPr="008B0A59" w:rsidRDefault="003D6D4E" w:rsidP="00332D9A">
            <w:pPr>
              <w:pStyle w:val="NoSpacing"/>
              <w:rPr>
                <w:rFonts w:ascii="Times New Roman" w:hAnsi="Times New Roman" w:cs="Times New Roman"/>
                <w:sz w:val="28"/>
                <w:szCs w:val="28"/>
              </w:rPr>
            </w:pPr>
            <w:r w:rsidRPr="008B0A59">
              <w:rPr>
                <w:rFonts w:ascii="Times New Roman" w:hAnsi="Times New Roman" w:cs="Times New Roman"/>
                <w:sz w:val="28"/>
                <w:szCs w:val="28"/>
              </w:rPr>
              <w:t> </w:t>
            </w:r>
            <w:r w:rsidRPr="008B0A59">
              <w:rPr>
                <w:rStyle w:val="HTMLCode"/>
                <w:rFonts w:ascii="Times New Roman" w:eastAsiaTheme="minorHAnsi" w:hAnsi="Times New Roman" w:cs="Times New Roman"/>
                <w:sz w:val="28"/>
                <w:szCs w:val="28"/>
              </w:rPr>
              <w:t>        //iterating every element of twoDArray using for-each loop</w:t>
            </w:r>
          </w:p>
          <w:p w:rsidR="003D6D4E" w:rsidRPr="008B0A59" w:rsidRDefault="003D6D4E" w:rsidP="00332D9A">
            <w:pPr>
              <w:pStyle w:val="NoSpacing"/>
              <w:rPr>
                <w:rFonts w:ascii="Times New Roman" w:hAnsi="Times New Roman" w:cs="Times New Roman"/>
                <w:sz w:val="28"/>
                <w:szCs w:val="28"/>
              </w:rPr>
            </w:pPr>
            <w:r w:rsidRPr="008B0A59">
              <w:rPr>
                <w:rStyle w:val="HTMLCode"/>
                <w:rFonts w:ascii="Times New Roman" w:eastAsiaTheme="minorHAnsi" w:hAnsi="Times New Roman" w:cs="Times New Roman"/>
                <w:sz w:val="28"/>
                <w:szCs w:val="28"/>
              </w:rPr>
              <w:t>        for</w:t>
            </w:r>
            <w:r w:rsidRPr="008B0A59">
              <w:rPr>
                <w:rFonts w:ascii="Times New Roman" w:hAnsi="Times New Roman" w:cs="Times New Roman"/>
                <w:sz w:val="28"/>
                <w:szCs w:val="28"/>
              </w:rPr>
              <w:t xml:space="preserve"> </w:t>
            </w:r>
            <w:r w:rsidRPr="008B0A59">
              <w:rPr>
                <w:rStyle w:val="HTMLCode"/>
                <w:rFonts w:ascii="Times New Roman" w:eastAsiaTheme="minorHAnsi" w:hAnsi="Times New Roman" w:cs="Times New Roman"/>
                <w:sz w:val="28"/>
                <w:szCs w:val="28"/>
              </w:rPr>
              <w:t>(int[] oneDArray : twoDArray){</w:t>
            </w:r>
          </w:p>
          <w:p w:rsidR="003D6D4E" w:rsidRPr="008B0A59" w:rsidRDefault="003D6D4E" w:rsidP="00332D9A">
            <w:pPr>
              <w:pStyle w:val="NoSpacing"/>
              <w:rPr>
                <w:rFonts w:ascii="Times New Roman" w:hAnsi="Times New Roman" w:cs="Times New Roman"/>
                <w:sz w:val="28"/>
                <w:szCs w:val="28"/>
              </w:rPr>
            </w:pPr>
            <w:r w:rsidRPr="008B0A59">
              <w:rPr>
                <w:rStyle w:val="HTMLCode"/>
                <w:rFonts w:ascii="Times New Roman" w:eastAsiaTheme="minorHAnsi" w:hAnsi="Times New Roman" w:cs="Times New Roman"/>
                <w:sz w:val="28"/>
                <w:szCs w:val="28"/>
              </w:rPr>
              <w:t>            System.out.print("[");</w:t>
            </w:r>
            <w:r w:rsidRPr="008B0A59">
              <w:rPr>
                <w:rFonts w:ascii="Times New Roman" w:hAnsi="Times New Roman" w:cs="Times New Roman"/>
                <w:sz w:val="28"/>
                <w:szCs w:val="28"/>
              </w:rPr>
              <w:t> </w:t>
            </w:r>
          </w:p>
          <w:p w:rsidR="003D6D4E" w:rsidRPr="008B0A59" w:rsidRDefault="003D6D4E" w:rsidP="00332D9A">
            <w:pPr>
              <w:pStyle w:val="NoSpacing"/>
              <w:rPr>
                <w:rFonts w:ascii="Times New Roman" w:hAnsi="Times New Roman" w:cs="Times New Roman"/>
                <w:sz w:val="28"/>
                <w:szCs w:val="28"/>
              </w:rPr>
            </w:pPr>
            <w:r w:rsidRPr="008B0A59">
              <w:rPr>
                <w:rStyle w:val="HTMLCode"/>
                <w:rFonts w:ascii="Times New Roman" w:eastAsiaTheme="minorHAnsi" w:hAnsi="Times New Roman" w:cs="Times New Roman"/>
                <w:sz w:val="28"/>
                <w:szCs w:val="28"/>
              </w:rPr>
              <w:t>            //iterating every element of oneDArray using for-each loop</w:t>
            </w:r>
          </w:p>
          <w:p w:rsidR="003D6D4E" w:rsidRPr="008B0A59" w:rsidRDefault="003D6D4E" w:rsidP="00332D9A">
            <w:pPr>
              <w:pStyle w:val="NoSpacing"/>
              <w:rPr>
                <w:rFonts w:ascii="Times New Roman" w:hAnsi="Times New Roman" w:cs="Times New Roman"/>
                <w:sz w:val="28"/>
                <w:szCs w:val="28"/>
              </w:rPr>
            </w:pPr>
            <w:r w:rsidRPr="008B0A59">
              <w:rPr>
                <w:rStyle w:val="HTMLCode"/>
                <w:rFonts w:ascii="Times New Roman" w:eastAsiaTheme="minorHAnsi" w:hAnsi="Times New Roman" w:cs="Times New Roman"/>
                <w:sz w:val="28"/>
                <w:szCs w:val="28"/>
              </w:rPr>
              <w:t>            for</w:t>
            </w:r>
            <w:r w:rsidRPr="008B0A59">
              <w:rPr>
                <w:rFonts w:ascii="Times New Roman" w:hAnsi="Times New Roman" w:cs="Times New Roman"/>
                <w:sz w:val="28"/>
                <w:szCs w:val="28"/>
              </w:rPr>
              <w:t xml:space="preserve"> </w:t>
            </w:r>
            <w:r w:rsidRPr="008B0A59">
              <w:rPr>
                <w:rStyle w:val="HTMLCode"/>
                <w:rFonts w:ascii="Times New Roman" w:eastAsiaTheme="minorHAnsi" w:hAnsi="Times New Roman" w:cs="Times New Roman"/>
                <w:sz w:val="28"/>
                <w:szCs w:val="28"/>
              </w:rPr>
              <w:t>(int</w:t>
            </w:r>
            <w:r w:rsidRPr="008B0A59">
              <w:rPr>
                <w:rFonts w:ascii="Times New Roman" w:hAnsi="Times New Roman" w:cs="Times New Roman"/>
                <w:sz w:val="28"/>
                <w:szCs w:val="28"/>
              </w:rPr>
              <w:t xml:space="preserve"> </w:t>
            </w:r>
            <w:r w:rsidRPr="008B0A59">
              <w:rPr>
                <w:rStyle w:val="HTMLCode"/>
                <w:rFonts w:ascii="Times New Roman" w:eastAsiaTheme="minorHAnsi" w:hAnsi="Times New Roman" w:cs="Times New Roman"/>
                <w:sz w:val="28"/>
                <w:szCs w:val="28"/>
              </w:rPr>
              <w:t>i : oneDArray)            {</w:t>
            </w:r>
          </w:p>
          <w:p w:rsidR="003D6D4E" w:rsidRPr="008B0A59" w:rsidRDefault="003D6D4E" w:rsidP="00332D9A">
            <w:pPr>
              <w:pStyle w:val="NoSpacing"/>
              <w:rPr>
                <w:rFonts w:ascii="Times New Roman" w:hAnsi="Times New Roman" w:cs="Times New Roman"/>
                <w:sz w:val="28"/>
                <w:szCs w:val="28"/>
              </w:rPr>
            </w:pPr>
            <w:r w:rsidRPr="008B0A59">
              <w:rPr>
                <w:rStyle w:val="HTMLCode"/>
                <w:rFonts w:ascii="Times New Roman" w:eastAsiaTheme="minorHAnsi" w:hAnsi="Times New Roman" w:cs="Times New Roman"/>
                <w:sz w:val="28"/>
                <w:szCs w:val="28"/>
              </w:rPr>
              <w:t>                System.out.print(i+"\t");</w:t>
            </w:r>
          </w:p>
          <w:p w:rsidR="003D6D4E" w:rsidRPr="008B0A59" w:rsidRDefault="003D6D4E" w:rsidP="00332D9A">
            <w:pPr>
              <w:pStyle w:val="NoSpacing"/>
              <w:rPr>
                <w:rFonts w:ascii="Times New Roman" w:hAnsi="Times New Roman" w:cs="Times New Roman"/>
                <w:sz w:val="28"/>
                <w:szCs w:val="28"/>
              </w:rPr>
            </w:pPr>
            <w:r w:rsidRPr="008B0A59">
              <w:rPr>
                <w:rStyle w:val="HTMLCode"/>
                <w:rFonts w:ascii="Times New Roman" w:eastAsiaTheme="minorHAnsi" w:hAnsi="Times New Roman" w:cs="Times New Roman"/>
                <w:sz w:val="28"/>
                <w:szCs w:val="28"/>
              </w:rPr>
              <w:t>            }</w:t>
            </w:r>
          </w:p>
          <w:p w:rsidR="003D6D4E" w:rsidRPr="008B0A59" w:rsidRDefault="003D6D4E" w:rsidP="00332D9A">
            <w:pPr>
              <w:pStyle w:val="NoSpacing"/>
              <w:rPr>
                <w:rFonts w:ascii="Times New Roman" w:hAnsi="Times New Roman" w:cs="Times New Roman"/>
                <w:sz w:val="28"/>
                <w:szCs w:val="28"/>
              </w:rPr>
            </w:pPr>
            <w:r w:rsidRPr="008B0A59">
              <w:rPr>
                <w:rStyle w:val="HTMLCode"/>
                <w:rFonts w:ascii="Times New Roman" w:eastAsiaTheme="minorHAnsi" w:hAnsi="Times New Roman" w:cs="Times New Roman"/>
                <w:sz w:val="28"/>
                <w:szCs w:val="28"/>
              </w:rPr>
              <w:t>            System.out.println("]");</w:t>
            </w:r>
          </w:p>
          <w:p w:rsidR="003D6D4E" w:rsidRPr="008B0A59" w:rsidRDefault="003D6D4E" w:rsidP="00332D9A">
            <w:pPr>
              <w:pStyle w:val="NoSpacing"/>
              <w:rPr>
                <w:rFonts w:ascii="Times New Roman" w:hAnsi="Times New Roman" w:cs="Times New Roman"/>
                <w:sz w:val="28"/>
                <w:szCs w:val="28"/>
              </w:rPr>
            </w:pPr>
            <w:r w:rsidRPr="008B0A59">
              <w:rPr>
                <w:rStyle w:val="HTMLCode"/>
                <w:rFonts w:ascii="Times New Roman" w:eastAsiaTheme="minorHAnsi" w:hAnsi="Times New Roman" w:cs="Times New Roman"/>
                <w:sz w:val="28"/>
                <w:szCs w:val="28"/>
              </w:rPr>
              <w:t>        }</w:t>
            </w:r>
          </w:p>
          <w:p w:rsidR="003D6D4E" w:rsidRPr="008B0A59" w:rsidRDefault="003D6D4E" w:rsidP="00332D9A">
            <w:pPr>
              <w:pStyle w:val="NoSpacing"/>
              <w:rPr>
                <w:rFonts w:ascii="Times New Roman" w:hAnsi="Times New Roman" w:cs="Times New Roman"/>
                <w:sz w:val="28"/>
                <w:szCs w:val="28"/>
              </w:rPr>
            </w:pPr>
            <w:r w:rsidRPr="008B0A59">
              <w:rPr>
                <w:rStyle w:val="HTMLCode"/>
                <w:rFonts w:ascii="Times New Roman" w:eastAsiaTheme="minorHAnsi" w:hAnsi="Times New Roman" w:cs="Times New Roman"/>
                <w:sz w:val="28"/>
                <w:szCs w:val="28"/>
              </w:rPr>
              <w:t>    }</w:t>
            </w:r>
          </w:p>
          <w:p w:rsidR="003D6D4E" w:rsidRPr="008B0A59" w:rsidRDefault="003D6D4E" w:rsidP="00332D9A">
            <w:pPr>
              <w:pStyle w:val="NoSpacing"/>
              <w:rPr>
                <w:rFonts w:ascii="Times New Roman" w:hAnsi="Times New Roman" w:cs="Times New Roman"/>
                <w:sz w:val="28"/>
                <w:szCs w:val="28"/>
              </w:rPr>
            </w:pPr>
            <w:r w:rsidRPr="008B0A59">
              <w:rPr>
                <w:rStyle w:val="HTMLCode"/>
                <w:rFonts w:ascii="Times New Roman" w:eastAsiaTheme="minorHAnsi" w:hAnsi="Times New Roman" w:cs="Times New Roman"/>
                <w:sz w:val="28"/>
                <w:szCs w:val="28"/>
              </w:rPr>
              <w:t>}</w:t>
            </w:r>
          </w:p>
        </w:tc>
      </w:tr>
      <w:tr w:rsidR="008B0A59" w:rsidRPr="008B0A59" w:rsidTr="003D6D4E">
        <w:tc>
          <w:tcPr>
            <w:tcW w:w="0" w:type="auto"/>
            <w:vAlign w:val="center"/>
          </w:tcPr>
          <w:p w:rsidR="008B0A59" w:rsidRPr="008B0A59" w:rsidRDefault="008B0A59" w:rsidP="00332D9A">
            <w:pPr>
              <w:pStyle w:val="NoSpacing"/>
              <w:rPr>
                <w:rFonts w:ascii="Times New Roman" w:hAnsi="Times New Roman" w:cs="Times New Roman"/>
                <w:sz w:val="28"/>
                <w:szCs w:val="28"/>
              </w:rPr>
            </w:pPr>
          </w:p>
        </w:tc>
        <w:tc>
          <w:tcPr>
            <w:tcW w:w="9651" w:type="dxa"/>
            <w:vAlign w:val="center"/>
          </w:tcPr>
          <w:p w:rsidR="008B0A59" w:rsidRPr="008B0A59" w:rsidRDefault="008B0A59" w:rsidP="00332D9A">
            <w:pPr>
              <w:pStyle w:val="NoSpacing"/>
              <w:rPr>
                <w:rStyle w:val="HTMLCode"/>
                <w:rFonts w:ascii="Times New Roman" w:eastAsiaTheme="minorHAnsi" w:hAnsi="Times New Roman" w:cs="Times New Roman"/>
                <w:sz w:val="28"/>
                <w:szCs w:val="28"/>
              </w:rPr>
            </w:pPr>
          </w:p>
        </w:tc>
      </w:tr>
    </w:tbl>
    <w:p w:rsidR="008B0A59" w:rsidRDefault="003D6D4E" w:rsidP="00332D9A">
      <w:pPr>
        <w:pStyle w:val="NoSpacing"/>
        <w:rPr>
          <w:rFonts w:ascii="Times New Roman" w:hAnsi="Times New Roman" w:cs="Times New Roman"/>
          <w:sz w:val="28"/>
          <w:szCs w:val="28"/>
        </w:rPr>
      </w:pPr>
      <w:ins w:id="10" w:author="Unknown">
        <w:r w:rsidRPr="008B0A59">
          <w:rPr>
            <w:rStyle w:val="Strong"/>
            <w:rFonts w:ascii="Times New Roman" w:hAnsi="Times New Roman" w:cs="Times New Roman"/>
            <w:sz w:val="28"/>
            <w:szCs w:val="28"/>
            <w:bdr w:val="none" w:sz="0" w:space="0" w:color="auto" w:frame="1"/>
          </w:rPr>
          <w:t>Output :</w:t>
        </w:r>
        <w:r w:rsidRPr="008B0A59">
          <w:rPr>
            <w:rFonts w:ascii="Times New Roman" w:hAnsi="Times New Roman" w:cs="Times New Roman"/>
            <w:sz w:val="28"/>
            <w:szCs w:val="28"/>
          </w:rPr>
          <w:br/>
          <w:t>[1 2 3 4 ]</w:t>
        </w:r>
        <w:r w:rsidRPr="008B0A59">
          <w:rPr>
            <w:rFonts w:ascii="Times New Roman" w:hAnsi="Times New Roman" w:cs="Times New Roman"/>
            <w:sz w:val="28"/>
            <w:szCs w:val="28"/>
          </w:rPr>
          <w:br/>
          <w:t>[5 6 7 8 ]</w:t>
        </w:r>
      </w:ins>
    </w:p>
    <w:p w:rsidR="008B0A59" w:rsidRPr="008B0A59" w:rsidRDefault="008B0A59" w:rsidP="00332D9A">
      <w:pPr>
        <w:pStyle w:val="NoSpacing"/>
        <w:rPr>
          <w:ins w:id="11" w:author="Unknown"/>
          <w:rFonts w:ascii="Times New Roman" w:hAnsi="Times New Roman" w:cs="Times New Roman"/>
          <w:sz w:val="28"/>
          <w:szCs w:val="28"/>
        </w:rPr>
      </w:pPr>
    </w:p>
    <w:p w:rsidR="003D6D4E" w:rsidRPr="008B0A59" w:rsidRDefault="003D6D4E" w:rsidP="00332D9A">
      <w:pPr>
        <w:pStyle w:val="NoSpacing"/>
        <w:rPr>
          <w:ins w:id="12" w:author="Unknown"/>
          <w:rFonts w:ascii="Times New Roman" w:hAnsi="Times New Roman" w:cs="Times New Roman"/>
          <w:b/>
          <w:sz w:val="28"/>
          <w:szCs w:val="28"/>
        </w:rPr>
      </w:pPr>
      <w:ins w:id="13" w:author="Unknown">
        <w:r w:rsidRPr="008B0A59">
          <w:rPr>
            <w:rFonts w:ascii="Times New Roman" w:hAnsi="Times New Roman" w:cs="Times New Roman"/>
            <w:b/>
            <w:sz w:val="28"/>
            <w:szCs w:val="28"/>
          </w:rPr>
          <w:t>Advantages of for-each loop :</w:t>
        </w:r>
      </w:ins>
    </w:p>
    <w:p w:rsidR="008B0A59" w:rsidRDefault="008B0A59" w:rsidP="00332D9A">
      <w:pPr>
        <w:pStyle w:val="NoSpacing"/>
        <w:rPr>
          <w:rFonts w:ascii="Times New Roman" w:hAnsi="Times New Roman" w:cs="Times New Roman"/>
          <w:sz w:val="28"/>
          <w:szCs w:val="28"/>
        </w:rPr>
      </w:pPr>
    </w:p>
    <w:p w:rsidR="003D6D4E" w:rsidRPr="008B0A59" w:rsidRDefault="003D6D4E" w:rsidP="00332D9A">
      <w:pPr>
        <w:pStyle w:val="NoSpacing"/>
        <w:rPr>
          <w:ins w:id="14" w:author="Unknown"/>
          <w:rFonts w:ascii="Times New Roman" w:hAnsi="Times New Roman" w:cs="Times New Roman"/>
          <w:sz w:val="28"/>
          <w:szCs w:val="28"/>
        </w:rPr>
      </w:pPr>
      <w:ins w:id="15" w:author="Unknown">
        <w:r w:rsidRPr="008B0A59">
          <w:rPr>
            <w:rFonts w:ascii="Times New Roman" w:hAnsi="Times New Roman" w:cs="Times New Roman"/>
            <w:sz w:val="28"/>
            <w:szCs w:val="28"/>
          </w:rPr>
          <w:t>You need not to specify the initialization, condition and increment or decrement as you specify in the normal for loop.</w:t>
        </w:r>
      </w:ins>
    </w:p>
    <w:p w:rsidR="003D6D4E" w:rsidRPr="008B0A59" w:rsidRDefault="003D6D4E" w:rsidP="00332D9A">
      <w:pPr>
        <w:pStyle w:val="NoSpacing"/>
        <w:rPr>
          <w:ins w:id="16" w:author="Unknown"/>
          <w:rFonts w:ascii="Times New Roman" w:hAnsi="Times New Roman" w:cs="Times New Roman"/>
          <w:sz w:val="28"/>
          <w:szCs w:val="28"/>
        </w:rPr>
      </w:pPr>
      <w:ins w:id="17" w:author="Unknown">
        <w:r w:rsidRPr="008B0A59">
          <w:rPr>
            <w:rFonts w:ascii="Times New Roman" w:hAnsi="Times New Roman" w:cs="Times New Roman"/>
            <w:sz w:val="28"/>
            <w:szCs w:val="28"/>
          </w:rPr>
          <w:t>It increases the readability of the code.</w:t>
        </w:r>
      </w:ins>
    </w:p>
    <w:p w:rsidR="008B0A59" w:rsidRDefault="008B0A59" w:rsidP="00332D9A">
      <w:pPr>
        <w:pStyle w:val="NoSpacing"/>
        <w:rPr>
          <w:rFonts w:ascii="Times New Roman" w:hAnsi="Times New Roman" w:cs="Times New Roman"/>
          <w:sz w:val="28"/>
          <w:szCs w:val="28"/>
        </w:rPr>
      </w:pPr>
    </w:p>
    <w:p w:rsidR="003D6D4E" w:rsidRPr="008B0A59" w:rsidRDefault="003D6D4E" w:rsidP="00332D9A">
      <w:pPr>
        <w:pStyle w:val="NoSpacing"/>
        <w:rPr>
          <w:ins w:id="18" w:author="Unknown"/>
          <w:rFonts w:ascii="Times New Roman" w:hAnsi="Times New Roman" w:cs="Times New Roman"/>
          <w:b/>
          <w:sz w:val="28"/>
          <w:szCs w:val="28"/>
        </w:rPr>
      </w:pPr>
      <w:ins w:id="19" w:author="Unknown">
        <w:r w:rsidRPr="008B0A59">
          <w:rPr>
            <w:rFonts w:ascii="Times New Roman" w:hAnsi="Times New Roman" w:cs="Times New Roman"/>
            <w:b/>
            <w:sz w:val="28"/>
            <w:szCs w:val="28"/>
          </w:rPr>
          <w:t>Disadvantages Of for-each loop :</w:t>
        </w:r>
      </w:ins>
    </w:p>
    <w:p w:rsidR="008B0A59" w:rsidRDefault="008B0A59" w:rsidP="00332D9A">
      <w:pPr>
        <w:pStyle w:val="NoSpacing"/>
        <w:rPr>
          <w:rFonts w:ascii="Times New Roman" w:hAnsi="Times New Roman" w:cs="Times New Roman"/>
          <w:sz w:val="28"/>
          <w:szCs w:val="28"/>
        </w:rPr>
      </w:pPr>
    </w:p>
    <w:p w:rsidR="003D6D4E" w:rsidRPr="008B0A59" w:rsidRDefault="003D6D4E" w:rsidP="00332D9A">
      <w:pPr>
        <w:pStyle w:val="NoSpacing"/>
        <w:rPr>
          <w:ins w:id="20" w:author="Unknown"/>
          <w:rFonts w:ascii="Times New Roman" w:hAnsi="Times New Roman" w:cs="Times New Roman"/>
          <w:sz w:val="28"/>
          <w:szCs w:val="28"/>
        </w:rPr>
      </w:pPr>
      <w:ins w:id="21" w:author="Unknown">
        <w:r w:rsidRPr="008B0A59">
          <w:rPr>
            <w:rFonts w:ascii="Times New Roman" w:hAnsi="Times New Roman" w:cs="Times New Roman"/>
            <w:sz w:val="28"/>
            <w:szCs w:val="28"/>
          </w:rPr>
          <w:t>You can’t iterate only few elements of an array or collection using for-each loop.</w:t>
        </w:r>
      </w:ins>
    </w:p>
    <w:p w:rsidR="0084436E" w:rsidRPr="008B0A59" w:rsidRDefault="0084436E" w:rsidP="00332D9A">
      <w:pPr>
        <w:pStyle w:val="NoSpacing"/>
        <w:pBdr>
          <w:bottom w:val="single" w:sz="6" w:space="1" w:color="auto"/>
        </w:pBdr>
        <w:rPr>
          <w:rFonts w:ascii="Times New Roman" w:hAnsi="Times New Roman" w:cs="Times New Roman"/>
          <w:sz w:val="28"/>
          <w:szCs w:val="28"/>
        </w:rPr>
      </w:pPr>
    </w:p>
    <w:p w:rsidR="00E42690" w:rsidRPr="00E42690" w:rsidRDefault="00E42690" w:rsidP="00E42690">
      <w:pPr>
        <w:spacing w:before="2" w:after="2" w:line="288" w:lineRule="exact"/>
        <w:rPr>
          <w:rFonts w:ascii="Times New Roman" w:hAnsi="Times New Roman" w:cs="Times New Roman"/>
          <w:b/>
          <w:sz w:val="28"/>
          <w:szCs w:val="28"/>
          <w:u w:val="single"/>
        </w:rPr>
      </w:pPr>
      <w:r w:rsidRPr="00E42690">
        <w:rPr>
          <w:rFonts w:ascii="Times New Roman" w:hAnsi="Times New Roman" w:cs="Times New Roman"/>
          <w:b/>
          <w:sz w:val="28"/>
          <w:szCs w:val="28"/>
          <w:u w:val="single"/>
        </w:rPr>
        <w:t>//wap to demo on continue  statement</w:t>
      </w:r>
    </w:p>
    <w:p w:rsidR="00E42690" w:rsidRDefault="00E42690" w:rsidP="00E42690">
      <w:pPr>
        <w:spacing w:before="2" w:after="2" w:line="288" w:lineRule="exact"/>
        <w:rPr>
          <w:rFonts w:ascii="Times New Roman" w:hAnsi="Times New Roman" w:cs="Times New Roman"/>
          <w:sz w:val="28"/>
          <w:szCs w:val="28"/>
        </w:rPr>
      </w:pPr>
    </w:p>
    <w:p w:rsidR="00E42690" w:rsidRPr="00E42690" w:rsidRDefault="00E42690" w:rsidP="00E42690">
      <w:pPr>
        <w:spacing w:before="2" w:after="2" w:line="288" w:lineRule="exact"/>
        <w:ind w:left="720"/>
        <w:rPr>
          <w:rFonts w:ascii="Times New Roman" w:hAnsi="Times New Roman" w:cs="Times New Roman"/>
          <w:sz w:val="28"/>
          <w:szCs w:val="28"/>
        </w:rPr>
      </w:pPr>
      <w:r w:rsidRPr="00E42690">
        <w:rPr>
          <w:rFonts w:ascii="Times New Roman" w:hAnsi="Times New Roman" w:cs="Times New Roman"/>
          <w:sz w:val="28"/>
          <w:szCs w:val="28"/>
        </w:rPr>
        <w:t>class    ContinueDemo{</w:t>
      </w:r>
    </w:p>
    <w:p w:rsidR="00E42690" w:rsidRPr="00E42690" w:rsidRDefault="00E42690" w:rsidP="00E42690">
      <w:pPr>
        <w:spacing w:before="2" w:after="2" w:line="288" w:lineRule="exact"/>
        <w:ind w:left="720"/>
        <w:rPr>
          <w:rFonts w:ascii="Times New Roman" w:hAnsi="Times New Roman" w:cs="Times New Roman"/>
          <w:sz w:val="28"/>
          <w:szCs w:val="28"/>
        </w:rPr>
      </w:pPr>
      <w:r w:rsidRPr="00E42690">
        <w:rPr>
          <w:rFonts w:ascii="Times New Roman" w:hAnsi="Times New Roman" w:cs="Times New Roman"/>
          <w:sz w:val="28"/>
          <w:szCs w:val="28"/>
        </w:rPr>
        <w:t>public  static  void  main(String args[]){</w:t>
      </w:r>
    </w:p>
    <w:p w:rsidR="00E42690" w:rsidRPr="00E42690" w:rsidRDefault="00E42690" w:rsidP="00E42690">
      <w:pPr>
        <w:spacing w:before="2" w:after="2" w:line="288" w:lineRule="exact"/>
        <w:ind w:left="720"/>
        <w:rPr>
          <w:rFonts w:ascii="Times New Roman" w:hAnsi="Times New Roman" w:cs="Times New Roman"/>
          <w:sz w:val="28"/>
          <w:szCs w:val="28"/>
        </w:rPr>
      </w:pPr>
      <w:r w:rsidRPr="00E42690">
        <w:rPr>
          <w:rFonts w:ascii="Times New Roman" w:hAnsi="Times New Roman" w:cs="Times New Roman"/>
          <w:sz w:val="28"/>
          <w:szCs w:val="28"/>
        </w:rPr>
        <w:t>for(int i=1;i&lt;=15;i++){</w:t>
      </w:r>
    </w:p>
    <w:p w:rsidR="00E42690" w:rsidRPr="00E42690" w:rsidRDefault="00E42690" w:rsidP="00E42690">
      <w:pPr>
        <w:spacing w:before="2" w:after="2" w:line="288" w:lineRule="exact"/>
        <w:ind w:left="720" w:firstLine="720"/>
        <w:rPr>
          <w:rFonts w:ascii="Times New Roman" w:hAnsi="Times New Roman" w:cs="Times New Roman"/>
          <w:sz w:val="28"/>
          <w:szCs w:val="28"/>
        </w:rPr>
      </w:pPr>
      <w:r w:rsidRPr="00E42690">
        <w:rPr>
          <w:rFonts w:ascii="Times New Roman" w:hAnsi="Times New Roman" w:cs="Times New Roman"/>
          <w:sz w:val="28"/>
          <w:szCs w:val="28"/>
        </w:rPr>
        <w:t xml:space="preserve">  if(i==2||i==7||i==11){</w:t>
      </w:r>
    </w:p>
    <w:p w:rsidR="00E42690" w:rsidRPr="00E42690" w:rsidRDefault="00E42690" w:rsidP="00E42690">
      <w:pPr>
        <w:spacing w:before="2" w:after="2" w:line="288" w:lineRule="exact"/>
        <w:ind w:left="720"/>
        <w:rPr>
          <w:rFonts w:ascii="Times New Roman" w:hAnsi="Times New Roman" w:cs="Times New Roman"/>
          <w:sz w:val="28"/>
          <w:szCs w:val="28"/>
        </w:rPr>
      </w:pPr>
      <w:r w:rsidRPr="00E42690">
        <w:rPr>
          <w:rFonts w:ascii="Times New Roman" w:hAnsi="Times New Roman" w:cs="Times New Roman"/>
          <w:sz w:val="28"/>
          <w:szCs w:val="28"/>
        </w:rPr>
        <w:lastRenderedPageBreak/>
        <w:t xml:space="preserve">   </w:t>
      </w:r>
      <w:r>
        <w:rPr>
          <w:rFonts w:ascii="Times New Roman" w:hAnsi="Times New Roman" w:cs="Times New Roman"/>
          <w:sz w:val="28"/>
          <w:szCs w:val="28"/>
        </w:rPr>
        <w:tab/>
      </w:r>
      <w:r>
        <w:rPr>
          <w:rFonts w:ascii="Times New Roman" w:hAnsi="Times New Roman" w:cs="Times New Roman"/>
          <w:sz w:val="28"/>
          <w:szCs w:val="28"/>
        </w:rPr>
        <w:tab/>
      </w:r>
      <w:r w:rsidRPr="00E42690">
        <w:rPr>
          <w:rFonts w:ascii="Times New Roman" w:hAnsi="Times New Roman" w:cs="Times New Roman"/>
          <w:sz w:val="28"/>
          <w:szCs w:val="28"/>
        </w:rPr>
        <w:t>continue;</w:t>
      </w:r>
    </w:p>
    <w:p w:rsidR="00E42690" w:rsidRPr="00E42690" w:rsidRDefault="00E42690" w:rsidP="00E42690">
      <w:pPr>
        <w:spacing w:before="2" w:after="2" w:line="288" w:lineRule="exact"/>
        <w:ind w:left="720"/>
        <w:rPr>
          <w:rFonts w:ascii="Times New Roman" w:hAnsi="Times New Roman" w:cs="Times New Roman"/>
          <w:sz w:val="28"/>
          <w:szCs w:val="28"/>
        </w:rPr>
      </w:pPr>
      <w:r w:rsidRPr="00E42690">
        <w:rPr>
          <w:rFonts w:ascii="Times New Roman" w:hAnsi="Times New Roman" w:cs="Times New Roman"/>
          <w:sz w:val="28"/>
          <w:szCs w:val="28"/>
        </w:rPr>
        <w:t xml:space="preserve">   </w:t>
      </w:r>
      <w:r>
        <w:rPr>
          <w:rFonts w:ascii="Times New Roman" w:hAnsi="Times New Roman" w:cs="Times New Roman"/>
          <w:sz w:val="28"/>
          <w:szCs w:val="28"/>
        </w:rPr>
        <w:tab/>
      </w:r>
      <w:r w:rsidRPr="00E42690">
        <w:rPr>
          <w:rFonts w:ascii="Times New Roman" w:hAnsi="Times New Roman" w:cs="Times New Roman"/>
          <w:sz w:val="28"/>
          <w:szCs w:val="28"/>
        </w:rPr>
        <w:t>}</w:t>
      </w:r>
    </w:p>
    <w:p w:rsidR="00E42690" w:rsidRPr="00E42690" w:rsidRDefault="00E42690" w:rsidP="00E42690">
      <w:pPr>
        <w:spacing w:before="2" w:after="2" w:line="288" w:lineRule="exact"/>
        <w:ind w:left="720"/>
        <w:rPr>
          <w:rFonts w:ascii="Times New Roman" w:hAnsi="Times New Roman" w:cs="Times New Roman"/>
          <w:sz w:val="28"/>
          <w:szCs w:val="28"/>
        </w:rPr>
      </w:pPr>
      <w:r w:rsidRPr="00E42690">
        <w:rPr>
          <w:rFonts w:ascii="Times New Roman" w:hAnsi="Times New Roman" w:cs="Times New Roman"/>
          <w:sz w:val="28"/>
          <w:szCs w:val="28"/>
        </w:rPr>
        <w:t xml:space="preserve">  </w:t>
      </w:r>
      <w:r>
        <w:rPr>
          <w:rFonts w:ascii="Times New Roman" w:hAnsi="Times New Roman" w:cs="Times New Roman"/>
          <w:sz w:val="28"/>
          <w:szCs w:val="28"/>
        </w:rPr>
        <w:tab/>
      </w:r>
      <w:r w:rsidRPr="00E42690">
        <w:rPr>
          <w:rFonts w:ascii="Times New Roman" w:hAnsi="Times New Roman" w:cs="Times New Roman"/>
          <w:sz w:val="28"/>
          <w:szCs w:val="28"/>
        </w:rPr>
        <w:t>System.out.println(i);</w:t>
      </w:r>
    </w:p>
    <w:p w:rsidR="00E42690" w:rsidRPr="00E42690" w:rsidRDefault="00E42690" w:rsidP="00E42690">
      <w:pPr>
        <w:spacing w:before="2" w:after="2" w:line="288" w:lineRule="exact"/>
        <w:ind w:left="720"/>
        <w:rPr>
          <w:rFonts w:ascii="Times New Roman" w:hAnsi="Times New Roman" w:cs="Times New Roman"/>
          <w:sz w:val="28"/>
          <w:szCs w:val="28"/>
        </w:rPr>
      </w:pPr>
      <w:r w:rsidRPr="00E42690">
        <w:rPr>
          <w:rFonts w:ascii="Times New Roman" w:hAnsi="Times New Roman" w:cs="Times New Roman"/>
          <w:sz w:val="28"/>
          <w:szCs w:val="28"/>
        </w:rPr>
        <w:t xml:space="preserve">   </w:t>
      </w:r>
      <w:r>
        <w:rPr>
          <w:rFonts w:ascii="Times New Roman" w:hAnsi="Times New Roman" w:cs="Times New Roman"/>
          <w:sz w:val="28"/>
          <w:szCs w:val="28"/>
        </w:rPr>
        <w:tab/>
      </w:r>
      <w:r w:rsidRPr="00E42690">
        <w:rPr>
          <w:rFonts w:ascii="Times New Roman" w:hAnsi="Times New Roman" w:cs="Times New Roman"/>
          <w:sz w:val="28"/>
          <w:szCs w:val="28"/>
        </w:rPr>
        <w:t>}</w:t>
      </w:r>
    </w:p>
    <w:p w:rsidR="00E42690" w:rsidRPr="00E42690" w:rsidRDefault="00E42690" w:rsidP="00E42690">
      <w:pPr>
        <w:spacing w:before="2" w:after="2" w:line="288" w:lineRule="exact"/>
        <w:ind w:left="720"/>
        <w:rPr>
          <w:rFonts w:ascii="Times New Roman" w:hAnsi="Times New Roman" w:cs="Times New Roman"/>
          <w:sz w:val="28"/>
          <w:szCs w:val="28"/>
        </w:rPr>
      </w:pPr>
      <w:r w:rsidRPr="00E42690">
        <w:rPr>
          <w:rFonts w:ascii="Times New Roman" w:hAnsi="Times New Roman" w:cs="Times New Roman"/>
          <w:sz w:val="28"/>
          <w:szCs w:val="28"/>
        </w:rPr>
        <w:t xml:space="preserve">  }</w:t>
      </w:r>
    </w:p>
    <w:p w:rsidR="00E42690" w:rsidRPr="00E42690" w:rsidRDefault="00E42690" w:rsidP="00E42690">
      <w:pPr>
        <w:spacing w:before="2" w:after="2" w:line="288" w:lineRule="exact"/>
        <w:ind w:left="720"/>
        <w:rPr>
          <w:rFonts w:ascii="Times New Roman" w:hAnsi="Times New Roman" w:cs="Times New Roman"/>
          <w:sz w:val="28"/>
          <w:szCs w:val="28"/>
        </w:rPr>
      </w:pPr>
      <w:r w:rsidRPr="00E42690">
        <w:rPr>
          <w:rFonts w:ascii="Times New Roman" w:hAnsi="Times New Roman" w:cs="Times New Roman"/>
          <w:sz w:val="28"/>
          <w:szCs w:val="28"/>
        </w:rPr>
        <w:t>}</w:t>
      </w:r>
    </w:p>
    <w:p w:rsidR="00E42690" w:rsidRPr="00E42690" w:rsidRDefault="00E42690" w:rsidP="00E42690">
      <w:pPr>
        <w:spacing w:before="2" w:after="2" w:line="288" w:lineRule="exact"/>
        <w:rPr>
          <w:rFonts w:ascii="Times New Roman" w:hAnsi="Times New Roman" w:cs="Times New Roman"/>
          <w:b/>
          <w:bCs/>
          <w:iCs/>
          <w:sz w:val="28"/>
          <w:szCs w:val="28"/>
          <w:u w:val="single"/>
        </w:rPr>
      </w:pPr>
      <w:r w:rsidRPr="00E42690">
        <w:rPr>
          <w:rFonts w:ascii="Times New Roman" w:hAnsi="Times New Roman" w:cs="Times New Roman"/>
          <w:b/>
          <w:bCs/>
          <w:iCs/>
          <w:sz w:val="28"/>
          <w:szCs w:val="28"/>
          <w:u w:val="single"/>
        </w:rPr>
        <w:t>Note:</w:t>
      </w:r>
    </w:p>
    <w:p w:rsidR="00E42690" w:rsidRPr="00E42690" w:rsidRDefault="00E42690" w:rsidP="00E42690">
      <w:pPr>
        <w:spacing w:before="2" w:after="2" w:line="288" w:lineRule="exact"/>
        <w:rPr>
          <w:rFonts w:ascii="Times New Roman" w:hAnsi="Times New Roman" w:cs="Times New Roman"/>
          <w:sz w:val="28"/>
          <w:szCs w:val="28"/>
        </w:rPr>
      </w:pPr>
      <w:r>
        <w:rPr>
          <w:rFonts w:ascii="Times New Roman" w:hAnsi="Times New Roman" w:cs="Times New Roman"/>
          <w:sz w:val="28"/>
          <w:szCs w:val="28"/>
        </w:rPr>
        <w:t xml:space="preserve">   I</w:t>
      </w:r>
      <w:r w:rsidRPr="00E42690">
        <w:rPr>
          <w:rFonts w:ascii="Times New Roman" w:hAnsi="Times New Roman" w:cs="Times New Roman"/>
          <w:sz w:val="28"/>
          <w:szCs w:val="28"/>
        </w:rPr>
        <w:t>t is allways recommended to write continue statement using if statement.</w:t>
      </w:r>
    </w:p>
    <w:p w:rsidR="00E42690" w:rsidRDefault="00E42690" w:rsidP="00E42690">
      <w:pPr>
        <w:spacing w:before="2" w:after="2" w:line="288" w:lineRule="exact"/>
        <w:rPr>
          <w:rFonts w:ascii="Times New Roman" w:hAnsi="Times New Roman" w:cs="Times New Roman"/>
          <w:b/>
          <w:bCs/>
          <w:sz w:val="28"/>
          <w:szCs w:val="28"/>
          <w:u w:val="single"/>
        </w:rPr>
      </w:pPr>
      <w:r w:rsidRPr="00E42690">
        <w:rPr>
          <w:rFonts w:ascii="Times New Roman" w:hAnsi="Times New Roman" w:cs="Times New Roman"/>
          <w:b/>
          <w:bCs/>
          <w:sz w:val="28"/>
          <w:szCs w:val="28"/>
          <w:u w:val="single"/>
        </w:rPr>
        <w:t xml:space="preserve"> </w:t>
      </w:r>
    </w:p>
    <w:p w:rsidR="00E42690" w:rsidRPr="00E42690" w:rsidRDefault="00E42690" w:rsidP="00E42690">
      <w:pPr>
        <w:spacing w:before="2" w:after="2" w:line="288" w:lineRule="exact"/>
        <w:rPr>
          <w:rFonts w:ascii="Times New Roman" w:hAnsi="Times New Roman" w:cs="Times New Roman"/>
          <w:b/>
          <w:bCs/>
          <w:sz w:val="28"/>
          <w:szCs w:val="28"/>
          <w:u w:val="single"/>
        </w:rPr>
      </w:pPr>
      <w:r w:rsidRPr="00E42690">
        <w:rPr>
          <w:rFonts w:ascii="Times New Roman" w:hAnsi="Times New Roman" w:cs="Times New Roman"/>
          <w:b/>
          <w:bCs/>
          <w:sz w:val="28"/>
          <w:szCs w:val="28"/>
          <w:u w:val="single"/>
        </w:rPr>
        <w:t>3.return</w:t>
      </w:r>
    </w:p>
    <w:p w:rsidR="00E42690" w:rsidRDefault="00E42690" w:rsidP="00E42690">
      <w:pPr>
        <w:spacing w:before="2" w:after="2" w:line="288" w:lineRule="exact"/>
        <w:rPr>
          <w:rFonts w:ascii="Times New Roman" w:hAnsi="Times New Roman" w:cs="Times New Roman"/>
          <w:sz w:val="28"/>
          <w:szCs w:val="28"/>
        </w:rPr>
      </w:pPr>
    </w:p>
    <w:p w:rsidR="00E42690" w:rsidRPr="00E42690" w:rsidRDefault="00E42690" w:rsidP="00E42690">
      <w:pPr>
        <w:spacing w:before="2" w:after="2" w:line="288" w:lineRule="exact"/>
        <w:rPr>
          <w:rFonts w:ascii="Times New Roman" w:hAnsi="Times New Roman" w:cs="Times New Roman"/>
          <w:sz w:val="28"/>
          <w:szCs w:val="28"/>
        </w:rPr>
      </w:pPr>
      <w:r w:rsidRPr="00E42690">
        <w:rPr>
          <w:rFonts w:ascii="Times New Roman" w:hAnsi="Times New Roman" w:cs="Times New Roman"/>
          <w:sz w:val="28"/>
          <w:szCs w:val="28"/>
        </w:rPr>
        <w:t xml:space="preserve">  return is a transferring statement which is used to stop the continuity of method execution.  </w:t>
      </w:r>
    </w:p>
    <w:p w:rsidR="00E42690" w:rsidRDefault="00E42690" w:rsidP="00E42690">
      <w:pPr>
        <w:spacing w:before="2" w:after="2" w:line="288" w:lineRule="exact"/>
        <w:rPr>
          <w:rFonts w:ascii="Times New Roman" w:hAnsi="Times New Roman" w:cs="Times New Roman"/>
          <w:sz w:val="28"/>
          <w:szCs w:val="28"/>
        </w:rPr>
      </w:pPr>
    </w:p>
    <w:p w:rsidR="00E42690" w:rsidRPr="00E42690" w:rsidRDefault="00E42690" w:rsidP="00E42690">
      <w:pPr>
        <w:spacing w:before="2" w:after="2" w:line="288" w:lineRule="exact"/>
        <w:rPr>
          <w:rFonts w:ascii="Times New Roman" w:hAnsi="Times New Roman" w:cs="Times New Roman"/>
          <w:b/>
          <w:sz w:val="32"/>
          <w:szCs w:val="28"/>
          <w:u w:val="single"/>
        </w:rPr>
      </w:pPr>
      <w:r w:rsidRPr="00E42690">
        <w:rPr>
          <w:rFonts w:ascii="Times New Roman" w:hAnsi="Times New Roman" w:cs="Times New Roman"/>
          <w:b/>
          <w:sz w:val="32"/>
          <w:szCs w:val="28"/>
          <w:u w:val="single"/>
        </w:rPr>
        <w:t>//wap to demo on return statement</w:t>
      </w:r>
    </w:p>
    <w:p w:rsidR="00E42690" w:rsidRDefault="00E42690" w:rsidP="00E42690">
      <w:pPr>
        <w:spacing w:before="2" w:after="2" w:line="288" w:lineRule="exact"/>
        <w:rPr>
          <w:rFonts w:ascii="Times New Roman" w:hAnsi="Times New Roman" w:cs="Times New Roman"/>
          <w:sz w:val="28"/>
          <w:szCs w:val="28"/>
        </w:rPr>
      </w:pPr>
    </w:p>
    <w:p w:rsidR="00E42690" w:rsidRPr="00E42690" w:rsidRDefault="00E42690" w:rsidP="00E42690">
      <w:pPr>
        <w:spacing w:before="2" w:after="2" w:line="288" w:lineRule="exact"/>
        <w:ind w:left="720"/>
        <w:rPr>
          <w:rFonts w:ascii="Times New Roman" w:hAnsi="Times New Roman" w:cs="Times New Roman"/>
          <w:sz w:val="32"/>
          <w:szCs w:val="28"/>
        </w:rPr>
      </w:pPr>
      <w:r w:rsidRPr="00E42690">
        <w:rPr>
          <w:rFonts w:ascii="Times New Roman" w:hAnsi="Times New Roman" w:cs="Times New Roman"/>
          <w:sz w:val="32"/>
          <w:szCs w:val="28"/>
        </w:rPr>
        <w:t>class    ReturnDemo{</w:t>
      </w:r>
    </w:p>
    <w:p w:rsidR="00E42690" w:rsidRPr="00E42690" w:rsidRDefault="00E42690" w:rsidP="00E42690">
      <w:pPr>
        <w:spacing w:before="2" w:after="2" w:line="288" w:lineRule="exact"/>
        <w:ind w:left="720"/>
        <w:rPr>
          <w:rFonts w:ascii="Times New Roman" w:hAnsi="Times New Roman" w:cs="Times New Roman"/>
          <w:sz w:val="32"/>
          <w:szCs w:val="28"/>
        </w:rPr>
      </w:pPr>
      <w:r w:rsidRPr="00E42690">
        <w:rPr>
          <w:rFonts w:ascii="Times New Roman" w:hAnsi="Times New Roman" w:cs="Times New Roman"/>
          <w:sz w:val="32"/>
          <w:szCs w:val="28"/>
        </w:rPr>
        <w:t xml:space="preserve">  public  static  void  main(String args[]){</w:t>
      </w:r>
    </w:p>
    <w:p w:rsidR="00E42690" w:rsidRPr="00E42690" w:rsidRDefault="00E42690" w:rsidP="00E42690">
      <w:pPr>
        <w:spacing w:before="2" w:after="2" w:line="288" w:lineRule="exact"/>
        <w:ind w:left="720"/>
        <w:rPr>
          <w:rFonts w:ascii="Times New Roman" w:hAnsi="Times New Roman" w:cs="Times New Roman"/>
          <w:sz w:val="32"/>
          <w:szCs w:val="28"/>
        </w:rPr>
      </w:pPr>
      <w:r w:rsidRPr="00E42690">
        <w:rPr>
          <w:rFonts w:ascii="Times New Roman" w:hAnsi="Times New Roman" w:cs="Times New Roman"/>
          <w:sz w:val="32"/>
          <w:szCs w:val="28"/>
        </w:rPr>
        <w:t xml:space="preserve">  System.out.println("Hi");</w:t>
      </w:r>
    </w:p>
    <w:p w:rsidR="00E42690" w:rsidRPr="00E42690" w:rsidRDefault="00E42690" w:rsidP="00E42690">
      <w:pPr>
        <w:spacing w:before="2" w:after="2" w:line="288" w:lineRule="exact"/>
        <w:ind w:left="720"/>
        <w:rPr>
          <w:rFonts w:ascii="Times New Roman" w:hAnsi="Times New Roman" w:cs="Times New Roman"/>
          <w:sz w:val="32"/>
          <w:szCs w:val="28"/>
        </w:rPr>
      </w:pPr>
      <w:r w:rsidRPr="00E42690">
        <w:rPr>
          <w:rFonts w:ascii="Times New Roman" w:hAnsi="Times New Roman" w:cs="Times New Roman"/>
          <w:sz w:val="32"/>
          <w:szCs w:val="28"/>
        </w:rPr>
        <w:t xml:space="preserve">  if(10&gt;2){</w:t>
      </w:r>
    </w:p>
    <w:p w:rsidR="00E42690" w:rsidRPr="00E42690" w:rsidRDefault="00E42690" w:rsidP="00E42690">
      <w:pPr>
        <w:spacing w:before="2" w:after="2" w:line="288" w:lineRule="exact"/>
        <w:ind w:left="720"/>
        <w:rPr>
          <w:rFonts w:ascii="Times New Roman" w:hAnsi="Times New Roman" w:cs="Times New Roman"/>
          <w:sz w:val="32"/>
          <w:szCs w:val="28"/>
        </w:rPr>
      </w:pPr>
      <w:r w:rsidRPr="00E42690">
        <w:rPr>
          <w:rFonts w:ascii="Times New Roman" w:hAnsi="Times New Roman" w:cs="Times New Roman"/>
          <w:sz w:val="32"/>
          <w:szCs w:val="28"/>
        </w:rPr>
        <w:t xml:space="preserve">    return;</w:t>
      </w:r>
    </w:p>
    <w:p w:rsidR="00E42690" w:rsidRPr="00E42690" w:rsidRDefault="00E42690" w:rsidP="00E42690">
      <w:pPr>
        <w:spacing w:before="2" w:after="2" w:line="288" w:lineRule="exact"/>
        <w:ind w:left="720"/>
        <w:rPr>
          <w:rFonts w:ascii="Times New Roman" w:hAnsi="Times New Roman" w:cs="Times New Roman"/>
          <w:sz w:val="32"/>
          <w:szCs w:val="28"/>
        </w:rPr>
      </w:pPr>
      <w:r w:rsidRPr="00E42690">
        <w:rPr>
          <w:rFonts w:ascii="Times New Roman" w:hAnsi="Times New Roman" w:cs="Times New Roman"/>
          <w:sz w:val="32"/>
          <w:szCs w:val="28"/>
        </w:rPr>
        <w:t xml:space="preserve">   }</w:t>
      </w:r>
    </w:p>
    <w:p w:rsidR="00E42690" w:rsidRPr="00E42690" w:rsidRDefault="00E42690" w:rsidP="00E42690">
      <w:pPr>
        <w:spacing w:before="2" w:after="2" w:line="288" w:lineRule="exact"/>
        <w:ind w:left="720"/>
        <w:rPr>
          <w:rFonts w:ascii="Times New Roman" w:hAnsi="Times New Roman" w:cs="Times New Roman"/>
          <w:sz w:val="32"/>
          <w:szCs w:val="28"/>
        </w:rPr>
      </w:pPr>
      <w:r w:rsidRPr="00E42690">
        <w:rPr>
          <w:rFonts w:ascii="Times New Roman" w:hAnsi="Times New Roman" w:cs="Times New Roman"/>
          <w:sz w:val="32"/>
          <w:szCs w:val="28"/>
        </w:rPr>
        <w:t xml:space="preserve">   System.out.println("Bye!!!");</w:t>
      </w:r>
    </w:p>
    <w:p w:rsidR="00E42690" w:rsidRPr="00E42690" w:rsidRDefault="00E42690" w:rsidP="00E42690">
      <w:pPr>
        <w:spacing w:before="2" w:after="2" w:line="288" w:lineRule="exact"/>
        <w:ind w:left="720"/>
        <w:rPr>
          <w:rFonts w:ascii="Times New Roman" w:hAnsi="Times New Roman" w:cs="Times New Roman"/>
          <w:sz w:val="32"/>
          <w:szCs w:val="28"/>
        </w:rPr>
      </w:pPr>
      <w:r w:rsidRPr="00E42690">
        <w:rPr>
          <w:rFonts w:ascii="Times New Roman" w:hAnsi="Times New Roman" w:cs="Times New Roman"/>
          <w:sz w:val="32"/>
          <w:szCs w:val="28"/>
        </w:rPr>
        <w:t xml:space="preserve">  }</w:t>
      </w:r>
    </w:p>
    <w:p w:rsidR="00E42690" w:rsidRDefault="00E42690" w:rsidP="00E42690">
      <w:pPr>
        <w:spacing w:before="2" w:after="2" w:line="288" w:lineRule="exact"/>
        <w:ind w:left="720"/>
        <w:rPr>
          <w:rFonts w:ascii="Times New Roman" w:hAnsi="Times New Roman" w:cs="Times New Roman"/>
          <w:sz w:val="32"/>
          <w:szCs w:val="28"/>
        </w:rPr>
      </w:pPr>
      <w:r w:rsidRPr="00E42690">
        <w:rPr>
          <w:rFonts w:ascii="Times New Roman" w:hAnsi="Times New Roman" w:cs="Times New Roman"/>
          <w:sz w:val="32"/>
          <w:szCs w:val="28"/>
        </w:rPr>
        <w:t xml:space="preserve"> }</w:t>
      </w:r>
    </w:p>
    <w:p w:rsidR="00E42690" w:rsidRPr="00E42690" w:rsidRDefault="00E42690" w:rsidP="00E42690">
      <w:pPr>
        <w:spacing w:before="2" w:after="2" w:line="288" w:lineRule="exact"/>
        <w:ind w:left="720"/>
        <w:rPr>
          <w:rFonts w:ascii="Times New Roman" w:hAnsi="Times New Roman" w:cs="Times New Roman"/>
          <w:sz w:val="32"/>
          <w:szCs w:val="28"/>
        </w:rPr>
      </w:pPr>
    </w:p>
    <w:p w:rsidR="00E42690" w:rsidRPr="00E42690" w:rsidRDefault="00E42690" w:rsidP="00E42690">
      <w:pPr>
        <w:spacing w:before="2" w:after="2" w:line="288" w:lineRule="exact"/>
        <w:rPr>
          <w:rFonts w:ascii="Times New Roman" w:hAnsi="Times New Roman" w:cs="Times New Roman"/>
          <w:b/>
          <w:bCs/>
          <w:iCs/>
          <w:sz w:val="28"/>
          <w:szCs w:val="28"/>
          <w:u w:val="single"/>
        </w:rPr>
      </w:pPr>
      <w:r w:rsidRPr="00E42690">
        <w:rPr>
          <w:rFonts w:ascii="Times New Roman" w:hAnsi="Times New Roman" w:cs="Times New Roman"/>
          <w:b/>
          <w:bCs/>
          <w:iCs/>
          <w:sz w:val="28"/>
          <w:szCs w:val="28"/>
          <w:u w:val="single"/>
        </w:rPr>
        <w:t>Note:</w:t>
      </w:r>
    </w:p>
    <w:p w:rsidR="00E42690" w:rsidRPr="00E42690" w:rsidRDefault="00E42690" w:rsidP="00E42690">
      <w:pPr>
        <w:pBdr>
          <w:bottom w:val="double" w:sz="6" w:space="1" w:color="auto"/>
        </w:pBdr>
        <w:spacing w:before="2" w:after="2" w:line="288" w:lineRule="exact"/>
        <w:rPr>
          <w:rFonts w:ascii="Times New Roman" w:hAnsi="Times New Roman" w:cs="Times New Roman"/>
          <w:sz w:val="28"/>
          <w:szCs w:val="28"/>
        </w:rPr>
      </w:pPr>
      <w:r>
        <w:rPr>
          <w:rFonts w:ascii="Times New Roman" w:hAnsi="Times New Roman" w:cs="Times New Roman"/>
          <w:sz w:val="28"/>
          <w:szCs w:val="28"/>
        </w:rPr>
        <w:t xml:space="preserve">  I</w:t>
      </w:r>
      <w:r w:rsidRPr="00E42690">
        <w:rPr>
          <w:rFonts w:ascii="Times New Roman" w:hAnsi="Times New Roman" w:cs="Times New Roman"/>
          <w:sz w:val="28"/>
          <w:szCs w:val="28"/>
        </w:rPr>
        <w:t>t is allways recommended to write return statement using if statement.</w:t>
      </w:r>
    </w:p>
    <w:p w:rsidR="00582FD5" w:rsidRPr="008B0A59" w:rsidRDefault="00582FD5" w:rsidP="00582FD5">
      <w:pPr>
        <w:pStyle w:val="Heading2"/>
        <w:shd w:val="clear" w:color="auto" w:fill="FFFFFF"/>
        <w:spacing w:line="312" w:lineRule="atLeast"/>
        <w:jc w:val="both"/>
        <w:rPr>
          <w:rFonts w:ascii="Times New Roman" w:hAnsi="Times New Roman" w:cs="Times New Roman"/>
          <w:color w:val="auto"/>
          <w:sz w:val="28"/>
          <w:szCs w:val="28"/>
        </w:rPr>
      </w:pPr>
      <w:r w:rsidRPr="008B0A59">
        <w:rPr>
          <w:rFonts w:ascii="Times New Roman" w:hAnsi="Times New Roman" w:cs="Times New Roman"/>
          <w:color w:val="auto"/>
          <w:sz w:val="28"/>
          <w:szCs w:val="28"/>
        </w:rPr>
        <w:t>1)</w:t>
      </w:r>
      <w:r w:rsidRPr="008B0A59">
        <w:rPr>
          <w:rStyle w:val="apple-converted-space"/>
          <w:rFonts w:ascii="Times New Roman" w:hAnsi="Times New Roman" w:cs="Times New Roman"/>
          <w:color w:val="auto"/>
          <w:sz w:val="28"/>
          <w:szCs w:val="28"/>
        </w:rPr>
        <w:t> </w:t>
      </w:r>
      <w:hyperlink r:id="rId68" w:history="1">
        <w:r w:rsidRPr="008B0A59">
          <w:rPr>
            <w:rStyle w:val="Hyperlink"/>
            <w:rFonts w:ascii="Times New Roman" w:hAnsi="Times New Roman" w:cs="Times New Roman"/>
            <w:color w:val="auto"/>
            <w:sz w:val="28"/>
            <w:szCs w:val="28"/>
          </w:rPr>
          <w:t>Fibonacci series</w:t>
        </w:r>
      </w:hyperlink>
    </w:p>
    <w:p w:rsidR="00582FD5" w:rsidRPr="008B0A59" w:rsidRDefault="00582FD5" w:rsidP="00582FD5">
      <w:pPr>
        <w:pStyle w:val="NormalWeb"/>
        <w:shd w:val="clear" w:color="auto" w:fill="FFFFFF"/>
        <w:spacing w:line="265" w:lineRule="atLeast"/>
        <w:jc w:val="both"/>
        <w:rPr>
          <w:sz w:val="28"/>
          <w:szCs w:val="28"/>
        </w:rPr>
      </w:pPr>
      <w:r w:rsidRPr="008B0A59">
        <w:rPr>
          <w:sz w:val="28"/>
          <w:szCs w:val="28"/>
        </w:rPr>
        <w:t>Write a java program to print fibonacci series without using recursion and using recursion.</w:t>
      </w:r>
    </w:p>
    <w:p w:rsidR="00582FD5" w:rsidRPr="008B0A59" w:rsidRDefault="00582FD5" w:rsidP="00582FD5">
      <w:pPr>
        <w:pStyle w:val="NormalWeb"/>
        <w:shd w:val="clear" w:color="auto" w:fill="FFFFFF"/>
        <w:spacing w:line="265" w:lineRule="atLeast"/>
        <w:jc w:val="both"/>
        <w:rPr>
          <w:sz w:val="28"/>
          <w:szCs w:val="28"/>
        </w:rPr>
      </w:pPr>
      <w:r w:rsidRPr="008B0A59">
        <w:rPr>
          <w:rStyle w:val="Strong"/>
          <w:sz w:val="28"/>
          <w:szCs w:val="28"/>
        </w:rPr>
        <w:t>Input:</w:t>
      </w:r>
      <w:r w:rsidRPr="008B0A59">
        <w:rPr>
          <w:rStyle w:val="apple-converted-space"/>
          <w:sz w:val="28"/>
          <w:szCs w:val="28"/>
        </w:rPr>
        <w:t> </w:t>
      </w:r>
      <w:r w:rsidRPr="008B0A59">
        <w:rPr>
          <w:sz w:val="28"/>
          <w:szCs w:val="28"/>
        </w:rPr>
        <w:t>10</w:t>
      </w:r>
    </w:p>
    <w:p w:rsidR="00582FD5" w:rsidRPr="008B0A59" w:rsidRDefault="00582FD5" w:rsidP="00582FD5">
      <w:pPr>
        <w:pStyle w:val="NormalWeb"/>
        <w:shd w:val="clear" w:color="auto" w:fill="FFFFFF"/>
        <w:spacing w:line="265" w:lineRule="atLeast"/>
        <w:jc w:val="both"/>
        <w:rPr>
          <w:sz w:val="28"/>
          <w:szCs w:val="28"/>
        </w:rPr>
      </w:pPr>
      <w:r w:rsidRPr="008B0A59">
        <w:rPr>
          <w:rStyle w:val="Strong"/>
          <w:sz w:val="28"/>
          <w:szCs w:val="28"/>
        </w:rPr>
        <w:t>Output:</w:t>
      </w:r>
      <w:r w:rsidRPr="008B0A59">
        <w:rPr>
          <w:rStyle w:val="apple-converted-space"/>
          <w:sz w:val="28"/>
          <w:szCs w:val="28"/>
        </w:rPr>
        <w:t> </w:t>
      </w:r>
      <w:r w:rsidRPr="008B0A59">
        <w:rPr>
          <w:sz w:val="28"/>
          <w:szCs w:val="28"/>
        </w:rPr>
        <w:t>0 1 1 2 3 5 8 13 21 34</w:t>
      </w:r>
    </w:p>
    <w:p w:rsidR="00582FD5" w:rsidRPr="008B0A59" w:rsidRDefault="00650F3A" w:rsidP="00582FD5">
      <w:pPr>
        <w:rPr>
          <w:rFonts w:ascii="Times New Roman" w:hAnsi="Times New Roman" w:cs="Times New Roman"/>
          <w:sz w:val="28"/>
          <w:szCs w:val="28"/>
        </w:rPr>
      </w:pPr>
      <w:r>
        <w:rPr>
          <w:rFonts w:ascii="Times New Roman" w:hAnsi="Times New Roman" w:cs="Times New Roman"/>
          <w:sz w:val="28"/>
          <w:szCs w:val="28"/>
        </w:rPr>
        <w:pict>
          <v:rect id="_x0000_i1026" style="width:0;height:.6pt" o:hrstd="t" o:hrnoshade="t" o:hr="t" fillcolor="#d4d4d4" stroked="f"/>
        </w:pict>
      </w:r>
    </w:p>
    <w:p w:rsidR="00582FD5" w:rsidRPr="008B0A59" w:rsidRDefault="00582FD5" w:rsidP="00582FD5">
      <w:pPr>
        <w:pStyle w:val="Heading2"/>
        <w:shd w:val="clear" w:color="auto" w:fill="FFFFFF"/>
        <w:spacing w:line="312" w:lineRule="atLeast"/>
        <w:jc w:val="both"/>
        <w:rPr>
          <w:rFonts w:ascii="Times New Roman" w:hAnsi="Times New Roman" w:cs="Times New Roman"/>
          <w:color w:val="auto"/>
          <w:sz w:val="28"/>
          <w:szCs w:val="28"/>
        </w:rPr>
      </w:pPr>
      <w:r w:rsidRPr="008B0A59">
        <w:rPr>
          <w:rFonts w:ascii="Times New Roman" w:hAnsi="Times New Roman" w:cs="Times New Roman"/>
          <w:color w:val="auto"/>
          <w:sz w:val="28"/>
          <w:szCs w:val="28"/>
        </w:rPr>
        <w:t>2)</w:t>
      </w:r>
      <w:r w:rsidRPr="008B0A59">
        <w:rPr>
          <w:rStyle w:val="apple-converted-space"/>
          <w:rFonts w:ascii="Times New Roman" w:hAnsi="Times New Roman" w:cs="Times New Roman"/>
          <w:color w:val="auto"/>
          <w:sz w:val="28"/>
          <w:szCs w:val="28"/>
        </w:rPr>
        <w:t> </w:t>
      </w:r>
      <w:hyperlink r:id="rId69" w:history="1">
        <w:r w:rsidRPr="008B0A59">
          <w:rPr>
            <w:rStyle w:val="Hyperlink"/>
            <w:rFonts w:ascii="Times New Roman" w:hAnsi="Times New Roman" w:cs="Times New Roman"/>
            <w:color w:val="auto"/>
            <w:sz w:val="28"/>
            <w:szCs w:val="28"/>
          </w:rPr>
          <w:t>Prime number</w:t>
        </w:r>
      </w:hyperlink>
    </w:p>
    <w:p w:rsidR="00582FD5" w:rsidRPr="008B0A59" w:rsidRDefault="00582FD5" w:rsidP="00582FD5">
      <w:pPr>
        <w:pStyle w:val="NormalWeb"/>
        <w:shd w:val="clear" w:color="auto" w:fill="FFFFFF"/>
        <w:spacing w:line="265" w:lineRule="atLeast"/>
        <w:jc w:val="both"/>
        <w:rPr>
          <w:sz w:val="28"/>
          <w:szCs w:val="28"/>
        </w:rPr>
      </w:pPr>
      <w:r w:rsidRPr="008B0A59">
        <w:rPr>
          <w:sz w:val="28"/>
          <w:szCs w:val="28"/>
        </w:rPr>
        <w:t>Write a java program to check prime number.</w:t>
      </w:r>
    </w:p>
    <w:p w:rsidR="00582FD5" w:rsidRPr="008B0A59" w:rsidRDefault="00582FD5" w:rsidP="00582FD5">
      <w:pPr>
        <w:pStyle w:val="NormalWeb"/>
        <w:shd w:val="clear" w:color="auto" w:fill="FFFFFF"/>
        <w:spacing w:line="265" w:lineRule="atLeast"/>
        <w:jc w:val="both"/>
        <w:rPr>
          <w:sz w:val="28"/>
          <w:szCs w:val="28"/>
        </w:rPr>
      </w:pPr>
      <w:r w:rsidRPr="008B0A59">
        <w:rPr>
          <w:rStyle w:val="Strong"/>
          <w:sz w:val="28"/>
          <w:szCs w:val="28"/>
        </w:rPr>
        <w:lastRenderedPageBreak/>
        <w:t>Input:</w:t>
      </w:r>
      <w:r w:rsidRPr="008B0A59">
        <w:rPr>
          <w:rStyle w:val="apple-converted-space"/>
          <w:sz w:val="28"/>
          <w:szCs w:val="28"/>
        </w:rPr>
        <w:t> </w:t>
      </w:r>
      <w:r w:rsidRPr="008B0A59">
        <w:rPr>
          <w:sz w:val="28"/>
          <w:szCs w:val="28"/>
        </w:rPr>
        <w:t>44</w:t>
      </w:r>
    </w:p>
    <w:p w:rsidR="00582FD5" w:rsidRPr="008B0A59" w:rsidRDefault="00582FD5" w:rsidP="00582FD5">
      <w:pPr>
        <w:pStyle w:val="NormalWeb"/>
        <w:shd w:val="clear" w:color="auto" w:fill="FFFFFF"/>
        <w:spacing w:line="265" w:lineRule="atLeast"/>
        <w:jc w:val="both"/>
        <w:rPr>
          <w:sz w:val="28"/>
          <w:szCs w:val="28"/>
        </w:rPr>
      </w:pPr>
      <w:r w:rsidRPr="008B0A59">
        <w:rPr>
          <w:rStyle w:val="Strong"/>
          <w:sz w:val="28"/>
          <w:szCs w:val="28"/>
        </w:rPr>
        <w:t>Output:</w:t>
      </w:r>
      <w:r w:rsidRPr="008B0A59">
        <w:rPr>
          <w:rStyle w:val="apple-converted-space"/>
          <w:sz w:val="28"/>
          <w:szCs w:val="28"/>
        </w:rPr>
        <w:t> </w:t>
      </w:r>
      <w:r w:rsidRPr="008B0A59">
        <w:rPr>
          <w:sz w:val="28"/>
          <w:szCs w:val="28"/>
        </w:rPr>
        <w:t>not prime number</w:t>
      </w:r>
    </w:p>
    <w:p w:rsidR="00582FD5" w:rsidRPr="008B0A59" w:rsidRDefault="00582FD5" w:rsidP="00582FD5">
      <w:pPr>
        <w:pStyle w:val="NormalWeb"/>
        <w:shd w:val="clear" w:color="auto" w:fill="FFFFFF"/>
        <w:spacing w:line="265" w:lineRule="atLeast"/>
        <w:jc w:val="both"/>
        <w:rPr>
          <w:sz w:val="28"/>
          <w:szCs w:val="28"/>
        </w:rPr>
      </w:pPr>
      <w:r w:rsidRPr="008B0A59">
        <w:rPr>
          <w:rStyle w:val="Strong"/>
          <w:sz w:val="28"/>
          <w:szCs w:val="28"/>
        </w:rPr>
        <w:t>Input:</w:t>
      </w:r>
      <w:r w:rsidRPr="008B0A59">
        <w:rPr>
          <w:rStyle w:val="apple-converted-space"/>
          <w:sz w:val="28"/>
          <w:szCs w:val="28"/>
        </w:rPr>
        <w:t> </w:t>
      </w:r>
      <w:r w:rsidRPr="008B0A59">
        <w:rPr>
          <w:sz w:val="28"/>
          <w:szCs w:val="28"/>
        </w:rPr>
        <w:t>7</w:t>
      </w:r>
    </w:p>
    <w:p w:rsidR="00582FD5" w:rsidRPr="008B0A59" w:rsidRDefault="00582FD5" w:rsidP="00582FD5">
      <w:pPr>
        <w:pStyle w:val="NormalWeb"/>
        <w:shd w:val="clear" w:color="auto" w:fill="FFFFFF"/>
        <w:spacing w:line="265" w:lineRule="atLeast"/>
        <w:jc w:val="both"/>
        <w:rPr>
          <w:sz w:val="28"/>
          <w:szCs w:val="28"/>
        </w:rPr>
      </w:pPr>
      <w:r w:rsidRPr="008B0A59">
        <w:rPr>
          <w:rStyle w:val="Strong"/>
          <w:sz w:val="28"/>
          <w:szCs w:val="28"/>
        </w:rPr>
        <w:t>Output:</w:t>
      </w:r>
      <w:r w:rsidRPr="008B0A59">
        <w:rPr>
          <w:rStyle w:val="apple-converted-space"/>
          <w:sz w:val="28"/>
          <w:szCs w:val="28"/>
        </w:rPr>
        <w:t> </w:t>
      </w:r>
      <w:r w:rsidRPr="008B0A59">
        <w:rPr>
          <w:sz w:val="28"/>
          <w:szCs w:val="28"/>
        </w:rPr>
        <w:t>prime number</w:t>
      </w:r>
    </w:p>
    <w:p w:rsidR="00582FD5" w:rsidRPr="008B0A59" w:rsidRDefault="00650F3A" w:rsidP="00582FD5">
      <w:pPr>
        <w:rPr>
          <w:rFonts w:ascii="Times New Roman" w:hAnsi="Times New Roman" w:cs="Times New Roman"/>
          <w:sz w:val="28"/>
          <w:szCs w:val="28"/>
        </w:rPr>
      </w:pPr>
      <w:r>
        <w:rPr>
          <w:rFonts w:ascii="Times New Roman" w:hAnsi="Times New Roman" w:cs="Times New Roman"/>
          <w:sz w:val="28"/>
          <w:szCs w:val="28"/>
        </w:rPr>
        <w:pict>
          <v:rect id="_x0000_i1027" style="width:0;height:.6pt" o:hrstd="t" o:hrnoshade="t" o:hr="t" fillcolor="#d4d4d4" stroked="f"/>
        </w:pict>
      </w:r>
    </w:p>
    <w:p w:rsidR="00582FD5" w:rsidRPr="008B0A59" w:rsidRDefault="00582FD5" w:rsidP="00582FD5">
      <w:pPr>
        <w:pStyle w:val="Heading2"/>
        <w:shd w:val="clear" w:color="auto" w:fill="FFFFFF"/>
        <w:spacing w:line="312" w:lineRule="atLeast"/>
        <w:jc w:val="both"/>
        <w:rPr>
          <w:rFonts w:ascii="Times New Roman" w:hAnsi="Times New Roman" w:cs="Times New Roman"/>
          <w:color w:val="auto"/>
          <w:sz w:val="28"/>
          <w:szCs w:val="28"/>
        </w:rPr>
      </w:pPr>
      <w:r w:rsidRPr="008B0A59">
        <w:rPr>
          <w:rFonts w:ascii="Times New Roman" w:hAnsi="Times New Roman" w:cs="Times New Roman"/>
          <w:color w:val="auto"/>
          <w:sz w:val="28"/>
          <w:szCs w:val="28"/>
        </w:rPr>
        <w:t>3)</w:t>
      </w:r>
      <w:r w:rsidRPr="008B0A59">
        <w:rPr>
          <w:rStyle w:val="apple-converted-space"/>
          <w:rFonts w:ascii="Times New Roman" w:hAnsi="Times New Roman" w:cs="Times New Roman"/>
          <w:color w:val="auto"/>
          <w:sz w:val="28"/>
          <w:szCs w:val="28"/>
        </w:rPr>
        <w:t> </w:t>
      </w:r>
      <w:hyperlink r:id="rId70" w:history="1">
        <w:r w:rsidRPr="008B0A59">
          <w:rPr>
            <w:rStyle w:val="Hyperlink"/>
            <w:rFonts w:ascii="Times New Roman" w:hAnsi="Times New Roman" w:cs="Times New Roman"/>
            <w:color w:val="auto"/>
            <w:sz w:val="28"/>
            <w:szCs w:val="28"/>
          </w:rPr>
          <w:t>Palindrome number</w:t>
        </w:r>
      </w:hyperlink>
    </w:p>
    <w:p w:rsidR="00582FD5" w:rsidRPr="008B0A59" w:rsidRDefault="00582FD5" w:rsidP="00582FD5">
      <w:pPr>
        <w:pStyle w:val="NormalWeb"/>
        <w:shd w:val="clear" w:color="auto" w:fill="FFFFFF"/>
        <w:spacing w:line="265" w:lineRule="atLeast"/>
        <w:jc w:val="both"/>
        <w:rPr>
          <w:sz w:val="28"/>
          <w:szCs w:val="28"/>
        </w:rPr>
      </w:pPr>
      <w:r w:rsidRPr="008B0A59">
        <w:rPr>
          <w:sz w:val="28"/>
          <w:szCs w:val="28"/>
        </w:rPr>
        <w:t>Write a java program to check palindrome number.</w:t>
      </w:r>
    </w:p>
    <w:p w:rsidR="00582FD5" w:rsidRPr="008B0A59" w:rsidRDefault="00582FD5" w:rsidP="00582FD5">
      <w:pPr>
        <w:pStyle w:val="NormalWeb"/>
        <w:shd w:val="clear" w:color="auto" w:fill="FFFFFF"/>
        <w:spacing w:line="265" w:lineRule="atLeast"/>
        <w:jc w:val="both"/>
        <w:rPr>
          <w:sz w:val="28"/>
          <w:szCs w:val="28"/>
        </w:rPr>
      </w:pPr>
      <w:r w:rsidRPr="008B0A59">
        <w:rPr>
          <w:rStyle w:val="Strong"/>
          <w:sz w:val="28"/>
          <w:szCs w:val="28"/>
        </w:rPr>
        <w:t>Input:</w:t>
      </w:r>
      <w:r w:rsidRPr="008B0A59">
        <w:rPr>
          <w:rStyle w:val="apple-converted-space"/>
          <w:sz w:val="28"/>
          <w:szCs w:val="28"/>
        </w:rPr>
        <w:t> </w:t>
      </w:r>
      <w:r w:rsidRPr="008B0A59">
        <w:rPr>
          <w:sz w:val="28"/>
          <w:szCs w:val="28"/>
        </w:rPr>
        <w:t>329</w:t>
      </w:r>
    </w:p>
    <w:p w:rsidR="00582FD5" w:rsidRPr="008B0A59" w:rsidRDefault="00582FD5" w:rsidP="00582FD5">
      <w:pPr>
        <w:pStyle w:val="NormalWeb"/>
        <w:shd w:val="clear" w:color="auto" w:fill="FFFFFF"/>
        <w:spacing w:line="265" w:lineRule="atLeast"/>
        <w:jc w:val="both"/>
        <w:rPr>
          <w:sz w:val="28"/>
          <w:szCs w:val="28"/>
        </w:rPr>
      </w:pPr>
      <w:r w:rsidRPr="008B0A59">
        <w:rPr>
          <w:rStyle w:val="Strong"/>
          <w:sz w:val="28"/>
          <w:szCs w:val="28"/>
        </w:rPr>
        <w:t>Output:</w:t>
      </w:r>
      <w:r w:rsidRPr="008B0A59">
        <w:rPr>
          <w:rStyle w:val="apple-converted-space"/>
          <w:sz w:val="28"/>
          <w:szCs w:val="28"/>
        </w:rPr>
        <w:t> </w:t>
      </w:r>
      <w:r w:rsidRPr="008B0A59">
        <w:rPr>
          <w:sz w:val="28"/>
          <w:szCs w:val="28"/>
        </w:rPr>
        <w:t>not palindrome number</w:t>
      </w:r>
    </w:p>
    <w:p w:rsidR="00582FD5" w:rsidRPr="008B0A59" w:rsidRDefault="00582FD5" w:rsidP="00582FD5">
      <w:pPr>
        <w:pStyle w:val="NormalWeb"/>
        <w:shd w:val="clear" w:color="auto" w:fill="FFFFFF"/>
        <w:spacing w:line="265" w:lineRule="atLeast"/>
        <w:jc w:val="both"/>
        <w:rPr>
          <w:sz w:val="28"/>
          <w:szCs w:val="28"/>
        </w:rPr>
      </w:pPr>
      <w:r w:rsidRPr="008B0A59">
        <w:rPr>
          <w:rStyle w:val="Strong"/>
          <w:sz w:val="28"/>
          <w:szCs w:val="28"/>
        </w:rPr>
        <w:t>Input:</w:t>
      </w:r>
      <w:r w:rsidRPr="008B0A59">
        <w:rPr>
          <w:rStyle w:val="apple-converted-space"/>
          <w:sz w:val="28"/>
          <w:szCs w:val="28"/>
        </w:rPr>
        <w:t> </w:t>
      </w:r>
      <w:r w:rsidRPr="008B0A59">
        <w:rPr>
          <w:sz w:val="28"/>
          <w:szCs w:val="28"/>
        </w:rPr>
        <w:t>12321</w:t>
      </w:r>
    </w:p>
    <w:p w:rsidR="00582FD5" w:rsidRPr="008B0A59" w:rsidRDefault="00582FD5" w:rsidP="00582FD5">
      <w:pPr>
        <w:pStyle w:val="NormalWeb"/>
        <w:shd w:val="clear" w:color="auto" w:fill="FFFFFF"/>
        <w:spacing w:line="265" w:lineRule="atLeast"/>
        <w:jc w:val="both"/>
        <w:rPr>
          <w:sz w:val="28"/>
          <w:szCs w:val="28"/>
        </w:rPr>
      </w:pPr>
      <w:r w:rsidRPr="008B0A59">
        <w:rPr>
          <w:rStyle w:val="Strong"/>
          <w:sz w:val="28"/>
          <w:szCs w:val="28"/>
        </w:rPr>
        <w:t>Output:</w:t>
      </w:r>
      <w:r w:rsidRPr="008B0A59">
        <w:rPr>
          <w:rStyle w:val="apple-converted-space"/>
          <w:sz w:val="28"/>
          <w:szCs w:val="28"/>
        </w:rPr>
        <w:t> </w:t>
      </w:r>
      <w:r w:rsidRPr="008B0A59">
        <w:rPr>
          <w:sz w:val="28"/>
          <w:szCs w:val="28"/>
        </w:rPr>
        <w:t>palindrome number</w:t>
      </w:r>
    </w:p>
    <w:p w:rsidR="00582FD5" w:rsidRPr="008B0A59" w:rsidRDefault="00650F3A" w:rsidP="00582FD5">
      <w:pPr>
        <w:rPr>
          <w:rFonts w:ascii="Times New Roman" w:hAnsi="Times New Roman" w:cs="Times New Roman"/>
          <w:sz w:val="28"/>
          <w:szCs w:val="28"/>
        </w:rPr>
      </w:pPr>
      <w:r>
        <w:rPr>
          <w:rFonts w:ascii="Times New Roman" w:hAnsi="Times New Roman" w:cs="Times New Roman"/>
          <w:sz w:val="28"/>
          <w:szCs w:val="28"/>
        </w:rPr>
        <w:pict>
          <v:rect id="_x0000_i1028" style="width:0;height:.6pt" o:hrstd="t" o:hrnoshade="t" o:hr="t" fillcolor="#d4d4d4" stroked="f"/>
        </w:pict>
      </w:r>
    </w:p>
    <w:p w:rsidR="00582FD5" w:rsidRPr="008B0A59" w:rsidRDefault="00582FD5" w:rsidP="00582FD5">
      <w:pPr>
        <w:pStyle w:val="Heading2"/>
        <w:shd w:val="clear" w:color="auto" w:fill="FFFFFF"/>
        <w:spacing w:line="312" w:lineRule="atLeast"/>
        <w:jc w:val="both"/>
        <w:rPr>
          <w:rFonts w:ascii="Times New Roman" w:hAnsi="Times New Roman" w:cs="Times New Roman"/>
          <w:color w:val="auto"/>
          <w:sz w:val="28"/>
          <w:szCs w:val="28"/>
        </w:rPr>
      </w:pPr>
      <w:r w:rsidRPr="008B0A59">
        <w:rPr>
          <w:rFonts w:ascii="Times New Roman" w:hAnsi="Times New Roman" w:cs="Times New Roman"/>
          <w:color w:val="auto"/>
          <w:sz w:val="28"/>
          <w:szCs w:val="28"/>
        </w:rPr>
        <w:t>4)</w:t>
      </w:r>
      <w:r w:rsidRPr="008B0A59">
        <w:rPr>
          <w:rStyle w:val="apple-converted-space"/>
          <w:rFonts w:ascii="Times New Roman" w:hAnsi="Times New Roman" w:cs="Times New Roman"/>
          <w:color w:val="auto"/>
          <w:sz w:val="28"/>
          <w:szCs w:val="28"/>
        </w:rPr>
        <w:t> </w:t>
      </w:r>
      <w:hyperlink r:id="rId71" w:history="1">
        <w:r w:rsidRPr="008B0A59">
          <w:rPr>
            <w:rStyle w:val="Hyperlink"/>
            <w:rFonts w:ascii="Times New Roman" w:hAnsi="Times New Roman" w:cs="Times New Roman"/>
            <w:color w:val="auto"/>
            <w:sz w:val="28"/>
            <w:szCs w:val="28"/>
          </w:rPr>
          <w:t>Factorial number</w:t>
        </w:r>
      </w:hyperlink>
    </w:p>
    <w:p w:rsidR="00582FD5" w:rsidRPr="008B0A59" w:rsidRDefault="00582FD5" w:rsidP="00582FD5">
      <w:pPr>
        <w:pStyle w:val="NormalWeb"/>
        <w:shd w:val="clear" w:color="auto" w:fill="FFFFFF"/>
        <w:spacing w:line="265" w:lineRule="atLeast"/>
        <w:jc w:val="both"/>
        <w:rPr>
          <w:sz w:val="28"/>
          <w:szCs w:val="28"/>
        </w:rPr>
      </w:pPr>
      <w:r w:rsidRPr="008B0A59">
        <w:rPr>
          <w:sz w:val="28"/>
          <w:szCs w:val="28"/>
        </w:rPr>
        <w:t>Write a java program to print factorial of a number.</w:t>
      </w:r>
    </w:p>
    <w:p w:rsidR="00582FD5" w:rsidRPr="008B0A59" w:rsidRDefault="00582FD5" w:rsidP="00582FD5">
      <w:pPr>
        <w:pStyle w:val="NormalWeb"/>
        <w:shd w:val="clear" w:color="auto" w:fill="FFFFFF"/>
        <w:spacing w:line="265" w:lineRule="atLeast"/>
        <w:jc w:val="both"/>
        <w:rPr>
          <w:sz w:val="28"/>
          <w:szCs w:val="28"/>
        </w:rPr>
      </w:pPr>
      <w:r w:rsidRPr="008B0A59">
        <w:rPr>
          <w:rStyle w:val="Strong"/>
          <w:sz w:val="28"/>
          <w:szCs w:val="28"/>
        </w:rPr>
        <w:t>Input:</w:t>
      </w:r>
      <w:r w:rsidRPr="008B0A59">
        <w:rPr>
          <w:rStyle w:val="apple-converted-space"/>
          <w:sz w:val="28"/>
          <w:szCs w:val="28"/>
        </w:rPr>
        <w:t> </w:t>
      </w:r>
      <w:r w:rsidRPr="008B0A59">
        <w:rPr>
          <w:sz w:val="28"/>
          <w:szCs w:val="28"/>
        </w:rPr>
        <w:t>5</w:t>
      </w:r>
    </w:p>
    <w:p w:rsidR="00582FD5" w:rsidRPr="008B0A59" w:rsidRDefault="00582FD5" w:rsidP="00582FD5">
      <w:pPr>
        <w:pStyle w:val="NormalWeb"/>
        <w:shd w:val="clear" w:color="auto" w:fill="FFFFFF"/>
        <w:spacing w:line="265" w:lineRule="atLeast"/>
        <w:jc w:val="both"/>
        <w:rPr>
          <w:sz w:val="28"/>
          <w:szCs w:val="28"/>
        </w:rPr>
      </w:pPr>
      <w:r w:rsidRPr="008B0A59">
        <w:rPr>
          <w:rStyle w:val="Strong"/>
          <w:sz w:val="28"/>
          <w:szCs w:val="28"/>
        </w:rPr>
        <w:t>Output:</w:t>
      </w:r>
      <w:r w:rsidRPr="008B0A59">
        <w:rPr>
          <w:rStyle w:val="apple-converted-space"/>
          <w:sz w:val="28"/>
          <w:szCs w:val="28"/>
        </w:rPr>
        <w:t> </w:t>
      </w:r>
      <w:r w:rsidRPr="008B0A59">
        <w:rPr>
          <w:sz w:val="28"/>
          <w:szCs w:val="28"/>
        </w:rPr>
        <w:t>120</w:t>
      </w:r>
    </w:p>
    <w:p w:rsidR="00582FD5" w:rsidRPr="008B0A59" w:rsidRDefault="00582FD5" w:rsidP="00582FD5">
      <w:pPr>
        <w:pStyle w:val="NormalWeb"/>
        <w:shd w:val="clear" w:color="auto" w:fill="FFFFFF"/>
        <w:spacing w:line="265" w:lineRule="atLeast"/>
        <w:jc w:val="both"/>
        <w:rPr>
          <w:sz w:val="28"/>
          <w:szCs w:val="28"/>
        </w:rPr>
      </w:pPr>
      <w:r w:rsidRPr="008B0A59">
        <w:rPr>
          <w:rStyle w:val="Strong"/>
          <w:sz w:val="28"/>
          <w:szCs w:val="28"/>
        </w:rPr>
        <w:t>Input:</w:t>
      </w:r>
      <w:r w:rsidRPr="008B0A59">
        <w:rPr>
          <w:rStyle w:val="apple-converted-space"/>
          <w:sz w:val="28"/>
          <w:szCs w:val="28"/>
        </w:rPr>
        <w:t> </w:t>
      </w:r>
      <w:r w:rsidRPr="008B0A59">
        <w:rPr>
          <w:sz w:val="28"/>
          <w:szCs w:val="28"/>
        </w:rPr>
        <w:t>6</w:t>
      </w:r>
    </w:p>
    <w:p w:rsidR="00582FD5" w:rsidRPr="008B0A59" w:rsidRDefault="00582FD5" w:rsidP="00582FD5">
      <w:pPr>
        <w:pStyle w:val="NormalWeb"/>
        <w:shd w:val="clear" w:color="auto" w:fill="FFFFFF"/>
        <w:spacing w:line="265" w:lineRule="atLeast"/>
        <w:jc w:val="both"/>
        <w:rPr>
          <w:sz w:val="28"/>
          <w:szCs w:val="28"/>
        </w:rPr>
      </w:pPr>
      <w:r w:rsidRPr="008B0A59">
        <w:rPr>
          <w:rStyle w:val="Strong"/>
          <w:sz w:val="28"/>
          <w:szCs w:val="28"/>
        </w:rPr>
        <w:t>Output:</w:t>
      </w:r>
      <w:r w:rsidRPr="008B0A59">
        <w:rPr>
          <w:rStyle w:val="apple-converted-space"/>
          <w:sz w:val="28"/>
          <w:szCs w:val="28"/>
        </w:rPr>
        <w:t> </w:t>
      </w:r>
      <w:r w:rsidRPr="008B0A59">
        <w:rPr>
          <w:sz w:val="28"/>
          <w:szCs w:val="28"/>
        </w:rPr>
        <w:t>720</w:t>
      </w:r>
    </w:p>
    <w:p w:rsidR="00582FD5" w:rsidRPr="008B0A59" w:rsidRDefault="00650F3A" w:rsidP="00582FD5">
      <w:pPr>
        <w:rPr>
          <w:rFonts w:ascii="Times New Roman" w:hAnsi="Times New Roman" w:cs="Times New Roman"/>
          <w:sz w:val="28"/>
          <w:szCs w:val="28"/>
        </w:rPr>
      </w:pPr>
      <w:r>
        <w:rPr>
          <w:rFonts w:ascii="Times New Roman" w:hAnsi="Times New Roman" w:cs="Times New Roman"/>
          <w:sz w:val="28"/>
          <w:szCs w:val="28"/>
        </w:rPr>
        <w:pict>
          <v:rect id="_x0000_i1029" style="width:0;height:.6pt" o:hrstd="t" o:hrnoshade="t" o:hr="t" fillcolor="#d4d4d4" stroked="f"/>
        </w:pict>
      </w:r>
    </w:p>
    <w:p w:rsidR="00582FD5" w:rsidRPr="008B0A59" w:rsidRDefault="00582FD5" w:rsidP="00582FD5">
      <w:pPr>
        <w:pStyle w:val="Heading2"/>
        <w:shd w:val="clear" w:color="auto" w:fill="FFFFFF"/>
        <w:spacing w:line="312" w:lineRule="atLeast"/>
        <w:jc w:val="both"/>
        <w:rPr>
          <w:rFonts w:ascii="Times New Roman" w:hAnsi="Times New Roman" w:cs="Times New Roman"/>
          <w:color w:val="auto"/>
          <w:sz w:val="28"/>
          <w:szCs w:val="28"/>
        </w:rPr>
      </w:pPr>
      <w:r w:rsidRPr="008B0A59">
        <w:rPr>
          <w:rFonts w:ascii="Times New Roman" w:hAnsi="Times New Roman" w:cs="Times New Roman"/>
          <w:color w:val="auto"/>
          <w:sz w:val="28"/>
          <w:szCs w:val="28"/>
        </w:rPr>
        <w:t>5)</w:t>
      </w:r>
      <w:r w:rsidRPr="008B0A59">
        <w:rPr>
          <w:rStyle w:val="apple-converted-space"/>
          <w:rFonts w:ascii="Times New Roman" w:hAnsi="Times New Roman" w:cs="Times New Roman"/>
          <w:color w:val="auto"/>
          <w:sz w:val="28"/>
          <w:szCs w:val="28"/>
        </w:rPr>
        <w:t> </w:t>
      </w:r>
      <w:hyperlink r:id="rId72" w:history="1">
        <w:r w:rsidRPr="008B0A59">
          <w:rPr>
            <w:rStyle w:val="Hyperlink"/>
            <w:rFonts w:ascii="Times New Roman" w:hAnsi="Times New Roman" w:cs="Times New Roman"/>
            <w:color w:val="auto"/>
            <w:sz w:val="28"/>
            <w:szCs w:val="28"/>
          </w:rPr>
          <w:t>Armstrong number</w:t>
        </w:r>
      </w:hyperlink>
    </w:p>
    <w:p w:rsidR="00582FD5" w:rsidRPr="008B0A59" w:rsidRDefault="00582FD5" w:rsidP="00582FD5">
      <w:pPr>
        <w:pStyle w:val="NormalWeb"/>
        <w:shd w:val="clear" w:color="auto" w:fill="FFFFFF"/>
        <w:spacing w:line="265" w:lineRule="atLeast"/>
        <w:jc w:val="both"/>
        <w:rPr>
          <w:sz w:val="28"/>
          <w:szCs w:val="28"/>
        </w:rPr>
      </w:pPr>
      <w:r w:rsidRPr="008B0A59">
        <w:rPr>
          <w:sz w:val="28"/>
          <w:szCs w:val="28"/>
        </w:rPr>
        <w:t>Write a java program to check Armstrong number.</w:t>
      </w:r>
    </w:p>
    <w:p w:rsidR="00582FD5" w:rsidRPr="008B0A59" w:rsidRDefault="00582FD5" w:rsidP="00582FD5">
      <w:pPr>
        <w:pStyle w:val="NormalWeb"/>
        <w:shd w:val="clear" w:color="auto" w:fill="FFFFFF"/>
        <w:spacing w:line="265" w:lineRule="atLeast"/>
        <w:jc w:val="both"/>
        <w:rPr>
          <w:sz w:val="28"/>
          <w:szCs w:val="28"/>
        </w:rPr>
      </w:pPr>
      <w:r w:rsidRPr="008B0A59">
        <w:rPr>
          <w:rStyle w:val="Strong"/>
          <w:sz w:val="28"/>
          <w:szCs w:val="28"/>
        </w:rPr>
        <w:t>Input:</w:t>
      </w:r>
      <w:r w:rsidRPr="008B0A59">
        <w:rPr>
          <w:rStyle w:val="apple-converted-space"/>
          <w:sz w:val="28"/>
          <w:szCs w:val="28"/>
        </w:rPr>
        <w:t> </w:t>
      </w:r>
      <w:r w:rsidRPr="008B0A59">
        <w:rPr>
          <w:sz w:val="28"/>
          <w:szCs w:val="28"/>
        </w:rPr>
        <w:t>153</w:t>
      </w:r>
    </w:p>
    <w:p w:rsidR="00582FD5" w:rsidRPr="008B0A59" w:rsidRDefault="00582FD5" w:rsidP="00582FD5">
      <w:pPr>
        <w:pStyle w:val="NormalWeb"/>
        <w:shd w:val="clear" w:color="auto" w:fill="FFFFFF"/>
        <w:spacing w:line="265" w:lineRule="atLeast"/>
        <w:jc w:val="both"/>
        <w:rPr>
          <w:sz w:val="28"/>
          <w:szCs w:val="28"/>
        </w:rPr>
      </w:pPr>
      <w:r w:rsidRPr="008B0A59">
        <w:rPr>
          <w:rStyle w:val="Strong"/>
          <w:sz w:val="28"/>
          <w:szCs w:val="28"/>
        </w:rPr>
        <w:lastRenderedPageBreak/>
        <w:t>Output:</w:t>
      </w:r>
      <w:r w:rsidRPr="008B0A59">
        <w:rPr>
          <w:rStyle w:val="apple-converted-space"/>
          <w:sz w:val="28"/>
          <w:szCs w:val="28"/>
        </w:rPr>
        <w:t> </w:t>
      </w:r>
      <w:r w:rsidRPr="008B0A59">
        <w:rPr>
          <w:sz w:val="28"/>
          <w:szCs w:val="28"/>
        </w:rPr>
        <w:t>Armstrong number</w:t>
      </w:r>
    </w:p>
    <w:p w:rsidR="00582FD5" w:rsidRPr="008B0A59" w:rsidRDefault="00582FD5" w:rsidP="00582FD5">
      <w:pPr>
        <w:pStyle w:val="NormalWeb"/>
        <w:shd w:val="clear" w:color="auto" w:fill="FFFFFF"/>
        <w:spacing w:line="265" w:lineRule="atLeast"/>
        <w:jc w:val="both"/>
        <w:rPr>
          <w:sz w:val="28"/>
          <w:szCs w:val="28"/>
        </w:rPr>
      </w:pPr>
      <w:r w:rsidRPr="008B0A59">
        <w:rPr>
          <w:rStyle w:val="Strong"/>
          <w:sz w:val="28"/>
          <w:szCs w:val="28"/>
        </w:rPr>
        <w:t>Input:</w:t>
      </w:r>
      <w:r w:rsidRPr="008B0A59">
        <w:rPr>
          <w:rStyle w:val="apple-converted-space"/>
          <w:sz w:val="28"/>
          <w:szCs w:val="28"/>
        </w:rPr>
        <w:t> </w:t>
      </w:r>
      <w:r w:rsidRPr="008B0A59">
        <w:rPr>
          <w:sz w:val="28"/>
          <w:szCs w:val="28"/>
        </w:rPr>
        <w:t>22</w:t>
      </w:r>
    </w:p>
    <w:p w:rsidR="00582FD5" w:rsidRPr="008B0A59" w:rsidRDefault="00582FD5" w:rsidP="00582FD5">
      <w:pPr>
        <w:pStyle w:val="NormalWeb"/>
        <w:shd w:val="clear" w:color="auto" w:fill="FFFFFF"/>
        <w:spacing w:line="265" w:lineRule="atLeast"/>
        <w:jc w:val="both"/>
        <w:rPr>
          <w:sz w:val="28"/>
          <w:szCs w:val="28"/>
        </w:rPr>
      </w:pPr>
      <w:r w:rsidRPr="008B0A59">
        <w:rPr>
          <w:rStyle w:val="Strong"/>
          <w:sz w:val="28"/>
          <w:szCs w:val="28"/>
        </w:rPr>
        <w:t>Output:</w:t>
      </w:r>
      <w:r w:rsidRPr="008B0A59">
        <w:rPr>
          <w:rStyle w:val="apple-converted-space"/>
          <w:sz w:val="28"/>
          <w:szCs w:val="28"/>
        </w:rPr>
        <w:t> </w:t>
      </w:r>
      <w:r w:rsidRPr="008B0A59">
        <w:rPr>
          <w:sz w:val="28"/>
          <w:szCs w:val="28"/>
        </w:rPr>
        <w:t>not Armstrong number</w:t>
      </w:r>
    </w:p>
    <w:p w:rsidR="00582FD5" w:rsidRPr="008B0A59" w:rsidRDefault="00582FD5" w:rsidP="00582FD5">
      <w:pPr>
        <w:pStyle w:val="Heading2"/>
        <w:shd w:val="clear" w:color="auto" w:fill="FFFFFF"/>
        <w:spacing w:line="312" w:lineRule="atLeast"/>
        <w:jc w:val="both"/>
        <w:rPr>
          <w:rFonts w:ascii="Times New Roman" w:hAnsi="Times New Roman" w:cs="Times New Roman"/>
          <w:color w:val="auto"/>
          <w:sz w:val="28"/>
          <w:szCs w:val="28"/>
        </w:rPr>
      </w:pPr>
      <w:r w:rsidRPr="008B0A59">
        <w:rPr>
          <w:rFonts w:ascii="Times New Roman" w:hAnsi="Times New Roman" w:cs="Times New Roman"/>
          <w:color w:val="auto"/>
          <w:sz w:val="28"/>
          <w:szCs w:val="28"/>
        </w:rPr>
        <w:t>6)</w:t>
      </w:r>
      <w:r w:rsidRPr="008B0A59">
        <w:rPr>
          <w:rStyle w:val="apple-converted-space"/>
          <w:rFonts w:ascii="Times New Roman" w:hAnsi="Times New Roman" w:cs="Times New Roman"/>
          <w:color w:val="auto"/>
          <w:sz w:val="28"/>
          <w:szCs w:val="28"/>
        </w:rPr>
        <w:t> </w:t>
      </w:r>
      <w:hyperlink r:id="rId73" w:history="1">
        <w:r w:rsidRPr="008B0A59">
          <w:rPr>
            <w:rStyle w:val="Hyperlink"/>
            <w:rFonts w:ascii="Times New Roman" w:hAnsi="Times New Roman" w:cs="Times New Roman"/>
            <w:color w:val="auto"/>
            <w:sz w:val="28"/>
            <w:szCs w:val="28"/>
          </w:rPr>
          <w:t>Bubble Sort</w:t>
        </w:r>
      </w:hyperlink>
    </w:p>
    <w:p w:rsidR="00582FD5" w:rsidRPr="008B0A59" w:rsidRDefault="00582FD5" w:rsidP="00582FD5">
      <w:pPr>
        <w:pStyle w:val="NormalWeb"/>
        <w:shd w:val="clear" w:color="auto" w:fill="FFFFFF"/>
        <w:spacing w:line="265" w:lineRule="atLeast"/>
        <w:jc w:val="both"/>
        <w:rPr>
          <w:sz w:val="28"/>
          <w:szCs w:val="28"/>
        </w:rPr>
      </w:pPr>
      <w:r w:rsidRPr="008B0A59">
        <w:rPr>
          <w:sz w:val="28"/>
          <w:szCs w:val="28"/>
        </w:rPr>
        <w:t>Write a java program to sort an array elements using bubble sort algorithm.</w:t>
      </w:r>
    </w:p>
    <w:p w:rsidR="00582FD5" w:rsidRPr="008B0A59" w:rsidRDefault="00582FD5" w:rsidP="00582FD5">
      <w:pPr>
        <w:pStyle w:val="NormalWeb"/>
        <w:shd w:val="clear" w:color="auto" w:fill="FFFFFF"/>
        <w:spacing w:line="265" w:lineRule="atLeast"/>
        <w:jc w:val="both"/>
        <w:rPr>
          <w:sz w:val="28"/>
          <w:szCs w:val="28"/>
        </w:rPr>
      </w:pPr>
      <w:r w:rsidRPr="008B0A59">
        <w:rPr>
          <w:rStyle w:val="Strong"/>
          <w:sz w:val="28"/>
          <w:szCs w:val="28"/>
        </w:rPr>
        <w:t>Input:</w:t>
      </w:r>
      <w:r w:rsidRPr="008B0A59">
        <w:rPr>
          <w:rStyle w:val="apple-converted-space"/>
          <w:sz w:val="28"/>
          <w:szCs w:val="28"/>
        </w:rPr>
        <w:t> </w:t>
      </w:r>
      <w:r w:rsidRPr="008B0A59">
        <w:rPr>
          <w:sz w:val="28"/>
          <w:szCs w:val="28"/>
        </w:rPr>
        <w:t>18 9 33 4 84 32</w:t>
      </w:r>
    </w:p>
    <w:p w:rsidR="00582FD5" w:rsidRPr="008B0A59" w:rsidRDefault="00582FD5" w:rsidP="00582FD5">
      <w:pPr>
        <w:pStyle w:val="NormalWeb"/>
        <w:shd w:val="clear" w:color="auto" w:fill="FFFFFF"/>
        <w:spacing w:line="265" w:lineRule="atLeast"/>
        <w:jc w:val="both"/>
        <w:rPr>
          <w:sz w:val="28"/>
          <w:szCs w:val="28"/>
        </w:rPr>
      </w:pPr>
      <w:r w:rsidRPr="008B0A59">
        <w:rPr>
          <w:rStyle w:val="Strong"/>
          <w:sz w:val="28"/>
          <w:szCs w:val="28"/>
        </w:rPr>
        <w:t>Output:</w:t>
      </w:r>
      <w:r w:rsidRPr="008B0A59">
        <w:rPr>
          <w:rStyle w:val="apple-converted-space"/>
          <w:sz w:val="28"/>
          <w:szCs w:val="28"/>
        </w:rPr>
        <w:t> </w:t>
      </w:r>
      <w:r w:rsidRPr="008B0A59">
        <w:rPr>
          <w:sz w:val="28"/>
          <w:szCs w:val="28"/>
        </w:rPr>
        <w:t>4 9 18 32 33 84</w:t>
      </w:r>
    </w:p>
    <w:p w:rsidR="00582FD5" w:rsidRPr="008B0A59" w:rsidRDefault="00650F3A" w:rsidP="00582FD5">
      <w:pPr>
        <w:rPr>
          <w:rFonts w:ascii="Times New Roman" w:hAnsi="Times New Roman" w:cs="Times New Roman"/>
          <w:sz w:val="28"/>
          <w:szCs w:val="28"/>
        </w:rPr>
      </w:pPr>
      <w:r>
        <w:rPr>
          <w:rFonts w:ascii="Times New Roman" w:hAnsi="Times New Roman" w:cs="Times New Roman"/>
          <w:sz w:val="28"/>
          <w:szCs w:val="28"/>
        </w:rPr>
        <w:pict>
          <v:rect id="_x0000_i1030" style="width:0;height:.6pt" o:hrstd="t" o:hrnoshade="t" o:hr="t" fillcolor="#d4d4d4" stroked="f"/>
        </w:pict>
      </w:r>
    </w:p>
    <w:p w:rsidR="00582FD5" w:rsidRPr="008B0A59" w:rsidRDefault="00582FD5" w:rsidP="00582FD5">
      <w:pPr>
        <w:pStyle w:val="Heading2"/>
        <w:shd w:val="clear" w:color="auto" w:fill="FFFFFF"/>
        <w:spacing w:line="312" w:lineRule="atLeast"/>
        <w:jc w:val="both"/>
        <w:rPr>
          <w:rFonts w:ascii="Times New Roman" w:hAnsi="Times New Roman" w:cs="Times New Roman"/>
          <w:color w:val="auto"/>
          <w:sz w:val="28"/>
          <w:szCs w:val="28"/>
        </w:rPr>
      </w:pPr>
      <w:r w:rsidRPr="008B0A59">
        <w:rPr>
          <w:rFonts w:ascii="Times New Roman" w:hAnsi="Times New Roman" w:cs="Times New Roman"/>
          <w:color w:val="auto"/>
          <w:sz w:val="28"/>
          <w:szCs w:val="28"/>
        </w:rPr>
        <w:t>7)</w:t>
      </w:r>
      <w:r w:rsidRPr="008B0A59">
        <w:rPr>
          <w:rStyle w:val="apple-converted-space"/>
          <w:rFonts w:ascii="Times New Roman" w:hAnsi="Times New Roman" w:cs="Times New Roman"/>
          <w:color w:val="auto"/>
          <w:sz w:val="28"/>
          <w:szCs w:val="28"/>
        </w:rPr>
        <w:t> </w:t>
      </w:r>
      <w:hyperlink r:id="rId74" w:history="1">
        <w:r w:rsidRPr="008B0A59">
          <w:rPr>
            <w:rStyle w:val="Hyperlink"/>
            <w:rFonts w:ascii="Times New Roman" w:hAnsi="Times New Roman" w:cs="Times New Roman"/>
            <w:color w:val="auto"/>
            <w:sz w:val="28"/>
            <w:szCs w:val="28"/>
          </w:rPr>
          <w:t>Selection Sort</w:t>
        </w:r>
      </w:hyperlink>
    </w:p>
    <w:p w:rsidR="00582FD5" w:rsidRPr="008B0A59" w:rsidRDefault="00582FD5" w:rsidP="00582FD5">
      <w:pPr>
        <w:pStyle w:val="NormalWeb"/>
        <w:shd w:val="clear" w:color="auto" w:fill="FFFFFF"/>
        <w:spacing w:line="265" w:lineRule="atLeast"/>
        <w:jc w:val="both"/>
        <w:rPr>
          <w:sz w:val="28"/>
          <w:szCs w:val="28"/>
        </w:rPr>
      </w:pPr>
      <w:r w:rsidRPr="008B0A59">
        <w:rPr>
          <w:sz w:val="28"/>
          <w:szCs w:val="28"/>
        </w:rPr>
        <w:t>Write a java program to sort an array elements using selection sort algorithm.</w:t>
      </w:r>
    </w:p>
    <w:p w:rsidR="00582FD5" w:rsidRPr="008B0A59" w:rsidRDefault="00582FD5" w:rsidP="00582FD5">
      <w:pPr>
        <w:pStyle w:val="NormalWeb"/>
        <w:shd w:val="clear" w:color="auto" w:fill="FFFFFF"/>
        <w:spacing w:line="265" w:lineRule="atLeast"/>
        <w:jc w:val="both"/>
        <w:rPr>
          <w:sz w:val="28"/>
          <w:szCs w:val="28"/>
        </w:rPr>
      </w:pPr>
      <w:r w:rsidRPr="008B0A59">
        <w:rPr>
          <w:rStyle w:val="Strong"/>
          <w:sz w:val="28"/>
          <w:szCs w:val="28"/>
        </w:rPr>
        <w:t>Input:</w:t>
      </w:r>
      <w:r w:rsidRPr="008B0A59">
        <w:rPr>
          <w:rStyle w:val="apple-converted-space"/>
          <w:sz w:val="28"/>
          <w:szCs w:val="28"/>
        </w:rPr>
        <w:t> </w:t>
      </w:r>
      <w:r w:rsidRPr="008B0A59">
        <w:rPr>
          <w:sz w:val="28"/>
          <w:szCs w:val="28"/>
        </w:rPr>
        <w:t>18 9 33 4 84 32</w:t>
      </w:r>
    </w:p>
    <w:p w:rsidR="00582FD5" w:rsidRPr="008B0A59" w:rsidRDefault="00582FD5" w:rsidP="00582FD5">
      <w:pPr>
        <w:pStyle w:val="NormalWeb"/>
        <w:shd w:val="clear" w:color="auto" w:fill="FFFFFF"/>
        <w:spacing w:line="265" w:lineRule="atLeast"/>
        <w:jc w:val="both"/>
        <w:rPr>
          <w:sz w:val="28"/>
          <w:szCs w:val="28"/>
        </w:rPr>
      </w:pPr>
      <w:r w:rsidRPr="008B0A59">
        <w:rPr>
          <w:rStyle w:val="Strong"/>
          <w:sz w:val="28"/>
          <w:szCs w:val="28"/>
        </w:rPr>
        <w:t>Output:</w:t>
      </w:r>
      <w:r w:rsidRPr="008B0A59">
        <w:rPr>
          <w:rStyle w:val="apple-converted-space"/>
          <w:sz w:val="28"/>
          <w:szCs w:val="28"/>
        </w:rPr>
        <w:t> </w:t>
      </w:r>
      <w:r w:rsidRPr="008B0A59">
        <w:rPr>
          <w:sz w:val="28"/>
          <w:szCs w:val="28"/>
        </w:rPr>
        <w:t>4 9 18 32 33 84</w:t>
      </w:r>
    </w:p>
    <w:p w:rsidR="00582FD5" w:rsidRPr="008B0A59" w:rsidRDefault="00650F3A" w:rsidP="00582FD5">
      <w:pPr>
        <w:rPr>
          <w:rFonts w:ascii="Times New Roman" w:hAnsi="Times New Roman" w:cs="Times New Roman"/>
          <w:sz w:val="28"/>
          <w:szCs w:val="28"/>
        </w:rPr>
      </w:pPr>
      <w:r>
        <w:rPr>
          <w:rFonts w:ascii="Times New Roman" w:hAnsi="Times New Roman" w:cs="Times New Roman"/>
          <w:sz w:val="28"/>
          <w:szCs w:val="28"/>
        </w:rPr>
        <w:pict>
          <v:rect id="_x0000_i1031" style="width:0;height:.6pt" o:hrstd="t" o:hrnoshade="t" o:hr="t" fillcolor="#d4d4d4" stroked="f"/>
        </w:pict>
      </w:r>
    </w:p>
    <w:p w:rsidR="00582FD5" w:rsidRPr="008B0A59" w:rsidRDefault="00E42690" w:rsidP="00582FD5">
      <w:pPr>
        <w:pStyle w:val="Heading2"/>
        <w:shd w:val="clear" w:color="auto" w:fill="FFFFFF"/>
        <w:spacing w:line="312" w:lineRule="atLeast"/>
        <w:jc w:val="both"/>
        <w:rPr>
          <w:rFonts w:ascii="Times New Roman" w:hAnsi="Times New Roman" w:cs="Times New Roman"/>
          <w:color w:val="auto"/>
          <w:sz w:val="28"/>
          <w:szCs w:val="28"/>
        </w:rPr>
      </w:pPr>
      <w:r>
        <w:rPr>
          <w:rFonts w:ascii="Times New Roman" w:hAnsi="Times New Roman" w:cs="Times New Roman"/>
          <w:color w:val="auto"/>
          <w:sz w:val="28"/>
          <w:szCs w:val="28"/>
        </w:rPr>
        <w:t>8</w:t>
      </w:r>
      <w:r w:rsidR="00582FD5" w:rsidRPr="008B0A59">
        <w:rPr>
          <w:rFonts w:ascii="Times New Roman" w:hAnsi="Times New Roman" w:cs="Times New Roman"/>
          <w:color w:val="auto"/>
          <w:sz w:val="28"/>
          <w:szCs w:val="28"/>
        </w:rPr>
        <w:t>)</w:t>
      </w:r>
      <w:r w:rsidR="00582FD5" w:rsidRPr="008B0A59">
        <w:rPr>
          <w:rStyle w:val="apple-converted-space"/>
          <w:rFonts w:ascii="Times New Roman" w:hAnsi="Times New Roman" w:cs="Times New Roman"/>
          <w:color w:val="auto"/>
          <w:sz w:val="28"/>
          <w:szCs w:val="28"/>
        </w:rPr>
        <w:t> </w:t>
      </w:r>
      <w:hyperlink r:id="rId75" w:history="1">
        <w:r w:rsidR="00582FD5" w:rsidRPr="008B0A59">
          <w:rPr>
            <w:rStyle w:val="Hyperlink"/>
            <w:rFonts w:ascii="Times New Roman" w:hAnsi="Times New Roman" w:cs="Times New Roman"/>
            <w:color w:val="auto"/>
            <w:sz w:val="28"/>
            <w:szCs w:val="28"/>
          </w:rPr>
          <w:t>Insertion Sort</w:t>
        </w:r>
      </w:hyperlink>
    </w:p>
    <w:p w:rsidR="00582FD5" w:rsidRPr="008B0A59" w:rsidRDefault="00582FD5" w:rsidP="00582FD5">
      <w:pPr>
        <w:pStyle w:val="NormalWeb"/>
        <w:shd w:val="clear" w:color="auto" w:fill="FFFFFF"/>
        <w:spacing w:line="265" w:lineRule="atLeast"/>
        <w:jc w:val="both"/>
        <w:rPr>
          <w:sz w:val="28"/>
          <w:szCs w:val="28"/>
        </w:rPr>
      </w:pPr>
      <w:r w:rsidRPr="008B0A59">
        <w:rPr>
          <w:sz w:val="28"/>
          <w:szCs w:val="28"/>
        </w:rPr>
        <w:t>Write a java program to sort an array elements using insertion sort algorithm.</w:t>
      </w:r>
    </w:p>
    <w:p w:rsidR="00582FD5" w:rsidRPr="008B0A59" w:rsidRDefault="00582FD5" w:rsidP="00582FD5">
      <w:pPr>
        <w:pStyle w:val="NormalWeb"/>
        <w:shd w:val="clear" w:color="auto" w:fill="FFFFFF"/>
        <w:spacing w:line="265" w:lineRule="atLeast"/>
        <w:jc w:val="both"/>
        <w:rPr>
          <w:sz w:val="28"/>
          <w:szCs w:val="28"/>
        </w:rPr>
      </w:pPr>
      <w:r w:rsidRPr="008B0A59">
        <w:rPr>
          <w:rStyle w:val="Strong"/>
          <w:sz w:val="28"/>
          <w:szCs w:val="28"/>
        </w:rPr>
        <w:t>Input:</w:t>
      </w:r>
      <w:r w:rsidRPr="008B0A59">
        <w:rPr>
          <w:rStyle w:val="apple-converted-space"/>
          <w:sz w:val="28"/>
          <w:szCs w:val="28"/>
        </w:rPr>
        <w:t> </w:t>
      </w:r>
      <w:r w:rsidRPr="008B0A59">
        <w:rPr>
          <w:sz w:val="28"/>
          <w:szCs w:val="28"/>
        </w:rPr>
        <w:t>18 9 33 4 84 32</w:t>
      </w:r>
    </w:p>
    <w:p w:rsidR="00582FD5" w:rsidRPr="008B0A59" w:rsidRDefault="00582FD5" w:rsidP="00582FD5">
      <w:pPr>
        <w:pStyle w:val="NormalWeb"/>
        <w:pBdr>
          <w:bottom w:val="double" w:sz="6" w:space="1" w:color="auto"/>
        </w:pBdr>
        <w:shd w:val="clear" w:color="auto" w:fill="FFFFFF"/>
        <w:spacing w:line="265" w:lineRule="atLeast"/>
        <w:jc w:val="both"/>
        <w:rPr>
          <w:sz w:val="28"/>
          <w:szCs w:val="28"/>
        </w:rPr>
      </w:pPr>
      <w:r w:rsidRPr="008B0A59">
        <w:rPr>
          <w:rStyle w:val="Strong"/>
          <w:sz w:val="28"/>
          <w:szCs w:val="28"/>
        </w:rPr>
        <w:t>Output:</w:t>
      </w:r>
      <w:r w:rsidRPr="008B0A59">
        <w:rPr>
          <w:rStyle w:val="apple-converted-space"/>
          <w:sz w:val="28"/>
          <w:szCs w:val="28"/>
        </w:rPr>
        <w:t> </w:t>
      </w:r>
      <w:r w:rsidRPr="008B0A59">
        <w:rPr>
          <w:sz w:val="28"/>
          <w:szCs w:val="28"/>
        </w:rPr>
        <w:t>4 9 18 32 33 84</w:t>
      </w:r>
    </w:p>
    <w:p w:rsidR="00AC3813" w:rsidRPr="00E42690" w:rsidRDefault="00AC3813" w:rsidP="00AC3813">
      <w:pPr>
        <w:pStyle w:val="Heading1"/>
        <w:shd w:val="clear" w:color="auto" w:fill="FFFFFF"/>
        <w:spacing w:before="58" w:beforeAutospacing="0" w:line="312" w:lineRule="atLeast"/>
        <w:jc w:val="both"/>
        <w:rPr>
          <w:bCs w:val="0"/>
          <w:sz w:val="32"/>
          <w:szCs w:val="28"/>
          <w:u w:val="single"/>
        </w:rPr>
      </w:pPr>
      <w:r w:rsidRPr="00E42690">
        <w:rPr>
          <w:bCs w:val="0"/>
          <w:sz w:val="32"/>
          <w:szCs w:val="28"/>
          <w:u w:val="single"/>
        </w:rPr>
        <w:t>Fibonacci series in Java</w:t>
      </w:r>
    </w:p>
    <w:p w:rsidR="00AC3813" w:rsidRPr="008B0A59" w:rsidRDefault="00AC3813" w:rsidP="00AC3813">
      <w:pPr>
        <w:pStyle w:val="NormalWeb"/>
        <w:shd w:val="clear" w:color="auto" w:fill="FFFFFF"/>
        <w:spacing w:line="265" w:lineRule="atLeast"/>
        <w:jc w:val="both"/>
        <w:rPr>
          <w:sz w:val="28"/>
          <w:szCs w:val="28"/>
        </w:rPr>
      </w:pPr>
      <w:r w:rsidRPr="008B0A59">
        <w:rPr>
          <w:sz w:val="28"/>
          <w:szCs w:val="28"/>
        </w:rPr>
        <w:t>In fibonacci series,</w:t>
      </w:r>
      <w:r w:rsidRPr="008B0A59">
        <w:rPr>
          <w:rStyle w:val="apple-converted-space"/>
          <w:sz w:val="28"/>
          <w:szCs w:val="28"/>
        </w:rPr>
        <w:t> </w:t>
      </w:r>
      <w:r w:rsidRPr="008B0A59">
        <w:rPr>
          <w:rStyle w:val="Emphasis"/>
          <w:rFonts w:eastAsiaTheme="majorEastAsia"/>
          <w:sz w:val="28"/>
          <w:szCs w:val="28"/>
        </w:rPr>
        <w:t>next number is the sum of previous two numbers</w:t>
      </w:r>
      <w:r w:rsidRPr="008B0A59">
        <w:rPr>
          <w:rStyle w:val="apple-converted-space"/>
          <w:sz w:val="28"/>
          <w:szCs w:val="28"/>
        </w:rPr>
        <w:t> </w:t>
      </w:r>
      <w:r w:rsidRPr="008B0A59">
        <w:rPr>
          <w:sz w:val="28"/>
          <w:szCs w:val="28"/>
        </w:rPr>
        <w:t>for example 0, 1, 1, 2, 3, 5, 8, 13, 21, 34, 55 etc. The first two numbers of fibonacci series are 0 and 1.</w:t>
      </w:r>
    </w:p>
    <w:p w:rsidR="00AC3813" w:rsidRPr="00E42690" w:rsidRDefault="00AC3813" w:rsidP="00AC3813">
      <w:pPr>
        <w:pStyle w:val="NormalWeb"/>
        <w:shd w:val="clear" w:color="auto" w:fill="FFFFFF"/>
        <w:spacing w:line="265" w:lineRule="atLeast"/>
        <w:jc w:val="both"/>
        <w:rPr>
          <w:b/>
          <w:sz w:val="28"/>
          <w:szCs w:val="28"/>
        </w:rPr>
      </w:pPr>
      <w:r w:rsidRPr="00E42690">
        <w:rPr>
          <w:b/>
          <w:sz w:val="28"/>
          <w:szCs w:val="28"/>
        </w:rPr>
        <w:t>There are two ways to write the fibonacci series program in java:</w:t>
      </w:r>
    </w:p>
    <w:p w:rsidR="00AC3813" w:rsidRPr="00E42690" w:rsidRDefault="00AC3813" w:rsidP="00E42690">
      <w:pPr>
        <w:numPr>
          <w:ilvl w:val="0"/>
          <w:numId w:val="53"/>
        </w:numPr>
        <w:shd w:val="clear" w:color="auto" w:fill="FFFFFF"/>
        <w:tabs>
          <w:tab w:val="clear" w:pos="720"/>
          <w:tab w:val="num" w:pos="1080"/>
        </w:tabs>
        <w:spacing w:before="46" w:after="100" w:afterAutospacing="1" w:line="265" w:lineRule="atLeast"/>
        <w:ind w:left="1080"/>
        <w:jc w:val="both"/>
        <w:rPr>
          <w:rFonts w:ascii="Times New Roman" w:hAnsi="Times New Roman" w:cs="Times New Roman"/>
          <w:b/>
          <w:sz w:val="28"/>
          <w:szCs w:val="28"/>
        </w:rPr>
      </w:pPr>
      <w:r w:rsidRPr="00E42690">
        <w:rPr>
          <w:rFonts w:ascii="Times New Roman" w:hAnsi="Times New Roman" w:cs="Times New Roman"/>
          <w:b/>
          <w:sz w:val="28"/>
          <w:szCs w:val="28"/>
        </w:rPr>
        <w:lastRenderedPageBreak/>
        <w:t>Fibonacci Series without using recursion</w:t>
      </w:r>
    </w:p>
    <w:p w:rsidR="00AC3813" w:rsidRPr="00E42690" w:rsidRDefault="00AC3813" w:rsidP="00E42690">
      <w:pPr>
        <w:numPr>
          <w:ilvl w:val="0"/>
          <w:numId w:val="53"/>
        </w:numPr>
        <w:shd w:val="clear" w:color="auto" w:fill="FFFFFF"/>
        <w:tabs>
          <w:tab w:val="clear" w:pos="720"/>
          <w:tab w:val="num" w:pos="1080"/>
        </w:tabs>
        <w:spacing w:before="46" w:after="100" w:afterAutospacing="1" w:line="265" w:lineRule="atLeast"/>
        <w:ind w:left="1080"/>
        <w:jc w:val="both"/>
        <w:rPr>
          <w:rFonts w:ascii="Times New Roman" w:hAnsi="Times New Roman" w:cs="Times New Roman"/>
          <w:b/>
          <w:sz w:val="28"/>
          <w:szCs w:val="28"/>
        </w:rPr>
      </w:pPr>
      <w:r w:rsidRPr="00E42690">
        <w:rPr>
          <w:rFonts w:ascii="Times New Roman" w:hAnsi="Times New Roman" w:cs="Times New Roman"/>
          <w:b/>
          <w:sz w:val="28"/>
          <w:szCs w:val="28"/>
        </w:rPr>
        <w:t>Fibonacci Series using recursion</w:t>
      </w:r>
    </w:p>
    <w:p w:rsidR="00AC3813" w:rsidRPr="00E42690" w:rsidRDefault="00AC3813" w:rsidP="00AC3813">
      <w:pPr>
        <w:pStyle w:val="Heading2"/>
        <w:shd w:val="clear" w:color="auto" w:fill="FFFFFF"/>
        <w:spacing w:line="312" w:lineRule="atLeast"/>
        <w:jc w:val="both"/>
        <w:rPr>
          <w:rFonts w:ascii="Times New Roman" w:hAnsi="Times New Roman" w:cs="Times New Roman"/>
          <w:bCs w:val="0"/>
          <w:color w:val="auto"/>
          <w:sz w:val="28"/>
          <w:szCs w:val="28"/>
        </w:rPr>
      </w:pPr>
      <w:r w:rsidRPr="00E42690">
        <w:rPr>
          <w:rFonts w:ascii="Times New Roman" w:hAnsi="Times New Roman" w:cs="Times New Roman"/>
          <w:bCs w:val="0"/>
          <w:color w:val="auto"/>
          <w:sz w:val="28"/>
          <w:szCs w:val="28"/>
        </w:rPr>
        <w:t>Fibonacci Series in Java without using recursion</w:t>
      </w:r>
    </w:p>
    <w:p w:rsidR="00AC3813" w:rsidRPr="008B0A59" w:rsidRDefault="00AC3813" w:rsidP="00AC3813">
      <w:pPr>
        <w:pStyle w:val="NormalWeb"/>
        <w:shd w:val="clear" w:color="auto" w:fill="FFFFFF"/>
        <w:spacing w:line="265" w:lineRule="atLeast"/>
        <w:jc w:val="both"/>
        <w:rPr>
          <w:sz w:val="28"/>
          <w:szCs w:val="28"/>
        </w:rPr>
      </w:pPr>
      <w:r w:rsidRPr="008B0A59">
        <w:rPr>
          <w:sz w:val="28"/>
          <w:szCs w:val="28"/>
        </w:rPr>
        <w:t>Let's see the fibonacci series program in java without using recursion.</w:t>
      </w:r>
    </w:p>
    <w:p w:rsidR="00AC3813" w:rsidRPr="00E42690" w:rsidRDefault="00AC3813" w:rsidP="00E42690">
      <w:pPr>
        <w:shd w:val="clear" w:color="auto" w:fill="FFFFFF"/>
        <w:spacing w:after="0" w:line="265" w:lineRule="atLeast"/>
        <w:ind w:left="720"/>
        <w:jc w:val="both"/>
        <w:rPr>
          <w:rFonts w:ascii="Times New Roman" w:eastAsia="Times New Roman" w:hAnsi="Times New Roman" w:cs="Times New Roman"/>
          <w:i/>
          <w:sz w:val="32"/>
          <w:szCs w:val="28"/>
        </w:rPr>
      </w:pPr>
      <w:r w:rsidRPr="00E42690">
        <w:rPr>
          <w:rFonts w:ascii="Times New Roman" w:eastAsia="Times New Roman" w:hAnsi="Times New Roman" w:cs="Times New Roman"/>
          <w:b/>
          <w:bCs/>
          <w:i/>
          <w:sz w:val="32"/>
          <w:szCs w:val="28"/>
        </w:rPr>
        <w:t>class</w:t>
      </w:r>
      <w:r w:rsidRPr="00E42690">
        <w:rPr>
          <w:rFonts w:ascii="Times New Roman" w:eastAsia="Times New Roman" w:hAnsi="Times New Roman" w:cs="Times New Roman"/>
          <w:i/>
          <w:sz w:val="32"/>
          <w:szCs w:val="28"/>
          <w:bdr w:val="none" w:sz="0" w:space="0" w:color="auto" w:frame="1"/>
        </w:rPr>
        <w:t> FibonacciExample1{  </w:t>
      </w:r>
    </w:p>
    <w:p w:rsidR="00AC3813" w:rsidRPr="00E42690" w:rsidRDefault="00AC3813" w:rsidP="00E42690">
      <w:pPr>
        <w:shd w:val="clear" w:color="auto" w:fill="FFFFFF"/>
        <w:spacing w:after="0" w:line="265" w:lineRule="atLeast"/>
        <w:ind w:left="720"/>
        <w:jc w:val="both"/>
        <w:rPr>
          <w:rFonts w:ascii="Times New Roman" w:eastAsia="Times New Roman" w:hAnsi="Times New Roman" w:cs="Times New Roman"/>
          <w:i/>
          <w:sz w:val="32"/>
          <w:szCs w:val="28"/>
        </w:rPr>
      </w:pPr>
      <w:r w:rsidRPr="00E42690">
        <w:rPr>
          <w:rFonts w:ascii="Times New Roman" w:eastAsia="Times New Roman" w:hAnsi="Times New Roman" w:cs="Times New Roman"/>
          <w:b/>
          <w:bCs/>
          <w:i/>
          <w:sz w:val="32"/>
          <w:szCs w:val="28"/>
        </w:rPr>
        <w:t>public</w:t>
      </w:r>
      <w:r w:rsidRPr="00E42690">
        <w:rPr>
          <w:rFonts w:ascii="Times New Roman" w:eastAsia="Times New Roman" w:hAnsi="Times New Roman" w:cs="Times New Roman"/>
          <w:i/>
          <w:sz w:val="32"/>
          <w:szCs w:val="28"/>
          <w:bdr w:val="none" w:sz="0" w:space="0" w:color="auto" w:frame="1"/>
        </w:rPr>
        <w:t> </w:t>
      </w:r>
      <w:r w:rsidRPr="00E42690">
        <w:rPr>
          <w:rFonts w:ascii="Times New Roman" w:eastAsia="Times New Roman" w:hAnsi="Times New Roman" w:cs="Times New Roman"/>
          <w:b/>
          <w:bCs/>
          <w:i/>
          <w:sz w:val="32"/>
          <w:szCs w:val="28"/>
        </w:rPr>
        <w:t>static</w:t>
      </w:r>
      <w:r w:rsidRPr="00E42690">
        <w:rPr>
          <w:rFonts w:ascii="Times New Roman" w:eastAsia="Times New Roman" w:hAnsi="Times New Roman" w:cs="Times New Roman"/>
          <w:i/>
          <w:sz w:val="32"/>
          <w:szCs w:val="28"/>
          <w:bdr w:val="none" w:sz="0" w:space="0" w:color="auto" w:frame="1"/>
        </w:rPr>
        <w:t> </w:t>
      </w:r>
      <w:r w:rsidRPr="00E42690">
        <w:rPr>
          <w:rFonts w:ascii="Times New Roman" w:eastAsia="Times New Roman" w:hAnsi="Times New Roman" w:cs="Times New Roman"/>
          <w:b/>
          <w:bCs/>
          <w:i/>
          <w:sz w:val="32"/>
          <w:szCs w:val="28"/>
        </w:rPr>
        <w:t>void</w:t>
      </w:r>
      <w:r w:rsidRPr="00E42690">
        <w:rPr>
          <w:rFonts w:ascii="Times New Roman" w:eastAsia="Times New Roman" w:hAnsi="Times New Roman" w:cs="Times New Roman"/>
          <w:i/>
          <w:sz w:val="32"/>
          <w:szCs w:val="28"/>
          <w:bdr w:val="none" w:sz="0" w:space="0" w:color="auto" w:frame="1"/>
        </w:rPr>
        <w:t> main(String args[])  {    </w:t>
      </w:r>
    </w:p>
    <w:p w:rsidR="00AC3813" w:rsidRPr="00E42690" w:rsidRDefault="00AC3813" w:rsidP="00E42690">
      <w:pPr>
        <w:shd w:val="clear" w:color="auto" w:fill="FFFFFF"/>
        <w:spacing w:after="0" w:line="265" w:lineRule="atLeast"/>
        <w:ind w:left="720"/>
        <w:jc w:val="both"/>
        <w:rPr>
          <w:rFonts w:ascii="Times New Roman" w:eastAsia="Times New Roman" w:hAnsi="Times New Roman" w:cs="Times New Roman"/>
          <w:i/>
          <w:sz w:val="32"/>
          <w:szCs w:val="28"/>
        </w:rPr>
      </w:pPr>
      <w:r w:rsidRPr="00E42690">
        <w:rPr>
          <w:rFonts w:ascii="Times New Roman" w:eastAsia="Times New Roman" w:hAnsi="Times New Roman" w:cs="Times New Roman"/>
          <w:i/>
          <w:sz w:val="32"/>
          <w:szCs w:val="28"/>
          <w:bdr w:val="none" w:sz="0" w:space="0" w:color="auto" w:frame="1"/>
        </w:rPr>
        <w:t> </w:t>
      </w:r>
      <w:r w:rsidRPr="00E42690">
        <w:rPr>
          <w:rFonts w:ascii="Times New Roman" w:eastAsia="Times New Roman" w:hAnsi="Times New Roman" w:cs="Times New Roman"/>
          <w:b/>
          <w:bCs/>
          <w:i/>
          <w:sz w:val="32"/>
          <w:szCs w:val="28"/>
        </w:rPr>
        <w:t>int</w:t>
      </w:r>
      <w:r w:rsidRPr="00E42690">
        <w:rPr>
          <w:rFonts w:ascii="Times New Roman" w:eastAsia="Times New Roman" w:hAnsi="Times New Roman" w:cs="Times New Roman"/>
          <w:i/>
          <w:sz w:val="32"/>
          <w:szCs w:val="28"/>
          <w:bdr w:val="none" w:sz="0" w:space="0" w:color="auto" w:frame="1"/>
        </w:rPr>
        <w:t> n1=</w:t>
      </w:r>
      <w:r w:rsidRPr="00E42690">
        <w:rPr>
          <w:rFonts w:ascii="Times New Roman" w:eastAsia="Times New Roman" w:hAnsi="Times New Roman" w:cs="Times New Roman"/>
          <w:i/>
          <w:sz w:val="32"/>
          <w:szCs w:val="28"/>
        </w:rPr>
        <w:t>0</w:t>
      </w:r>
      <w:r w:rsidRPr="00E42690">
        <w:rPr>
          <w:rFonts w:ascii="Times New Roman" w:eastAsia="Times New Roman" w:hAnsi="Times New Roman" w:cs="Times New Roman"/>
          <w:i/>
          <w:sz w:val="32"/>
          <w:szCs w:val="28"/>
          <w:bdr w:val="none" w:sz="0" w:space="0" w:color="auto" w:frame="1"/>
        </w:rPr>
        <w:t>,n2=</w:t>
      </w:r>
      <w:r w:rsidRPr="00E42690">
        <w:rPr>
          <w:rFonts w:ascii="Times New Roman" w:eastAsia="Times New Roman" w:hAnsi="Times New Roman" w:cs="Times New Roman"/>
          <w:i/>
          <w:sz w:val="32"/>
          <w:szCs w:val="28"/>
        </w:rPr>
        <w:t>1</w:t>
      </w:r>
      <w:r w:rsidRPr="00E42690">
        <w:rPr>
          <w:rFonts w:ascii="Times New Roman" w:eastAsia="Times New Roman" w:hAnsi="Times New Roman" w:cs="Times New Roman"/>
          <w:i/>
          <w:sz w:val="32"/>
          <w:szCs w:val="28"/>
          <w:bdr w:val="none" w:sz="0" w:space="0" w:color="auto" w:frame="1"/>
        </w:rPr>
        <w:t>,n3,i,count=</w:t>
      </w:r>
      <w:r w:rsidRPr="00E42690">
        <w:rPr>
          <w:rFonts w:ascii="Times New Roman" w:eastAsia="Times New Roman" w:hAnsi="Times New Roman" w:cs="Times New Roman"/>
          <w:i/>
          <w:sz w:val="32"/>
          <w:szCs w:val="28"/>
        </w:rPr>
        <w:t>10</w:t>
      </w:r>
      <w:r w:rsidRPr="00E42690">
        <w:rPr>
          <w:rFonts w:ascii="Times New Roman" w:eastAsia="Times New Roman" w:hAnsi="Times New Roman" w:cs="Times New Roman"/>
          <w:i/>
          <w:sz w:val="32"/>
          <w:szCs w:val="28"/>
          <w:bdr w:val="none" w:sz="0" w:space="0" w:color="auto" w:frame="1"/>
        </w:rPr>
        <w:t>;    </w:t>
      </w:r>
    </w:p>
    <w:p w:rsidR="00AC3813" w:rsidRPr="00E42690" w:rsidRDefault="00AC3813" w:rsidP="00E42690">
      <w:pPr>
        <w:shd w:val="clear" w:color="auto" w:fill="FFFFFF"/>
        <w:spacing w:after="0" w:line="265" w:lineRule="atLeast"/>
        <w:ind w:left="720"/>
        <w:jc w:val="both"/>
        <w:rPr>
          <w:rFonts w:ascii="Times New Roman" w:eastAsia="Times New Roman" w:hAnsi="Times New Roman" w:cs="Times New Roman"/>
          <w:i/>
          <w:sz w:val="32"/>
          <w:szCs w:val="28"/>
        </w:rPr>
      </w:pPr>
      <w:r w:rsidRPr="00E42690">
        <w:rPr>
          <w:rFonts w:ascii="Times New Roman" w:eastAsia="Times New Roman" w:hAnsi="Times New Roman" w:cs="Times New Roman"/>
          <w:i/>
          <w:sz w:val="32"/>
          <w:szCs w:val="28"/>
          <w:bdr w:val="none" w:sz="0" w:space="0" w:color="auto" w:frame="1"/>
        </w:rPr>
        <w:t> System.out.print(n1+</w:t>
      </w:r>
      <w:r w:rsidRPr="00E42690">
        <w:rPr>
          <w:rFonts w:ascii="Times New Roman" w:eastAsia="Times New Roman" w:hAnsi="Times New Roman" w:cs="Times New Roman"/>
          <w:i/>
          <w:sz w:val="32"/>
          <w:szCs w:val="28"/>
        </w:rPr>
        <w:t>" "</w:t>
      </w:r>
      <w:r w:rsidRPr="00E42690">
        <w:rPr>
          <w:rFonts w:ascii="Times New Roman" w:eastAsia="Times New Roman" w:hAnsi="Times New Roman" w:cs="Times New Roman"/>
          <w:i/>
          <w:sz w:val="32"/>
          <w:szCs w:val="28"/>
          <w:bdr w:val="none" w:sz="0" w:space="0" w:color="auto" w:frame="1"/>
        </w:rPr>
        <w:t>+n2);</w:t>
      </w:r>
      <w:r w:rsidRPr="00E42690">
        <w:rPr>
          <w:rFonts w:ascii="Times New Roman" w:eastAsia="Times New Roman" w:hAnsi="Times New Roman" w:cs="Times New Roman"/>
          <w:i/>
          <w:sz w:val="32"/>
          <w:szCs w:val="28"/>
        </w:rPr>
        <w:t>//printing 0 and 1  </w:t>
      </w:r>
      <w:r w:rsidRPr="00E42690">
        <w:rPr>
          <w:rFonts w:ascii="Times New Roman" w:eastAsia="Times New Roman" w:hAnsi="Times New Roman" w:cs="Times New Roman"/>
          <w:i/>
          <w:sz w:val="32"/>
          <w:szCs w:val="28"/>
          <w:bdr w:val="none" w:sz="0" w:space="0" w:color="auto" w:frame="1"/>
        </w:rPr>
        <w:t>     </w:t>
      </w:r>
    </w:p>
    <w:p w:rsidR="00E42690" w:rsidRDefault="00AC3813" w:rsidP="00E42690">
      <w:pPr>
        <w:shd w:val="clear" w:color="auto" w:fill="FFFFFF"/>
        <w:spacing w:after="0" w:line="265" w:lineRule="atLeast"/>
        <w:ind w:left="720"/>
        <w:jc w:val="both"/>
        <w:rPr>
          <w:rFonts w:ascii="Times New Roman" w:eastAsia="Times New Roman" w:hAnsi="Times New Roman" w:cs="Times New Roman"/>
          <w:i/>
          <w:sz w:val="32"/>
          <w:szCs w:val="28"/>
          <w:bdr w:val="none" w:sz="0" w:space="0" w:color="auto" w:frame="1"/>
        </w:rPr>
      </w:pPr>
      <w:r w:rsidRPr="00E42690">
        <w:rPr>
          <w:rFonts w:ascii="Times New Roman" w:eastAsia="Times New Roman" w:hAnsi="Times New Roman" w:cs="Times New Roman"/>
          <w:i/>
          <w:sz w:val="32"/>
          <w:szCs w:val="28"/>
          <w:bdr w:val="none" w:sz="0" w:space="0" w:color="auto" w:frame="1"/>
        </w:rPr>
        <w:t> </w:t>
      </w:r>
      <w:r w:rsidRPr="00E42690">
        <w:rPr>
          <w:rFonts w:ascii="Times New Roman" w:eastAsia="Times New Roman" w:hAnsi="Times New Roman" w:cs="Times New Roman"/>
          <w:b/>
          <w:bCs/>
          <w:i/>
          <w:sz w:val="32"/>
          <w:szCs w:val="28"/>
        </w:rPr>
        <w:t>for</w:t>
      </w:r>
      <w:r w:rsidRPr="00E42690">
        <w:rPr>
          <w:rFonts w:ascii="Times New Roman" w:eastAsia="Times New Roman" w:hAnsi="Times New Roman" w:cs="Times New Roman"/>
          <w:i/>
          <w:sz w:val="32"/>
          <w:szCs w:val="28"/>
          <w:bdr w:val="none" w:sz="0" w:space="0" w:color="auto" w:frame="1"/>
        </w:rPr>
        <w:t>(i=</w:t>
      </w:r>
      <w:r w:rsidRPr="00E42690">
        <w:rPr>
          <w:rFonts w:ascii="Times New Roman" w:eastAsia="Times New Roman" w:hAnsi="Times New Roman" w:cs="Times New Roman"/>
          <w:i/>
          <w:sz w:val="32"/>
          <w:szCs w:val="28"/>
        </w:rPr>
        <w:t>2</w:t>
      </w:r>
      <w:r w:rsidRPr="00E42690">
        <w:rPr>
          <w:rFonts w:ascii="Times New Roman" w:eastAsia="Times New Roman" w:hAnsi="Times New Roman" w:cs="Times New Roman"/>
          <w:i/>
          <w:sz w:val="32"/>
          <w:szCs w:val="28"/>
          <w:bdr w:val="none" w:sz="0" w:space="0" w:color="auto" w:frame="1"/>
        </w:rPr>
        <w:t>;i&lt;count;++i)</w:t>
      </w:r>
    </w:p>
    <w:p w:rsidR="00AC3813" w:rsidRPr="00E42690" w:rsidRDefault="00AC3813" w:rsidP="00E42690">
      <w:pPr>
        <w:shd w:val="clear" w:color="auto" w:fill="FFFFFF"/>
        <w:spacing w:after="0" w:line="265" w:lineRule="atLeast"/>
        <w:ind w:left="720"/>
        <w:jc w:val="both"/>
        <w:rPr>
          <w:rFonts w:ascii="Times New Roman" w:eastAsia="Times New Roman" w:hAnsi="Times New Roman" w:cs="Times New Roman"/>
          <w:i/>
          <w:sz w:val="32"/>
          <w:szCs w:val="28"/>
        </w:rPr>
      </w:pPr>
      <w:r w:rsidRPr="00E42690">
        <w:rPr>
          <w:rFonts w:ascii="Times New Roman" w:eastAsia="Times New Roman" w:hAnsi="Times New Roman" w:cs="Times New Roman"/>
          <w:i/>
          <w:sz w:val="32"/>
          <w:szCs w:val="28"/>
        </w:rPr>
        <w:t>//loop starts from 2 because 0 and 1 are already printed  </w:t>
      </w:r>
      <w:r w:rsidRPr="00E42690">
        <w:rPr>
          <w:rFonts w:ascii="Times New Roman" w:eastAsia="Times New Roman" w:hAnsi="Times New Roman" w:cs="Times New Roman"/>
          <w:i/>
          <w:sz w:val="32"/>
          <w:szCs w:val="28"/>
          <w:bdr w:val="none" w:sz="0" w:space="0" w:color="auto" w:frame="1"/>
        </w:rPr>
        <w:t>  </w:t>
      </w:r>
    </w:p>
    <w:p w:rsidR="00AC3813" w:rsidRPr="00E42690" w:rsidRDefault="00AC3813" w:rsidP="00E42690">
      <w:pPr>
        <w:shd w:val="clear" w:color="auto" w:fill="FFFFFF"/>
        <w:spacing w:after="0" w:line="265" w:lineRule="atLeast"/>
        <w:ind w:left="1440"/>
        <w:jc w:val="both"/>
        <w:rPr>
          <w:rFonts w:ascii="Times New Roman" w:eastAsia="Times New Roman" w:hAnsi="Times New Roman" w:cs="Times New Roman"/>
          <w:i/>
          <w:sz w:val="32"/>
          <w:szCs w:val="28"/>
        </w:rPr>
      </w:pPr>
      <w:r w:rsidRPr="00E42690">
        <w:rPr>
          <w:rFonts w:ascii="Times New Roman" w:eastAsia="Times New Roman" w:hAnsi="Times New Roman" w:cs="Times New Roman"/>
          <w:i/>
          <w:sz w:val="32"/>
          <w:szCs w:val="28"/>
          <w:bdr w:val="none" w:sz="0" w:space="0" w:color="auto" w:frame="1"/>
        </w:rPr>
        <w:t> {    </w:t>
      </w:r>
    </w:p>
    <w:p w:rsidR="00AC3813" w:rsidRPr="00E42690" w:rsidRDefault="00AC3813" w:rsidP="00E42690">
      <w:pPr>
        <w:shd w:val="clear" w:color="auto" w:fill="FFFFFF"/>
        <w:spacing w:after="0" w:line="265" w:lineRule="atLeast"/>
        <w:ind w:left="1440"/>
        <w:jc w:val="both"/>
        <w:rPr>
          <w:rFonts w:ascii="Times New Roman" w:eastAsia="Times New Roman" w:hAnsi="Times New Roman" w:cs="Times New Roman"/>
          <w:i/>
          <w:sz w:val="32"/>
          <w:szCs w:val="28"/>
        </w:rPr>
      </w:pPr>
      <w:r w:rsidRPr="00E42690">
        <w:rPr>
          <w:rFonts w:ascii="Times New Roman" w:eastAsia="Times New Roman" w:hAnsi="Times New Roman" w:cs="Times New Roman"/>
          <w:i/>
          <w:sz w:val="32"/>
          <w:szCs w:val="28"/>
          <w:bdr w:val="none" w:sz="0" w:space="0" w:color="auto" w:frame="1"/>
        </w:rPr>
        <w:t>  n3=n1+n2;    </w:t>
      </w:r>
    </w:p>
    <w:p w:rsidR="00AC3813" w:rsidRPr="00E42690" w:rsidRDefault="00AC3813" w:rsidP="00E42690">
      <w:pPr>
        <w:shd w:val="clear" w:color="auto" w:fill="FFFFFF"/>
        <w:spacing w:after="0" w:line="265" w:lineRule="atLeast"/>
        <w:ind w:left="1440"/>
        <w:jc w:val="both"/>
        <w:rPr>
          <w:rFonts w:ascii="Times New Roman" w:eastAsia="Times New Roman" w:hAnsi="Times New Roman" w:cs="Times New Roman"/>
          <w:i/>
          <w:sz w:val="32"/>
          <w:szCs w:val="28"/>
        </w:rPr>
      </w:pPr>
      <w:r w:rsidRPr="00E42690">
        <w:rPr>
          <w:rFonts w:ascii="Times New Roman" w:eastAsia="Times New Roman" w:hAnsi="Times New Roman" w:cs="Times New Roman"/>
          <w:i/>
          <w:sz w:val="32"/>
          <w:szCs w:val="28"/>
          <w:bdr w:val="none" w:sz="0" w:space="0" w:color="auto" w:frame="1"/>
        </w:rPr>
        <w:t>  System.out.print(</w:t>
      </w:r>
      <w:r w:rsidRPr="00E42690">
        <w:rPr>
          <w:rFonts w:ascii="Times New Roman" w:eastAsia="Times New Roman" w:hAnsi="Times New Roman" w:cs="Times New Roman"/>
          <w:i/>
          <w:sz w:val="32"/>
          <w:szCs w:val="28"/>
        </w:rPr>
        <w:t>" "</w:t>
      </w:r>
      <w:r w:rsidRPr="00E42690">
        <w:rPr>
          <w:rFonts w:ascii="Times New Roman" w:eastAsia="Times New Roman" w:hAnsi="Times New Roman" w:cs="Times New Roman"/>
          <w:i/>
          <w:sz w:val="32"/>
          <w:szCs w:val="28"/>
          <w:bdr w:val="none" w:sz="0" w:space="0" w:color="auto" w:frame="1"/>
        </w:rPr>
        <w:t>+n3);    </w:t>
      </w:r>
    </w:p>
    <w:p w:rsidR="00AC3813" w:rsidRPr="00E42690" w:rsidRDefault="00AC3813" w:rsidP="00E42690">
      <w:pPr>
        <w:shd w:val="clear" w:color="auto" w:fill="FFFFFF"/>
        <w:spacing w:after="0" w:line="265" w:lineRule="atLeast"/>
        <w:ind w:left="1440"/>
        <w:jc w:val="both"/>
        <w:rPr>
          <w:rFonts w:ascii="Times New Roman" w:eastAsia="Times New Roman" w:hAnsi="Times New Roman" w:cs="Times New Roman"/>
          <w:i/>
          <w:sz w:val="32"/>
          <w:szCs w:val="28"/>
        </w:rPr>
      </w:pPr>
      <w:r w:rsidRPr="00E42690">
        <w:rPr>
          <w:rFonts w:ascii="Times New Roman" w:eastAsia="Times New Roman" w:hAnsi="Times New Roman" w:cs="Times New Roman"/>
          <w:i/>
          <w:sz w:val="32"/>
          <w:szCs w:val="28"/>
          <w:bdr w:val="none" w:sz="0" w:space="0" w:color="auto" w:frame="1"/>
        </w:rPr>
        <w:t>  n1=n2;    </w:t>
      </w:r>
    </w:p>
    <w:p w:rsidR="00AC3813" w:rsidRPr="00E42690" w:rsidRDefault="00AC3813" w:rsidP="00E42690">
      <w:pPr>
        <w:shd w:val="clear" w:color="auto" w:fill="FFFFFF"/>
        <w:spacing w:after="0" w:line="265" w:lineRule="atLeast"/>
        <w:ind w:left="1440"/>
        <w:jc w:val="both"/>
        <w:rPr>
          <w:rFonts w:ascii="Times New Roman" w:eastAsia="Times New Roman" w:hAnsi="Times New Roman" w:cs="Times New Roman"/>
          <w:i/>
          <w:sz w:val="32"/>
          <w:szCs w:val="28"/>
        </w:rPr>
      </w:pPr>
      <w:r w:rsidRPr="00E42690">
        <w:rPr>
          <w:rFonts w:ascii="Times New Roman" w:eastAsia="Times New Roman" w:hAnsi="Times New Roman" w:cs="Times New Roman"/>
          <w:i/>
          <w:sz w:val="32"/>
          <w:szCs w:val="28"/>
          <w:bdr w:val="none" w:sz="0" w:space="0" w:color="auto" w:frame="1"/>
        </w:rPr>
        <w:t>  n2=n3;    </w:t>
      </w:r>
    </w:p>
    <w:p w:rsidR="00AC3813" w:rsidRPr="00E42690" w:rsidRDefault="00AC3813" w:rsidP="00E42690">
      <w:pPr>
        <w:shd w:val="clear" w:color="auto" w:fill="FFFFFF"/>
        <w:spacing w:after="0" w:line="265" w:lineRule="atLeast"/>
        <w:ind w:left="1440"/>
        <w:jc w:val="both"/>
        <w:rPr>
          <w:rFonts w:ascii="Times New Roman" w:eastAsia="Times New Roman" w:hAnsi="Times New Roman" w:cs="Times New Roman"/>
          <w:i/>
          <w:sz w:val="32"/>
          <w:szCs w:val="28"/>
        </w:rPr>
      </w:pPr>
      <w:r w:rsidRPr="00E42690">
        <w:rPr>
          <w:rFonts w:ascii="Times New Roman" w:eastAsia="Times New Roman" w:hAnsi="Times New Roman" w:cs="Times New Roman"/>
          <w:i/>
          <w:sz w:val="32"/>
          <w:szCs w:val="28"/>
          <w:bdr w:val="none" w:sz="0" w:space="0" w:color="auto" w:frame="1"/>
        </w:rPr>
        <w:t> } </w:t>
      </w:r>
    </w:p>
    <w:p w:rsidR="00AC3813" w:rsidRPr="00E42690" w:rsidRDefault="00AC3813" w:rsidP="00E42690">
      <w:pPr>
        <w:shd w:val="clear" w:color="auto" w:fill="FFFFFF"/>
        <w:spacing w:after="0" w:line="265" w:lineRule="atLeast"/>
        <w:ind w:left="720"/>
        <w:jc w:val="both"/>
        <w:rPr>
          <w:rFonts w:ascii="Times New Roman" w:eastAsia="Times New Roman" w:hAnsi="Times New Roman" w:cs="Times New Roman"/>
          <w:i/>
          <w:sz w:val="32"/>
          <w:szCs w:val="28"/>
        </w:rPr>
      </w:pPr>
      <w:r w:rsidRPr="00E42690">
        <w:rPr>
          <w:rFonts w:ascii="Times New Roman" w:eastAsia="Times New Roman" w:hAnsi="Times New Roman" w:cs="Times New Roman"/>
          <w:i/>
          <w:sz w:val="32"/>
          <w:szCs w:val="28"/>
          <w:bdr w:val="none" w:sz="0" w:space="0" w:color="auto" w:frame="1"/>
        </w:rPr>
        <w:t> </w:t>
      </w:r>
      <w:r w:rsidR="00E42690" w:rsidRPr="00E42690">
        <w:rPr>
          <w:rFonts w:ascii="Times New Roman" w:eastAsia="Times New Roman" w:hAnsi="Times New Roman" w:cs="Times New Roman"/>
          <w:i/>
          <w:sz w:val="32"/>
          <w:szCs w:val="28"/>
          <w:bdr w:val="none" w:sz="0" w:space="0" w:color="auto" w:frame="1"/>
        </w:rPr>
        <w:t>}</w:t>
      </w:r>
    </w:p>
    <w:p w:rsidR="00AC3813" w:rsidRPr="008B0A59" w:rsidRDefault="00E42690" w:rsidP="00E42690">
      <w:pPr>
        <w:shd w:val="clear" w:color="auto" w:fill="FFFFFF"/>
        <w:spacing w:after="0" w:line="265" w:lineRule="atLeast"/>
        <w:ind w:left="720"/>
        <w:jc w:val="both"/>
        <w:rPr>
          <w:rFonts w:ascii="Times New Roman" w:eastAsia="Times New Roman" w:hAnsi="Times New Roman" w:cs="Times New Roman"/>
          <w:sz w:val="28"/>
          <w:szCs w:val="28"/>
        </w:rPr>
      </w:pPr>
      <w:r w:rsidRPr="00E42690">
        <w:rPr>
          <w:rFonts w:ascii="Times New Roman" w:eastAsia="Times New Roman" w:hAnsi="Times New Roman" w:cs="Times New Roman"/>
          <w:i/>
          <w:sz w:val="32"/>
          <w:szCs w:val="28"/>
          <w:bdr w:val="none" w:sz="0" w:space="0" w:color="auto" w:frame="1"/>
        </w:rPr>
        <w:t>}</w:t>
      </w:r>
      <w:r w:rsidR="00AC3813" w:rsidRPr="008B0A59">
        <w:rPr>
          <w:rFonts w:ascii="Times New Roman" w:eastAsia="Times New Roman" w:hAnsi="Times New Roman" w:cs="Times New Roman"/>
          <w:sz w:val="28"/>
          <w:szCs w:val="28"/>
          <w:bdr w:val="none" w:sz="0" w:space="0" w:color="auto" w:frame="1"/>
        </w:rPr>
        <w:t>  </w:t>
      </w:r>
    </w:p>
    <w:p w:rsidR="00AC3813" w:rsidRPr="00E42690" w:rsidRDefault="00AC3813" w:rsidP="00AC3813">
      <w:pPr>
        <w:pStyle w:val="NormalWeb"/>
        <w:shd w:val="clear" w:color="auto" w:fill="FFFFFF"/>
        <w:spacing w:line="265" w:lineRule="atLeast"/>
        <w:jc w:val="both"/>
        <w:rPr>
          <w:b/>
          <w:sz w:val="28"/>
          <w:szCs w:val="28"/>
          <w:u w:val="single"/>
        </w:rPr>
      </w:pPr>
      <w:r w:rsidRPr="00E42690">
        <w:rPr>
          <w:b/>
          <w:sz w:val="28"/>
          <w:szCs w:val="28"/>
          <w:u w:val="single"/>
        </w:rPr>
        <w:t>Output:</w:t>
      </w:r>
    </w:p>
    <w:p w:rsidR="00AC3813" w:rsidRPr="008B0A59" w:rsidRDefault="00AC3813" w:rsidP="00E42690">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0 1 1 2 3 5 8 13 21 34</w:t>
      </w:r>
    </w:p>
    <w:p w:rsidR="00AC3813" w:rsidRPr="00E42690" w:rsidRDefault="00AC3813" w:rsidP="00AC3813">
      <w:pPr>
        <w:pStyle w:val="Heading2"/>
        <w:shd w:val="clear" w:color="auto" w:fill="FFFFFF"/>
        <w:spacing w:line="312" w:lineRule="atLeast"/>
        <w:jc w:val="both"/>
        <w:rPr>
          <w:rFonts w:ascii="Times New Roman" w:hAnsi="Times New Roman" w:cs="Times New Roman"/>
          <w:bCs w:val="0"/>
          <w:color w:val="auto"/>
          <w:sz w:val="28"/>
          <w:szCs w:val="28"/>
          <w:u w:val="single"/>
        </w:rPr>
      </w:pPr>
      <w:r w:rsidRPr="00E42690">
        <w:rPr>
          <w:rFonts w:ascii="Times New Roman" w:hAnsi="Times New Roman" w:cs="Times New Roman"/>
          <w:bCs w:val="0"/>
          <w:color w:val="auto"/>
          <w:sz w:val="28"/>
          <w:szCs w:val="28"/>
          <w:u w:val="single"/>
        </w:rPr>
        <w:t>Fibonacci Series using recursion in java</w:t>
      </w:r>
    </w:p>
    <w:p w:rsidR="00AC3813" w:rsidRPr="008B0A59" w:rsidRDefault="00AC3813" w:rsidP="00AC3813">
      <w:pPr>
        <w:pStyle w:val="NormalWeb"/>
        <w:shd w:val="clear" w:color="auto" w:fill="FFFFFF"/>
        <w:spacing w:line="265" w:lineRule="atLeast"/>
        <w:jc w:val="both"/>
        <w:rPr>
          <w:sz w:val="28"/>
          <w:szCs w:val="28"/>
        </w:rPr>
      </w:pPr>
      <w:r w:rsidRPr="008B0A59">
        <w:rPr>
          <w:sz w:val="28"/>
          <w:szCs w:val="28"/>
        </w:rPr>
        <w:t>Let's see the fibonacci series program in java using recursion.</w:t>
      </w:r>
    </w:p>
    <w:p w:rsidR="00AC3813" w:rsidRPr="00E42690" w:rsidRDefault="00AC3813" w:rsidP="00E42690">
      <w:pPr>
        <w:shd w:val="clear" w:color="auto" w:fill="FFFFFF"/>
        <w:spacing w:after="0" w:line="265" w:lineRule="atLeast"/>
        <w:ind w:left="720"/>
        <w:jc w:val="both"/>
        <w:rPr>
          <w:rFonts w:ascii="Times New Roman" w:hAnsi="Times New Roman" w:cs="Times New Roman"/>
          <w:i/>
          <w:sz w:val="32"/>
          <w:szCs w:val="28"/>
        </w:rPr>
      </w:pPr>
      <w:r w:rsidRPr="00E42690">
        <w:rPr>
          <w:rStyle w:val="keyword"/>
          <w:rFonts w:ascii="Times New Roman" w:hAnsi="Times New Roman" w:cs="Times New Roman"/>
          <w:b/>
          <w:bCs/>
          <w:i/>
          <w:sz w:val="32"/>
          <w:szCs w:val="28"/>
          <w:bdr w:val="none" w:sz="0" w:space="0" w:color="auto" w:frame="1"/>
        </w:rPr>
        <w:t>class</w:t>
      </w:r>
      <w:r w:rsidRPr="00E42690">
        <w:rPr>
          <w:rFonts w:ascii="Times New Roman" w:hAnsi="Times New Roman" w:cs="Times New Roman"/>
          <w:i/>
          <w:sz w:val="32"/>
          <w:szCs w:val="28"/>
          <w:bdr w:val="none" w:sz="0" w:space="0" w:color="auto" w:frame="1"/>
        </w:rPr>
        <w:t> FibonacciExample2{  </w:t>
      </w:r>
    </w:p>
    <w:p w:rsidR="00AC3813" w:rsidRPr="00E42690" w:rsidRDefault="00AC3813" w:rsidP="00E42690">
      <w:pPr>
        <w:shd w:val="clear" w:color="auto" w:fill="FFFFFF"/>
        <w:spacing w:after="0" w:line="265" w:lineRule="atLeast"/>
        <w:ind w:left="720"/>
        <w:jc w:val="both"/>
        <w:rPr>
          <w:rFonts w:ascii="Times New Roman" w:hAnsi="Times New Roman" w:cs="Times New Roman"/>
          <w:i/>
          <w:sz w:val="32"/>
          <w:szCs w:val="28"/>
        </w:rPr>
      </w:pPr>
      <w:r w:rsidRPr="00E42690">
        <w:rPr>
          <w:rFonts w:ascii="Times New Roman" w:hAnsi="Times New Roman" w:cs="Times New Roman"/>
          <w:i/>
          <w:sz w:val="32"/>
          <w:szCs w:val="28"/>
          <w:bdr w:val="none" w:sz="0" w:space="0" w:color="auto" w:frame="1"/>
        </w:rPr>
        <w:t> </w:t>
      </w:r>
      <w:r w:rsidRPr="00E42690">
        <w:rPr>
          <w:rStyle w:val="keyword"/>
          <w:rFonts w:ascii="Times New Roman" w:hAnsi="Times New Roman" w:cs="Times New Roman"/>
          <w:b/>
          <w:bCs/>
          <w:i/>
          <w:sz w:val="32"/>
          <w:szCs w:val="28"/>
          <w:bdr w:val="none" w:sz="0" w:space="0" w:color="auto" w:frame="1"/>
        </w:rPr>
        <w:t>static</w:t>
      </w:r>
      <w:r w:rsidRPr="00E42690">
        <w:rPr>
          <w:rFonts w:ascii="Times New Roman" w:hAnsi="Times New Roman" w:cs="Times New Roman"/>
          <w:i/>
          <w:sz w:val="32"/>
          <w:szCs w:val="28"/>
          <w:bdr w:val="none" w:sz="0" w:space="0" w:color="auto" w:frame="1"/>
        </w:rPr>
        <w:t> </w:t>
      </w:r>
      <w:r w:rsidRPr="00E42690">
        <w:rPr>
          <w:rStyle w:val="datatypes"/>
          <w:rFonts w:ascii="Times New Roman" w:hAnsi="Times New Roman" w:cs="Times New Roman"/>
          <w:b/>
          <w:bCs/>
          <w:i/>
          <w:sz w:val="32"/>
          <w:szCs w:val="28"/>
          <w:bdr w:val="none" w:sz="0" w:space="0" w:color="auto" w:frame="1"/>
        </w:rPr>
        <w:t>int</w:t>
      </w:r>
      <w:r w:rsidRPr="00E42690">
        <w:rPr>
          <w:rFonts w:ascii="Times New Roman" w:hAnsi="Times New Roman" w:cs="Times New Roman"/>
          <w:i/>
          <w:sz w:val="32"/>
          <w:szCs w:val="28"/>
          <w:bdr w:val="none" w:sz="0" w:space="0" w:color="auto" w:frame="1"/>
        </w:rPr>
        <w:t> n1=0,n2=1,n3=0;    </w:t>
      </w:r>
    </w:p>
    <w:p w:rsidR="00AC3813" w:rsidRPr="00E42690" w:rsidRDefault="00AC3813" w:rsidP="00E42690">
      <w:pPr>
        <w:shd w:val="clear" w:color="auto" w:fill="FFFFFF"/>
        <w:spacing w:after="0" w:line="265" w:lineRule="atLeast"/>
        <w:ind w:left="720"/>
        <w:jc w:val="both"/>
        <w:rPr>
          <w:rFonts w:ascii="Times New Roman" w:hAnsi="Times New Roman" w:cs="Times New Roman"/>
          <w:i/>
          <w:sz w:val="32"/>
          <w:szCs w:val="28"/>
        </w:rPr>
      </w:pPr>
      <w:r w:rsidRPr="00E42690">
        <w:rPr>
          <w:rFonts w:ascii="Times New Roman" w:hAnsi="Times New Roman" w:cs="Times New Roman"/>
          <w:i/>
          <w:sz w:val="32"/>
          <w:szCs w:val="28"/>
          <w:bdr w:val="none" w:sz="0" w:space="0" w:color="auto" w:frame="1"/>
        </w:rPr>
        <w:t> </w:t>
      </w:r>
      <w:r w:rsidRPr="00E42690">
        <w:rPr>
          <w:rStyle w:val="keyword"/>
          <w:rFonts w:ascii="Times New Roman" w:hAnsi="Times New Roman" w:cs="Times New Roman"/>
          <w:b/>
          <w:bCs/>
          <w:i/>
          <w:sz w:val="32"/>
          <w:szCs w:val="28"/>
          <w:bdr w:val="none" w:sz="0" w:space="0" w:color="auto" w:frame="1"/>
        </w:rPr>
        <w:t>static</w:t>
      </w:r>
      <w:r w:rsidRPr="00E42690">
        <w:rPr>
          <w:rFonts w:ascii="Times New Roman" w:hAnsi="Times New Roman" w:cs="Times New Roman"/>
          <w:i/>
          <w:sz w:val="32"/>
          <w:szCs w:val="28"/>
          <w:bdr w:val="none" w:sz="0" w:space="0" w:color="auto" w:frame="1"/>
        </w:rPr>
        <w:t> </w:t>
      </w:r>
      <w:r w:rsidRPr="00E42690">
        <w:rPr>
          <w:rStyle w:val="keyword"/>
          <w:rFonts w:ascii="Times New Roman" w:hAnsi="Times New Roman" w:cs="Times New Roman"/>
          <w:b/>
          <w:bCs/>
          <w:i/>
          <w:sz w:val="32"/>
          <w:szCs w:val="28"/>
          <w:bdr w:val="none" w:sz="0" w:space="0" w:color="auto" w:frame="1"/>
        </w:rPr>
        <w:t>void</w:t>
      </w:r>
      <w:r w:rsidRPr="00E42690">
        <w:rPr>
          <w:rFonts w:ascii="Times New Roman" w:hAnsi="Times New Roman" w:cs="Times New Roman"/>
          <w:i/>
          <w:sz w:val="32"/>
          <w:szCs w:val="28"/>
          <w:bdr w:val="none" w:sz="0" w:space="0" w:color="auto" w:frame="1"/>
        </w:rPr>
        <w:t> printFibonacci(</w:t>
      </w:r>
      <w:r w:rsidRPr="00E42690">
        <w:rPr>
          <w:rStyle w:val="datatypes"/>
          <w:rFonts w:ascii="Times New Roman" w:hAnsi="Times New Roman" w:cs="Times New Roman"/>
          <w:b/>
          <w:bCs/>
          <w:i/>
          <w:sz w:val="32"/>
          <w:szCs w:val="28"/>
          <w:bdr w:val="none" w:sz="0" w:space="0" w:color="auto" w:frame="1"/>
        </w:rPr>
        <w:t>int</w:t>
      </w:r>
      <w:r w:rsidRPr="00E42690">
        <w:rPr>
          <w:rFonts w:ascii="Times New Roman" w:hAnsi="Times New Roman" w:cs="Times New Roman"/>
          <w:i/>
          <w:sz w:val="32"/>
          <w:szCs w:val="28"/>
          <w:bdr w:val="none" w:sz="0" w:space="0" w:color="auto" w:frame="1"/>
        </w:rPr>
        <w:t> count){    </w:t>
      </w:r>
    </w:p>
    <w:p w:rsidR="00AC3813" w:rsidRPr="00E42690" w:rsidRDefault="00AC3813" w:rsidP="00E42690">
      <w:pPr>
        <w:shd w:val="clear" w:color="auto" w:fill="FFFFFF"/>
        <w:spacing w:after="0" w:line="265" w:lineRule="atLeast"/>
        <w:ind w:left="720"/>
        <w:jc w:val="both"/>
        <w:rPr>
          <w:rFonts w:ascii="Times New Roman" w:hAnsi="Times New Roman" w:cs="Times New Roman"/>
          <w:i/>
          <w:sz w:val="32"/>
          <w:szCs w:val="28"/>
        </w:rPr>
      </w:pPr>
      <w:r w:rsidRPr="00E42690">
        <w:rPr>
          <w:rFonts w:ascii="Times New Roman" w:hAnsi="Times New Roman" w:cs="Times New Roman"/>
          <w:i/>
          <w:sz w:val="32"/>
          <w:szCs w:val="28"/>
          <w:bdr w:val="none" w:sz="0" w:space="0" w:color="auto" w:frame="1"/>
        </w:rPr>
        <w:t>    </w:t>
      </w:r>
      <w:r w:rsidRPr="00E42690">
        <w:rPr>
          <w:rStyle w:val="keyword"/>
          <w:rFonts w:ascii="Times New Roman" w:hAnsi="Times New Roman" w:cs="Times New Roman"/>
          <w:b/>
          <w:bCs/>
          <w:i/>
          <w:sz w:val="32"/>
          <w:szCs w:val="28"/>
          <w:bdr w:val="none" w:sz="0" w:space="0" w:color="auto" w:frame="1"/>
        </w:rPr>
        <w:t>if</w:t>
      </w:r>
      <w:r w:rsidRPr="00E42690">
        <w:rPr>
          <w:rFonts w:ascii="Times New Roman" w:hAnsi="Times New Roman" w:cs="Times New Roman"/>
          <w:i/>
          <w:sz w:val="32"/>
          <w:szCs w:val="28"/>
          <w:bdr w:val="none" w:sz="0" w:space="0" w:color="auto" w:frame="1"/>
        </w:rPr>
        <w:t>(count&gt;0){    </w:t>
      </w:r>
    </w:p>
    <w:p w:rsidR="00AC3813" w:rsidRPr="00E42690" w:rsidRDefault="00AC3813" w:rsidP="00E42690">
      <w:pPr>
        <w:shd w:val="clear" w:color="auto" w:fill="FFFFFF"/>
        <w:spacing w:after="0" w:line="265" w:lineRule="atLeast"/>
        <w:ind w:left="720"/>
        <w:jc w:val="both"/>
        <w:rPr>
          <w:rFonts w:ascii="Times New Roman" w:hAnsi="Times New Roman" w:cs="Times New Roman"/>
          <w:i/>
          <w:sz w:val="32"/>
          <w:szCs w:val="28"/>
        </w:rPr>
      </w:pPr>
      <w:r w:rsidRPr="00E42690">
        <w:rPr>
          <w:rFonts w:ascii="Times New Roman" w:hAnsi="Times New Roman" w:cs="Times New Roman"/>
          <w:i/>
          <w:sz w:val="32"/>
          <w:szCs w:val="28"/>
          <w:bdr w:val="none" w:sz="0" w:space="0" w:color="auto" w:frame="1"/>
        </w:rPr>
        <w:t>         n3 = n1 + n2;    </w:t>
      </w:r>
    </w:p>
    <w:p w:rsidR="00AC3813" w:rsidRPr="00E42690" w:rsidRDefault="00AC3813" w:rsidP="00E42690">
      <w:pPr>
        <w:shd w:val="clear" w:color="auto" w:fill="FFFFFF"/>
        <w:spacing w:after="0" w:line="265" w:lineRule="atLeast"/>
        <w:ind w:left="720"/>
        <w:jc w:val="both"/>
        <w:rPr>
          <w:rFonts w:ascii="Times New Roman" w:hAnsi="Times New Roman" w:cs="Times New Roman"/>
          <w:i/>
          <w:sz w:val="32"/>
          <w:szCs w:val="28"/>
        </w:rPr>
      </w:pPr>
      <w:r w:rsidRPr="00E42690">
        <w:rPr>
          <w:rFonts w:ascii="Times New Roman" w:hAnsi="Times New Roman" w:cs="Times New Roman"/>
          <w:i/>
          <w:sz w:val="32"/>
          <w:szCs w:val="28"/>
          <w:bdr w:val="none" w:sz="0" w:space="0" w:color="auto" w:frame="1"/>
        </w:rPr>
        <w:t>         n1 = n2;    </w:t>
      </w:r>
    </w:p>
    <w:p w:rsidR="00AC3813" w:rsidRPr="00E42690" w:rsidRDefault="00AC3813" w:rsidP="00E42690">
      <w:pPr>
        <w:shd w:val="clear" w:color="auto" w:fill="FFFFFF"/>
        <w:spacing w:after="0" w:line="265" w:lineRule="atLeast"/>
        <w:ind w:left="720"/>
        <w:jc w:val="both"/>
        <w:rPr>
          <w:rFonts w:ascii="Times New Roman" w:hAnsi="Times New Roman" w:cs="Times New Roman"/>
          <w:i/>
          <w:sz w:val="32"/>
          <w:szCs w:val="28"/>
        </w:rPr>
      </w:pPr>
      <w:r w:rsidRPr="00E42690">
        <w:rPr>
          <w:rFonts w:ascii="Times New Roman" w:hAnsi="Times New Roman" w:cs="Times New Roman"/>
          <w:i/>
          <w:sz w:val="32"/>
          <w:szCs w:val="28"/>
          <w:bdr w:val="none" w:sz="0" w:space="0" w:color="auto" w:frame="1"/>
        </w:rPr>
        <w:t>         n2 = n3;    </w:t>
      </w:r>
    </w:p>
    <w:p w:rsidR="00AC3813" w:rsidRPr="00E42690" w:rsidRDefault="00AC3813" w:rsidP="00E42690">
      <w:pPr>
        <w:shd w:val="clear" w:color="auto" w:fill="FFFFFF"/>
        <w:spacing w:after="0" w:line="265" w:lineRule="atLeast"/>
        <w:ind w:left="720"/>
        <w:jc w:val="both"/>
        <w:rPr>
          <w:rFonts w:ascii="Times New Roman" w:hAnsi="Times New Roman" w:cs="Times New Roman"/>
          <w:i/>
          <w:sz w:val="32"/>
          <w:szCs w:val="28"/>
        </w:rPr>
      </w:pPr>
      <w:r w:rsidRPr="00E42690">
        <w:rPr>
          <w:rFonts w:ascii="Times New Roman" w:hAnsi="Times New Roman" w:cs="Times New Roman"/>
          <w:i/>
          <w:sz w:val="32"/>
          <w:szCs w:val="28"/>
          <w:bdr w:val="none" w:sz="0" w:space="0" w:color="auto" w:frame="1"/>
        </w:rPr>
        <w:t>         System.out.print(</w:t>
      </w:r>
      <w:r w:rsidRPr="00E42690">
        <w:rPr>
          <w:rStyle w:val="string"/>
          <w:rFonts w:ascii="Times New Roman" w:hAnsi="Times New Roman" w:cs="Times New Roman"/>
          <w:i/>
          <w:sz w:val="32"/>
          <w:szCs w:val="28"/>
          <w:bdr w:val="none" w:sz="0" w:space="0" w:color="auto" w:frame="1"/>
        </w:rPr>
        <w:t>" "</w:t>
      </w:r>
      <w:r w:rsidRPr="00E42690">
        <w:rPr>
          <w:rFonts w:ascii="Times New Roman" w:hAnsi="Times New Roman" w:cs="Times New Roman"/>
          <w:i/>
          <w:sz w:val="32"/>
          <w:szCs w:val="28"/>
          <w:bdr w:val="none" w:sz="0" w:space="0" w:color="auto" w:frame="1"/>
        </w:rPr>
        <w:t>+n3);   </w:t>
      </w:r>
    </w:p>
    <w:p w:rsidR="00AC3813" w:rsidRPr="00E42690" w:rsidRDefault="00AC3813" w:rsidP="00E42690">
      <w:pPr>
        <w:shd w:val="clear" w:color="auto" w:fill="FFFFFF"/>
        <w:spacing w:after="0" w:line="265" w:lineRule="atLeast"/>
        <w:ind w:left="720"/>
        <w:jc w:val="both"/>
        <w:rPr>
          <w:rFonts w:ascii="Times New Roman" w:hAnsi="Times New Roman" w:cs="Times New Roman"/>
          <w:i/>
          <w:sz w:val="32"/>
          <w:szCs w:val="28"/>
        </w:rPr>
      </w:pPr>
      <w:r w:rsidRPr="00E42690">
        <w:rPr>
          <w:rFonts w:ascii="Times New Roman" w:hAnsi="Times New Roman" w:cs="Times New Roman"/>
          <w:i/>
          <w:sz w:val="32"/>
          <w:szCs w:val="28"/>
          <w:bdr w:val="none" w:sz="0" w:space="0" w:color="auto" w:frame="1"/>
        </w:rPr>
        <w:lastRenderedPageBreak/>
        <w:t>         printFibonacci(count-1);    </w:t>
      </w:r>
    </w:p>
    <w:p w:rsidR="00AC3813" w:rsidRPr="00E42690" w:rsidRDefault="00AC3813" w:rsidP="00E42690">
      <w:pPr>
        <w:shd w:val="clear" w:color="auto" w:fill="FFFFFF"/>
        <w:spacing w:after="0" w:line="265" w:lineRule="atLeast"/>
        <w:ind w:left="720"/>
        <w:jc w:val="both"/>
        <w:rPr>
          <w:rFonts w:ascii="Times New Roman" w:hAnsi="Times New Roman" w:cs="Times New Roman"/>
          <w:i/>
          <w:sz w:val="32"/>
          <w:szCs w:val="28"/>
        </w:rPr>
      </w:pPr>
      <w:r w:rsidRPr="00E42690">
        <w:rPr>
          <w:rFonts w:ascii="Times New Roman" w:hAnsi="Times New Roman" w:cs="Times New Roman"/>
          <w:i/>
          <w:sz w:val="32"/>
          <w:szCs w:val="28"/>
          <w:bdr w:val="none" w:sz="0" w:space="0" w:color="auto" w:frame="1"/>
        </w:rPr>
        <w:t>     }    </w:t>
      </w:r>
    </w:p>
    <w:p w:rsidR="00AC3813" w:rsidRPr="00E42690" w:rsidRDefault="00AC3813" w:rsidP="00E42690">
      <w:pPr>
        <w:shd w:val="clear" w:color="auto" w:fill="FFFFFF"/>
        <w:spacing w:after="0" w:line="265" w:lineRule="atLeast"/>
        <w:ind w:left="720"/>
        <w:jc w:val="both"/>
        <w:rPr>
          <w:rFonts w:ascii="Times New Roman" w:hAnsi="Times New Roman" w:cs="Times New Roman"/>
          <w:i/>
          <w:sz w:val="32"/>
          <w:szCs w:val="28"/>
        </w:rPr>
      </w:pPr>
      <w:r w:rsidRPr="00E42690">
        <w:rPr>
          <w:rFonts w:ascii="Times New Roman" w:hAnsi="Times New Roman" w:cs="Times New Roman"/>
          <w:i/>
          <w:sz w:val="32"/>
          <w:szCs w:val="28"/>
          <w:bdr w:val="none" w:sz="0" w:space="0" w:color="auto" w:frame="1"/>
        </w:rPr>
        <w:t> }    </w:t>
      </w:r>
    </w:p>
    <w:p w:rsidR="00AC3813" w:rsidRPr="00E42690" w:rsidRDefault="00AC3813" w:rsidP="00E42690">
      <w:pPr>
        <w:shd w:val="clear" w:color="auto" w:fill="FFFFFF"/>
        <w:spacing w:after="0" w:line="265" w:lineRule="atLeast"/>
        <w:ind w:left="720"/>
        <w:jc w:val="both"/>
        <w:rPr>
          <w:rFonts w:ascii="Times New Roman" w:hAnsi="Times New Roman" w:cs="Times New Roman"/>
          <w:i/>
          <w:sz w:val="32"/>
          <w:szCs w:val="28"/>
        </w:rPr>
      </w:pPr>
      <w:r w:rsidRPr="00E42690">
        <w:rPr>
          <w:rFonts w:ascii="Times New Roman" w:hAnsi="Times New Roman" w:cs="Times New Roman"/>
          <w:i/>
          <w:sz w:val="32"/>
          <w:szCs w:val="28"/>
          <w:bdr w:val="none" w:sz="0" w:space="0" w:color="auto" w:frame="1"/>
        </w:rPr>
        <w:t> </w:t>
      </w:r>
      <w:r w:rsidRPr="00E42690">
        <w:rPr>
          <w:rStyle w:val="keyword"/>
          <w:rFonts w:ascii="Times New Roman" w:hAnsi="Times New Roman" w:cs="Times New Roman"/>
          <w:b/>
          <w:bCs/>
          <w:i/>
          <w:sz w:val="32"/>
          <w:szCs w:val="28"/>
          <w:bdr w:val="none" w:sz="0" w:space="0" w:color="auto" w:frame="1"/>
        </w:rPr>
        <w:t>public</w:t>
      </w:r>
      <w:r w:rsidRPr="00E42690">
        <w:rPr>
          <w:rFonts w:ascii="Times New Roman" w:hAnsi="Times New Roman" w:cs="Times New Roman"/>
          <w:i/>
          <w:sz w:val="32"/>
          <w:szCs w:val="28"/>
          <w:bdr w:val="none" w:sz="0" w:space="0" w:color="auto" w:frame="1"/>
        </w:rPr>
        <w:t> </w:t>
      </w:r>
      <w:r w:rsidRPr="00E42690">
        <w:rPr>
          <w:rStyle w:val="keyword"/>
          <w:rFonts w:ascii="Times New Roman" w:hAnsi="Times New Roman" w:cs="Times New Roman"/>
          <w:b/>
          <w:bCs/>
          <w:i/>
          <w:sz w:val="32"/>
          <w:szCs w:val="28"/>
          <w:bdr w:val="none" w:sz="0" w:space="0" w:color="auto" w:frame="1"/>
        </w:rPr>
        <w:t>static</w:t>
      </w:r>
      <w:r w:rsidRPr="00E42690">
        <w:rPr>
          <w:rFonts w:ascii="Times New Roman" w:hAnsi="Times New Roman" w:cs="Times New Roman"/>
          <w:i/>
          <w:sz w:val="32"/>
          <w:szCs w:val="28"/>
          <w:bdr w:val="none" w:sz="0" w:space="0" w:color="auto" w:frame="1"/>
        </w:rPr>
        <w:t> </w:t>
      </w:r>
      <w:r w:rsidRPr="00E42690">
        <w:rPr>
          <w:rStyle w:val="keyword"/>
          <w:rFonts w:ascii="Times New Roman" w:hAnsi="Times New Roman" w:cs="Times New Roman"/>
          <w:b/>
          <w:bCs/>
          <w:i/>
          <w:sz w:val="32"/>
          <w:szCs w:val="28"/>
          <w:bdr w:val="none" w:sz="0" w:space="0" w:color="auto" w:frame="1"/>
        </w:rPr>
        <w:t>void</w:t>
      </w:r>
      <w:r w:rsidRPr="00E42690">
        <w:rPr>
          <w:rFonts w:ascii="Times New Roman" w:hAnsi="Times New Roman" w:cs="Times New Roman"/>
          <w:i/>
          <w:sz w:val="32"/>
          <w:szCs w:val="28"/>
          <w:bdr w:val="none" w:sz="0" w:space="0" w:color="auto" w:frame="1"/>
        </w:rPr>
        <w:t> main(String args[]){    </w:t>
      </w:r>
    </w:p>
    <w:p w:rsidR="00AC3813" w:rsidRPr="00E42690" w:rsidRDefault="00AC3813" w:rsidP="00E42690">
      <w:pPr>
        <w:shd w:val="clear" w:color="auto" w:fill="FFFFFF"/>
        <w:spacing w:after="0" w:line="265" w:lineRule="atLeast"/>
        <w:ind w:left="720"/>
        <w:jc w:val="both"/>
        <w:rPr>
          <w:rFonts w:ascii="Times New Roman" w:hAnsi="Times New Roman" w:cs="Times New Roman"/>
          <w:i/>
          <w:sz w:val="32"/>
          <w:szCs w:val="28"/>
        </w:rPr>
      </w:pPr>
      <w:r w:rsidRPr="00E42690">
        <w:rPr>
          <w:rFonts w:ascii="Times New Roman" w:hAnsi="Times New Roman" w:cs="Times New Roman"/>
          <w:i/>
          <w:sz w:val="32"/>
          <w:szCs w:val="28"/>
          <w:bdr w:val="none" w:sz="0" w:space="0" w:color="auto" w:frame="1"/>
        </w:rPr>
        <w:t>  </w:t>
      </w:r>
      <w:r w:rsidRPr="00E42690">
        <w:rPr>
          <w:rStyle w:val="datatypes"/>
          <w:rFonts w:ascii="Times New Roman" w:hAnsi="Times New Roman" w:cs="Times New Roman"/>
          <w:b/>
          <w:bCs/>
          <w:i/>
          <w:sz w:val="32"/>
          <w:szCs w:val="28"/>
          <w:bdr w:val="none" w:sz="0" w:space="0" w:color="auto" w:frame="1"/>
        </w:rPr>
        <w:t>int</w:t>
      </w:r>
      <w:r w:rsidRPr="00E42690">
        <w:rPr>
          <w:rFonts w:ascii="Times New Roman" w:hAnsi="Times New Roman" w:cs="Times New Roman"/>
          <w:i/>
          <w:sz w:val="32"/>
          <w:szCs w:val="28"/>
          <w:bdr w:val="none" w:sz="0" w:space="0" w:color="auto" w:frame="1"/>
        </w:rPr>
        <w:t> count=10;    </w:t>
      </w:r>
    </w:p>
    <w:p w:rsidR="00AC3813" w:rsidRPr="00E42690" w:rsidRDefault="00AC3813" w:rsidP="00E42690">
      <w:pPr>
        <w:shd w:val="clear" w:color="auto" w:fill="FFFFFF"/>
        <w:spacing w:after="0" w:line="265" w:lineRule="atLeast"/>
        <w:ind w:left="720"/>
        <w:jc w:val="both"/>
        <w:rPr>
          <w:rFonts w:ascii="Times New Roman" w:hAnsi="Times New Roman" w:cs="Times New Roman"/>
          <w:i/>
          <w:sz w:val="32"/>
          <w:szCs w:val="28"/>
        </w:rPr>
      </w:pPr>
      <w:r w:rsidRPr="00E42690">
        <w:rPr>
          <w:rFonts w:ascii="Times New Roman" w:hAnsi="Times New Roman" w:cs="Times New Roman"/>
          <w:i/>
          <w:sz w:val="32"/>
          <w:szCs w:val="28"/>
          <w:bdr w:val="none" w:sz="0" w:space="0" w:color="auto" w:frame="1"/>
        </w:rPr>
        <w:t>  System.out.print(n1+</w:t>
      </w:r>
      <w:r w:rsidRPr="00E42690">
        <w:rPr>
          <w:rStyle w:val="string"/>
          <w:rFonts w:ascii="Times New Roman" w:hAnsi="Times New Roman" w:cs="Times New Roman"/>
          <w:i/>
          <w:sz w:val="32"/>
          <w:szCs w:val="28"/>
          <w:bdr w:val="none" w:sz="0" w:space="0" w:color="auto" w:frame="1"/>
        </w:rPr>
        <w:t>" "</w:t>
      </w:r>
      <w:r w:rsidRPr="00E42690">
        <w:rPr>
          <w:rFonts w:ascii="Times New Roman" w:hAnsi="Times New Roman" w:cs="Times New Roman"/>
          <w:i/>
          <w:sz w:val="32"/>
          <w:szCs w:val="28"/>
          <w:bdr w:val="none" w:sz="0" w:space="0" w:color="auto" w:frame="1"/>
        </w:rPr>
        <w:t>+n2);</w:t>
      </w:r>
      <w:r w:rsidRPr="00E42690">
        <w:rPr>
          <w:rStyle w:val="comment"/>
          <w:rFonts w:ascii="Times New Roman" w:hAnsi="Times New Roman" w:cs="Times New Roman"/>
          <w:i/>
          <w:sz w:val="32"/>
          <w:szCs w:val="28"/>
          <w:bdr w:val="none" w:sz="0" w:space="0" w:color="auto" w:frame="1"/>
        </w:rPr>
        <w:t>//printing 0 and 1  </w:t>
      </w:r>
      <w:r w:rsidRPr="00E42690">
        <w:rPr>
          <w:rFonts w:ascii="Times New Roman" w:hAnsi="Times New Roman" w:cs="Times New Roman"/>
          <w:i/>
          <w:sz w:val="32"/>
          <w:szCs w:val="28"/>
          <w:bdr w:val="none" w:sz="0" w:space="0" w:color="auto" w:frame="1"/>
        </w:rPr>
        <w:t>  </w:t>
      </w:r>
    </w:p>
    <w:p w:rsidR="00E42690" w:rsidRDefault="00AC3813" w:rsidP="00E42690">
      <w:pPr>
        <w:shd w:val="clear" w:color="auto" w:fill="FFFFFF"/>
        <w:spacing w:after="0" w:line="265" w:lineRule="atLeast"/>
        <w:ind w:left="720"/>
        <w:jc w:val="both"/>
        <w:rPr>
          <w:rFonts w:ascii="Times New Roman" w:hAnsi="Times New Roman" w:cs="Times New Roman"/>
          <w:i/>
          <w:sz w:val="32"/>
          <w:szCs w:val="28"/>
          <w:bdr w:val="none" w:sz="0" w:space="0" w:color="auto" w:frame="1"/>
        </w:rPr>
      </w:pPr>
      <w:r w:rsidRPr="00E42690">
        <w:rPr>
          <w:rFonts w:ascii="Times New Roman" w:hAnsi="Times New Roman" w:cs="Times New Roman"/>
          <w:i/>
          <w:sz w:val="32"/>
          <w:szCs w:val="28"/>
          <w:bdr w:val="none" w:sz="0" w:space="0" w:color="auto" w:frame="1"/>
        </w:rPr>
        <w:t>  printFibonacci(count-2);</w:t>
      </w:r>
    </w:p>
    <w:p w:rsidR="00AC3813" w:rsidRPr="00E42690" w:rsidRDefault="00AC3813" w:rsidP="00E42690">
      <w:pPr>
        <w:shd w:val="clear" w:color="auto" w:fill="FFFFFF"/>
        <w:spacing w:after="0" w:line="265" w:lineRule="atLeast"/>
        <w:ind w:left="720"/>
        <w:jc w:val="both"/>
        <w:rPr>
          <w:rFonts w:ascii="Times New Roman" w:hAnsi="Times New Roman" w:cs="Times New Roman"/>
          <w:i/>
          <w:sz w:val="32"/>
          <w:szCs w:val="28"/>
        </w:rPr>
      </w:pPr>
      <w:r w:rsidRPr="00E42690">
        <w:rPr>
          <w:rStyle w:val="comment"/>
          <w:rFonts w:ascii="Times New Roman" w:hAnsi="Times New Roman" w:cs="Times New Roman"/>
          <w:i/>
          <w:sz w:val="32"/>
          <w:szCs w:val="28"/>
          <w:bdr w:val="none" w:sz="0" w:space="0" w:color="auto" w:frame="1"/>
        </w:rPr>
        <w:t>//n-2 because 2 numbers are already printed </w:t>
      </w:r>
      <w:r w:rsidRPr="00E42690">
        <w:rPr>
          <w:rFonts w:ascii="Times New Roman" w:hAnsi="Times New Roman" w:cs="Times New Roman"/>
          <w:i/>
          <w:sz w:val="32"/>
          <w:szCs w:val="28"/>
          <w:bdr w:val="none" w:sz="0" w:space="0" w:color="auto" w:frame="1"/>
        </w:rPr>
        <w:t>  </w:t>
      </w:r>
    </w:p>
    <w:p w:rsidR="00AC3813" w:rsidRPr="00E42690" w:rsidRDefault="00AC3813" w:rsidP="00E42690">
      <w:pPr>
        <w:shd w:val="clear" w:color="auto" w:fill="FFFFFF"/>
        <w:spacing w:after="0" w:line="265" w:lineRule="atLeast"/>
        <w:ind w:left="720"/>
        <w:jc w:val="both"/>
        <w:rPr>
          <w:rFonts w:ascii="Times New Roman" w:hAnsi="Times New Roman" w:cs="Times New Roman"/>
          <w:i/>
          <w:sz w:val="32"/>
          <w:szCs w:val="28"/>
        </w:rPr>
      </w:pPr>
      <w:r w:rsidRPr="00E42690">
        <w:rPr>
          <w:rFonts w:ascii="Times New Roman" w:hAnsi="Times New Roman" w:cs="Times New Roman"/>
          <w:i/>
          <w:sz w:val="32"/>
          <w:szCs w:val="28"/>
          <w:bdr w:val="none" w:sz="0" w:space="0" w:color="auto" w:frame="1"/>
        </w:rPr>
        <w:t> }  </w:t>
      </w:r>
    </w:p>
    <w:p w:rsidR="00AC3813" w:rsidRPr="008B0A59" w:rsidRDefault="00AC3813" w:rsidP="00E42690">
      <w:pPr>
        <w:shd w:val="clear" w:color="auto" w:fill="FFFFFF"/>
        <w:spacing w:after="0" w:line="265" w:lineRule="atLeast"/>
        <w:ind w:left="720"/>
        <w:jc w:val="both"/>
        <w:rPr>
          <w:rFonts w:ascii="Times New Roman" w:hAnsi="Times New Roman" w:cs="Times New Roman"/>
          <w:sz w:val="28"/>
          <w:szCs w:val="28"/>
        </w:rPr>
      </w:pPr>
      <w:r w:rsidRPr="00E42690">
        <w:rPr>
          <w:rFonts w:ascii="Times New Roman" w:hAnsi="Times New Roman" w:cs="Times New Roman"/>
          <w:i/>
          <w:sz w:val="32"/>
          <w:szCs w:val="28"/>
          <w:bdr w:val="none" w:sz="0" w:space="0" w:color="auto" w:frame="1"/>
        </w:rPr>
        <w:t>}</w:t>
      </w:r>
      <w:r w:rsidRPr="008B0A59">
        <w:rPr>
          <w:rFonts w:ascii="Times New Roman" w:hAnsi="Times New Roman" w:cs="Times New Roman"/>
          <w:sz w:val="28"/>
          <w:szCs w:val="28"/>
          <w:bdr w:val="none" w:sz="0" w:space="0" w:color="auto" w:frame="1"/>
        </w:rPr>
        <w:t>  </w:t>
      </w:r>
    </w:p>
    <w:p w:rsidR="00AC3813" w:rsidRPr="00E42690" w:rsidRDefault="00AC3813" w:rsidP="00AC3813">
      <w:pPr>
        <w:pStyle w:val="NormalWeb"/>
        <w:shd w:val="clear" w:color="auto" w:fill="FFFFFF"/>
        <w:spacing w:line="265" w:lineRule="atLeast"/>
        <w:jc w:val="both"/>
        <w:rPr>
          <w:b/>
          <w:sz w:val="28"/>
          <w:szCs w:val="28"/>
          <w:u w:val="single"/>
        </w:rPr>
      </w:pPr>
      <w:r w:rsidRPr="00E42690">
        <w:rPr>
          <w:b/>
          <w:sz w:val="28"/>
          <w:szCs w:val="28"/>
          <w:u w:val="single"/>
        </w:rPr>
        <w:t>Output:</w:t>
      </w:r>
    </w:p>
    <w:p w:rsidR="00AC3813" w:rsidRPr="008B0A59" w:rsidRDefault="00AC3813" w:rsidP="00E42690">
      <w:pPr>
        <w:pStyle w:val="HTMLPreformatted"/>
        <w:shd w:val="clear" w:color="auto" w:fill="F9FBF9"/>
        <w:spacing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rPr>
        <w:t>0 1 1 2 3 5 8 13 21 34</w:t>
      </w:r>
    </w:p>
    <w:p w:rsidR="00AC3813" w:rsidRPr="008B0A59" w:rsidRDefault="00AC3813" w:rsidP="00B47F3F">
      <w:pPr>
        <w:jc w:val="both"/>
        <w:rPr>
          <w:rFonts w:ascii="Times New Roman" w:hAnsi="Times New Roman" w:cs="Times New Roman"/>
          <w:b/>
          <w:i/>
          <w:sz w:val="28"/>
          <w:szCs w:val="28"/>
        </w:rPr>
      </w:pPr>
    </w:p>
    <w:p w:rsidR="00AC3813" w:rsidRPr="00E42690" w:rsidRDefault="00AC3813" w:rsidP="00AC3813">
      <w:pPr>
        <w:pStyle w:val="Heading1"/>
        <w:shd w:val="clear" w:color="auto" w:fill="FFFFFF"/>
        <w:spacing w:before="58" w:beforeAutospacing="0" w:line="312" w:lineRule="atLeast"/>
        <w:jc w:val="both"/>
        <w:rPr>
          <w:bCs w:val="0"/>
          <w:sz w:val="28"/>
          <w:szCs w:val="28"/>
          <w:u w:val="single"/>
        </w:rPr>
      </w:pPr>
      <w:r w:rsidRPr="00E42690">
        <w:rPr>
          <w:bCs w:val="0"/>
          <w:sz w:val="28"/>
          <w:szCs w:val="28"/>
          <w:u w:val="single"/>
        </w:rPr>
        <w:t>Prime Number Program in Java</w:t>
      </w:r>
    </w:p>
    <w:p w:rsidR="00AC3813" w:rsidRPr="008B0A59" w:rsidRDefault="00AC3813" w:rsidP="00AC3813">
      <w:pPr>
        <w:pStyle w:val="NormalWeb"/>
        <w:shd w:val="clear" w:color="auto" w:fill="FFFFFF"/>
        <w:spacing w:line="265" w:lineRule="atLeast"/>
        <w:jc w:val="both"/>
        <w:rPr>
          <w:sz w:val="28"/>
          <w:szCs w:val="28"/>
        </w:rPr>
      </w:pPr>
      <w:r w:rsidRPr="008B0A59">
        <w:rPr>
          <w:sz w:val="28"/>
          <w:szCs w:val="28"/>
        </w:rPr>
        <w:t>Prime number in Java:</w:t>
      </w:r>
      <w:r w:rsidRPr="008B0A59">
        <w:rPr>
          <w:rStyle w:val="apple-converted-space"/>
          <w:sz w:val="28"/>
          <w:szCs w:val="28"/>
        </w:rPr>
        <w:t> </w:t>
      </w:r>
      <w:r w:rsidRPr="008B0A59">
        <w:rPr>
          <w:rStyle w:val="Strong"/>
          <w:rFonts w:eastAsiaTheme="majorEastAsia"/>
          <w:sz w:val="28"/>
          <w:szCs w:val="28"/>
        </w:rPr>
        <w:t>Prime number</w:t>
      </w:r>
      <w:r w:rsidRPr="008B0A59">
        <w:rPr>
          <w:rStyle w:val="apple-converted-space"/>
          <w:sz w:val="28"/>
          <w:szCs w:val="28"/>
        </w:rPr>
        <w:t> </w:t>
      </w:r>
      <w:r w:rsidRPr="008B0A59">
        <w:rPr>
          <w:sz w:val="28"/>
          <w:szCs w:val="28"/>
        </w:rPr>
        <w:t>is a number that is greater than 1 and divided by 1 or itself. In other words, prime numbers can't be divided by other numbers than itself or 1. For example 2, 3, 5, 7, 11, 13, 17.... are the prime numbers.</w:t>
      </w:r>
    </w:p>
    <w:p w:rsidR="00AC3813" w:rsidRPr="008B0A59" w:rsidRDefault="00AC3813" w:rsidP="003414C2">
      <w:pPr>
        <w:pStyle w:val="Heading4"/>
        <w:pBdr>
          <w:top w:val="single" w:sz="4" w:space="6" w:color="FFC0CB"/>
          <w:left w:val="single" w:sz="4" w:space="23" w:color="FFC0CB"/>
          <w:bottom w:val="single" w:sz="4" w:space="6" w:color="FFC0CB"/>
          <w:right w:val="single" w:sz="4" w:space="6" w:color="FFC0CB"/>
        </w:pBdr>
        <w:shd w:val="clear" w:color="auto" w:fill="D9D9D9" w:themeFill="background1" w:themeFillShade="D9"/>
        <w:spacing w:line="265" w:lineRule="atLeast"/>
        <w:jc w:val="both"/>
        <w:rPr>
          <w:rFonts w:ascii="Times New Roman" w:hAnsi="Times New Roman" w:cs="Times New Roman"/>
          <w:color w:val="auto"/>
          <w:sz w:val="28"/>
          <w:szCs w:val="28"/>
        </w:rPr>
      </w:pPr>
      <w:r w:rsidRPr="003414C2">
        <w:rPr>
          <w:rFonts w:ascii="Times New Roman" w:hAnsi="Times New Roman" w:cs="Times New Roman"/>
          <w:color w:val="auto"/>
          <w:sz w:val="28"/>
          <w:szCs w:val="28"/>
          <w:shd w:val="clear" w:color="auto" w:fill="D9D9D9" w:themeFill="background1" w:themeFillShade="D9"/>
        </w:rPr>
        <w:t xml:space="preserve">Note: 0 and 1 are not prime numbers. The 2 is the only even prime number </w:t>
      </w:r>
      <w:r w:rsidRPr="008B0A59">
        <w:rPr>
          <w:rFonts w:ascii="Times New Roman" w:hAnsi="Times New Roman" w:cs="Times New Roman"/>
          <w:color w:val="auto"/>
          <w:sz w:val="28"/>
          <w:szCs w:val="28"/>
        </w:rPr>
        <w:t>because all the other even numbers can be divided by 2.</w:t>
      </w:r>
    </w:p>
    <w:p w:rsidR="00AC3813" w:rsidRPr="008B0A59" w:rsidRDefault="00AC3813" w:rsidP="00AC3813">
      <w:pPr>
        <w:pStyle w:val="NormalWeb"/>
        <w:shd w:val="clear" w:color="auto" w:fill="FFFFFF"/>
        <w:spacing w:line="265" w:lineRule="atLeast"/>
        <w:jc w:val="both"/>
        <w:rPr>
          <w:sz w:val="28"/>
          <w:szCs w:val="28"/>
        </w:rPr>
      </w:pPr>
      <w:r w:rsidRPr="008B0A59">
        <w:rPr>
          <w:sz w:val="28"/>
          <w:szCs w:val="28"/>
        </w:rPr>
        <w:t>Let's see the prime number program in java. In this java program, we will take a number variable and check whether the number is prime or not.</w:t>
      </w:r>
    </w:p>
    <w:p w:rsidR="00AC3813" w:rsidRPr="008B0A59" w:rsidRDefault="00AC3813" w:rsidP="003414C2">
      <w:pPr>
        <w:shd w:val="clear" w:color="auto" w:fill="FFFFFF"/>
        <w:spacing w:after="0" w:line="265" w:lineRule="atLeast"/>
        <w:ind w:left="720"/>
        <w:jc w:val="both"/>
        <w:rPr>
          <w:rFonts w:ascii="Times New Roman" w:hAnsi="Times New Roman" w:cs="Times New Roman"/>
          <w:sz w:val="28"/>
          <w:szCs w:val="28"/>
        </w:rPr>
      </w:pPr>
      <w:r w:rsidRPr="008B0A59">
        <w:rPr>
          <w:rStyle w:val="keyword"/>
          <w:rFonts w:ascii="Times New Roman" w:hAnsi="Times New Roman" w:cs="Times New Roman"/>
          <w:b/>
          <w:bCs/>
          <w:sz w:val="28"/>
          <w:szCs w:val="28"/>
          <w:bdr w:val="none" w:sz="0" w:space="0" w:color="auto" w:frame="1"/>
        </w:rPr>
        <w:t>class</w:t>
      </w:r>
      <w:r w:rsidRPr="008B0A59">
        <w:rPr>
          <w:rFonts w:ascii="Times New Roman" w:hAnsi="Times New Roman" w:cs="Times New Roman"/>
          <w:sz w:val="28"/>
          <w:szCs w:val="28"/>
          <w:bdr w:val="none" w:sz="0" w:space="0" w:color="auto" w:frame="1"/>
        </w:rPr>
        <w:t> PrimeExample{  </w:t>
      </w:r>
    </w:p>
    <w:p w:rsidR="00AC3813" w:rsidRPr="008B0A59" w:rsidRDefault="00AC3813" w:rsidP="003414C2">
      <w:pPr>
        <w:shd w:val="clear" w:color="auto" w:fill="FFFFFF"/>
        <w:spacing w:after="0"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w:t>
      </w:r>
      <w:r w:rsidRPr="008B0A59">
        <w:rPr>
          <w:rStyle w:val="keyword"/>
          <w:rFonts w:ascii="Times New Roman" w:hAnsi="Times New Roman" w:cs="Times New Roman"/>
          <w:b/>
          <w:bCs/>
          <w:sz w:val="28"/>
          <w:szCs w:val="28"/>
          <w:bdr w:val="none" w:sz="0" w:space="0" w:color="auto" w:frame="1"/>
        </w:rPr>
        <w:t>public</w:t>
      </w:r>
      <w:r w:rsidRPr="008B0A59">
        <w:rPr>
          <w:rFonts w:ascii="Times New Roman" w:hAnsi="Times New Roman" w:cs="Times New Roman"/>
          <w:sz w:val="28"/>
          <w:szCs w:val="28"/>
          <w:bdr w:val="none" w:sz="0" w:space="0" w:color="auto" w:frame="1"/>
        </w:rPr>
        <w:t> </w:t>
      </w:r>
      <w:r w:rsidRPr="008B0A59">
        <w:rPr>
          <w:rStyle w:val="keyword"/>
          <w:rFonts w:ascii="Times New Roman" w:hAnsi="Times New Roman" w:cs="Times New Roman"/>
          <w:b/>
          <w:bCs/>
          <w:sz w:val="28"/>
          <w:szCs w:val="28"/>
          <w:bdr w:val="none" w:sz="0" w:space="0" w:color="auto" w:frame="1"/>
        </w:rPr>
        <w:t>static</w:t>
      </w:r>
      <w:r w:rsidRPr="008B0A59">
        <w:rPr>
          <w:rFonts w:ascii="Times New Roman" w:hAnsi="Times New Roman" w:cs="Times New Roman"/>
          <w:sz w:val="28"/>
          <w:szCs w:val="28"/>
          <w:bdr w:val="none" w:sz="0" w:space="0" w:color="auto" w:frame="1"/>
        </w:rPr>
        <w:t> </w:t>
      </w:r>
      <w:r w:rsidRPr="008B0A59">
        <w:rPr>
          <w:rStyle w:val="keyword"/>
          <w:rFonts w:ascii="Times New Roman" w:hAnsi="Times New Roman" w:cs="Times New Roman"/>
          <w:b/>
          <w:bCs/>
          <w:sz w:val="28"/>
          <w:szCs w:val="28"/>
          <w:bdr w:val="none" w:sz="0" w:space="0" w:color="auto" w:frame="1"/>
        </w:rPr>
        <w:t>void</w:t>
      </w:r>
      <w:r w:rsidRPr="008B0A59">
        <w:rPr>
          <w:rFonts w:ascii="Times New Roman" w:hAnsi="Times New Roman" w:cs="Times New Roman"/>
          <w:sz w:val="28"/>
          <w:szCs w:val="28"/>
          <w:bdr w:val="none" w:sz="0" w:space="0" w:color="auto" w:frame="1"/>
        </w:rPr>
        <w:t> main(String args[]){  </w:t>
      </w:r>
    </w:p>
    <w:p w:rsidR="00AC3813" w:rsidRPr="008B0A59" w:rsidRDefault="00AC3813" w:rsidP="003414C2">
      <w:pPr>
        <w:shd w:val="clear" w:color="auto" w:fill="FFFFFF"/>
        <w:spacing w:after="0" w:line="265" w:lineRule="atLeast"/>
        <w:ind w:left="1440"/>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w:t>
      </w:r>
      <w:r w:rsidRPr="008B0A59">
        <w:rPr>
          <w:rStyle w:val="datatypes"/>
          <w:rFonts w:ascii="Times New Roman" w:hAnsi="Times New Roman" w:cs="Times New Roman"/>
          <w:b/>
          <w:bCs/>
          <w:sz w:val="28"/>
          <w:szCs w:val="28"/>
          <w:bdr w:val="none" w:sz="0" w:space="0" w:color="auto" w:frame="1"/>
        </w:rPr>
        <w:t>int</w:t>
      </w:r>
      <w:r w:rsidRPr="008B0A59">
        <w:rPr>
          <w:rFonts w:ascii="Times New Roman" w:hAnsi="Times New Roman" w:cs="Times New Roman"/>
          <w:sz w:val="28"/>
          <w:szCs w:val="28"/>
          <w:bdr w:val="none" w:sz="0" w:space="0" w:color="auto" w:frame="1"/>
        </w:rPr>
        <w:t> i,m=0,flag=0;    </w:t>
      </w:r>
    </w:p>
    <w:p w:rsidR="00AC3813" w:rsidRPr="008B0A59" w:rsidRDefault="00AC3813" w:rsidP="003414C2">
      <w:pPr>
        <w:shd w:val="clear" w:color="auto" w:fill="FFFFFF"/>
        <w:spacing w:after="0" w:line="265" w:lineRule="atLeast"/>
        <w:ind w:left="1440"/>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w:t>
      </w:r>
      <w:r w:rsidRPr="008B0A59">
        <w:rPr>
          <w:rStyle w:val="datatypes"/>
          <w:rFonts w:ascii="Times New Roman" w:hAnsi="Times New Roman" w:cs="Times New Roman"/>
          <w:b/>
          <w:bCs/>
          <w:sz w:val="28"/>
          <w:szCs w:val="28"/>
          <w:bdr w:val="none" w:sz="0" w:space="0" w:color="auto" w:frame="1"/>
        </w:rPr>
        <w:t>int</w:t>
      </w:r>
      <w:r w:rsidRPr="008B0A59">
        <w:rPr>
          <w:rFonts w:ascii="Times New Roman" w:hAnsi="Times New Roman" w:cs="Times New Roman"/>
          <w:sz w:val="28"/>
          <w:szCs w:val="28"/>
          <w:bdr w:val="none" w:sz="0" w:space="0" w:color="auto" w:frame="1"/>
        </w:rPr>
        <w:t> n=17;</w:t>
      </w:r>
      <w:r w:rsidRPr="008B0A59">
        <w:rPr>
          <w:rStyle w:val="comment"/>
          <w:rFonts w:ascii="Times New Roman" w:hAnsi="Times New Roman" w:cs="Times New Roman"/>
          <w:sz w:val="28"/>
          <w:szCs w:val="28"/>
          <w:bdr w:val="none" w:sz="0" w:space="0" w:color="auto" w:frame="1"/>
        </w:rPr>
        <w:t>//it is the number to be checked</w:t>
      </w:r>
      <w:r w:rsidRPr="008B0A59">
        <w:rPr>
          <w:rFonts w:ascii="Times New Roman" w:hAnsi="Times New Roman" w:cs="Times New Roman"/>
          <w:sz w:val="28"/>
          <w:szCs w:val="28"/>
          <w:bdr w:val="none" w:sz="0" w:space="0" w:color="auto" w:frame="1"/>
        </w:rPr>
        <w:t>  </w:t>
      </w:r>
    </w:p>
    <w:p w:rsidR="00AC3813" w:rsidRPr="008B0A59" w:rsidRDefault="00AC3813" w:rsidP="003414C2">
      <w:pPr>
        <w:shd w:val="clear" w:color="auto" w:fill="FFFFFF"/>
        <w:spacing w:after="0" w:line="265" w:lineRule="atLeast"/>
        <w:ind w:left="1440"/>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m=n/2;    </w:t>
      </w:r>
    </w:p>
    <w:p w:rsidR="00AC3813" w:rsidRPr="008B0A59" w:rsidRDefault="00AC3813" w:rsidP="003414C2">
      <w:pPr>
        <w:shd w:val="clear" w:color="auto" w:fill="FFFFFF"/>
        <w:spacing w:after="0" w:line="265" w:lineRule="atLeast"/>
        <w:ind w:left="1440"/>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w:t>
      </w:r>
      <w:r w:rsidRPr="008B0A59">
        <w:rPr>
          <w:rStyle w:val="keyword"/>
          <w:rFonts w:ascii="Times New Roman" w:hAnsi="Times New Roman" w:cs="Times New Roman"/>
          <w:b/>
          <w:bCs/>
          <w:sz w:val="28"/>
          <w:szCs w:val="28"/>
          <w:bdr w:val="none" w:sz="0" w:space="0" w:color="auto" w:frame="1"/>
        </w:rPr>
        <w:t>for</w:t>
      </w:r>
      <w:r w:rsidRPr="008B0A59">
        <w:rPr>
          <w:rFonts w:ascii="Times New Roman" w:hAnsi="Times New Roman" w:cs="Times New Roman"/>
          <w:sz w:val="28"/>
          <w:szCs w:val="28"/>
          <w:bdr w:val="none" w:sz="0" w:space="0" w:color="auto" w:frame="1"/>
        </w:rPr>
        <w:t>(i=2;i&lt;=m;i++){    </w:t>
      </w:r>
    </w:p>
    <w:p w:rsidR="00AC3813" w:rsidRPr="008B0A59" w:rsidRDefault="00AC3813" w:rsidP="003414C2">
      <w:pPr>
        <w:shd w:val="clear" w:color="auto" w:fill="FFFFFF"/>
        <w:spacing w:after="0" w:line="265" w:lineRule="atLeast"/>
        <w:ind w:left="2160"/>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w:t>
      </w:r>
      <w:r w:rsidRPr="008B0A59">
        <w:rPr>
          <w:rStyle w:val="keyword"/>
          <w:rFonts w:ascii="Times New Roman" w:hAnsi="Times New Roman" w:cs="Times New Roman"/>
          <w:b/>
          <w:bCs/>
          <w:sz w:val="28"/>
          <w:szCs w:val="28"/>
          <w:bdr w:val="none" w:sz="0" w:space="0" w:color="auto" w:frame="1"/>
        </w:rPr>
        <w:t>if</w:t>
      </w:r>
      <w:r w:rsidRPr="008B0A59">
        <w:rPr>
          <w:rFonts w:ascii="Times New Roman" w:hAnsi="Times New Roman" w:cs="Times New Roman"/>
          <w:sz w:val="28"/>
          <w:szCs w:val="28"/>
          <w:bdr w:val="none" w:sz="0" w:space="0" w:color="auto" w:frame="1"/>
        </w:rPr>
        <w:t>(n%i==0){    </w:t>
      </w:r>
    </w:p>
    <w:p w:rsidR="00AC3813" w:rsidRPr="008B0A59" w:rsidRDefault="00AC3813" w:rsidP="003414C2">
      <w:pPr>
        <w:shd w:val="clear" w:color="auto" w:fill="FFFFFF"/>
        <w:spacing w:after="0" w:line="265" w:lineRule="atLeast"/>
        <w:ind w:left="2160"/>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System.out.println(</w:t>
      </w:r>
      <w:r w:rsidRPr="008B0A59">
        <w:rPr>
          <w:rStyle w:val="string"/>
          <w:rFonts w:ascii="Times New Roman" w:hAnsi="Times New Roman" w:cs="Times New Roman"/>
          <w:sz w:val="28"/>
          <w:szCs w:val="28"/>
          <w:bdr w:val="none" w:sz="0" w:space="0" w:color="auto" w:frame="1"/>
        </w:rPr>
        <w:t>"Number is not prime"</w:t>
      </w:r>
      <w:r w:rsidRPr="008B0A59">
        <w:rPr>
          <w:rFonts w:ascii="Times New Roman" w:hAnsi="Times New Roman" w:cs="Times New Roman"/>
          <w:sz w:val="28"/>
          <w:szCs w:val="28"/>
          <w:bdr w:val="none" w:sz="0" w:space="0" w:color="auto" w:frame="1"/>
        </w:rPr>
        <w:t>);    </w:t>
      </w:r>
    </w:p>
    <w:p w:rsidR="00AC3813" w:rsidRPr="008B0A59" w:rsidRDefault="00AC3813" w:rsidP="003414C2">
      <w:pPr>
        <w:shd w:val="clear" w:color="auto" w:fill="FFFFFF"/>
        <w:spacing w:after="0" w:line="265" w:lineRule="atLeast"/>
        <w:ind w:left="2160"/>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flag=1;    </w:t>
      </w:r>
    </w:p>
    <w:p w:rsidR="00AC3813" w:rsidRPr="008B0A59" w:rsidRDefault="00AC3813" w:rsidP="003414C2">
      <w:pPr>
        <w:shd w:val="clear" w:color="auto" w:fill="FFFFFF"/>
        <w:spacing w:after="0" w:line="265" w:lineRule="atLeast"/>
        <w:ind w:left="2160"/>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w:t>
      </w:r>
      <w:r w:rsidRPr="008B0A59">
        <w:rPr>
          <w:rStyle w:val="keyword"/>
          <w:rFonts w:ascii="Times New Roman" w:hAnsi="Times New Roman" w:cs="Times New Roman"/>
          <w:b/>
          <w:bCs/>
          <w:sz w:val="28"/>
          <w:szCs w:val="28"/>
          <w:bdr w:val="none" w:sz="0" w:space="0" w:color="auto" w:frame="1"/>
        </w:rPr>
        <w:t>break</w:t>
      </w:r>
      <w:r w:rsidRPr="008B0A59">
        <w:rPr>
          <w:rFonts w:ascii="Times New Roman" w:hAnsi="Times New Roman" w:cs="Times New Roman"/>
          <w:sz w:val="28"/>
          <w:szCs w:val="28"/>
          <w:bdr w:val="none" w:sz="0" w:space="0" w:color="auto" w:frame="1"/>
        </w:rPr>
        <w:t>;    </w:t>
      </w:r>
    </w:p>
    <w:p w:rsidR="00AC3813" w:rsidRPr="008B0A59" w:rsidRDefault="00AC3813" w:rsidP="003414C2">
      <w:pPr>
        <w:shd w:val="clear" w:color="auto" w:fill="FFFFFF"/>
        <w:spacing w:after="0" w:line="265" w:lineRule="atLeast"/>
        <w:ind w:left="2160"/>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lastRenderedPageBreak/>
        <w:t>   }    </w:t>
      </w:r>
    </w:p>
    <w:p w:rsidR="00AC3813" w:rsidRPr="008B0A59" w:rsidRDefault="00AC3813" w:rsidP="003414C2">
      <w:pPr>
        <w:shd w:val="clear" w:color="auto" w:fill="FFFFFF"/>
        <w:spacing w:after="0" w:line="265" w:lineRule="atLeast"/>
        <w:ind w:left="1440"/>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    </w:t>
      </w:r>
    </w:p>
    <w:p w:rsidR="00AC3813" w:rsidRPr="008B0A59" w:rsidRDefault="00AC3813" w:rsidP="003414C2">
      <w:pPr>
        <w:shd w:val="clear" w:color="auto" w:fill="FFFFFF"/>
        <w:spacing w:after="0" w:line="265" w:lineRule="atLeast"/>
        <w:ind w:left="1440"/>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w:t>
      </w:r>
      <w:r w:rsidRPr="008B0A59">
        <w:rPr>
          <w:rStyle w:val="keyword"/>
          <w:rFonts w:ascii="Times New Roman" w:hAnsi="Times New Roman" w:cs="Times New Roman"/>
          <w:b/>
          <w:bCs/>
          <w:sz w:val="28"/>
          <w:szCs w:val="28"/>
          <w:bdr w:val="none" w:sz="0" w:space="0" w:color="auto" w:frame="1"/>
        </w:rPr>
        <w:t>if</w:t>
      </w:r>
      <w:r w:rsidRPr="008B0A59">
        <w:rPr>
          <w:rFonts w:ascii="Times New Roman" w:hAnsi="Times New Roman" w:cs="Times New Roman"/>
          <w:sz w:val="28"/>
          <w:szCs w:val="28"/>
          <w:bdr w:val="none" w:sz="0" w:space="0" w:color="auto" w:frame="1"/>
        </w:rPr>
        <w:t>(flag==0)    </w:t>
      </w:r>
    </w:p>
    <w:p w:rsidR="00AC3813" w:rsidRPr="008B0A59" w:rsidRDefault="00AC3813" w:rsidP="003414C2">
      <w:pPr>
        <w:shd w:val="clear" w:color="auto" w:fill="FFFFFF"/>
        <w:spacing w:after="0" w:line="265" w:lineRule="atLeast"/>
        <w:ind w:left="1440"/>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System.out.println(</w:t>
      </w:r>
      <w:r w:rsidRPr="008B0A59">
        <w:rPr>
          <w:rStyle w:val="string"/>
          <w:rFonts w:ascii="Times New Roman" w:hAnsi="Times New Roman" w:cs="Times New Roman"/>
          <w:sz w:val="28"/>
          <w:szCs w:val="28"/>
          <w:bdr w:val="none" w:sz="0" w:space="0" w:color="auto" w:frame="1"/>
        </w:rPr>
        <w:t>"Number is prime"</w:t>
      </w:r>
      <w:r w:rsidRPr="008B0A59">
        <w:rPr>
          <w:rFonts w:ascii="Times New Roman" w:hAnsi="Times New Roman" w:cs="Times New Roman"/>
          <w:sz w:val="28"/>
          <w:szCs w:val="28"/>
          <w:bdr w:val="none" w:sz="0" w:space="0" w:color="auto" w:frame="1"/>
        </w:rPr>
        <w:t>);    </w:t>
      </w:r>
    </w:p>
    <w:p w:rsidR="00AC3813" w:rsidRPr="008B0A59" w:rsidRDefault="00AC3813" w:rsidP="003414C2">
      <w:pPr>
        <w:shd w:val="clear" w:color="auto" w:fill="FFFFFF"/>
        <w:spacing w:after="0" w:line="265" w:lineRule="atLeast"/>
        <w:ind w:left="1440"/>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w:t>
      </w:r>
    </w:p>
    <w:p w:rsidR="00AC3813" w:rsidRPr="008B0A59" w:rsidRDefault="00AC3813" w:rsidP="003414C2">
      <w:pPr>
        <w:shd w:val="clear" w:color="auto" w:fill="FFFFFF"/>
        <w:spacing w:after="0" w:line="265" w:lineRule="atLeast"/>
        <w:ind w:left="720"/>
        <w:jc w:val="both"/>
        <w:rPr>
          <w:rFonts w:ascii="Times New Roman" w:hAnsi="Times New Roman" w:cs="Times New Roman"/>
          <w:sz w:val="28"/>
          <w:szCs w:val="28"/>
        </w:rPr>
      </w:pPr>
      <w:r w:rsidRPr="008B0A59">
        <w:rPr>
          <w:rFonts w:ascii="Times New Roman" w:hAnsi="Times New Roman" w:cs="Times New Roman"/>
          <w:sz w:val="28"/>
          <w:szCs w:val="28"/>
          <w:bdr w:val="none" w:sz="0" w:space="0" w:color="auto" w:frame="1"/>
        </w:rPr>
        <w:t>}  </w:t>
      </w:r>
    </w:p>
    <w:p w:rsidR="00AC3813" w:rsidRPr="003414C2" w:rsidRDefault="00AC3813" w:rsidP="00AC3813">
      <w:pPr>
        <w:pStyle w:val="NormalWeb"/>
        <w:shd w:val="clear" w:color="auto" w:fill="FFFFFF"/>
        <w:spacing w:line="265" w:lineRule="atLeast"/>
        <w:jc w:val="both"/>
        <w:rPr>
          <w:b/>
          <w:sz w:val="28"/>
          <w:szCs w:val="28"/>
          <w:u w:val="single"/>
        </w:rPr>
      </w:pPr>
      <w:r w:rsidRPr="003414C2">
        <w:rPr>
          <w:b/>
          <w:sz w:val="28"/>
          <w:szCs w:val="28"/>
          <w:u w:val="single"/>
        </w:rPr>
        <w:t>Output:</w:t>
      </w:r>
    </w:p>
    <w:p w:rsidR="00AC3813" w:rsidRPr="008B0A59" w:rsidRDefault="00AC3813" w:rsidP="00AC3813">
      <w:pPr>
        <w:pStyle w:val="HTMLPreformatted"/>
        <w:shd w:val="clear" w:color="auto" w:fill="F9FBF9"/>
        <w:spacing w:line="265" w:lineRule="atLeast"/>
        <w:jc w:val="both"/>
        <w:rPr>
          <w:rFonts w:ascii="Times New Roman" w:hAnsi="Times New Roman" w:cs="Times New Roman"/>
          <w:sz w:val="28"/>
          <w:szCs w:val="28"/>
        </w:rPr>
      </w:pPr>
      <w:r w:rsidRPr="008B0A59">
        <w:rPr>
          <w:rFonts w:ascii="Times New Roman" w:hAnsi="Times New Roman" w:cs="Times New Roman"/>
          <w:sz w:val="28"/>
          <w:szCs w:val="28"/>
        </w:rPr>
        <w:t>Number is prime</w:t>
      </w:r>
    </w:p>
    <w:p w:rsidR="003414C2" w:rsidRDefault="003414C2" w:rsidP="00AC3813">
      <w:pPr>
        <w:pStyle w:val="Heading1"/>
        <w:shd w:val="clear" w:color="auto" w:fill="FFFFFF"/>
        <w:spacing w:before="58" w:beforeAutospacing="0" w:line="312" w:lineRule="atLeast"/>
        <w:jc w:val="both"/>
        <w:rPr>
          <w:b w:val="0"/>
          <w:bCs w:val="0"/>
          <w:sz w:val="28"/>
          <w:szCs w:val="28"/>
        </w:rPr>
      </w:pPr>
    </w:p>
    <w:p w:rsidR="00AC3813" w:rsidRPr="003414C2" w:rsidRDefault="00AC3813" w:rsidP="00AC3813">
      <w:pPr>
        <w:pStyle w:val="Heading1"/>
        <w:shd w:val="clear" w:color="auto" w:fill="FFFFFF"/>
        <w:spacing w:before="58" w:beforeAutospacing="0" w:line="312" w:lineRule="atLeast"/>
        <w:jc w:val="both"/>
        <w:rPr>
          <w:bCs w:val="0"/>
          <w:sz w:val="32"/>
          <w:szCs w:val="28"/>
          <w:u w:val="single"/>
        </w:rPr>
      </w:pPr>
      <w:r w:rsidRPr="003414C2">
        <w:rPr>
          <w:bCs w:val="0"/>
          <w:sz w:val="32"/>
          <w:szCs w:val="28"/>
          <w:u w:val="single"/>
        </w:rPr>
        <w:t>Palindrome Program in Java</w:t>
      </w:r>
    </w:p>
    <w:p w:rsidR="00AC3813" w:rsidRPr="008B0A59" w:rsidRDefault="00AC3813" w:rsidP="00AC3813">
      <w:pPr>
        <w:pStyle w:val="NormalWeb"/>
        <w:shd w:val="clear" w:color="auto" w:fill="FFFFFF"/>
        <w:spacing w:line="265" w:lineRule="atLeast"/>
        <w:jc w:val="both"/>
        <w:rPr>
          <w:sz w:val="28"/>
          <w:szCs w:val="28"/>
        </w:rPr>
      </w:pPr>
      <w:r w:rsidRPr="008B0A59">
        <w:rPr>
          <w:sz w:val="28"/>
          <w:szCs w:val="28"/>
        </w:rPr>
        <w:t>Palindrome number in java: A</w:t>
      </w:r>
      <w:r w:rsidRPr="008B0A59">
        <w:rPr>
          <w:rStyle w:val="apple-converted-space"/>
          <w:sz w:val="28"/>
          <w:szCs w:val="28"/>
        </w:rPr>
        <w:t> </w:t>
      </w:r>
      <w:r w:rsidRPr="008B0A59">
        <w:rPr>
          <w:rStyle w:val="Strong"/>
          <w:rFonts w:eastAsiaTheme="majorEastAsia"/>
          <w:sz w:val="28"/>
          <w:szCs w:val="28"/>
        </w:rPr>
        <w:t>palindrome number</w:t>
      </w:r>
      <w:r w:rsidRPr="008B0A59">
        <w:rPr>
          <w:rStyle w:val="apple-converted-space"/>
          <w:sz w:val="28"/>
          <w:szCs w:val="28"/>
        </w:rPr>
        <w:t> </w:t>
      </w:r>
      <w:r w:rsidRPr="008B0A59">
        <w:rPr>
          <w:sz w:val="28"/>
          <w:szCs w:val="28"/>
        </w:rPr>
        <w:t>is</w:t>
      </w:r>
      <w:r w:rsidRPr="008B0A59">
        <w:rPr>
          <w:rStyle w:val="apple-converted-space"/>
          <w:sz w:val="28"/>
          <w:szCs w:val="28"/>
        </w:rPr>
        <w:t> </w:t>
      </w:r>
      <w:r w:rsidRPr="008B0A59">
        <w:rPr>
          <w:rStyle w:val="Emphasis"/>
          <w:sz w:val="28"/>
          <w:szCs w:val="28"/>
        </w:rPr>
        <w:t>a number that is same after reverse</w:t>
      </w:r>
      <w:r w:rsidRPr="008B0A59">
        <w:rPr>
          <w:sz w:val="28"/>
          <w:szCs w:val="28"/>
        </w:rPr>
        <w:t>. For example 545, 151, 34543, 343, 171, 48984 are the palindrome numbers.</w:t>
      </w:r>
    </w:p>
    <w:p w:rsidR="00AC3813" w:rsidRPr="008B0A59" w:rsidRDefault="00AC3813" w:rsidP="00AC3813">
      <w:pPr>
        <w:pStyle w:val="Heading2"/>
        <w:shd w:val="clear" w:color="auto" w:fill="FFFFFF"/>
        <w:spacing w:line="312" w:lineRule="atLeast"/>
        <w:jc w:val="both"/>
        <w:rPr>
          <w:rFonts w:ascii="Times New Roman" w:hAnsi="Times New Roman" w:cs="Times New Roman"/>
          <w:b w:val="0"/>
          <w:bCs w:val="0"/>
          <w:color w:val="auto"/>
          <w:sz w:val="28"/>
          <w:szCs w:val="28"/>
        </w:rPr>
      </w:pPr>
      <w:r w:rsidRPr="008B0A59">
        <w:rPr>
          <w:rFonts w:ascii="Times New Roman" w:hAnsi="Times New Roman" w:cs="Times New Roman"/>
          <w:b w:val="0"/>
          <w:bCs w:val="0"/>
          <w:color w:val="auto"/>
          <w:sz w:val="28"/>
          <w:szCs w:val="28"/>
        </w:rPr>
        <w:t>Palindrome number algorithm</w:t>
      </w:r>
    </w:p>
    <w:p w:rsidR="00AC3813" w:rsidRPr="008B0A59" w:rsidRDefault="00AC3813" w:rsidP="00582FD5">
      <w:pPr>
        <w:numPr>
          <w:ilvl w:val="0"/>
          <w:numId w:val="57"/>
        </w:numPr>
        <w:shd w:val="clear" w:color="auto" w:fill="FFFFFF"/>
        <w:spacing w:before="46" w:after="100" w:afterAutospacing="1" w:line="265" w:lineRule="atLeast"/>
        <w:jc w:val="both"/>
        <w:rPr>
          <w:rFonts w:ascii="Times New Roman" w:hAnsi="Times New Roman" w:cs="Times New Roman"/>
          <w:sz w:val="28"/>
          <w:szCs w:val="28"/>
        </w:rPr>
      </w:pPr>
      <w:r w:rsidRPr="008B0A59">
        <w:rPr>
          <w:rFonts w:ascii="Times New Roman" w:hAnsi="Times New Roman" w:cs="Times New Roman"/>
          <w:sz w:val="28"/>
          <w:szCs w:val="28"/>
        </w:rPr>
        <w:t>Get the number to check for palindrome</w:t>
      </w:r>
    </w:p>
    <w:p w:rsidR="00AC3813" w:rsidRPr="008B0A59" w:rsidRDefault="00AC3813" w:rsidP="00582FD5">
      <w:pPr>
        <w:numPr>
          <w:ilvl w:val="0"/>
          <w:numId w:val="57"/>
        </w:numPr>
        <w:shd w:val="clear" w:color="auto" w:fill="FFFFFF"/>
        <w:spacing w:before="46" w:after="100" w:afterAutospacing="1" w:line="265" w:lineRule="atLeast"/>
        <w:jc w:val="both"/>
        <w:rPr>
          <w:rFonts w:ascii="Times New Roman" w:hAnsi="Times New Roman" w:cs="Times New Roman"/>
          <w:sz w:val="28"/>
          <w:szCs w:val="28"/>
        </w:rPr>
      </w:pPr>
      <w:r w:rsidRPr="008B0A59">
        <w:rPr>
          <w:rFonts w:ascii="Times New Roman" w:hAnsi="Times New Roman" w:cs="Times New Roman"/>
          <w:sz w:val="28"/>
          <w:szCs w:val="28"/>
        </w:rPr>
        <w:t>Hold the number in temporary variable</w:t>
      </w:r>
    </w:p>
    <w:p w:rsidR="00AC3813" w:rsidRPr="008B0A59" w:rsidRDefault="00AC3813" w:rsidP="00582FD5">
      <w:pPr>
        <w:numPr>
          <w:ilvl w:val="0"/>
          <w:numId w:val="57"/>
        </w:numPr>
        <w:shd w:val="clear" w:color="auto" w:fill="FFFFFF"/>
        <w:spacing w:before="46" w:after="100" w:afterAutospacing="1" w:line="265" w:lineRule="atLeast"/>
        <w:jc w:val="both"/>
        <w:rPr>
          <w:rFonts w:ascii="Times New Roman" w:hAnsi="Times New Roman" w:cs="Times New Roman"/>
          <w:sz w:val="28"/>
          <w:szCs w:val="28"/>
        </w:rPr>
      </w:pPr>
      <w:r w:rsidRPr="008B0A59">
        <w:rPr>
          <w:rFonts w:ascii="Times New Roman" w:hAnsi="Times New Roman" w:cs="Times New Roman"/>
          <w:sz w:val="28"/>
          <w:szCs w:val="28"/>
        </w:rPr>
        <w:t>Reverse the number</w:t>
      </w:r>
    </w:p>
    <w:p w:rsidR="00AC3813" w:rsidRPr="008B0A59" w:rsidRDefault="00AC3813" w:rsidP="00582FD5">
      <w:pPr>
        <w:numPr>
          <w:ilvl w:val="0"/>
          <w:numId w:val="57"/>
        </w:numPr>
        <w:shd w:val="clear" w:color="auto" w:fill="FFFFFF"/>
        <w:spacing w:before="46" w:after="100" w:afterAutospacing="1" w:line="265" w:lineRule="atLeast"/>
        <w:jc w:val="both"/>
        <w:rPr>
          <w:rFonts w:ascii="Times New Roman" w:hAnsi="Times New Roman" w:cs="Times New Roman"/>
          <w:sz w:val="28"/>
          <w:szCs w:val="28"/>
        </w:rPr>
      </w:pPr>
      <w:r w:rsidRPr="008B0A59">
        <w:rPr>
          <w:rFonts w:ascii="Times New Roman" w:hAnsi="Times New Roman" w:cs="Times New Roman"/>
          <w:sz w:val="28"/>
          <w:szCs w:val="28"/>
        </w:rPr>
        <w:t>Compare the temporary number with reversed number</w:t>
      </w:r>
    </w:p>
    <w:p w:rsidR="00AC3813" w:rsidRPr="008B0A59" w:rsidRDefault="00AC3813" w:rsidP="00582FD5">
      <w:pPr>
        <w:numPr>
          <w:ilvl w:val="0"/>
          <w:numId w:val="57"/>
        </w:numPr>
        <w:shd w:val="clear" w:color="auto" w:fill="FFFFFF"/>
        <w:spacing w:before="46" w:after="100" w:afterAutospacing="1" w:line="265" w:lineRule="atLeast"/>
        <w:jc w:val="both"/>
        <w:rPr>
          <w:rFonts w:ascii="Times New Roman" w:hAnsi="Times New Roman" w:cs="Times New Roman"/>
          <w:sz w:val="28"/>
          <w:szCs w:val="28"/>
        </w:rPr>
      </w:pPr>
      <w:r w:rsidRPr="008B0A59">
        <w:rPr>
          <w:rFonts w:ascii="Times New Roman" w:hAnsi="Times New Roman" w:cs="Times New Roman"/>
          <w:sz w:val="28"/>
          <w:szCs w:val="28"/>
        </w:rPr>
        <w:t>If both numbers are same, print "palindrome number"</w:t>
      </w:r>
    </w:p>
    <w:p w:rsidR="00AC3813" w:rsidRPr="008B0A59" w:rsidRDefault="00AC3813" w:rsidP="00582FD5">
      <w:pPr>
        <w:numPr>
          <w:ilvl w:val="0"/>
          <w:numId w:val="57"/>
        </w:numPr>
        <w:shd w:val="clear" w:color="auto" w:fill="FFFFFF"/>
        <w:spacing w:before="46" w:after="100" w:afterAutospacing="1" w:line="265" w:lineRule="atLeast"/>
        <w:jc w:val="both"/>
        <w:rPr>
          <w:rFonts w:ascii="Times New Roman" w:hAnsi="Times New Roman" w:cs="Times New Roman"/>
          <w:sz w:val="28"/>
          <w:szCs w:val="28"/>
        </w:rPr>
      </w:pPr>
      <w:r w:rsidRPr="008B0A59">
        <w:rPr>
          <w:rFonts w:ascii="Times New Roman" w:hAnsi="Times New Roman" w:cs="Times New Roman"/>
          <w:sz w:val="28"/>
          <w:szCs w:val="28"/>
        </w:rPr>
        <w:t>Else print "not palindrome number"</w:t>
      </w:r>
    </w:p>
    <w:p w:rsidR="00AC3813" w:rsidRPr="008B0A59" w:rsidRDefault="00AC3813" w:rsidP="00AC3813">
      <w:pPr>
        <w:shd w:val="clear" w:color="auto" w:fill="FFFFFF"/>
        <w:spacing w:before="100" w:beforeAutospacing="1" w:after="100" w:afterAutospacing="1"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rPr>
        <w:t>Let's see the palindrome program in java. In this java program, we will get a number variable and check whether number is palindrome or not.</w:t>
      </w:r>
    </w:p>
    <w:p w:rsidR="00AC3813" w:rsidRPr="008B0A59" w:rsidRDefault="00AC3813" w:rsidP="003414C2">
      <w:pPr>
        <w:shd w:val="clear" w:color="auto" w:fill="FFFFFF"/>
        <w:spacing w:after="0" w:line="265" w:lineRule="atLeast"/>
        <w:ind w:left="720"/>
        <w:jc w:val="both"/>
        <w:rPr>
          <w:rFonts w:ascii="Times New Roman" w:eastAsia="Times New Roman" w:hAnsi="Times New Roman" w:cs="Times New Roman"/>
          <w:sz w:val="28"/>
          <w:szCs w:val="28"/>
        </w:rPr>
      </w:pPr>
      <w:r w:rsidRPr="008B0A59">
        <w:rPr>
          <w:rFonts w:ascii="Times New Roman" w:eastAsia="Times New Roman" w:hAnsi="Times New Roman" w:cs="Times New Roman"/>
          <w:b/>
          <w:bCs/>
          <w:sz w:val="28"/>
          <w:szCs w:val="28"/>
        </w:rPr>
        <w:t>class</w:t>
      </w:r>
      <w:r w:rsidRPr="008B0A59">
        <w:rPr>
          <w:rFonts w:ascii="Times New Roman" w:eastAsia="Times New Roman" w:hAnsi="Times New Roman" w:cs="Times New Roman"/>
          <w:sz w:val="28"/>
          <w:szCs w:val="28"/>
          <w:bdr w:val="none" w:sz="0" w:space="0" w:color="auto" w:frame="1"/>
        </w:rPr>
        <w:t> PalindromeExample{  </w:t>
      </w:r>
    </w:p>
    <w:p w:rsidR="00AC3813" w:rsidRPr="008B0A59" w:rsidRDefault="00AC3813" w:rsidP="003414C2">
      <w:pPr>
        <w:shd w:val="clear" w:color="auto" w:fill="FFFFFF"/>
        <w:spacing w:after="0" w:line="265" w:lineRule="atLeast"/>
        <w:ind w:left="72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w:t>
      </w:r>
      <w:r w:rsidRPr="008B0A59">
        <w:rPr>
          <w:rFonts w:ascii="Times New Roman" w:eastAsia="Times New Roman" w:hAnsi="Times New Roman" w:cs="Times New Roman"/>
          <w:b/>
          <w:bCs/>
          <w:sz w:val="28"/>
          <w:szCs w:val="28"/>
        </w:rPr>
        <w:t>public</w:t>
      </w:r>
      <w:r w:rsidRPr="008B0A59">
        <w:rPr>
          <w:rFonts w:ascii="Times New Roman" w:eastAsia="Times New Roman" w:hAnsi="Times New Roman" w:cs="Times New Roman"/>
          <w:sz w:val="28"/>
          <w:szCs w:val="28"/>
          <w:bdr w:val="none" w:sz="0" w:space="0" w:color="auto" w:frame="1"/>
        </w:rPr>
        <w:t> </w:t>
      </w:r>
      <w:r w:rsidRPr="008B0A59">
        <w:rPr>
          <w:rFonts w:ascii="Times New Roman" w:eastAsia="Times New Roman" w:hAnsi="Times New Roman" w:cs="Times New Roman"/>
          <w:b/>
          <w:bCs/>
          <w:sz w:val="28"/>
          <w:szCs w:val="28"/>
        </w:rPr>
        <w:t>static</w:t>
      </w:r>
      <w:r w:rsidRPr="008B0A59">
        <w:rPr>
          <w:rFonts w:ascii="Times New Roman" w:eastAsia="Times New Roman" w:hAnsi="Times New Roman" w:cs="Times New Roman"/>
          <w:sz w:val="28"/>
          <w:szCs w:val="28"/>
          <w:bdr w:val="none" w:sz="0" w:space="0" w:color="auto" w:frame="1"/>
        </w:rPr>
        <w:t> </w:t>
      </w:r>
      <w:r w:rsidRPr="008B0A59">
        <w:rPr>
          <w:rFonts w:ascii="Times New Roman" w:eastAsia="Times New Roman" w:hAnsi="Times New Roman" w:cs="Times New Roman"/>
          <w:b/>
          <w:bCs/>
          <w:sz w:val="28"/>
          <w:szCs w:val="28"/>
        </w:rPr>
        <w:t>void</w:t>
      </w:r>
      <w:r w:rsidRPr="008B0A59">
        <w:rPr>
          <w:rFonts w:ascii="Times New Roman" w:eastAsia="Times New Roman" w:hAnsi="Times New Roman" w:cs="Times New Roman"/>
          <w:sz w:val="28"/>
          <w:szCs w:val="28"/>
          <w:bdr w:val="none" w:sz="0" w:space="0" w:color="auto" w:frame="1"/>
        </w:rPr>
        <w:t> main(String args[]){  </w:t>
      </w:r>
    </w:p>
    <w:p w:rsidR="00AC3813" w:rsidRPr="008B0A59" w:rsidRDefault="00AC3813" w:rsidP="003414C2">
      <w:pPr>
        <w:shd w:val="clear" w:color="auto" w:fill="FFFFFF"/>
        <w:spacing w:after="0" w:line="265" w:lineRule="atLeast"/>
        <w:ind w:left="144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w:t>
      </w:r>
      <w:r w:rsidRPr="008B0A59">
        <w:rPr>
          <w:rFonts w:ascii="Times New Roman" w:eastAsia="Times New Roman" w:hAnsi="Times New Roman" w:cs="Times New Roman"/>
          <w:b/>
          <w:bCs/>
          <w:sz w:val="28"/>
          <w:szCs w:val="28"/>
        </w:rPr>
        <w:t>int</w:t>
      </w:r>
      <w:r w:rsidRPr="008B0A59">
        <w:rPr>
          <w:rFonts w:ascii="Times New Roman" w:eastAsia="Times New Roman" w:hAnsi="Times New Roman" w:cs="Times New Roman"/>
          <w:sz w:val="28"/>
          <w:szCs w:val="28"/>
          <w:bdr w:val="none" w:sz="0" w:space="0" w:color="auto" w:frame="1"/>
        </w:rPr>
        <w:t> r,sum=</w:t>
      </w:r>
      <w:r w:rsidRPr="008B0A59">
        <w:rPr>
          <w:rFonts w:ascii="Times New Roman" w:eastAsia="Times New Roman" w:hAnsi="Times New Roman" w:cs="Times New Roman"/>
          <w:sz w:val="28"/>
          <w:szCs w:val="28"/>
        </w:rPr>
        <w:t>0</w:t>
      </w:r>
      <w:r w:rsidRPr="008B0A59">
        <w:rPr>
          <w:rFonts w:ascii="Times New Roman" w:eastAsia="Times New Roman" w:hAnsi="Times New Roman" w:cs="Times New Roman"/>
          <w:sz w:val="28"/>
          <w:szCs w:val="28"/>
          <w:bdr w:val="none" w:sz="0" w:space="0" w:color="auto" w:frame="1"/>
        </w:rPr>
        <w:t>,temp;    </w:t>
      </w:r>
    </w:p>
    <w:p w:rsidR="00AC3813" w:rsidRPr="008B0A59" w:rsidRDefault="00AC3813" w:rsidP="003414C2">
      <w:pPr>
        <w:shd w:val="clear" w:color="auto" w:fill="FFFFFF"/>
        <w:spacing w:after="0" w:line="265" w:lineRule="atLeast"/>
        <w:ind w:left="144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w:t>
      </w:r>
      <w:r w:rsidRPr="008B0A59">
        <w:rPr>
          <w:rFonts w:ascii="Times New Roman" w:eastAsia="Times New Roman" w:hAnsi="Times New Roman" w:cs="Times New Roman"/>
          <w:b/>
          <w:bCs/>
          <w:sz w:val="28"/>
          <w:szCs w:val="28"/>
        </w:rPr>
        <w:t>int</w:t>
      </w:r>
      <w:r w:rsidRPr="008B0A59">
        <w:rPr>
          <w:rFonts w:ascii="Times New Roman" w:eastAsia="Times New Roman" w:hAnsi="Times New Roman" w:cs="Times New Roman"/>
          <w:sz w:val="28"/>
          <w:szCs w:val="28"/>
          <w:bdr w:val="none" w:sz="0" w:space="0" w:color="auto" w:frame="1"/>
        </w:rPr>
        <w:t> n=</w:t>
      </w:r>
      <w:r w:rsidRPr="008B0A59">
        <w:rPr>
          <w:rFonts w:ascii="Times New Roman" w:eastAsia="Times New Roman" w:hAnsi="Times New Roman" w:cs="Times New Roman"/>
          <w:sz w:val="28"/>
          <w:szCs w:val="28"/>
        </w:rPr>
        <w:t>454</w:t>
      </w:r>
      <w:r w:rsidRPr="008B0A59">
        <w:rPr>
          <w:rFonts w:ascii="Times New Roman" w:eastAsia="Times New Roman" w:hAnsi="Times New Roman" w:cs="Times New Roman"/>
          <w:sz w:val="28"/>
          <w:szCs w:val="28"/>
          <w:bdr w:val="none" w:sz="0" w:space="0" w:color="auto" w:frame="1"/>
        </w:rPr>
        <w:t>;</w:t>
      </w:r>
      <w:r w:rsidRPr="008B0A59">
        <w:rPr>
          <w:rFonts w:ascii="Times New Roman" w:eastAsia="Times New Roman" w:hAnsi="Times New Roman" w:cs="Times New Roman"/>
          <w:sz w:val="28"/>
          <w:szCs w:val="28"/>
        </w:rPr>
        <w:t>//It is the number variable to be checked for palindrome</w:t>
      </w:r>
      <w:r w:rsidRPr="008B0A59">
        <w:rPr>
          <w:rFonts w:ascii="Times New Roman" w:eastAsia="Times New Roman" w:hAnsi="Times New Roman" w:cs="Times New Roman"/>
          <w:sz w:val="28"/>
          <w:szCs w:val="28"/>
          <w:bdr w:val="none" w:sz="0" w:space="0" w:color="auto" w:frame="1"/>
        </w:rPr>
        <w:t>  </w:t>
      </w:r>
    </w:p>
    <w:p w:rsidR="00AC3813" w:rsidRPr="008B0A59" w:rsidRDefault="00AC3813" w:rsidP="003414C2">
      <w:pPr>
        <w:shd w:val="clear" w:color="auto" w:fill="FFFFFF"/>
        <w:spacing w:after="0" w:line="265" w:lineRule="atLeast"/>
        <w:ind w:left="144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temp=n;    </w:t>
      </w:r>
    </w:p>
    <w:p w:rsidR="00AC3813" w:rsidRPr="008B0A59" w:rsidRDefault="00AC3813" w:rsidP="003414C2">
      <w:pPr>
        <w:shd w:val="clear" w:color="auto" w:fill="FFFFFF"/>
        <w:spacing w:after="0" w:line="265" w:lineRule="atLeast"/>
        <w:ind w:left="144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w:t>
      </w:r>
      <w:r w:rsidRPr="008B0A59">
        <w:rPr>
          <w:rFonts w:ascii="Times New Roman" w:eastAsia="Times New Roman" w:hAnsi="Times New Roman" w:cs="Times New Roman"/>
          <w:b/>
          <w:bCs/>
          <w:sz w:val="28"/>
          <w:szCs w:val="28"/>
        </w:rPr>
        <w:t>while</w:t>
      </w:r>
      <w:r w:rsidRPr="008B0A59">
        <w:rPr>
          <w:rFonts w:ascii="Times New Roman" w:eastAsia="Times New Roman" w:hAnsi="Times New Roman" w:cs="Times New Roman"/>
          <w:sz w:val="28"/>
          <w:szCs w:val="28"/>
          <w:bdr w:val="none" w:sz="0" w:space="0" w:color="auto" w:frame="1"/>
        </w:rPr>
        <w:t>(n&gt;</w:t>
      </w:r>
      <w:r w:rsidRPr="008B0A59">
        <w:rPr>
          <w:rFonts w:ascii="Times New Roman" w:eastAsia="Times New Roman" w:hAnsi="Times New Roman" w:cs="Times New Roman"/>
          <w:sz w:val="28"/>
          <w:szCs w:val="28"/>
        </w:rPr>
        <w:t>0</w:t>
      </w:r>
      <w:r w:rsidRPr="008B0A59">
        <w:rPr>
          <w:rFonts w:ascii="Times New Roman" w:eastAsia="Times New Roman" w:hAnsi="Times New Roman" w:cs="Times New Roman"/>
          <w:sz w:val="28"/>
          <w:szCs w:val="28"/>
          <w:bdr w:val="none" w:sz="0" w:space="0" w:color="auto" w:frame="1"/>
        </w:rPr>
        <w:t>){    </w:t>
      </w:r>
    </w:p>
    <w:p w:rsidR="00AC3813" w:rsidRPr="008B0A59" w:rsidRDefault="00AC3813" w:rsidP="003414C2">
      <w:pPr>
        <w:shd w:val="clear" w:color="auto" w:fill="FFFFFF"/>
        <w:spacing w:after="0" w:line="265" w:lineRule="atLeast"/>
        <w:ind w:left="216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r=n%</w:t>
      </w:r>
      <w:r w:rsidRPr="008B0A59">
        <w:rPr>
          <w:rFonts w:ascii="Times New Roman" w:eastAsia="Times New Roman" w:hAnsi="Times New Roman" w:cs="Times New Roman"/>
          <w:sz w:val="28"/>
          <w:szCs w:val="28"/>
        </w:rPr>
        <w:t>10</w:t>
      </w:r>
      <w:r w:rsidRPr="008B0A59">
        <w:rPr>
          <w:rFonts w:ascii="Times New Roman" w:eastAsia="Times New Roman" w:hAnsi="Times New Roman" w:cs="Times New Roman"/>
          <w:sz w:val="28"/>
          <w:szCs w:val="28"/>
          <w:bdr w:val="none" w:sz="0" w:space="0" w:color="auto" w:frame="1"/>
        </w:rPr>
        <w:t>;  </w:t>
      </w:r>
      <w:r w:rsidRPr="008B0A59">
        <w:rPr>
          <w:rFonts w:ascii="Times New Roman" w:eastAsia="Times New Roman" w:hAnsi="Times New Roman" w:cs="Times New Roman"/>
          <w:sz w:val="28"/>
          <w:szCs w:val="28"/>
        </w:rPr>
        <w:t>//getting remainder</w:t>
      </w:r>
      <w:r w:rsidRPr="008B0A59">
        <w:rPr>
          <w:rFonts w:ascii="Times New Roman" w:eastAsia="Times New Roman" w:hAnsi="Times New Roman" w:cs="Times New Roman"/>
          <w:sz w:val="28"/>
          <w:szCs w:val="28"/>
          <w:bdr w:val="none" w:sz="0" w:space="0" w:color="auto" w:frame="1"/>
        </w:rPr>
        <w:t>  </w:t>
      </w:r>
    </w:p>
    <w:p w:rsidR="00AC3813" w:rsidRPr="008B0A59" w:rsidRDefault="00AC3813" w:rsidP="003414C2">
      <w:pPr>
        <w:shd w:val="clear" w:color="auto" w:fill="FFFFFF"/>
        <w:spacing w:after="0" w:line="265" w:lineRule="atLeast"/>
        <w:ind w:left="216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sum=(sum*</w:t>
      </w:r>
      <w:r w:rsidRPr="008B0A59">
        <w:rPr>
          <w:rFonts w:ascii="Times New Roman" w:eastAsia="Times New Roman" w:hAnsi="Times New Roman" w:cs="Times New Roman"/>
          <w:sz w:val="28"/>
          <w:szCs w:val="28"/>
        </w:rPr>
        <w:t>10</w:t>
      </w:r>
      <w:r w:rsidRPr="008B0A59">
        <w:rPr>
          <w:rFonts w:ascii="Times New Roman" w:eastAsia="Times New Roman" w:hAnsi="Times New Roman" w:cs="Times New Roman"/>
          <w:sz w:val="28"/>
          <w:szCs w:val="28"/>
          <w:bdr w:val="none" w:sz="0" w:space="0" w:color="auto" w:frame="1"/>
        </w:rPr>
        <w:t>)+r;    </w:t>
      </w:r>
    </w:p>
    <w:p w:rsidR="00AC3813" w:rsidRPr="008B0A59" w:rsidRDefault="00AC3813" w:rsidP="003414C2">
      <w:pPr>
        <w:shd w:val="clear" w:color="auto" w:fill="FFFFFF"/>
        <w:spacing w:after="0" w:line="265" w:lineRule="atLeast"/>
        <w:ind w:left="216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n=n/</w:t>
      </w:r>
      <w:r w:rsidRPr="008B0A59">
        <w:rPr>
          <w:rFonts w:ascii="Times New Roman" w:eastAsia="Times New Roman" w:hAnsi="Times New Roman" w:cs="Times New Roman"/>
          <w:sz w:val="28"/>
          <w:szCs w:val="28"/>
        </w:rPr>
        <w:t>10</w:t>
      </w:r>
      <w:r w:rsidRPr="008B0A59">
        <w:rPr>
          <w:rFonts w:ascii="Times New Roman" w:eastAsia="Times New Roman" w:hAnsi="Times New Roman" w:cs="Times New Roman"/>
          <w:sz w:val="28"/>
          <w:szCs w:val="28"/>
          <w:bdr w:val="none" w:sz="0" w:space="0" w:color="auto" w:frame="1"/>
        </w:rPr>
        <w:t>;    </w:t>
      </w:r>
    </w:p>
    <w:p w:rsidR="00AC3813" w:rsidRPr="008B0A59" w:rsidRDefault="00AC3813" w:rsidP="003414C2">
      <w:pPr>
        <w:shd w:val="clear" w:color="auto" w:fill="FFFFFF"/>
        <w:spacing w:after="0" w:line="265" w:lineRule="atLeast"/>
        <w:ind w:left="144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    </w:t>
      </w:r>
    </w:p>
    <w:p w:rsidR="00AC3813" w:rsidRPr="008B0A59" w:rsidRDefault="00AC3813" w:rsidP="003414C2">
      <w:pPr>
        <w:shd w:val="clear" w:color="auto" w:fill="FFFFFF"/>
        <w:spacing w:after="0" w:line="265" w:lineRule="atLeast"/>
        <w:ind w:left="144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lastRenderedPageBreak/>
        <w:t>  </w:t>
      </w:r>
      <w:r w:rsidRPr="008B0A59">
        <w:rPr>
          <w:rFonts w:ascii="Times New Roman" w:eastAsia="Times New Roman" w:hAnsi="Times New Roman" w:cs="Times New Roman"/>
          <w:b/>
          <w:bCs/>
          <w:sz w:val="28"/>
          <w:szCs w:val="28"/>
        </w:rPr>
        <w:t>if</w:t>
      </w:r>
      <w:r w:rsidRPr="008B0A59">
        <w:rPr>
          <w:rFonts w:ascii="Times New Roman" w:eastAsia="Times New Roman" w:hAnsi="Times New Roman" w:cs="Times New Roman"/>
          <w:sz w:val="28"/>
          <w:szCs w:val="28"/>
          <w:bdr w:val="none" w:sz="0" w:space="0" w:color="auto" w:frame="1"/>
        </w:rPr>
        <w:t>(temp==sum)    </w:t>
      </w:r>
    </w:p>
    <w:p w:rsidR="00AC3813" w:rsidRPr="008B0A59" w:rsidRDefault="00AC3813" w:rsidP="003414C2">
      <w:pPr>
        <w:shd w:val="clear" w:color="auto" w:fill="FFFFFF"/>
        <w:spacing w:after="0" w:line="265" w:lineRule="atLeast"/>
        <w:ind w:left="144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System.out.println(</w:t>
      </w:r>
      <w:r w:rsidRPr="008B0A59">
        <w:rPr>
          <w:rFonts w:ascii="Times New Roman" w:eastAsia="Times New Roman" w:hAnsi="Times New Roman" w:cs="Times New Roman"/>
          <w:sz w:val="28"/>
          <w:szCs w:val="28"/>
        </w:rPr>
        <w:t>"palindrome number "</w:t>
      </w:r>
      <w:r w:rsidRPr="008B0A59">
        <w:rPr>
          <w:rFonts w:ascii="Times New Roman" w:eastAsia="Times New Roman" w:hAnsi="Times New Roman" w:cs="Times New Roman"/>
          <w:sz w:val="28"/>
          <w:szCs w:val="28"/>
          <w:bdr w:val="none" w:sz="0" w:space="0" w:color="auto" w:frame="1"/>
        </w:rPr>
        <w:t>);    </w:t>
      </w:r>
    </w:p>
    <w:p w:rsidR="00AC3813" w:rsidRPr="008B0A59" w:rsidRDefault="00AC3813" w:rsidP="003414C2">
      <w:pPr>
        <w:shd w:val="clear" w:color="auto" w:fill="FFFFFF"/>
        <w:spacing w:after="0" w:line="265" w:lineRule="atLeast"/>
        <w:ind w:left="144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w:t>
      </w:r>
      <w:r w:rsidRPr="008B0A59">
        <w:rPr>
          <w:rFonts w:ascii="Times New Roman" w:eastAsia="Times New Roman" w:hAnsi="Times New Roman" w:cs="Times New Roman"/>
          <w:b/>
          <w:bCs/>
          <w:sz w:val="28"/>
          <w:szCs w:val="28"/>
        </w:rPr>
        <w:t>else</w:t>
      </w:r>
      <w:r w:rsidRPr="008B0A59">
        <w:rPr>
          <w:rFonts w:ascii="Times New Roman" w:eastAsia="Times New Roman" w:hAnsi="Times New Roman" w:cs="Times New Roman"/>
          <w:sz w:val="28"/>
          <w:szCs w:val="28"/>
          <w:bdr w:val="none" w:sz="0" w:space="0" w:color="auto" w:frame="1"/>
        </w:rPr>
        <w:t>    </w:t>
      </w:r>
    </w:p>
    <w:p w:rsidR="00AC3813" w:rsidRPr="008B0A59" w:rsidRDefault="00AC3813" w:rsidP="003414C2">
      <w:pPr>
        <w:shd w:val="clear" w:color="auto" w:fill="FFFFFF"/>
        <w:spacing w:after="0" w:line="265" w:lineRule="atLeast"/>
        <w:ind w:left="144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System.out.println(</w:t>
      </w:r>
      <w:r w:rsidRPr="008B0A59">
        <w:rPr>
          <w:rFonts w:ascii="Times New Roman" w:eastAsia="Times New Roman" w:hAnsi="Times New Roman" w:cs="Times New Roman"/>
          <w:sz w:val="28"/>
          <w:szCs w:val="28"/>
        </w:rPr>
        <w:t>"not palindrome"</w:t>
      </w:r>
      <w:r w:rsidRPr="008B0A59">
        <w:rPr>
          <w:rFonts w:ascii="Times New Roman" w:eastAsia="Times New Roman" w:hAnsi="Times New Roman" w:cs="Times New Roman"/>
          <w:sz w:val="28"/>
          <w:szCs w:val="28"/>
          <w:bdr w:val="none" w:sz="0" w:space="0" w:color="auto" w:frame="1"/>
        </w:rPr>
        <w:t>);    </w:t>
      </w:r>
    </w:p>
    <w:p w:rsidR="00AC3813" w:rsidRPr="008B0A59" w:rsidRDefault="00AC3813" w:rsidP="003414C2">
      <w:pPr>
        <w:shd w:val="clear" w:color="auto" w:fill="FFFFFF"/>
        <w:spacing w:after="0" w:line="265" w:lineRule="atLeast"/>
        <w:ind w:left="144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w:t>
      </w:r>
    </w:p>
    <w:p w:rsidR="00AC3813" w:rsidRPr="008B0A59" w:rsidRDefault="00AC3813" w:rsidP="003414C2">
      <w:pPr>
        <w:shd w:val="clear" w:color="auto" w:fill="FFFFFF"/>
        <w:spacing w:after="115" w:line="265" w:lineRule="atLeast"/>
        <w:ind w:left="72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w:t>
      </w:r>
    </w:p>
    <w:p w:rsidR="00AC3813" w:rsidRPr="003414C2" w:rsidRDefault="00AC3813" w:rsidP="00AC3813">
      <w:pPr>
        <w:shd w:val="clear" w:color="auto" w:fill="FFFFFF"/>
        <w:spacing w:before="100" w:beforeAutospacing="1" w:after="100" w:afterAutospacing="1" w:line="265" w:lineRule="atLeast"/>
        <w:jc w:val="both"/>
        <w:rPr>
          <w:rFonts w:ascii="Times New Roman" w:eastAsia="Times New Roman" w:hAnsi="Times New Roman" w:cs="Times New Roman"/>
          <w:b/>
          <w:sz w:val="28"/>
          <w:szCs w:val="28"/>
          <w:u w:val="single"/>
        </w:rPr>
      </w:pPr>
      <w:r w:rsidRPr="003414C2">
        <w:rPr>
          <w:rFonts w:ascii="Times New Roman" w:eastAsia="Times New Roman" w:hAnsi="Times New Roman" w:cs="Times New Roman"/>
          <w:b/>
          <w:sz w:val="28"/>
          <w:szCs w:val="28"/>
          <w:u w:val="single"/>
        </w:rPr>
        <w:t>Output:</w:t>
      </w:r>
    </w:p>
    <w:p w:rsidR="00AC3813" w:rsidRPr="008B0A59" w:rsidRDefault="00AC3813" w:rsidP="003414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265" w:lineRule="atLeast"/>
        <w:ind w:left="72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rPr>
        <w:t>palindrome  number</w:t>
      </w:r>
    </w:p>
    <w:p w:rsidR="00322DAE" w:rsidRPr="008B0A59" w:rsidRDefault="00322DAE" w:rsidP="00322DAE">
      <w:pPr>
        <w:shd w:val="clear" w:color="auto" w:fill="FFFFFF"/>
        <w:spacing w:before="100" w:beforeAutospacing="1" w:after="100" w:afterAutospacing="1"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rPr>
        <w:t>Let's see the palindrome program in java. In this java program, we will get a number variable and check whether number is palindrome or not.</w:t>
      </w:r>
    </w:p>
    <w:p w:rsidR="00322DAE" w:rsidRPr="008B0A59" w:rsidRDefault="00322DAE" w:rsidP="003414C2">
      <w:pPr>
        <w:shd w:val="clear" w:color="auto" w:fill="FFFFFF"/>
        <w:spacing w:after="0" w:line="265" w:lineRule="atLeast"/>
        <w:ind w:left="720"/>
        <w:jc w:val="both"/>
        <w:rPr>
          <w:rFonts w:ascii="Times New Roman" w:eastAsia="Times New Roman" w:hAnsi="Times New Roman" w:cs="Times New Roman"/>
          <w:sz w:val="28"/>
          <w:szCs w:val="28"/>
        </w:rPr>
      </w:pPr>
      <w:r w:rsidRPr="008B0A59">
        <w:rPr>
          <w:rFonts w:ascii="Times New Roman" w:eastAsia="Times New Roman" w:hAnsi="Times New Roman" w:cs="Times New Roman"/>
          <w:b/>
          <w:bCs/>
          <w:sz w:val="28"/>
          <w:szCs w:val="28"/>
        </w:rPr>
        <w:t>class</w:t>
      </w:r>
      <w:r w:rsidRPr="008B0A59">
        <w:rPr>
          <w:rFonts w:ascii="Times New Roman" w:eastAsia="Times New Roman" w:hAnsi="Times New Roman" w:cs="Times New Roman"/>
          <w:sz w:val="28"/>
          <w:szCs w:val="28"/>
          <w:bdr w:val="none" w:sz="0" w:space="0" w:color="auto" w:frame="1"/>
        </w:rPr>
        <w:t> PalindromeExample{  </w:t>
      </w:r>
    </w:p>
    <w:p w:rsidR="00322DAE" w:rsidRPr="008B0A59" w:rsidRDefault="00322DAE" w:rsidP="003414C2">
      <w:pPr>
        <w:shd w:val="clear" w:color="auto" w:fill="FFFFFF"/>
        <w:spacing w:after="0" w:line="265" w:lineRule="atLeast"/>
        <w:ind w:left="72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w:t>
      </w:r>
      <w:r w:rsidRPr="008B0A59">
        <w:rPr>
          <w:rFonts w:ascii="Times New Roman" w:eastAsia="Times New Roman" w:hAnsi="Times New Roman" w:cs="Times New Roman"/>
          <w:b/>
          <w:bCs/>
          <w:sz w:val="28"/>
          <w:szCs w:val="28"/>
        </w:rPr>
        <w:t>public</w:t>
      </w:r>
      <w:r w:rsidRPr="008B0A59">
        <w:rPr>
          <w:rFonts w:ascii="Times New Roman" w:eastAsia="Times New Roman" w:hAnsi="Times New Roman" w:cs="Times New Roman"/>
          <w:sz w:val="28"/>
          <w:szCs w:val="28"/>
          <w:bdr w:val="none" w:sz="0" w:space="0" w:color="auto" w:frame="1"/>
        </w:rPr>
        <w:t> </w:t>
      </w:r>
      <w:r w:rsidRPr="008B0A59">
        <w:rPr>
          <w:rFonts w:ascii="Times New Roman" w:eastAsia="Times New Roman" w:hAnsi="Times New Roman" w:cs="Times New Roman"/>
          <w:b/>
          <w:bCs/>
          <w:sz w:val="28"/>
          <w:szCs w:val="28"/>
        </w:rPr>
        <w:t>static</w:t>
      </w:r>
      <w:r w:rsidRPr="008B0A59">
        <w:rPr>
          <w:rFonts w:ascii="Times New Roman" w:eastAsia="Times New Roman" w:hAnsi="Times New Roman" w:cs="Times New Roman"/>
          <w:sz w:val="28"/>
          <w:szCs w:val="28"/>
          <w:bdr w:val="none" w:sz="0" w:space="0" w:color="auto" w:frame="1"/>
        </w:rPr>
        <w:t> </w:t>
      </w:r>
      <w:r w:rsidRPr="008B0A59">
        <w:rPr>
          <w:rFonts w:ascii="Times New Roman" w:eastAsia="Times New Roman" w:hAnsi="Times New Roman" w:cs="Times New Roman"/>
          <w:b/>
          <w:bCs/>
          <w:sz w:val="28"/>
          <w:szCs w:val="28"/>
        </w:rPr>
        <w:t>void</w:t>
      </w:r>
      <w:r w:rsidRPr="008B0A59">
        <w:rPr>
          <w:rFonts w:ascii="Times New Roman" w:eastAsia="Times New Roman" w:hAnsi="Times New Roman" w:cs="Times New Roman"/>
          <w:sz w:val="28"/>
          <w:szCs w:val="28"/>
          <w:bdr w:val="none" w:sz="0" w:space="0" w:color="auto" w:frame="1"/>
        </w:rPr>
        <w:t> main(String args[]){  </w:t>
      </w:r>
    </w:p>
    <w:p w:rsidR="00322DAE" w:rsidRPr="008B0A59" w:rsidRDefault="00322DAE" w:rsidP="003414C2">
      <w:pPr>
        <w:shd w:val="clear" w:color="auto" w:fill="FFFFFF"/>
        <w:spacing w:after="0" w:line="265" w:lineRule="atLeast"/>
        <w:ind w:left="144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w:t>
      </w:r>
      <w:r w:rsidRPr="008B0A59">
        <w:rPr>
          <w:rFonts w:ascii="Times New Roman" w:eastAsia="Times New Roman" w:hAnsi="Times New Roman" w:cs="Times New Roman"/>
          <w:b/>
          <w:bCs/>
          <w:sz w:val="28"/>
          <w:szCs w:val="28"/>
        </w:rPr>
        <w:t>int</w:t>
      </w:r>
      <w:r w:rsidRPr="008B0A59">
        <w:rPr>
          <w:rFonts w:ascii="Times New Roman" w:eastAsia="Times New Roman" w:hAnsi="Times New Roman" w:cs="Times New Roman"/>
          <w:sz w:val="28"/>
          <w:szCs w:val="28"/>
          <w:bdr w:val="none" w:sz="0" w:space="0" w:color="auto" w:frame="1"/>
        </w:rPr>
        <w:t> r,sum=</w:t>
      </w:r>
      <w:r w:rsidRPr="008B0A59">
        <w:rPr>
          <w:rFonts w:ascii="Times New Roman" w:eastAsia="Times New Roman" w:hAnsi="Times New Roman" w:cs="Times New Roman"/>
          <w:sz w:val="28"/>
          <w:szCs w:val="28"/>
        </w:rPr>
        <w:t>0</w:t>
      </w:r>
      <w:r w:rsidRPr="008B0A59">
        <w:rPr>
          <w:rFonts w:ascii="Times New Roman" w:eastAsia="Times New Roman" w:hAnsi="Times New Roman" w:cs="Times New Roman"/>
          <w:sz w:val="28"/>
          <w:szCs w:val="28"/>
          <w:bdr w:val="none" w:sz="0" w:space="0" w:color="auto" w:frame="1"/>
        </w:rPr>
        <w:t>,temp;    </w:t>
      </w:r>
    </w:p>
    <w:p w:rsidR="00322DAE" w:rsidRPr="008B0A59" w:rsidRDefault="00322DAE" w:rsidP="003414C2">
      <w:pPr>
        <w:shd w:val="clear" w:color="auto" w:fill="FFFFFF"/>
        <w:spacing w:after="0" w:line="265" w:lineRule="atLeast"/>
        <w:ind w:left="144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w:t>
      </w:r>
      <w:r w:rsidRPr="008B0A59">
        <w:rPr>
          <w:rFonts w:ascii="Times New Roman" w:eastAsia="Times New Roman" w:hAnsi="Times New Roman" w:cs="Times New Roman"/>
          <w:b/>
          <w:bCs/>
          <w:sz w:val="28"/>
          <w:szCs w:val="28"/>
        </w:rPr>
        <w:t>int</w:t>
      </w:r>
      <w:r w:rsidRPr="008B0A59">
        <w:rPr>
          <w:rFonts w:ascii="Times New Roman" w:eastAsia="Times New Roman" w:hAnsi="Times New Roman" w:cs="Times New Roman"/>
          <w:sz w:val="28"/>
          <w:szCs w:val="28"/>
          <w:bdr w:val="none" w:sz="0" w:space="0" w:color="auto" w:frame="1"/>
        </w:rPr>
        <w:t> n=</w:t>
      </w:r>
      <w:r w:rsidRPr="008B0A59">
        <w:rPr>
          <w:rFonts w:ascii="Times New Roman" w:eastAsia="Times New Roman" w:hAnsi="Times New Roman" w:cs="Times New Roman"/>
          <w:sz w:val="28"/>
          <w:szCs w:val="28"/>
        </w:rPr>
        <w:t>454</w:t>
      </w:r>
      <w:r w:rsidRPr="008B0A59">
        <w:rPr>
          <w:rFonts w:ascii="Times New Roman" w:eastAsia="Times New Roman" w:hAnsi="Times New Roman" w:cs="Times New Roman"/>
          <w:sz w:val="28"/>
          <w:szCs w:val="28"/>
          <w:bdr w:val="none" w:sz="0" w:space="0" w:color="auto" w:frame="1"/>
        </w:rPr>
        <w:t>;</w:t>
      </w:r>
      <w:r w:rsidRPr="008B0A59">
        <w:rPr>
          <w:rFonts w:ascii="Times New Roman" w:eastAsia="Times New Roman" w:hAnsi="Times New Roman" w:cs="Times New Roman"/>
          <w:sz w:val="28"/>
          <w:szCs w:val="28"/>
        </w:rPr>
        <w:t>//It is the number variable to be checked for palindrome</w:t>
      </w:r>
      <w:r w:rsidRPr="008B0A59">
        <w:rPr>
          <w:rFonts w:ascii="Times New Roman" w:eastAsia="Times New Roman" w:hAnsi="Times New Roman" w:cs="Times New Roman"/>
          <w:sz w:val="28"/>
          <w:szCs w:val="28"/>
          <w:bdr w:val="none" w:sz="0" w:space="0" w:color="auto" w:frame="1"/>
        </w:rPr>
        <w:t>  </w:t>
      </w:r>
    </w:p>
    <w:p w:rsidR="00322DAE" w:rsidRPr="008B0A59" w:rsidRDefault="00322DAE" w:rsidP="003414C2">
      <w:pPr>
        <w:shd w:val="clear" w:color="auto" w:fill="FFFFFF"/>
        <w:spacing w:after="0" w:line="265" w:lineRule="atLeast"/>
        <w:ind w:left="144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temp=n;    </w:t>
      </w:r>
    </w:p>
    <w:p w:rsidR="00322DAE" w:rsidRPr="008B0A59" w:rsidRDefault="00322DAE" w:rsidP="003414C2">
      <w:pPr>
        <w:shd w:val="clear" w:color="auto" w:fill="FFFFFF"/>
        <w:spacing w:after="0" w:line="265" w:lineRule="atLeast"/>
        <w:ind w:left="144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w:t>
      </w:r>
      <w:r w:rsidRPr="008B0A59">
        <w:rPr>
          <w:rFonts w:ascii="Times New Roman" w:eastAsia="Times New Roman" w:hAnsi="Times New Roman" w:cs="Times New Roman"/>
          <w:b/>
          <w:bCs/>
          <w:sz w:val="28"/>
          <w:szCs w:val="28"/>
        </w:rPr>
        <w:t>while</w:t>
      </w:r>
      <w:r w:rsidRPr="008B0A59">
        <w:rPr>
          <w:rFonts w:ascii="Times New Roman" w:eastAsia="Times New Roman" w:hAnsi="Times New Roman" w:cs="Times New Roman"/>
          <w:sz w:val="28"/>
          <w:szCs w:val="28"/>
          <w:bdr w:val="none" w:sz="0" w:space="0" w:color="auto" w:frame="1"/>
        </w:rPr>
        <w:t>(n&gt;</w:t>
      </w:r>
      <w:r w:rsidRPr="008B0A59">
        <w:rPr>
          <w:rFonts w:ascii="Times New Roman" w:eastAsia="Times New Roman" w:hAnsi="Times New Roman" w:cs="Times New Roman"/>
          <w:sz w:val="28"/>
          <w:szCs w:val="28"/>
        </w:rPr>
        <w:t>0</w:t>
      </w:r>
      <w:r w:rsidRPr="008B0A59">
        <w:rPr>
          <w:rFonts w:ascii="Times New Roman" w:eastAsia="Times New Roman" w:hAnsi="Times New Roman" w:cs="Times New Roman"/>
          <w:sz w:val="28"/>
          <w:szCs w:val="28"/>
          <w:bdr w:val="none" w:sz="0" w:space="0" w:color="auto" w:frame="1"/>
        </w:rPr>
        <w:t>){    </w:t>
      </w:r>
    </w:p>
    <w:p w:rsidR="00322DAE" w:rsidRPr="008B0A59" w:rsidRDefault="00322DAE" w:rsidP="003414C2">
      <w:pPr>
        <w:shd w:val="clear" w:color="auto" w:fill="FFFFFF"/>
        <w:spacing w:after="0" w:line="265" w:lineRule="atLeast"/>
        <w:ind w:left="216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r=n%</w:t>
      </w:r>
      <w:r w:rsidRPr="008B0A59">
        <w:rPr>
          <w:rFonts w:ascii="Times New Roman" w:eastAsia="Times New Roman" w:hAnsi="Times New Roman" w:cs="Times New Roman"/>
          <w:sz w:val="28"/>
          <w:szCs w:val="28"/>
        </w:rPr>
        <w:t>10</w:t>
      </w:r>
      <w:r w:rsidRPr="008B0A59">
        <w:rPr>
          <w:rFonts w:ascii="Times New Roman" w:eastAsia="Times New Roman" w:hAnsi="Times New Roman" w:cs="Times New Roman"/>
          <w:sz w:val="28"/>
          <w:szCs w:val="28"/>
          <w:bdr w:val="none" w:sz="0" w:space="0" w:color="auto" w:frame="1"/>
        </w:rPr>
        <w:t>;  </w:t>
      </w:r>
      <w:r w:rsidRPr="008B0A59">
        <w:rPr>
          <w:rFonts w:ascii="Times New Roman" w:eastAsia="Times New Roman" w:hAnsi="Times New Roman" w:cs="Times New Roman"/>
          <w:sz w:val="28"/>
          <w:szCs w:val="28"/>
        </w:rPr>
        <w:t>//getting remainder</w:t>
      </w:r>
      <w:r w:rsidRPr="008B0A59">
        <w:rPr>
          <w:rFonts w:ascii="Times New Roman" w:eastAsia="Times New Roman" w:hAnsi="Times New Roman" w:cs="Times New Roman"/>
          <w:sz w:val="28"/>
          <w:szCs w:val="28"/>
          <w:bdr w:val="none" w:sz="0" w:space="0" w:color="auto" w:frame="1"/>
        </w:rPr>
        <w:t>  </w:t>
      </w:r>
    </w:p>
    <w:p w:rsidR="00322DAE" w:rsidRPr="008B0A59" w:rsidRDefault="00322DAE" w:rsidP="003414C2">
      <w:pPr>
        <w:shd w:val="clear" w:color="auto" w:fill="FFFFFF"/>
        <w:spacing w:after="0" w:line="265" w:lineRule="atLeast"/>
        <w:ind w:left="216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sum=(sum*</w:t>
      </w:r>
      <w:r w:rsidRPr="008B0A59">
        <w:rPr>
          <w:rFonts w:ascii="Times New Roman" w:eastAsia="Times New Roman" w:hAnsi="Times New Roman" w:cs="Times New Roman"/>
          <w:sz w:val="28"/>
          <w:szCs w:val="28"/>
        </w:rPr>
        <w:t>10</w:t>
      </w:r>
      <w:r w:rsidRPr="008B0A59">
        <w:rPr>
          <w:rFonts w:ascii="Times New Roman" w:eastAsia="Times New Roman" w:hAnsi="Times New Roman" w:cs="Times New Roman"/>
          <w:sz w:val="28"/>
          <w:szCs w:val="28"/>
          <w:bdr w:val="none" w:sz="0" w:space="0" w:color="auto" w:frame="1"/>
        </w:rPr>
        <w:t>)+r;    </w:t>
      </w:r>
    </w:p>
    <w:p w:rsidR="00322DAE" w:rsidRPr="008B0A59" w:rsidRDefault="00322DAE" w:rsidP="003414C2">
      <w:pPr>
        <w:shd w:val="clear" w:color="auto" w:fill="FFFFFF"/>
        <w:spacing w:after="0" w:line="265" w:lineRule="atLeast"/>
        <w:ind w:left="216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n=n/</w:t>
      </w:r>
      <w:r w:rsidRPr="008B0A59">
        <w:rPr>
          <w:rFonts w:ascii="Times New Roman" w:eastAsia="Times New Roman" w:hAnsi="Times New Roman" w:cs="Times New Roman"/>
          <w:sz w:val="28"/>
          <w:szCs w:val="28"/>
        </w:rPr>
        <w:t>10</w:t>
      </w:r>
      <w:r w:rsidRPr="008B0A59">
        <w:rPr>
          <w:rFonts w:ascii="Times New Roman" w:eastAsia="Times New Roman" w:hAnsi="Times New Roman" w:cs="Times New Roman"/>
          <w:sz w:val="28"/>
          <w:szCs w:val="28"/>
          <w:bdr w:val="none" w:sz="0" w:space="0" w:color="auto" w:frame="1"/>
        </w:rPr>
        <w:t>;    </w:t>
      </w:r>
    </w:p>
    <w:p w:rsidR="00322DAE" w:rsidRPr="008B0A59" w:rsidRDefault="00322DAE" w:rsidP="003414C2">
      <w:pPr>
        <w:shd w:val="clear" w:color="auto" w:fill="FFFFFF"/>
        <w:spacing w:after="0" w:line="265" w:lineRule="atLeast"/>
        <w:ind w:left="144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    </w:t>
      </w:r>
    </w:p>
    <w:p w:rsidR="00322DAE" w:rsidRPr="008B0A59" w:rsidRDefault="00322DAE" w:rsidP="003414C2">
      <w:pPr>
        <w:shd w:val="clear" w:color="auto" w:fill="FFFFFF"/>
        <w:spacing w:after="0" w:line="265" w:lineRule="atLeast"/>
        <w:ind w:left="144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w:t>
      </w:r>
      <w:r w:rsidRPr="008B0A59">
        <w:rPr>
          <w:rFonts w:ascii="Times New Roman" w:eastAsia="Times New Roman" w:hAnsi="Times New Roman" w:cs="Times New Roman"/>
          <w:b/>
          <w:bCs/>
          <w:sz w:val="28"/>
          <w:szCs w:val="28"/>
        </w:rPr>
        <w:t>if</w:t>
      </w:r>
      <w:r w:rsidRPr="008B0A59">
        <w:rPr>
          <w:rFonts w:ascii="Times New Roman" w:eastAsia="Times New Roman" w:hAnsi="Times New Roman" w:cs="Times New Roman"/>
          <w:sz w:val="28"/>
          <w:szCs w:val="28"/>
          <w:bdr w:val="none" w:sz="0" w:space="0" w:color="auto" w:frame="1"/>
        </w:rPr>
        <w:t>(temp==sum)    </w:t>
      </w:r>
    </w:p>
    <w:p w:rsidR="00322DAE" w:rsidRPr="008B0A59" w:rsidRDefault="00322DAE" w:rsidP="003414C2">
      <w:pPr>
        <w:shd w:val="clear" w:color="auto" w:fill="FFFFFF"/>
        <w:spacing w:after="0" w:line="265" w:lineRule="atLeast"/>
        <w:ind w:left="144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w:t>
      </w:r>
      <w:r w:rsidR="003414C2">
        <w:rPr>
          <w:rFonts w:ascii="Times New Roman" w:eastAsia="Times New Roman" w:hAnsi="Times New Roman" w:cs="Times New Roman"/>
          <w:sz w:val="28"/>
          <w:szCs w:val="28"/>
          <w:bdr w:val="none" w:sz="0" w:space="0" w:color="auto" w:frame="1"/>
        </w:rPr>
        <w:tab/>
      </w:r>
      <w:r w:rsidRPr="008B0A59">
        <w:rPr>
          <w:rFonts w:ascii="Times New Roman" w:eastAsia="Times New Roman" w:hAnsi="Times New Roman" w:cs="Times New Roman"/>
          <w:sz w:val="28"/>
          <w:szCs w:val="28"/>
          <w:bdr w:val="none" w:sz="0" w:space="0" w:color="auto" w:frame="1"/>
        </w:rPr>
        <w:t> System.out.println(</w:t>
      </w:r>
      <w:r w:rsidRPr="008B0A59">
        <w:rPr>
          <w:rFonts w:ascii="Times New Roman" w:eastAsia="Times New Roman" w:hAnsi="Times New Roman" w:cs="Times New Roman"/>
          <w:sz w:val="28"/>
          <w:szCs w:val="28"/>
        </w:rPr>
        <w:t>"palindrome number "</w:t>
      </w:r>
      <w:r w:rsidRPr="008B0A59">
        <w:rPr>
          <w:rFonts w:ascii="Times New Roman" w:eastAsia="Times New Roman" w:hAnsi="Times New Roman" w:cs="Times New Roman"/>
          <w:sz w:val="28"/>
          <w:szCs w:val="28"/>
          <w:bdr w:val="none" w:sz="0" w:space="0" w:color="auto" w:frame="1"/>
        </w:rPr>
        <w:t>);    </w:t>
      </w:r>
    </w:p>
    <w:p w:rsidR="00322DAE" w:rsidRPr="008B0A59" w:rsidRDefault="00322DAE" w:rsidP="003414C2">
      <w:pPr>
        <w:shd w:val="clear" w:color="auto" w:fill="FFFFFF"/>
        <w:spacing w:after="0" w:line="265" w:lineRule="atLeast"/>
        <w:ind w:left="144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w:t>
      </w:r>
      <w:r w:rsidRPr="008B0A59">
        <w:rPr>
          <w:rFonts w:ascii="Times New Roman" w:eastAsia="Times New Roman" w:hAnsi="Times New Roman" w:cs="Times New Roman"/>
          <w:b/>
          <w:bCs/>
          <w:sz w:val="28"/>
          <w:szCs w:val="28"/>
        </w:rPr>
        <w:t>else</w:t>
      </w:r>
      <w:r w:rsidRPr="008B0A59">
        <w:rPr>
          <w:rFonts w:ascii="Times New Roman" w:eastAsia="Times New Roman" w:hAnsi="Times New Roman" w:cs="Times New Roman"/>
          <w:sz w:val="28"/>
          <w:szCs w:val="28"/>
          <w:bdr w:val="none" w:sz="0" w:space="0" w:color="auto" w:frame="1"/>
        </w:rPr>
        <w:t>    </w:t>
      </w:r>
    </w:p>
    <w:p w:rsidR="00322DAE" w:rsidRPr="008B0A59" w:rsidRDefault="00322DAE" w:rsidP="003414C2">
      <w:pPr>
        <w:shd w:val="clear" w:color="auto" w:fill="FFFFFF"/>
        <w:spacing w:after="0" w:line="265" w:lineRule="atLeast"/>
        <w:ind w:left="144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w:t>
      </w:r>
      <w:r w:rsidR="003414C2">
        <w:rPr>
          <w:rFonts w:ascii="Times New Roman" w:eastAsia="Times New Roman" w:hAnsi="Times New Roman" w:cs="Times New Roman"/>
          <w:sz w:val="28"/>
          <w:szCs w:val="28"/>
          <w:bdr w:val="none" w:sz="0" w:space="0" w:color="auto" w:frame="1"/>
        </w:rPr>
        <w:tab/>
      </w:r>
      <w:r w:rsidRPr="008B0A59">
        <w:rPr>
          <w:rFonts w:ascii="Times New Roman" w:eastAsia="Times New Roman" w:hAnsi="Times New Roman" w:cs="Times New Roman"/>
          <w:sz w:val="28"/>
          <w:szCs w:val="28"/>
          <w:bdr w:val="none" w:sz="0" w:space="0" w:color="auto" w:frame="1"/>
        </w:rPr>
        <w:t> System.out.println(</w:t>
      </w:r>
      <w:r w:rsidRPr="008B0A59">
        <w:rPr>
          <w:rFonts w:ascii="Times New Roman" w:eastAsia="Times New Roman" w:hAnsi="Times New Roman" w:cs="Times New Roman"/>
          <w:sz w:val="28"/>
          <w:szCs w:val="28"/>
        </w:rPr>
        <w:t>"not palindrome"</w:t>
      </w:r>
      <w:r w:rsidRPr="008B0A59">
        <w:rPr>
          <w:rFonts w:ascii="Times New Roman" w:eastAsia="Times New Roman" w:hAnsi="Times New Roman" w:cs="Times New Roman"/>
          <w:sz w:val="28"/>
          <w:szCs w:val="28"/>
          <w:bdr w:val="none" w:sz="0" w:space="0" w:color="auto" w:frame="1"/>
        </w:rPr>
        <w:t>);    </w:t>
      </w:r>
    </w:p>
    <w:p w:rsidR="00322DAE" w:rsidRPr="008B0A59" w:rsidRDefault="00322DAE" w:rsidP="003414C2">
      <w:pPr>
        <w:shd w:val="clear" w:color="auto" w:fill="FFFFFF"/>
        <w:spacing w:after="0" w:line="265" w:lineRule="atLeast"/>
        <w:ind w:left="144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w:t>
      </w:r>
    </w:p>
    <w:p w:rsidR="003414C2" w:rsidRDefault="00322DAE" w:rsidP="003414C2">
      <w:pPr>
        <w:shd w:val="clear" w:color="auto" w:fill="FFFFFF"/>
        <w:spacing w:after="115" w:line="265" w:lineRule="atLeast"/>
        <w:ind w:left="72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w:t>
      </w:r>
    </w:p>
    <w:p w:rsidR="00322DAE" w:rsidRPr="003414C2" w:rsidRDefault="00322DAE" w:rsidP="003414C2">
      <w:pPr>
        <w:shd w:val="clear" w:color="auto" w:fill="FFFFFF"/>
        <w:spacing w:after="115" w:line="265" w:lineRule="atLeast"/>
        <w:jc w:val="both"/>
        <w:rPr>
          <w:rFonts w:ascii="Times New Roman" w:eastAsia="Times New Roman" w:hAnsi="Times New Roman" w:cs="Times New Roman"/>
          <w:b/>
          <w:sz w:val="28"/>
          <w:szCs w:val="28"/>
          <w:u w:val="single"/>
        </w:rPr>
      </w:pPr>
      <w:r w:rsidRPr="003414C2">
        <w:rPr>
          <w:rFonts w:ascii="Times New Roman" w:eastAsia="Times New Roman" w:hAnsi="Times New Roman" w:cs="Times New Roman"/>
          <w:b/>
          <w:sz w:val="28"/>
          <w:szCs w:val="28"/>
          <w:u w:val="single"/>
        </w:rPr>
        <w:t>Output:</w:t>
      </w:r>
    </w:p>
    <w:p w:rsidR="00322DAE" w:rsidRPr="008B0A59" w:rsidRDefault="00322DAE" w:rsidP="00322DA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rPr>
        <w:t>palindrome  number</w:t>
      </w:r>
    </w:p>
    <w:p w:rsidR="004546F4" w:rsidRDefault="004546F4" w:rsidP="00E47494">
      <w:pPr>
        <w:shd w:val="clear" w:color="auto" w:fill="FFFFFF"/>
        <w:spacing w:before="58" w:after="100" w:afterAutospacing="1" w:line="312" w:lineRule="atLeast"/>
        <w:jc w:val="both"/>
        <w:outlineLvl w:val="0"/>
        <w:rPr>
          <w:rFonts w:ascii="Times New Roman" w:eastAsia="Times New Roman" w:hAnsi="Times New Roman" w:cs="Times New Roman"/>
          <w:b/>
          <w:kern w:val="36"/>
          <w:sz w:val="32"/>
          <w:szCs w:val="28"/>
          <w:u w:val="single"/>
        </w:rPr>
      </w:pPr>
    </w:p>
    <w:p w:rsidR="00E47494" w:rsidRPr="004546F4" w:rsidRDefault="00E47494" w:rsidP="00E47494">
      <w:pPr>
        <w:shd w:val="clear" w:color="auto" w:fill="FFFFFF"/>
        <w:spacing w:before="58" w:after="100" w:afterAutospacing="1" w:line="312" w:lineRule="atLeast"/>
        <w:jc w:val="both"/>
        <w:outlineLvl w:val="0"/>
        <w:rPr>
          <w:rFonts w:ascii="Times New Roman" w:eastAsia="Times New Roman" w:hAnsi="Times New Roman" w:cs="Times New Roman"/>
          <w:b/>
          <w:kern w:val="36"/>
          <w:sz w:val="32"/>
          <w:szCs w:val="28"/>
          <w:u w:val="single"/>
        </w:rPr>
      </w:pPr>
      <w:r w:rsidRPr="004546F4">
        <w:rPr>
          <w:rFonts w:ascii="Times New Roman" w:eastAsia="Times New Roman" w:hAnsi="Times New Roman" w:cs="Times New Roman"/>
          <w:b/>
          <w:kern w:val="36"/>
          <w:sz w:val="32"/>
          <w:szCs w:val="28"/>
          <w:u w:val="single"/>
        </w:rPr>
        <w:t>Armstrong Number in Java</w:t>
      </w:r>
    </w:p>
    <w:p w:rsidR="00E47494" w:rsidRPr="008B0A59" w:rsidRDefault="00E47494" w:rsidP="00E47494">
      <w:pPr>
        <w:shd w:val="clear" w:color="auto" w:fill="FFFFFF"/>
        <w:spacing w:before="100" w:beforeAutospacing="1" w:after="100" w:afterAutospacing="1"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rPr>
        <w:t>Armstrong Number in Java: </w:t>
      </w:r>
      <w:r w:rsidRPr="008B0A59">
        <w:rPr>
          <w:rFonts w:ascii="Times New Roman" w:eastAsia="Times New Roman" w:hAnsi="Times New Roman" w:cs="Times New Roman"/>
          <w:b/>
          <w:bCs/>
          <w:sz w:val="28"/>
          <w:szCs w:val="28"/>
        </w:rPr>
        <w:t>Armstrong number</w:t>
      </w:r>
      <w:r w:rsidRPr="008B0A59">
        <w:rPr>
          <w:rFonts w:ascii="Times New Roman" w:eastAsia="Times New Roman" w:hAnsi="Times New Roman" w:cs="Times New Roman"/>
          <w:sz w:val="28"/>
          <w:szCs w:val="28"/>
        </w:rPr>
        <w:t> is </w:t>
      </w:r>
      <w:r w:rsidRPr="008B0A59">
        <w:rPr>
          <w:rFonts w:ascii="Times New Roman" w:eastAsia="Times New Roman" w:hAnsi="Times New Roman" w:cs="Times New Roman"/>
          <w:i/>
          <w:iCs/>
          <w:sz w:val="28"/>
          <w:szCs w:val="28"/>
        </w:rPr>
        <w:t>a number that is equal to the sum of cubes of its digits</w:t>
      </w:r>
      <w:r w:rsidRPr="008B0A59">
        <w:rPr>
          <w:rFonts w:ascii="Times New Roman" w:eastAsia="Times New Roman" w:hAnsi="Times New Roman" w:cs="Times New Roman"/>
          <w:sz w:val="28"/>
          <w:szCs w:val="28"/>
        </w:rPr>
        <w:t> for example 0, 1, 153, 370, 371, 407 etc.</w:t>
      </w:r>
    </w:p>
    <w:p w:rsidR="00E47494" w:rsidRPr="008B0A59" w:rsidRDefault="00E47494" w:rsidP="00E47494">
      <w:pPr>
        <w:shd w:val="clear" w:color="auto" w:fill="FFFFFF"/>
        <w:spacing w:before="100" w:beforeAutospacing="1" w:after="100" w:afterAutospacing="1"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rPr>
        <w:lastRenderedPageBreak/>
        <w:t>Let's try to understand why </w:t>
      </w:r>
      <w:r w:rsidRPr="008B0A59">
        <w:rPr>
          <w:rFonts w:ascii="Times New Roman" w:eastAsia="Times New Roman" w:hAnsi="Times New Roman" w:cs="Times New Roman"/>
          <w:b/>
          <w:bCs/>
          <w:sz w:val="28"/>
          <w:szCs w:val="28"/>
        </w:rPr>
        <w:t>153</w:t>
      </w:r>
      <w:r w:rsidRPr="008B0A59">
        <w:rPr>
          <w:rFonts w:ascii="Times New Roman" w:eastAsia="Times New Roman" w:hAnsi="Times New Roman" w:cs="Times New Roman"/>
          <w:sz w:val="28"/>
          <w:szCs w:val="28"/>
        </w:rPr>
        <w:t> is an Armstrong number.</w:t>
      </w:r>
    </w:p>
    <w:p w:rsidR="00E47494" w:rsidRPr="008B0A59" w:rsidRDefault="00E47494" w:rsidP="004546F4">
      <w:pPr>
        <w:shd w:val="clear" w:color="auto" w:fill="FFFFFF"/>
        <w:spacing w:after="0"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153 = (1*1*1)+(5*5*5)+(3*3*3)  </w:t>
      </w:r>
    </w:p>
    <w:p w:rsidR="00E47494" w:rsidRPr="008B0A59" w:rsidRDefault="00E47494" w:rsidP="004546F4">
      <w:pPr>
        <w:shd w:val="clear" w:color="auto" w:fill="FFFFFF"/>
        <w:spacing w:after="0"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where:  </w:t>
      </w:r>
    </w:p>
    <w:p w:rsidR="00E47494" w:rsidRPr="008B0A59" w:rsidRDefault="00E47494" w:rsidP="004546F4">
      <w:pPr>
        <w:shd w:val="clear" w:color="auto" w:fill="FFFFFF"/>
        <w:spacing w:after="0"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(1*1*1)=1  </w:t>
      </w:r>
    </w:p>
    <w:p w:rsidR="00E47494" w:rsidRPr="008B0A59" w:rsidRDefault="00E47494" w:rsidP="004546F4">
      <w:pPr>
        <w:shd w:val="clear" w:color="auto" w:fill="FFFFFF"/>
        <w:spacing w:after="0"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(5*5*5)=125  </w:t>
      </w:r>
    </w:p>
    <w:p w:rsidR="00E47494" w:rsidRPr="008B0A59" w:rsidRDefault="00E47494" w:rsidP="004546F4">
      <w:pPr>
        <w:shd w:val="clear" w:color="auto" w:fill="FFFFFF"/>
        <w:spacing w:after="0"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(3*3*3)=27  </w:t>
      </w:r>
    </w:p>
    <w:p w:rsidR="00E47494" w:rsidRPr="008B0A59" w:rsidRDefault="00E47494" w:rsidP="004546F4">
      <w:pPr>
        <w:shd w:val="clear" w:color="auto" w:fill="FFFFFF"/>
        <w:spacing w:after="0"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So:  </w:t>
      </w:r>
    </w:p>
    <w:p w:rsidR="00E47494" w:rsidRPr="008B0A59" w:rsidRDefault="00E47494" w:rsidP="004546F4">
      <w:pPr>
        <w:shd w:val="clear" w:color="auto" w:fill="FFFFFF"/>
        <w:spacing w:after="115"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1+125+27=153  </w:t>
      </w:r>
    </w:p>
    <w:p w:rsidR="00E47494" w:rsidRPr="008B0A59" w:rsidRDefault="00E47494" w:rsidP="00E47494">
      <w:pPr>
        <w:shd w:val="clear" w:color="auto" w:fill="FFFFFF"/>
        <w:spacing w:before="100" w:beforeAutospacing="1" w:after="100" w:afterAutospacing="1"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rPr>
        <w:t>Let's try to understand why </w:t>
      </w:r>
      <w:r w:rsidRPr="008B0A59">
        <w:rPr>
          <w:rFonts w:ascii="Times New Roman" w:eastAsia="Times New Roman" w:hAnsi="Times New Roman" w:cs="Times New Roman"/>
          <w:b/>
          <w:bCs/>
          <w:sz w:val="28"/>
          <w:szCs w:val="28"/>
        </w:rPr>
        <w:t>371</w:t>
      </w:r>
      <w:r w:rsidRPr="008B0A59">
        <w:rPr>
          <w:rFonts w:ascii="Times New Roman" w:eastAsia="Times New Roman" w:hAnsi="Times New Roman" w:cs="Times New Roman"/>
          <w:sz w:val="28"/>
          <w:szCs w:val="28"/>
        </w:rPr>
        <w:t> is an Armstrong number.</w:t>
      </w:r>
    </w:p>
    <w:p w:rsidR="00E47494" w:rsidRPr="008B0A59" w:rsidRDefault="00E47494" w:rsidP="004546F4">
      <w:pPr>
        <w:shd w:val="clear" w:color="auto" w:fill="FFFFFF"/>
        <w:spacing w:after="0"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371 = (3*3*3)+(7*7*7)+(1*1*1)  </w:t>
      </w:r>
    </w:p>
    <w:p w:rsidR="00E47494" w:rsidRPr="008B0A59" w:rsidRDefault="00E47494" w:rsidP="004546F4">
      <w:pPr>
        <w:shd w:val="clear" w:color="auto" w:fill="FFFFFF"/>
        <w:spacing w:after="0"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where:  </w:t>
      </w:r>
    </w:p>
    <w:p w:rsidR="00E47494" w:rsidRPr="008B0A59" w:rsidRDefault="00E47494" w:rsidP="004546F4">
      <w:pPr>
        <w:shd w:val="clear" w:color="auto" w:fill="FFFFFF"/>
        <w:spacing w:after="0"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(3*3*3)=27  </w:t>
      </w:r>
    </w:p>
    <w:p w:rsidR="00E47494" w:rsidRPr="008B0A59" w:rsidRDefault="00E47494" w:rsidP="004546F4">
      <w:pPr>
        <w:shd w:val="clear" w:color="auto" w:fill="FFFFFF"/>
        <w:spacing w:after="0"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(7*7*7)=343  </w:t>
      </w:r>
    </w:p>
    <w:p w:rsidR="00E47494" w:rsidRPr="008B0A59" w:rsidRDefault="00E47494" w:rsidP="004546F4">
      <w:pPr>
        <w:shd w:val="clear" w:color="auto" w:fill="FFFFFF"/>
        <w:spacing w:after="0"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(1*1*1)=1  </w:t>
      </w:r>
    </w:p>
    <w:p w:rsidR="00E47494" w:rsidRPr="008B0A59" w:rsidRDefault="00E47494" w:rsidP="004546F4">
      <w:pPr>
        <w:shd w:val="clear" w:color="auto" w:fill="FFFFFF"/>
        <w:spacing w:after="0"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So:  </w:t>
      </w:r>
    </w:p>
    <w:p w:rsidR="00E47494" w:rsidRPr="008B0A59" w:rsidRDefault="00E47494" w:rsidP="004546F4">
      <w:pPr>
        <w:shd w:val="clear" w:color="auto" w:fill="FFFFFF"/>
        <w:spacing w:after="115"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27+343+1=371 </w:t>
      </w:r>
    </w:p>
    <w:p w:rsidR="00E47494" w:rsidRPr="008B0A59" w:rsidRDefault="00E47494" w:rsidP="00E47494">
      <w:pPr>
        <w:shd w:val="clear" w:color="auto" w:fill="FFFFFF"/>
        <w:spacing w:before="100" w:beforeAutospacing="1" w:after="100" w:afterAutospacing="1"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rPr>
        <w:t>Let's see the java program to check Armstrong Number.</w:t>
      </w:r>
    </w:p>
    <w:p w:rsidR="00E47494" w:rsidRPr="008B0A59" w:rsidRDefault="00E47494" w:rsidP="004546F4">
      <w:pPr>
        <w:shd w:val="clear" w:color="auto" w:fill="FFFFFF"/>
        <w:spacing w:after="0" w:line="265" w:lineRule="atLeast"/>
        <w:ind w:left="720"/>
        <w:jc w:val="both"/>
        <w:rPr>
          <w:rFonts w:ascii="Times New Roman" w:eastAsia="Times New Roman" w:hAnsi="Times New Roman" w:cs="Times New Roman"/>
          <w:sz w:val="28"/>
          <w:szCs w:val="28"/>
        </w:rPr>
      </w:pPr>
      <w:r w:rsidRPr="008B0A59">
        <w:rPr>
          <w:rFonts w:ascii="Times New Roman" w:eastAsia="Times New Roman" w:hAnsi="Times New Roman" w:cs="Times New Roman"/>
          <w:b/>
          <w:bCs/>
          <w:sz w:val="28"/>
          <w:szCs w:val="28"/>
        </w:rPr>
        <w:t>class</w:t>
      </w:r>
      <w:r w:rsidRPr="008B0A59">
        <w:rPr>
          <w:rFonts w:ascii="Times New Roman" w:eastAsia="Times New Roman" w:hAnsi="Times New Roman" w:cs="Times New Roman"/>
          <w:sz w:val="28"/>
          <w:szCs w:val="28"/>
          <w:bdr w:val="none" w:sz="0" w:space="0" w:color="auto" w:frame="1"/>
        </w:rPr>
        <w:t> ArmstrongExample{  </w:t>
      </w:r>
    </w:p>
    <w:p w:rsidR="00E47494" w:rsidRPr="008B0A59" w:rsidRDefault="00E47494" w:rsidP="004546F4">
      <w:pPr>
        <w:shd w:val="clear" w:color="auto" w:fill="FFFFFF"/>
        <w:spacing w:after="0" w:line="265" w:lineRule="atLeast"/>
        <w:ind w:left="72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w:t>
      </w:r>
      <w:r w:rsidRPr="008B0A59">
        <w:rPr>
          <w:rFonts w:ascii="Times New Roman" w:eastAsia="Times New Roman" w:hAnsi="Times New Roman" w:cs="Times New Roman"/>
          <w:b/>
          <w:bCs/>
          <w:sz w:val="28"/>
          <w:szCs w:val="28"/>
        </w:rPr>
        <w:t>public</w:t>
      </w:r>
      <w:r w:rsidRPr="008B0A59">
        <w:rPr>
          <w:rFonts w:ascii="Times New Roman" w:eastAsia="Times New Roman" w:hAnsi="Times New Roman" w:cs="Times New Roman"/>
          <w:sz w:val="28"/>
          <w:szCs w:val="28"/>
          <w:bdr w:val="none" w:sz="0" w:space="0" w:color="auto" w:frame="1"/>
        </w:rPr>
        <w:t> </w:t>
      </w:r>
      <w:r w:rsidRPr="008B0A59">
        <w:rPr>
          <w:rFonts w:ascii="Times New Roman" w:eastAsia="Times New Roman" w:hAnsi="Times New Roman" w:cs="Times New Roman"/>
          <w:b/>
          <w:bCs/>
          <w:sz w:val="28"/>
          <w:szCs w:val="28"/>
        </w:rPr>
        <w:t>static</w:t>
      </w:r>
      <w:r w:rsidRPr="008B0A59">
        <w:rPr>
          <w:rFonts w:ascii="Times New Roman" w:eastAsia="Times New Roman" w:hAnsi="Times New Roman" w:cs="Times New Roman"/>
          <w:sz w:val="28"/>
          <w:szCs w:val="28"/>
          <w:bdr w:val="none" w:sz="0" w:space="0" w:color="auto" w:frame="1"/>
        </w:rPr>
        <w:t> </w:t>
      </w:r>
      <w:r w:rsidRPr="008B0A59">
        <w:rPr>
          <w:rFonts w:ascii="Times New Roman" w:eastAsia="Times New Roman" w:hAnsi="Times New Roman" w:cs="Times New Roman"/>
          <w:b/>
          <w:bCs/>
          <w:sz w:val="28"/>
          <w:szCs w:val="28"/>
        </w:rPr>
        <w:t>void</w:t>
      </w:r>
      <w:r w:rsidRPr="008B0A59">
        <w:rPr>
          <w:rFonts w:ascii="Times New Roman" w:eastAsia="Times New Roman" w:hAnsi="Times New Roman" w:cs="Times New Roman"/>
          <w:sz w:val="28"/>
          <w:szCs w:val="28"/>
          <w:bdr w:val="none" w:sz="0" w:space="0" w:color="auto" w:frame="1"/>
        </w:rPr>
        <w:t> main(String[] args)  {  </w:t>
      </w:r>
    </w:p>
    <w:p w:rsidR="00E47494" w:rsidRPr="008B0A59" w:rsidRDefault="00E47494" w:rsidP="004546F4">
      <w:pPr>
        <w:shd w:val="clear" w:color="auto" w:fill="FFFFFF"/>
        <w:spacing w:after="0" w:line="265" w:lineRule="atLeast"/>
        <w:ind w:left="144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w:t>
      </w:r>
      <w:r w:rsidRPr="008B0A59">
        <w:rPr>
          <w:rFonts w:ascii="Times New Roman" w:eastAsia="Times New Roman" w:hAnsi="Times New Roman" w:cs="Times New Roman"/>
          <w:b/>
          <w:bCs/>
          <w:sz w:val="28"/>
          <w:szCs w:val="28"/>
        </w:rPr>
        <w:t>int</w:t>
      </w:r>
      <w:r w:rsidRPr="008B0A59">
        <w:rPr>
          <w:rFonts w:ascii="Times New Roman" w:eastAsia="Times New Roman" w:hAnsi="Times New Roman" w:cs="Times New Roman"/>
          <w:sz w:val="28"/>
          <w:szCs w:val="28"/>
          <w:bdr w:val="none" w:sz="0" w:space="0" w:color="auto" w:frame="1"/>
        </w:rPr>
        <w:t> c=</w:t>
      </w:r>
      <w:r w:rsidRPr="008B0A59">
        <w:rPr>
          <w:rFonts w:ascii="Times New Roman" w:eastAsia="Times New Roman" w:hAnsi="Times New Roman" w:cs="Times New Roman"/>
          <w:sz w:val="28"/>
          <w:szCs w:val="28"/>
        </w:rPr>
        <w:t>0</w:t>
      </w:r>
      <w:r w:rsidRPr="008B0A59">
        <w:rPr>
          <w:rFonts w:ascii="Times New Roman" w:eastAsia="Times New Roman" w:hAnsi="Times New Roman" w:cs="Times New Roman"/>
          <w:sz w:val="28"/>
          <w:szCs w:val="28"/>
          <w:bdr w:val="none" w:sz="0" w:space="0" w:color="auto" w:frame="1"/>
        </w:rPr>
        <w:t>,a,temp;  </w:t>
      </w:r>
    </w:p>
    <w:p w:rsidR="00E47494" w:rsidRPr="008B0A59" w:rsidRDefault="00E47494" w:rsidP="004546F4">
      <w:pPr>
        <w:shd w:val="clear" w:color="auto" w:fill="FFFFFF"/>
        <w:spacing w:after="0" w:line="265" w:lineRule="atLeast"/>
        <w:ind w:left="144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w:t>
      </w:r>
      <w:r w:rsidRPr="008B0A59">
        <w:rPr>
          <w:rFonts w:ascii="Times New Roman" w:eastAsia="Times New Roman" w:hAnsi="Times New Roman" w:cs="Times New Roman"/>
          <w:b/>
          <w:bCs/>
          <w:sz w:val="28"/>
          <w:szCs w:val="28"/>
        </w:rPr>
        <w:t>int</w:t>
      </w:r>
      <w:r w:rsidRPr="008B0A59">
        <w:rPr>
          <w:rFonts w:ascii="Times New Roman" w:eastAsia="Times New Roman" w:hAnsi="Times New Roman" w:cs="Times New Roman"/>
          <w:sz w:val="28"/>
          <w:szCs w:val="28"/>
          <w:bdr w:val="none" w:sz="0" w:space="0" w:color="auto" w:frame="1"/>
        </w:rPr>
        <w:t> n=</w:t>
      </w:r>
      <w:r w:rsidRPr="008B0A59">
        <w:rPr>
          <w:rFonts w:ascii="Times New Roman" w:eastAsia="Times New Roman" w:hAnsi="Times New Roman" w:cs="Times New Roman"/>
          <w:sz w:val="28"/>
          <w:szCs w:val="28"/>
        </w:rPr>
        <w:t>153</w:t>
      </w:r>
      <w:r w:rsidRPr="008B0A59">
        <w:rPr>
          <w:rFonts w:ascii="Times New Roman" w:eastAsia="Times New Roman" w:hAnsi="Times New Roman" w:cs="Times New Roman"/>
          <w:sz w:val="28"/>
          <w:szCs w:val="28"/>
          <w:bdr w:val="none" w:sz="0" w:space="0" w:color="auto" w:frame="1"/>
        </w:rPr>
        <w:t>;</w:t>
      </w:r>
      <w:r w:rsidRPr="008B0A59">
        <w:rPr>
          <w:rFonts w:ascii="Times New Roman" w:eastAsia="Times New Roman" w:hAnsi="Times New Roman" w:cs="Times New Roman"/>
          <w:sz w:val="28"/>
          <w:szCs w:val="28"/>
        </w:rPr>
        <w:t>//It is the number to check armstrong</w:t>
      </w:r>
      <w:r w:rsidRPr="008B0A59">
        <w:rPr>
          <w:rFonts w:ascii="Times New Roman" w:eastAsia="Times New Roman" w:hAnsi="Times New Roman" w:cs="Times New Roman"/>
          <w:sz w:val="28"/>
          <w:szCs w:val="28"/>
          <w:bdr w:val="none" w:sz="0" w:space="0" w:color="auto" w:frame="1"/>
        </w:rPr>
        <w:t>  </w:t>
      </w:r>
    </w:p>
    <w:p w:rsidR="00E47494" w:rsidRPr="008B0A59" w:rsidRDefault="00E47494" w:rsidP="004546F4">
      <w:pPr>
        <w:shd w:val="clear" w:color="auto" w:fill="FFFFFF"/>
        <w:spacing w:after="0" w:line="265" w:lineRule="atLeast"/>
        <w:ind w:left="144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temp=n;  </w:t>
      </w:r>
    </w:p>
    <w:p w:rsidR="00E47494" w:rsidRPr="008B0A59" w:rsidRDefault="00E47494" w:rsidP="004546F4">
      <w:pPr>
        <w:shd w:val="clear" w:color="auto" w:fill="FFFFFF"/>
        <w:spacing w:after="0" w:line="265" w:lineRule="atLeast"/>
        <w:ind w:left="144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w:t>
      </w:r>
      <w:r w:rsidRPr="008B0A59">
        <w:rPr>
          <w:rFonts w:ascii="Times New Roman" w:eastAsia="Times New Roman" w:hAnsi="Times New Roman" w:cs="Times New Roman"/>
          <w:b/>
          <w:bCs/>
          <w:sz w:val="28"/>
          <w:szCs w:val="28"/>
        </w:rPr>
        <w:t>while</w:t>
      </w:r>
      <w:r w:rsidRPr="008B0A59">
        <w:rPr>
          <w:rFonts w:ascii="Times New Roman" w:eastAsia="Times New Roman" w:hAnsi="Times New Roman" w:cs="Times New Roman"/>
          <w:sz w:val="28"/>
          <w:szCs w:val="28"/>
          <w:bdr w:val="none" w:sz="0" w:space="0" w:color="auto" w:frame="1"/>
        </w:rPr>
        <w:t>(n&gt;</w:t>
      </w:r>
      <w:r w:rsidRPr="008B0A59">
        <w:rPr>
          <w:rFonts w:ascii="Times New Roman" w:eastAsia="Times New Roman" w:hAnsi="Times New Roman" w:cs="Times New Roman"/>
          <w:sz w:val="28"/>
          <w:szCs w:val="28"/>
        </w:rPr>
        <w:t>0</w:t>
      </w:r>
      <w:r w:rsidRPr="008B0A59">
        <w:rPr>
          <w:rFonts w:ascii="Times New Roman" w:eastAsia="Times New Roman" w:hAnsi="Times New Roman" w:cs="Times New Roman"/>
          <w:sz w:val="28"/>
          <w:szCs w:val="28"/>
          <w:bdr w:val="none" w:sz="0" w:space="0" w:color="auto" w:frame="1"/>
        </w:rPr>
        <w:t>)  </w:t>
      </w:r>
    </w:p>
    <w:p w:rsidR="00E47494" w:rsidRPr="008B0A59" w:rsidRDefault="00E47494" w:rsidP="004546F4">
      <w:pPr>
        <w:shd w:val="clear" w:color="auto" w:fill="FFFFFF"/>
        <w:spacing w:after="0" w:line="265" w:lineRule="atLeast"/>
        <w:ind w:left="144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  </w:t>
      </w:r>
    </w:p>
    <w:p w:rsidR="00E47494" w:rsidRPr="008B0A59" w:rsidRDefault="00E47494" w:rsidP="004546F4">
      <w:pPr>
        <w:shd w:val="clear" w:color="auto" w:fill="FFFFFF"/>
        <w:spacing w:after="0" w:line="265" w:lineRule="atLeast"/>
        <w:ind w:left="216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a=n%</w:t>
      </w:r>
      <w:r w:rsidRPr="008B0A59">
        <w:rPr>
          <w:rFonts w:ascii="Times New Roman" w:eastAsia="Times New Roman" w:hAnsi="Times New Roman" w:cs="Times New Roman"/>
          <w:sz w:val="28"/>
          <w:szCs w:val="28"/>
        </w:rPr>
        <w:t>10</w:t>
      </w:r>
      <w:r w:rsidRPr="008B0A59">
        <w:rPr>
          <w:rFonts w:ascii="Times New Roman" w:eastAsia="Times New Roman" w:hAnsi="Times New Roman" w:cs="Times New Roman"/>
          <w:sz w:val="28"/>
          <w:szCs w:val="28"/>
          <w:bdr w:val="none" w:sz="0" w:space="0" w:color="auto" w:frame="1"/>
        </w:rPr>
        <w:t>;  </w:t>
      </w:r>
    </w:p>
    <w:p w:rsidR="00E47494" w:rsidRPr="008B0A59" w:rsidRDefault="00E47494" w:rsidP="004546F4">
      <w:pPr>
        <w:shd w:val="clear" w:color="auto" w:fill="FFFFFF"/>
        <w:spacing w:after="0" w:line="265" w:lineRule="atLeast"/>
        <w:ind w:left="216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n=n/</w:t>
      </w:r>
      <w:r w:rsidRPr="008B0A59">
        <w:rPr>
          <w:rFonts w:ascii="Times New Roman" w:eastAsia="Times New Roman" w:hAnsi="Times New Roman" w:cs="Times New Roman"/>
          <w:sz w:val="28"/>
          <w:szCs w:val="28"/>
        </w:rPr>
        <w:t>10</w:t>
      </w:r>
      <w:r w:rsidRPr="008B0A59">
        <w:rPr>
          <w:rFonts w:ascii="Times New Roman" w:eastAsia="Times New Roman" w:hAnsi="Times New Roman" w:cs="Times New Roman"/>
          <w:sz w:val="28"/>
          <w:szCs w:val="28"/>
          <w:bdr w:val="none" w:sz="0" w:space="0" w:color="auto" w:frame="1"/>
        </w:rPr>
        <w:t>;  </w:t>
      </w:r>
    </w:p>
    <w:p w:rsidR="00E47494" w:rsidRPr="008B0A59" w:rsidRDefault="00E47494" w:rsidP="004546F4">
      <w:pPr>
        <w:shd w:val="clear" w:color="auto" w:fill="FFFFFF"/>
        <w:spacing w:after="0" w:line="265" w:lineRule="atLeast"/>
        <w:ind w:left="216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c=c+(a*a*a);  </w:t>
      </w:r>
    </w:p>
    <w:p w:rsidR="00E47494" w:rsidRPr="008B0A59" w:rsidRDefault="00E47494" w:rsidP="004546F4">
      <w:pPr>
        <w:shd w:val="clear" w:color="auto" w:fill="FFFFFF"/>
        <w:spacing w:after="0" w:line="265" w:lineRule="atLeast"/>
        <w:ind w:left="144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  </w:t>
      </w:r>
    </w:p>
    <w:p w:rsidR="00E47494" w:rsidRPr="008B0A59" w:rsidRDefault="00E47494" w:rsidP="004546F4">
      <w:pPr>
        <w:shd w:val="clear" w:color="auto" w:fill="FFFFFF"/>
        <w:spacing w:after="0" w:line="265" w:lineRule="atLeast"/>
        <w:ind w:left="144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w:t>
      </w:r>
      <w:r w:rsidRPr="008B0A59">
        <w:rPr>
          <w:rFonts w:ascii="Times New Roman" w:eastAsia="Times New Roman" w:hAnsi="Times New Roman" w:cs="Times New Roman"/>
          <w:b/>
          <w:bCs/>
          <w:sz w:val="28"/>
          <w:szCs w:val="28"/>
        </w:rPr>
        <w:t>if</w:t>
      </w:r>
      <w:r w:rsidRPr="008B0A59">
        <w:rPr>
          <w:rFonts w:ascii="Times New Roman" w:eastAsia="Times New Roman" w:hAnsi="Times New Roman" w:cs="Times New Roman"/>
          <w:sz w:val="28"/>
          <w:szCs w:val="28"/>
          <w:bdr w:val="none" w:sz="0" w:space="0" w:color="auto" w:frame="1"/>
        </w:rPr>
        <w:t>(temp==c)  </w:t>
      </w:r>
    </w:p>
    <w:p w:rsidR="00E47494" w:rsidRPr="008B0A59" w:rsidRDefault="00E47494" w:rsidP="004546F4">
      <w:pPr>
        <w:shd w:val="clear" w:color="auto" w:fill="FFFFFF"/>
        <w:spacing w:after="0" w:line="265" w:lineRule="atLeast"/>
        <w:ind w:left="144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System.out.println(</w:t>
      </w:r>
      <w:r w:rsidRPr="008B0A59">
        <w:rPr>
          <w:rFonts w:ascii="Times New Roman" w:eastAsia="Times New Roman" w:hAnsi="Times New Roman" w:cs="Times New Roman"/>
          <w:sz w:val="28"/>
          <w:szCs w:val="28"/>
        </w:rPr>
        <w:t>"armstrong number"</w:t>
      </w:r>
      <w:r w:rsidRPr="008B0A59">
        <w:rPr>
          <w:rFonts w:ascii="Times New Roman" w:eastAsia="Times New Roman" w:hAnsi="Times New Roman" w:cs="Times New Roman"/>
          <w:sz w:val="28"/>
          <w:szCs w:val="28"/>
          <w:bdr w:val="none" w:sz="0" w:space="0" w:color="auto" w:frame="1"/>
        </w:rPr>
        <w:t>);   </w:t>
      </w:r>
    </w:p>
    <w:p w:rsidR="00E47494" w:rsidRPr="008B0A59" w:rsidRDefault="00E47494" w:rsidP="004546F4">
      <w:pPr>
        <w:shd w:val="clear" w:color="auto" w:fill="FFFFFF"/>
        <w:spacing w:after="0" w:line="265" w:lineRule="atLeast"/>
        <w:ind w:left="144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w:t>
      </w:r>
      <w:r w:rsidRPr="008B0A59">
        <w:rPr>
          <w:rFonts w:ascii="Times New Roman" w:eastAsia="Times New Roman" w:hAnsi="Times New Roman" w:cs="Times New Roman"/>
          <w:b/>
          <w:bCs/>
          <w:sz w:val="28"/>
          <w:szCs w:val="28"/>
        </w:rPr>
        <w:t>else</w:t>
      </w:r>
      <w:r w:rsidRPr="008B0A59">
        <w:rPr>
          <w:rFonts w:ascii="Times New Roman" w:eastAsia="Times New Roman" w:hAnsi="Times New Roman" w:cs="Times New Roman"/>
          <w:sz w:val="28"/>
          <w:szCs w:val="28"/>
          <w:bdr w:val="none" w:sz="0" w:space="0" w:color="auto" w:frame="1"/>
        </w:rPr>
        <w:t>  </w:t>
      </w:r>
    </w:p>
    <w:p w:rsidR="00E47494" w:rsidRPr="008B0A59" w:rsidRDefault="00E47494" w:rsidP="004546F4">
      <w:pPr>
        <w:shd w:val="clear" w:color="auto" w:fill="FFFFFF"/>
        <w:spacing w:after="0" w:line="265" w:lineRule="atLeast"/>
        <w:ind w:left="144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System.out.println(</w:t>
      </w:r>
      <w:r w:rsidRPr="008B0A59">
        <w:rPr>
          <w:rFonts w:ascii="Times New Roman" w:eastAsia="Times New Roman" w:hAnsi="Times New Roman" w:cs="Times New Roman"/>
          <w:sz w:val="28"/>
          <w:szCs w:val="28"/>
        </w:rPr>
        <w:t>"Not armstrong number"</w:t>
      </w:r>
      <w:r w:rsidRPr="008B0A59">
        <w:rPr>
          <w:rFonts w:ascii="Times New Roman" w:eastAsia="Times New Roman" w:hAnsi="Times New Roman" w:cs="Times New Roman"/>
          <w:sz w:val="28"/>
          <w:szCs w:val="28"/>
          <w:bdr w:val="none" w:sz="0" w:space="0" w:color="auto" w:frame="1"/>
        </w:rPr>
        <w:t>);   </w:t>
      </w:r>
    </w:p>
    <w:p w:rsidR="00E47494" w:rsidRPr="008B0A59" w:rsidRDefault="00E47494" w:rsidP="004546F4">
      <w:pPr>
        <w:shd w:val="clear" w:color="auto" w:fill="FFFFFF"/>
        <w:spacing w:after="0" w:line="265" w:lineRule="atLeast"/>
        <w:ind w:left="72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  </w:t>
      </w:r>
    </w:p>
    <w:p w:rsidR="00E47494" w:rsidRPr="008B0A59" w:rsidRDefault="00E47494" w:rsidP="004546F4">
      <w:pPr>
        <w:shd w:val="clear" w:color="auto" w:fill="FFFFFF"/>
        <w:spacing w:after="115" w:line="265" w:lineRule="atLeast"/>
        <w:ind w:left="72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bdr w:val="none" w:sz="0" w:space="0" w:color="auto" w:frame="1"/>
        </w:rPr>
        <w:t>}  </w:t>
      </w:r>
    </w:p>
    <w:p w:rsidR="00E47494" w:rsidRPr="004546F4" w:rsidRDefault="00E47494" w:rsidP="00E47494">
      <w:pPr>
        <w:shd w:val="clear" w:color="auto" w:fill="FFFFFF"/>
        <w:spacing w:before="100" w:beforeAutospacing="1" w:after="100" w:afterAutospacing="1" w:line="265" w:lineRule="atLeast"/>
        <w:jc w:val="both"/>
        <w:rPr>
          <w:rFonts w:ascii="Times New Roman" w:eastAsia="Times New Roman" w:hAnsi="Times New Roman" w:cs="Times New Roman"/>
          <w:b/>
          <w:sz w:val="28"/>
          <w:szCs w:val="28"/>
          <w:u w:val="single"/>
        </w:rPr>
      </w:pPr>
      <w:r w:rsidRPr="004546F4">
        <w:rPr>
          <w:rFonts w:ascii="Times New Roman" w:eastAsia="Times New Roman" w:hAnsi="Times New Roman" w:cs="Times New Roman"/>
          <w:b/>
          <w:sz w:val="28"/>
          <w:szCs w:val="28"/>
          <w:u w:val="single"/>
        </w:rPr>
        <w:t>Output:</w:t>
      </w:r>
    </w:p>
    <w:p w:rsidR="00E47494" w:rsidRPr="008B0A59" w:rsidRDefault="00E47494" w:rsidP="004546F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265" w:lineRule="atLeast"/>
        <w:ind w:left="720"/>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rPr>
        <w:lastRenderedPageBreak/>
        <w:t>armstrong number</w:t>
      </w:r>
    </w:p>
    <w:p w:rsidR="00322DAE" w:rsidRPr="008B0A59" w:rsidRDefault="00322DAE" w:rsidP="00B47F3F">
      <w:pPr>
        <w:jc w:val="both"/>
        <w:rPr>
          <w:rFonts w:ascii="Times New Roman" w:hAnsi="Times New Roman" w:cs="Times New Roman"/>
          <w:b/>
          <w:i/>
          <w:sz w:val="28"/>
          <w:szCs w:val="28"/>
        </w:rPr>
      </w:pPr>
    </w:p>
    <w:p w:rsidR="00022986" w:rsidRPr="004546F4" w:rsidRDefault="00022986" w:rsidP="00022986">
      <w:pPr>
        <w:shd w:val="clear" w:color="auto" w:fill="FFFFFF"/>
        <w:spacing w:before="58" w:after="100" w:afterAutospacing="1" w:line="312" w:lineRule="atLeast"/>
        <w:jc w:val="both"/>
        <w:outlineLvl w:val="0"/>
        <w:rPr>
          <w:rFonts w:ascii="Times New Roman" w:eastAsia="Times New Roman" w:hAnsi="Times New Roman" w:cs="Times New Roman"/>
          <w:b/>
          <w:kern w:val="36"/>
          <w:sz w:val="32"/>
          <w:szCs w:val="28"/>
          <w:u w:val="single"/>
        </w:rPr>
      </w:pPr>
      <w:r w:rsidRPr="004546F4">
        <w:rPr>
          <w:rFonts w:ascii="Times New Roman" w:eastAsia="Times New Roman" w:hAnsi="Times New Roman" w:cs="Times New Roman"/>
          <w:b/>
          <w:kern w:val="36"/>
          <w:sz w:val="32"/>
          <w:szCs w:val="28"/>
          <w:u w:val="single"/>
        </w:rPr>
        <w:t>Bubble Sort in Java</w:t>
      </w:r>
    </w:p>
    <w:p w:rsidR="00022986" w:rsidRPr="008B0A59" w:rsidRDefault="00022986" w:rsidP="00022986">
      <w:pPr>
        <w:shd w:val="clear" w:color="auto" w:fill="FFFFFF"/>
        <w:spacing w:before="100" w:beforeAutospacing="1" w:after="100" w:afterAutospacing="1"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rPr>
        <w:t>We can create a java program to sort array elements using bubble sort. Bubble sort algorithm is known as the simplest sorting algorithm.</w:t>
      </w:r>
    </w:p>
    <w:p w:rsidR="00022986" w:rsidRPr="008B0A59" w:rsidRDefault="00022986" w:rsidP="00022986">
      <w:pPr>
        <w:shd w:val="clear" w:color="auto" w:fill="FFFFFF"/>
        <w:spacing w:before="100" w:beforeAutospacing="1" w:after="100" w:afterAutospacing="1"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rPr>
        <w:t>In bubble sort algorithm, array is traversed from first element to last element. Here, current element is compared with the next element. If current element is greater than the next element, it is swapped.</w:t>
      </w:r>
    </w:p>
    <w:p w:rsidR="00022986" w:rsidRPr="004546F4" w:rsidRDefault="00022986" w:rsidP="004546F4">
      <w:pPr>
        <w:shd w:val="clear" w:color="auto" w:fill="FFFFFF"/>
        <w:spacing w:after="0" w:line="265" w:lineRule="atLeast"/>
        <w:jc w:val="both"/>
        <w:rPr>
          <w:rFonts w:ascii="Times New Roman" w:eastAsia="Times New Roman" w:hAnsi="Times New Roman" w:cs="Times New Roman"/>
          <w:i/>
          <w:sz w:val="32"/>
          <w:szCs w:val="28"/>
        </w:rPr>
      </w:pPr>
      <w:r w:rsidRPr="004546F4">
        <w:rPr>
          <w:rFonts w:ascii="Times New Roman" w:eastAsia="Times New Roman" w:hAnsi="Times New Roman" w:cs="Times New Roman"/>
          <w:b/>
          <w:bCs/>
          <w:i/>
          <w:sz w:val="32"/>
          <w:szCs w:val="28"/>
        </w:rPr>
        <w:t>public</w:t>
      </w:r>
      <w:r w:rsidRPr="004546F4">
        <w:rPr>
          <w:rFonts w:ascii="Times New Roman" w:eastAsia="Times New Roman" w:hAnsi="Times New Roman" w:cs="Times New Roman"/>
          <w:i/>
          <w:sz w:val="32"/>
          <w:szCs w:val="28"/>
          <w:bdr w:val="none" w:sz="0" w:space="0" w:color="auto" w:frame="1"/>
        </w:rPr>
        <w:t> </w:t>
      </w:r>
      <w:r w:rsidRPr="004546F4">
        <w:rPr>
          <w:rFonts w:ascii="Times New Roman" w:eastAsia="Times New Roman" w:hAnsi="Times New Roman" w:cs="Times New Roman"/>
          <w:b/>
          <w:bCs/>
          <w:i/>
          <w:sz w:val="32"/>
          <w:szCs w:val="28"/>
        </w:rPr>
        <w:t>class</w:t>
      </w:r>
      <w:r w:rsidRPr="004546F4">
        <w:rPr>
          <w:rFonts w:ascii="Times New Roman" w:eastAsia="Times New Roman" w:hAnsi="Times New Roman" w:cs="Times New Roman"/>
          <w:i/>
          <w:sz w:val="32"/>
          <w:szCs w:val="28"/>
          <w:bdr w:val="none" w:sz="0" w:space="0" w:color="auto" w:frame="1"/>
        </w:rPr>
        <w:t> BubbleSortExample {  </w:t>
      </w:r>
    </w:p>
    <w:p w:rsidR="00022986" w:rsidRPr="004546F4" w:rsidRDefault="00022986" w:rsidP="004546F4">
      <w:pPr>
        <w:shd w:val="clear" w:color="auto" w:fill="FFFFFF"/>
        <w:spacing w:after="0" w:line="265" w:lineRule="atLeast"/>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w:t>
      </w:r>
      <w:r w:rsidRPr="004546F4">
        <w:rPr>
          <w:rFonts w:ascii="Times New Roman" w:eastAsia="Times New Roman" w:hAnsi="Times New Roman" w:cs="Times New Roman"/>
          <w:b/>
          <w:bCs/>
          <w:i/>
          <w:sz w:val="32"/>
          <w:szCs w:val="28"/>
        </w:rPr>
        <w:t>static</w:t>
      </w:r>
      <w:r w:rsidRPr="004546F4">
        <w:rPr>
          <w:rFonts w:ascii="Times New Roman" w:eastAsia="Times New Roman" w:hAnsi="Times New Roman" w:cs="Times New Roman"/>
          <w:i/>
          <w:sz w:val="32"/>
          <w:szCs w:val="28"/>
          <w:bdr w:val="none" w:sz="0" w:space="0" w:color="auto" w:frame="1"/>
        </w:rPr>
        <w:t> </w:t>
      </w:r>
      <w:r w:rsidRPr="004546F4">
        <w:rPr>
          <w:rFonts w:ascii="Times New Roman" w:eastAsia="Times New Roman" w:hAnsi="Times New Roman" w:cs="Times New Roman"/>
          <w:b/>
          <w:bCs/>
          <w:i/>
          <w:sz w:val="32"/>
          <w:szCs w:val="28"/>
        </w:rPr>
        <w:t>void</w:t>
      </w:r>
      <w:r w:rsidRPr="004546F4">
        <w:rPr>
          <w:rFonts w:ascii="Times New Roman" w:eastAsia="Times New Roman" w:hAnsi="Times New Roman" w:cs="Times New Roman"/>
          <w:i/>
          <w:sz w:val="32"/>
          <w:szCs w:val="28"/>
          <w:bdr w:val="none" w:sz="0" w:space="0" w:color="auto" w:frame="1"/>
        </w:rPr>
        <w:t> bubbleSort(</w:t>
      </w:r>
      <w:r w:rsidRPr="004546F4">
        <w:rPr>
          <w:rFonts w:ascii="Times New Roman" w:eastAsia="Times New Roman" w:hAnsi="Times New Roman" w:cs="Times New Roman"/>
          <w:b/>
          <w:bCs/>
          <w:i/>
          <w:sz w:val="32"/>
          <w:szCs w:val="28"/>
        </w:rPr>
        <w:t>int</w:t>
      </w:r>
      <w:r w:rsidRPr="004546F4">
        <w:rPr>
          <w:rFonts w:ascii="Times New Roman" w:eastAsia="Times New Roman" w:hAnsi="Times New Roman" w:cs="Times New Roman"/>
          <w:i/>
          <w:sz w:val="32"/>
          <w:szCs w:val="28"/>
          <w:bdr w:val="none" w:sz="0" w:space="0" w:color="auto" w:frame="1"/>
        </w:rPr>
        <w:t>[] arr) {  </w:t>
      </w:r>
    </w:p>
    <w:p w:rsidR="00022986" w:rsidRPr="004546F4" w:rsidRDefault="00022986" w:rsidP="004546F4">
      <w:pPr>
        <w:shd w:val="clear" w:color="auto" w:fill="FFFFFF"/>
        <w:spacing w:after="0" w:line="265" w:lineRule="atLeast"/>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w:t>
      </w:r>
      <w:r w:rsidRPr="004546F4">
        <w:rPr>
          <w:rFonts w:ascii="Times New Roman" w:eastAsia="Times New Roman" w:hAnsi="Times New Roman" w:cs="Times New Roman"/>
          <w:b/>
          <w:bCs/>
          <w:i/>
          <w:sz w:val="32"/>
          <w:szCs w:val="28"/>
        </w:rPr>
        <w:t>int</w:t>
      </w:r>
      <w:r w:rsidRPr="004546F4">
        <w:rPr>
          <w:rFonts w:ascii="Times New Roman" w:eastAsia="Times New Roman" w:hAnsi="Times New Roman" w:cs="Times New Roman"/>
          <w:i/>
          <w:sz w:val="32"/>
          <w:szCs w:val="28"/>
          <w:bdr w:val="none" w:sz="0" w:space="0" w:color="auto" w:frame="1"/>
        </w:rPr>
        <w:t> n = arr.length;  </w:t>
      </w:r>
    </w:p>
    <w:p w:rsidR="00022986" w:rsidRPr="004546F4" w:rsidRDefault="00022986" w:rsidP="004546F4">
      <w:pPr>
        <w:shd w:val="clear" w:color="auto" w:fill="FFFFFF"/>
        <w:spacing w:after="0" w:line="265" w:lineRule="atLeast"/>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w:t>
      </w:r>
      <w:r w:rsidRPr="004546F4">
        <w:rPr>
          <w:rFonts w:ascii="Times New Roman" w:eastAsia="Times New Roman" w:hAnsi="Times New Roman" w:cs="Times New Roman"/>
          <w:b/>
          <w:bCs/>
          <w:i/>
          <w:sz w:val="32"/>
          <w:szCs w:val="28"/>
        </w:rPr>
        <w:t>int</w:t>
      </w:r>
      <w:r w:rsidRPr="004546F4">
        <w:rPr>
          <w:rFonts w:ascii="Times New Roman" w:eastAsia="Times New Roman" w:hAnsi="Times New Roman" w:cs="Times New Roman"/>
          <w:i/>
          <w:sz w:val="32"/>
          <w:szCs w:val="28"/>
          <w:bdr w:val="none" w:sz="0" w:space="0" w:color="auto" w:frame="1"/>
        </w:rPr>
        <w:t> temp = </w:t>
      </w:r>
      <w:r w:rsidRPr="004546F4">
        <w:rPr>
          <w:rFonts w:ascii="Times New Roman" w:eastAsia="Times New Roman" w:hAnsi="Times New Roman" w:cs="Times New Roman"/>
          <w:i/>
          <w:sz w:val="32"/>
          <w:szCs w:val="28"/>
        </w:rPr>
        <w:t>0</w:t>
      </w:r>
      <w:r w:rsidRPr="004546F4">
        <w:rPr>
          <w:rFonts w:ascii="Times New Roman" w:eastAsia="Times New Roman" w:hAnsi="Times New Roman" w:cs="Times New Roman"/>
          <w:i/>
          <w:sz w:val="32"/>
          <w:szCs w:val="28"/>
          <w:bdr w:val="none" w:sz="0" w:space="0" w:color="auto" w:frame="1"/>
        </w:rPr>
        <w:t>;  </w:t>
      </w:r>
    </w:p>
    <w:p w:rsidR="00022986" w:rsidRPr="004546F4" w:rsidRDefault="00022986" w:rsidP="004546F4">
      <w:pPr>
        <w:shd w:val="clear" w:color="auto" w:fill="FFFFFF"/>
        <w:spacing w:after="0" w:line="265" w:lineRule="atLeast"/>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w:t>
      </w:r>
      <w:r w:rsidRPr="004546F4">
        <w:rPr>
          <w:rFonts w:ascii="Times New Roman" w:eastAsia="Times New Roman" w:hAnsi="Times New Roman" w:cs="Times New Roman"/>
          <w:b/>
          <w:bCs/>
          <w:i/>
          <w:sz w:val="32"/>
          <w:szCs w:val="28"/>
        </w:rPr>
        <w:t>for</w:t>
      </w:r>
      <w:r w:rsidRPr="004546F4">
        <w:rPr>
          <w:rFonts w:ascii="Times New Roman" w:eastAsia="Times New Roman" w:hAnsi="Times New Roman" w:cs="Times New Roman"/>
          <w:i/>
          <w:sz w:val="32"/>
          <w:szCs w:val="28"/>
          <w:bdr w:val="none" w:sz="0" w:space="0" w:color="auto" w:frame="1"/>
        </w:rPr>
        <w:t>(</w:t>
      </w:r>
      <w:r w:rsidRPr="004546F4">
        <w:rPr>
          <w:rFonts w:ascii="Times New Roman" w:eastAsia="Times New Roman" w:hAnsi="Times New Roman" w:cs="Times New Roman"/>
          <w:b/>
          <w:bCs/>
          <w:i/>
          <w:sz w:val="32"/>
          <w:szCs w:val="28"/>
        </w:rPr>
        <w:t>int</w:t>
      </w:r>
      <w:r w:rsidRPr="004546F4">
        <w:rPr>
          <w:rFonts w:ascii="Times New Roman" w:eastAsia="Times New Roman" w:hAnsi="Times New Roman" w:cs="Times New Roman"/>
          <w:i/>
          <w:sz w:val="32"/>
          <w:szCs w:val="28"/>
          <w:bdr w:val="none" w:sz="0" w:space="0" w:color="auto" w:frame="1"/>
        </w:rPr>
        <w:t> i=</w:t>
      </w:r>
      <w:r w:rsidRPr="004546F4">
        <w:rPr>
          <w:rFonts w:ascii="Times New Roman" w:eastAsia="Times New Roman" w:hAnsi="Times New Roman" w:cs="Times New Roman"/>
          <w:i/>
          <w:sz w:val="32"/>
          <w:szCs w:val="28"/>
        </w:rPr>
        <w:t>0</w:t>
      </w:r>
      <w:r w:rsidRPr="004546F4">
        <w:rPr>
          <w:rFonts w:ascii="Times New Roman" w:eastAsia="Times New Roman" w:hAnsi="Times New Roman" w:cs="Times New Roman"/>
          <w:i/>
          <w:sz w:val="32"/>
          <w:szCs w:val="28"/>
          <w:bdr w:val="none" w:sz="0" w:space="0" w:color="auto" w:frame="1"/>
        </w:rPr>
        <w:t>; i &lt; n; i++){  </w:t>
      </w:r>
    </w:p>
    <w:p w:rsidR="00022986" w:rsidRPr="004546F4" w:rsidRDefault="00022986" w:rsidP="004546F4">
      <w:pPr>
        <w:shd w:val="clear" w:color="auto" w:fill="FFFFFF"/>
        <w:spacing w:after="0" w:line="265" w:lineRule="atLeast"/>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w:t>
      </w:r>
      <w:r w:rsidRPr="004546F4">
        <w:rPr>
          <w:rFonts w:ascii="Times New Roman" w:eastAsia="Times New Roman" w:hAnsi="Times New Roman" w:cs="Times New Roman"/>
          <w:b/>
          <w:bCs/>
          <w:i/>
          <w:sz w:val="32"/>
          <w:szCs w:val="28"/>
        </w:rPr>
        <w:t>for</w:t>
      </w:r>
      <w:r w:rsidRPr="004546F4">
        <w:rPr>
          <w:rFonts w:ascii="Times New Roman" w:eastAsia="Times New Roman" w:hAnsi="Times New Roman" w:cs="Times New Roman"/>
          <w:i/>
          <w:sz w:val="32"/>
          <w:szCs w:val="28"/>
          <w:bdr w:val="none" w:sz="0" w:space="0" w:color="auto" w:frame="1"/>
        </w:rPr>
        <w:t>(</w:t>
      </w:r>
      <w:r w:rsidRPr="004546F4">
        <w:rPr>
          <w:rFonts w:ascii="Times New Roman" w:eastAsia="Times New Roman" w:hAnsi="Times New Roman" w:cs="Times New Roman"/>
          <w:b/>
          <w:bCs/>
          <w:i/>
          <w:sz w:val="32"/>
          <w:szCs w:val="28"/>
        </w:rPr>
        <w:t>int</w:t>
      </w:r>
      <w:r w:rsidRPr="004546F4">
        <w:rPr>
          <w:rFonts w:ascii="Times New Roman" w:eastAsia="Times New Roman" w:hAnsi="Times New Roman" w:cs="Times New Roman"/>
          <w:i/>
          <w:sz w:val="32"/>
          <w:szCs w:val="28"/>
          <w:bdr w:val="none" w:sz="0" w:space="0" w:color="auto" w:frame="1"/>
        </w:rPr>
        <w:t> j=</w:t>
      </w:r>
      <w:r w:rsidRPr="004546F4">
        <w:rPr>
          <w:rFonts w:ascii="Times New Roman" w:eastAsia="Times New Roman" w:hAnsi="Times New Roman" w:cs="Times New Roman"/>
          <w:i/>
          <w:sz w:val="32"/>
          <w:szCs w:val="28"/>
        </w:rPr>
        <w:t>1</w:t>
      </w:r>
      <w:r w:rsidRPr="004546F4">
        <w:rPr>
          <w:rFonts w:ascii="Times New Roman" w:eastAsia="Times New Roman" w:hAnsi="Times New Roman" w:cs="Times New Roman"/>
          <w:i/>
          <w:sz w:val="32"/>
          <w:szCs w:val="28"/>
          <w:bdr w:val="none" w:sz="0" w:space="0" w:color="auto" w:frame="1"/>
        </w:rPr>
        <w:t>; j &lt; (n-i); j++){  </w:t>
      </w:r>
    </w:p>
    <w:p w:rsidR="00022986" w:rsidRPr="004546F4" w:rsidRDefault="00022986" w:rsidP="004546F4">
      <w:pPr>
        <w:shd w:val="clear" w:color="auto" w:fill="FFFFFF"/>
        <w:spacing w:after="0" w:line="265" w:lineRule="atLeast"/>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w:t>
      </w:r>
      <w:r w:rsidRPr="004546F4">
        <w:rPr>
          <w:rFonts w:ascii="Times New Roman" w:eastAsia="Times New Roman" w:hAnsi="Times New Roman" w:cs="Times New Roman"/>
          <w:b/>
          <w:bCs/>
          <w:i/>
          <w:sz w:val="32"/>
          <w:szCs w:val="28"/>
        </w:rPr>
        <w:t>if</w:t>
      </w:r>
      <w:r w:rsidRPr="004546F4">
        <w:rPr>
          <w:rFonts w:ascii="Times New Roman" w:eastAsia="Times New Roman" w:hAnsi="Times New Roman" w:cs="Times New Roman"/>
          <w:i/>
          <w:sz w:val="32"/>
          <w:szCs w:val="28"/>
          <w:bdr w:val="none" w:sz="0" w:space="0" w:color="auto" w:frame="1"/>
        </w:rPr>
        <w:t>(arr[j-</w:t>
      </w:r>
      <w:r w:rsidRPr="004546F4">
        <w:rPr>
          <w:rFonts w:ascii="Times New Roman" w:eastAsia="Times New Roman" w:hAnsi="Times New Roman" w:cs="Times New Roman"/>
          <w:i/>
          <w:sz w:val="32"/>
          <w:szCs w:val="28"/>
        </w:rPr>
        <w:t>1</w:t>
      </w:r>
      <w:r w:rsidRPr="004546F4">
        <w:rPr>
          <w:rFonts w:ascii="Times New Roman" w:eastAsia="Times New Roman" w:hAnsi="Times New Roman" w:cs="Times New Roman"/>
          <w:i/>
          <w:sz w:val="32"/>
          <w:szCs w:val="28"/>
          <w:bdr w:val="none" w:sz="0" w:space="0" w:color="auto" w:frame="1"/>
        </w:rPr>
        <w:t>] &gt; arr[j]){  </w:t>
      </w:r>
    </w:p>
    <w:p w:rsidR="00022986" w:rsidRPr="004546F4" w:rsidRDefault="00022986" w:rsidP="004546F4">
      <w:pPr>
        <w:shd w:val="clear" w:color="auto" w:fill="FFFFFF"/>
        <w:spacing w:after="0" w:line="265" w:lineRule="atLeast"/>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w:t>
      </w:r>
      <w:r w:rsidRPr="004546F4">
        <w:rPr>
          <w:rFonts w:ascii="Times New Roman" w:eastAsia="Times New Roman" w:hAnsi="Times New Roman" w:cs="Times New Roman"/>
          <w:i/>
          <w:sz w:val="32"/>
          <w:szCs w:val="28"/>
        </w:rPr>
        <w:t>//swap elements</w:t>
      </w:r>
      <w:r w:rsidRPr="004546F4">
        <w:rPr>
          <w:rFonts w:ascii="Times New Roman" w:eastAsia="Times New Roman" w:hAnsi="Times New Roman" w:cs="Times New Roman"/>
          <w:i/>
          <w:sz w:val="32"/>
          <w:szCs w:val="28"/>
          <w:bdr w:val="none" w:sz="0" w:space="0" w:color="auto" w:frame="1"/>
        </w:rPr>
        <w:t>  </w:t>
      </w:r>
    </w:p>
    <w:p w:rsidR="00022986" w:rsidRPr="004546F4" w:rsidRDefault="00022986" w:rsidP="004546F4">
      <w:pPr>
        <w:shd w:val="clear" w:color="auto" w:fill="FFFFFF"/>
        <w:spacing w:after="0" w:line="265" w:lineRule="atLeast"/>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temp = arr[j-</w:t>
      </w:r>
      <w:r w:rsidRPr="004546F4">
        <w:rPr>
          <w:rFonts w:ascii="Times New Roman" w:eastAsia="Times New Roman" w:hAnsi="Times New Roman" w:cs="Times New Roman"/>
          <w:i/>
          <w:sz w:val="32"/>
          <w:szCs w:val="28"/>
        </w:rPr>
        <w:t>1</w:t>
      </w:r>
      <w:r w:rsidRPr="004546F4">
        <w:rPr>
          <w:rFonts w:ascii="Times New Roman" w:eastAsia="Times New Roman" w:hAnsi="Times New Roman" w:cs="Times New Roman"/>
          <w:i/>
          <w:sz w:val="32"/>
          <w:szCs w:val="28"/>
          <w:bdr w:val="none" w:sz="0" w:space="0" w:color="auto" w:frame="1"/>
        </w:rPr>
        <w:t>];  </w:t>
      </w:r>
    </w:p>
    <w:p w:rsidR="00022986" w:rsidRPr="004546F4" w:rsidRDefault="00022986" w:rsidP="004546F4">
      <w:pPr>
        <w:shd w:val="clear" w:color="auto" w:fill="FFFFFF"/>
        <w:spacing w:after="0" w:line="265" w:lineRule="atLeast"/>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arr[j-</w:t>
      </w:r>
      <w:r w:rsidRPr="004546F4">
        <w:rPr>
          <w:rFonts w:ascii="Times New Roman" w:eastAsia="Times New Roman" w:hAnsi="Times New Roman" w:cs="Times New Roman"/>
          <w:i/>
          <w:sz w:val="32"/>
          <w:szCs w:val="28"/>
        </w:rPr>
        <w:t>1</w:t>
      </w:r>
      <w:r w:rsidRPr="004546F4">
        <w:rPr>
          <w:rFonts w:ascii="Times New Roman" w:eastAsia="Times New Roman" w:hAnsi="Times New Roman" w:cs="Times New Roman"/>
          <w:i/>
          <w:sz w:val="32"/>
          <w:szCs w:val="28"/>
          <w:bdr w:val="none" w:sz="0" w:space="0" w:color="auto" w:frame="1"/>
        </w:rPr>
        <w:t>] = arr[j];  </w:t>
      </w:r>
    </w:p>
    <w:p w:rsidR="00022986" w:rsidRPr="004546F4" w:rsidRDefault="00022986" w:rsidP="004546F4">
      <w:pPr>
        <w:shd w:val="clear" w:color="auto" w:fill="FFFFFF"/>
        <w:spacing w:after="0" w:line="265" w:lineRule="atLeast"/>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arr[j] = temp;  </w:t>
      </w:r>
    </w:p>
    <w:p w:rsidR="00022986" w:rsidRPr="004546F4" w:rsidRDefault="00022986" w:rsidP="004546F4">
      <w:pPr>
        <w:shd w:val="clear" w:color="auto" w:fill="FFFFFF"/>
        <w:spacing w:after="0" w:line="265" w:lineRule="atLeast"/>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                           </w:t>
      </w:r>
    </w:p>
    <w:p w:rsidR="00022986" w:rsidRPr="004546F4" w:rsidRDefault="00022986" w:rsidP="004546F4">
      <w:pPr>
        <w:shd w:val="clear" w:color="auto" w:fill="FFFFFF"/>
        <w:spacing w:after="0" w:line="265" w:lineRule="atLeast"/>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  </w:t>
      </w:r>
    </w:p>
    <w:p w:rsidR="00022986" w:rsidRPr="004546F4" w:rsidRDefault="00022986" w:rsidP="004546F4">
      <w:pPr>
        <w:shd w:val="clear" w:color="auto" w:fill="FFFFFF"/>
        <w:spacing w:after="0" w:line="265" w:lineRule="atLeast"/>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  </w:t>
      </w:r>
    </w:p>
    <w:p w:rsidR="00022986" w:rsidRPr="004546F4" w:rsidRDefault="00022986" w:rsidP="004546F4">
      <w:pPr>
        <w:shd w:val="clear" w:color="auto" w:fill="FFFFFF"/>
        <w:spacing w:after="0" w:line="265" w:lineRule="atLeast"/>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  </w:t>
      </w:r>
    </w:p>
    <w:p w:rsidR="00022986" w:rsidRPr="004546F4" w:rsidRDefault="00022986" w:rsidP="004546F4">
      <w:pPr>
        <w:shd w:val="clear" w:color="auto" w:fill="FFFFFF"/>
        <w:spacing w:after="0" w:line="265" w:lineRule="atLeast"/>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w:t>
      </w:r>
      <w:r w:rsidRPr="004546F4">
        <w:rPr>
          <w:rFonts w:ascii="Times New Roman" w:eastAsia="Times New Roman" w:hAnsi="Times New Roman" w:cs="Times New Roman"/>
          <w:b/>
          <w:bCs/>
          <w:i/>
          <w:sz w:val="32"/>
          <w:szCs w:val="28"/>
        </w:rPr>
        <w:t>public</w:t>
      </w:r>
      <w:r w:rsidRPr="004546F4">
        <w:rPr>
          <w:rFonts w:ascii="Times New Roman" w:eastAsia="Times New Roman" w:hAnsi="Times New Roman" w:cs="Times New Roman"/>
          <w:i/>
          <w:sz w:val="32"/>
          <w:szCs w:val="28"/>
          <w:bdr w:val="none" w:sz="0" w:space="0" w:color="auto" w:frame="1"/>
        </w:rPr>
        <w:t> </w:t>
      </w:r>
      <w:r w:rsidRPr="004546F4">
        <w:rPr>
          <w:rFonts w:ascii="Times New Roman" w:eastAsia="Times New Roman" w:hAnsi="Times New Roman" w:cs="Times New Roman"/>
          <w:b/>
          <w:bCs/>
          <w:i/>
          <w:sz w:val="32"/>
          <w:szCs w:val="28"/>
        </w:rPr>
        <w:t>static</w:t>
      </w:r>
      <w:r w:rsidRPr="004546F4">
        <w:rPr>
          <w:rFonts w:ascii="Times New Roman" w:eastAsia="Times New Roman" w:hAnsi="Times New Roman" w:cs="Times New Roman"/>
          <w:i/>
          <w:sz w:val="32"/>
          <w:szCs w:val="28"/>
          <w:bdr w:val="none" w:sz="0" w:space="0" w:color="auto" w:frame="1"/>
        </w:rPr>
        <w:t> </w:t>
      </w:r>
      <w:r w:rsidRPr="004546F4">
        <w:rPr>
          <w:rFonts w:ascii="Times New Roman" w:eastAsia="Times New Roman" w:hAnsi="Times New Roman" w:cs="Times New Roman"/>
          <w:b/>
          <w:bCs/>
          <w:i/>
          <w:sz w:val="32"/>
          <w:szCs w:val="28"/>
        </w:rPr>
        <w:t>void</w:t>
      </w:r>
      <w:r w:rsidRPr="004546F4">
        <w:rPr>
          <w:rFonts w:ascii="Times New Roman" w:eastAsia="Times New Roman" w:hAnsi="Times New Roman" w:cs="Times New Roman"/>
          <w:i/>
          <w:sz w:val="32"/>
          <w:szCs w:val="28"/>
          <w:bdr w:val="none" w:sz="0" w:space="0" w:color="auto" w:frame="1"/>
        </w:rPr>
        <w:t> main(String[] args) {  </w:t>
      </w:r>
    </w:p>
    <w:p w:rsidR="00022986" w:rsidRPr="004546F4" w:rsidRDefault="00022986" w:rsidP="004546F4">
      <w:pPr>
        <w:shd w:val="clear" w:color="auto" w:fill="FFFFFF"/>
        <w:spacing w:after="0" w:line="265" w:lineRule="atLeast"/>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w:t>
      </w:r>
      <w:r w:rsidRPr="004546F4">
        <w:rPr>
          <w:rFonts w:ascii="Times New Roman" w:eastAsia="Times New Roman" w:hAnsi="Times New Roman" w:cs="Times New Roman"/>
          <w:b/>
          <w:bCs/>
          <w:i/>
          <w:sz w:val="32"/>
          <w:szCs w:val="28"/>
        </w:rPr>
        <w:t>int</w:t>
      </w:r>
      <w:r w:rsidRPr="004546F4">
        <w:rPr>
          <w:rFonts w:ascii="Times New Roman" w:eastAsia="Times New Roman" w:hAnsi="Times New Roman" w:cs="Times New Roman"/>
          <w:i/>
          <w:sz w:val="32"/>
          <w:szCs w:val="28"/>
          <w:bdr w:val="none" w:sz="0" w:space="0" w:color="auto" w:frame="1"/>
        </w:rPr>
        <w:t> arr[] ={</w:t>
      </w:r>
      <w:r w:rsidRPr="004546F4">
        <w:rPr>
          <w:rFonts w:ascii="Times New Roman" w:eastAsia="Times New Roman" w:hAnsi="Times New Roman" w:cs="Times New Roman"/>
          <w:i/>
          <w:sz w:val="32"/>
          <w:szCs w:val="28"/>
        </w:rPr>
        <w:t>3</w:t>
      </w:r>
      <w:r w:rsidRPr="004546F4">
        <w:rPr>
          <w:rFonts w:ascii="Times New Roman" w:eastAsia="Times New Roman" w:hAnsi="Times New Roman" w:cs="Times New Roman"/>
          <w:i/>
          <w:sz w:val="32"/>
          <w:szCs w:val="28"/>
          <w:bdr w:val="none" w:sz="0" w:space="0" w:color="auto" w:frame="1"/>
        </w:rPr>
        <w:t>,</w:t>
      </w:r>
      <w:r w:rsidRPr="004546F4">
        <w:rPr>
          <w:rFonts w:ascii="Times New Roman" w:eastAsia="Times New Roman" w:hAnsi="Times New Roman" w:cs="Times New Roman"/>
          <w:i/>
          <w:sz w:val="32"/>
          <w:szCs w:val="28"/>
        </w:rPr>
        <w:t>60</w:t>
      </w:r>
      <w:r w:rsidRPr="004546F4">
        <w:rPr>
          <w:rFonts w:ascii="Times New Roman" w:eastAsia="Times New Roman" w:hAnsi="Times New Roman" w:cs="Times New Roman"/>
          <w:i/>
          <w:sz w:val="32"/>
          <w:szCs w:val="28"/>
          <w:bdr w:val="none" w:sz="0" w:space="0" w:color="auto" w:frame="1"/>
        </w:rPr>
        <w:t>,</w:t>
      </w:r>
      <w:r w:rsidRPr="004546F4">
        <w:rPr>
          <w:rFonts w:ascii="Times New Roman" w:eastAsia="Times New Roman" w:hAnsi="Times New Roman" w:cs="Times New Roman"/>
          <w:i/>
          <w:sz w:val="32"/>
          <w:szCs w:val="28"/>
        </w:rPr>
        <w:t>35</w:t>
      </w:r>
      <w:r w:rsidRPr="004546F4">
        <w:rPr>
          <w:rFonts w:ascii="Times New Roman" w:eastAsia="Times New Roman" w:hAnsi="Times New Roman" w:cs="Times New Roman"/>
          <w:i/>
          <w:sz w:val="32"/>
          <w:szCs w:val="28"/>
          <w:bdr w:val="none" w:sz="0" w:space="0" w:color="auto" w:frame="1"/>
        </w:rPr>
        <w:t>,</w:t>
      </w:r>
      <w:r w:rsidRPr="004546F4">
        <w:rPr>
          <w:rFonts w:ascii="Times New Roman" w:eastAsia="Times New Roman" w:hAnsi="Times New Roman" w:cs="Times New Roman"/>
          <w:i/>
          <w:sz w:val="32"/>
          <w:szCs w:val="28"/>
        </w:rPr>
        <w:t>2</w:t>
      </w:r>
      <w:r w:rsidRPr="004546F4">
        <w:rPr>
          <w:rFonts w:ascii="Times New Roman" w:eastAsia="Times New Roman" w:hAnsi="Times New Roman" w:cs="Times New Roman"/>
          <w:i/>
          <w:sz w:val="32"/>
          <w:szCs w:val="28"/>
          <w:bdr w:val="none" w:sz="0" w:space="0" w:color="auto" w:frame="1"/>
        </w:rPr>
        <w:t>,</w:t>
      </w:r>
      <w:r w:rsidRPr="004546F4">
        <w:rPr>
          <w:rFonts w:ascii="Times New Roman" w:eastAsia="Times New Roman" w:hAnsi="Times New Roman" w:cs="Times New Roman"/>
          <w:i/>
          <w:sz w:val="32"/>
          <w:szCs w:val="28"/>
        </w:rPr>
        <w:t>45</w:t>
      </w:r>
      <w:r w:rsidRPr="004546F4">
        <w:rPr>
          <w:rFonts w:ascii="Times New Roman" w:eastAsia="Times New Roman" w:hAnsi="Times New Roman" w:cs="Times New Roman"/>
          <w:i/>
          <w:sz w:val="32"/>
          <w:szCs w:val="28"/>
          <w:bdr w:val="none" w:sz="0" w:space="0" w:color="auto" w:frame="1"/>
        </w:rPr>
        <w:t>,</w:t>
      </w:r>
      <w:r w:rsidRPr="004546F4">
        <w:rPr>
          <w:rFonts w:ascii="Times New Roman" w:eastAsia="Times New Roman" w:hAnsi="Times New Roman" w:cs="Times New Roman"/>
          <w:i/>
          <w:sz w:val="32"/>
          <w:szCs w:val="28"/>
        </w:rPr>
        <w:t>320</w:t>
      </w:r>
      <w:r w:rsidRPr="004546F4">
        <w:rPr>
          <w:rFonts w:ascii="Times New Roman" w:eastAsia="Times New Roman" w:hAnsi="Times New Roman" w:cs="Times New Roman"/>
          <w:i/>
          <w:sz w:val="32"/>
          <w:szCs w:val="28"/>
          <w:bdr w:val="none" w:sz="0" w:space="0" w:color="auto" w:frame="1"/>
        </w:rPr>
        <w:t>,</w:t>
      </w:r>
      <w:r w:rsidRPr="004546F4">
        <w:rPr>
          <w:rFonts w:ascii="Times New Roman" w:eastAsia="Times New Roman" w:hAnsi="Times New Roman" w:cs="Times New Roman"/>
          <w:i/>
          <w:sz w:val="32"/>
          <w:szCs w:val="28"/>
        </w:rPr>
        <w:t>5</w:t>
      </w:r>
      <w:r w:rsidRPr="004546F4">
        <w:rPr>
          <w:rFonts w:ascii="Times New Roman" w:eastAsia="Times New Roman" w:hAnsi="Times New Roman" w:cs="Times New Roman"/>
          <w:i/>
          <w:sz w:val="32"/>
          <w:szCs w:val="28"/>
          <w:bdr w:val="none" w:sz="0" w:space="0" w:color="auto" w:frame="1"/>
        </w:rPr>
        <w:t>};               </w:t>
      </w:r>
    </w:p>
    <w:p w:rsidR="00022986" w:rsidRPr="004546F4" w:rsidRDefault="00022986" w:rsidP="004546F4">
      <w:pPr>
        <w:shd w:val="clear" w:color="auto" w:fill="FFFFFF"/>
        <w:spacing w:after="0" w:line="265" w:lineRule="atLeast"/>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System.out.println(</w:t>
      </w:r>
      <w:r w:rsidRPr="004546F4">
        <w:rPr>
          <w:rFonts w:ascii="Times New Roman" w:eastAsia="Times New Roman" w:hAnsi="Times New Roman" w:cs="Times New Roman"/>
          <w:i/>
          <w:sz w:val="32"/>
          <w:szCs w:val="28"/>
        </w:rPr>
        <w:t>"Array Before Bubble Sort"</w:t>
      </w:r>
      <w:r w:rsidRPr="004546F4">
        <w:rPr>
          <w:rFonts w:ascii="Times New Roman" w:eastAsia="Times New Roman" w:hAnsi="Times New Roman" w:cs="Times New Roman"/>
          <w:i/>
          <w:sz w:val="32"/>
          <w:szCs w:val="28"/>
          <w:bdr w:val="none" w:sz="0" w:space="0" w:color="auto" w:frame="1"/>
        </w:rPr>
        <w:t>);  </w:t>
      </w:r>
    </w:p>
    <w:p w:rsidR="00022986" w:rsidRPr="004546F4" w:rsidRDefault="00022986" w:rsidP="004546F4">
      <w:pPr>
        <w:shd w:val="clear" w:color="auto" w:fill="FFFFFF"/>
        <w:spacing w:after="0" w:line="265" w:lineRule="atLeast"/>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w:t>
      </w:r>
      <w:r w:rsidRPr="004546F4">
        <w:rPr>
          <w:rFonts w:ascii="Times New Roman" w:eastAsia="Times New Roman" w:hAnsi="Times New Roman" w:cs="Times New Roman"/>
          <w:b/>
          <w:bCs/>
          <w:i/>
          <w:sz w:val="32"/>
          <w:szCs w:val="28"/>
        </w:rPr>
        <w:t>for</w:t>
      </w:r>
      <w:r w:rsidRPr="004546F4">
        <w:rPr>
          <w:rFonts w:ascii="Times New Roman" w:eastAsia="Times New Roman" w:hAnsi="Times New Roman" w:cs="Times New Roman"/>
          <w:i/>
          <w:sz w:val="32"/>
          <w:szCs w:val="28"/>
          <w:bdr w:val="none" w:sz="0" w:space="0" w:color="auto" w:frame="1"/>
        </w:rPr>
        <w:t>(</w:t>
      </w:r>
      <w:r w:rsidRPr="004546F4">
        <w:rPr>
          <w:rFonts w:ascii="Times New Roman" w:eastAsia="Times New Roman" w:hAnsi="Times New Roman" w:cs="Times New Roman"/>
          <w:b/>
          <w:bCs/>
          <w:i/>
          <w:sz w:val="32"/>
          <w:szCs w:val="28"/>
        </w:rPr>
        <w:t>int</w:t>
      </w:r>
      <w:r w:rsidRPr="004546F4">
        <w:rPr>
          <w:rFonts w:ascii="Times New Roman" w:eastAsia="Times New Roman" w:hAnsi="Times New Roman" w:cs="Times New Roman"/>
          <w:i/>
          <w:sz w:val="32"/>
          <w:szCs w:val="28"/>
          <w:bdr w:val="none" w:sz="0" w:space="0" w:color="auto" w:frame="1"/>
        </w:rPr>
        <w:t> i=</w:t>
      </w:r>
      <w:r w:rsidRPr="004546F4">
        <w:rPr>
          <w:rFonts w:ascii="Times New Roman" w:eastAsia="Times New Roman" w:hAnsi="Times New Roman" w:cs="Times New Roman"/>
          <w:i/>
          <w:sz w:val="32"/>
          <w:szCs w:val="28"/>
        </w:rPr>
        <w:t>0</w:t>
      </w:r>
      <w:r w:rsidRPr="004546F4">
        <w:rPr>
          <w:rFonts w:ascii="Times New Roman" w:eastAsia="Times New Roman" w:hAnsi="Times New Roman" w:cs="Times New Roman"/>
          <w:i/>
          <w:sz w:val="32"/>
          <w:szCs w:val="28"/>
          <w:bdr w:val="none" w:sz="0" w:space="0" w:color="auto" w:frame="1"/>
        </w:rPr>
        <w:t>; i &lt; arr.length; i++){  </w:t>
      </w:r>
    </w:p>
    <w:p w:rsidR="00022986" w:rsidRPr="004546F4" w:rsidRDefault="00022986" w:rsidP="004546F4">
      <w:pPr>
        <w:shd w:val="clear" w:color="auto" w:fill="FFFFFF"/>
        <w:spacing w:after="0" w:line="265" w:lineRule="atLeast"/>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System.out.print(arr[i] + </w:t>
      </w:r>
      <w:r w:rsidRPr="004546F4">
        <w:rPr>
          <w:rFonts w:ascii="Times New Roman" w:eastAsia="Times New Roman" w:hAnsi="Times New Roman" w:cs="Times New Roman"/>
          <w:i/>
          <w:sz w:val="32"/>
          <w:szCs w:val="28"/>
        </w:rPr>
        <w:t>" "</w:t>
      </w:r>
      <w:r w:rsidRPr="004546F4">
        <w:rPr>
          <w:rFonts w:ascii="Times New Roman" w:eastAsia="Times New Roman" w:hAnsi="Times New Roman" w:cs="Times New Roman"/>
          <w:i/>
          <w:sz w:val="32"/>
          <w:szCs w:val="28"/>
          <w:bdr w:val="none" w:sz="0" w:space="0" w:color="auto" w:frame="1"/>
        </w:rPr>
        <w:t>);  </w:t>
      </w:r>
    </w:p>
    <w:p w:rsidR="00022986" w:rsidRPr="004546F4" w:rsidRDefault="00022986" w:rsidP="004546F4">
      <w:pPr>
        <w:shd w:val="clear" w:color="auto" w:fill="FFFFFF"/>
        <w:spacing w:after="0" w:line="265" w:lineRule="atLeast"/>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  </w:t>
      </w:r>
    </w:p>
    <w:p w:rsidR="00022986" w:rsidRPr="004546F4" w:rsidRDefault="00022986" w:rsidP="004546F4">
      <w:pPr>
        <w:shd w:val="clear" w:color="auto" w:fill="FFFFFF"/>
        <w:spacing w:after="0" w:line="265" w:lineRule="atLeast"/>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System.out.println();                    </w:t>
      </w:r>
    </w:p>
    <w:p w:rsidR="00022986" w:rsidRPr="004546F4" w:rsidRDefault="00022986" w:rsidP="004546F4">
      <w:pPr>
        <w:shd w:val="clear" w:color="auto" w:fill="FFFFFF"/>
        <w:spacing w:after="0" w:line="265" w:lineRule="atLeast"/>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bubbleSort(arr);</w:t>
      </w:r>
      <w:r w:rsidRPr="004546F4">
        <w:rPr>
          <w:rFonts w:ascii="Times New Roman" w:eastAsia="Times New Roman" w:hAnsi="Times New Roman" w:cs="Times New Roman"/>
          <w:i/>
          <w:sz w:val="32"/>
          <w:szCs w:val="28"/>
        </w:rPr>
        <w:t>//sorting array elements using bubble sort</w:t>
      </w:r>
      <w:r w:rsidRPr="004546F4">
        <w:rPr>
          <w:rFonts w:ascii="Times New Roman" w:eastAsia="Times New Roman" w:hAnsi="Times New Roman" w:cs="Times New Roman"/>
          <w:i/>
          <w:sz w:val="32"/>
          <w:szCs w:val="28"/>
          <w:bdr w:val="none" w:sz="0" w:space="0" w:color="auto" w:frame="1"/>
        </w:rPr>
        <w:t>  </w:t>
      </w:r>
    </w:p>
    <w:p w:rsidR="00022986" w:rsidRPr="004546F4" w:rsidRDefault="00022986" w:rsidP="004546F4">
      <w:pPr>
        <w:shd w:val="clear" w:color="auto" w:fill="FFFFFF"/>
        <w:spacing w:after="0" w:line="265" w:lineRule="atLeast"/>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w:t>
      </w:r>
    </w:p>
    <w:p w:rsidR="00022986" w:rsidRPr="004546F4" w:rsidRDefault="00022986" w:rsidP="004546F4">
      <w:pPr>
        <w:shd w:val="clear" w:color="auto" w:fill="FFFFFF"/>
        <w:spacing w:after="0" w:line="265" w:lineRule="atLeast"/>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lastRenderedPageBreak/>
        <w:t>                System.out.println(</w:t>
      </w:r>
      <w:r w:rsidRPr="004546F4">
        <w:rPr>
          <w:rFonts w:ascii="Times New Roman" w:eastAsia="Times New Roman" w:hAnsi="Times New Roman" w:cs="Times New Roman"/>
          <w:i/>
          <w:sz w:val="32"/>
          <w:szCs w:val="28"/>
        </w:rPr>
        <w:t>"Array After Bubble Sort"</w:t>
      </w:r>
      <w:r w:rsidRPr="004546F4">
        <w:rPr>
          <w:rFonts w:ascii="Times New Roman" w:eastAsia="Times New Roman" w:hAnsi="Times New Roman" w:cs="Times New Roman"/>
          <w:i/>
          <w:sz w:val="32"/>
          <w:szCs w:val="28"/>
          <w:bdr w:val="none" w:sz="0" w:space="0" w:color="auto" w:frame="1"/>
        </w:rPr>
        <w:t>);  </w:t>
      </w:r>
    </w:p>
    <w:p w:rsidR="00022986" w:rsidRPr="004546F4" w:rsidRDefault="00022986" w:rsidP="004546F4">
      <w:pPr>
        <w:shd w:val="clear" w:color="auto" w:fill="FFFFFF"/>
        <w:spacing w:after="0" w:line="265" w:lineRule="atLeast"/>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w:t>
      </w:r>
      <w:r w:rsidRPr="004546F4">
        <w:rPr>
          <w:rFonts w:ascii="Times New Roman" w:eastAsia="Times New Roman" w:hAnsi="Times New Roman" w:cs="Times New Roman"/>
          <w:b/>
          <w:bCs/>
          <w:i/>
          <w:sz w:val="32"/>
          <w:szCs w:val="28"/>
        </w:rPr>
        <w:t>for</w:t>
      </w:r>
      <w:r w:rsidRPr="004546F4">
        <w:rPr>
          <w:rFonts w:ascii="Times New Roman" w:eastAsia="Times New Roman" w:hAnsi="Times New Roman" w:cs="Times New Roman"/>
          <w:i/>
          <w:sz w:val="32"/>
          <w:szCs w:val="28"/>
          <w:bdr w:val="none" w:sz="0" w:space="0" w:color="auto" w:frame="1"/>
        </w:rPr>
        <w:t>(</w:t>
      </w:r>
      <w:r w:rsidRPr="004546F4">
        <w:rPr>
          <w:rFonts w:ascii="Times New Roman" w:eastAsia="Times New Roman" w:hAnsi="Times New Roman" w:cs="Times New Roman"/>
          <w:b/>
          <w:bCs/>
          <w:i/>
          <w:sz w:val="32"/>
          <w:szCs w:val="28"/>
        </w:rPr>
        <w:t>int</w:t>
      </w:r>
      <w:r w:rsidRPr="004546F4">
        <w:rPr>
          <w:rFonts w:ascii="Times New Roman" w:eastAsia="Times New Roman" w:hAnsi="Times New Roman" w:cs="Times New Roman"/>
          <w:i/>
          <w:sz w:val="32"/>
          <w:szCs w:val="28"/>
          <w:bdr w:val="none" w:sz="0" w:space="0" w:color="auto" w:frame="1"/>
        </w:rPr>
        <w:t> i=</w:t>
      </w:r>
      <w:r w:rsidRPr="004546F4">
        <w:rPr>
          <w:rFonts w:ascii="Times New Roman" w:eastAsia="Times New Roman" w:hAnsi="Times New Roman" w:cs="Times New Roman"/>
          <w:i/>
          <w:sz w:val="32"/>
          <w:szCs w:val="28"/>
        </w:rPr>
        <w:t>0</w:t>
      </w:r>
      <w:r w:rsidRPr="004546F4">
        <w:rPr>
          <w:rFonts w:ascii="Times New Roman" w:eastAsia="Times New Roman" w:hAnsi="Times New Roman" w:cs="Times New Roman"/>
          <w:i/>
          <w:sz w:val="32"/>
          <w:szCs w:val="28"/>
          <w:bdr w:val="none" w:sz="0" w:space="0" w:color="auto" w:frame="1"/>
        </w:rPr>
        <w:t>; i &lt; arr.length; i++){  </w:t>
      </w:r>
    </w:p>
    <w:p w:rsidR="00022986" w:rsidRPr="004546F4" w:rsidRDefault="00022986" w:rsidP="004546F4">
      <w:pPr>
        <w:shd w:val="clear" w:color="auto" w:fill="FFFFFF"/>
        <w:spacing w:after="0" w:line="265" w:lineRule="atLeast"/>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System.out.print(arr[i] + </w:t>
      </w:r>
      <w:r w:rsidRPr="004546F4">
        <w:rPr>
          <w:rFonts w:ascii="Times New Roman" w:eastAsia="Times New Roman" w:hAnsi="Times New Roman" w:cs="Times New Roman"/>
          <w:i/>
          <w:sz w:val="32"/>
          <w:szCs w:val="28"/>
        </w:rPr>
        <w:t>" "</w:t>
      </w:r>
      <w:r w:rsidRPr="004546F4">
        <w:rPr>
          <w:rFonts w:ascii="Times New Roman" w:eastAsia="Times New Roman" w:hAnsi="Times New Roman" w:cs="Times New Roman"/>
          <w:i/>
          <w:sz w:val="32"/>
          <w:szCs w:val="28"/>
          <w:bdr w:val="none" w:sz="0" w:space="0" w:color="auto" w:frame="1"/>
        </w:rPr>
        <w:t>);  </w:t>
      </w:r>
    </w:p>
    <w:p w:rsidR="00022986" w:rsidRPr="004546F4" w:rsidRDefault="00022986" w:rsidP="004546F4">
      <w:pPr>
        <w:shd w:val="clear" w:color="auto" w:fill="FFFFFF"/>
        <w:spacing w:after="0" w:line="265" w:lineRule="atLeast"/>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     </w:t>
      </w:r>
    </w:p>
    <w:p w:rsidR="00022986" w:rsidRPr="004546F4" w:rsidRDefault="00022986" w:rsidP="004546F4">
      <w:pPr>
        <w:shd w:val="clear" w:color="auto" w:fill="FFFFFF"/>
        <w:spacing w:after="0" w:line="265" w:lineRule="atLeast"/>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  </w:t>
      </w:r>
    </w:p>
    <w:p w:rsidR="00022986" w:rsidRPr="008B0A59" w:rsidRDefault="00022986" w:rsidP="004546F4">
      <w:pPr>
        <w:shd w:val="clear" w:color="auto" w:fill="FFFFFF"/>
        <w:spacing w:after="115" w:line="265" w:lineRule="atLeast"/>
        <w:jc w:val="both"/>
        <w:rPr>
          <w:rFonts w:ascii="Times New Roman" w:eastAsia="Times New Roman" w:hAnsi="Times New Roman" w:cs="Times New Roman"/>
          <w:sz w:val="28"/>
          <w:szCs w:val="28"/>
        </w:rPr>
      </w:pPr>
      <w:r w:rsidRPr="004546F4">
        <w:rPr>
          <w:rFonts w:ascii="Times New Roman" w:eastAsia="Times New Roman" w:hAnsi="Times New Roman" w:cs="Times New Roman"/>
          <w:i/>
          <w:sz w:val="32"/>
          <w:szCs w:val="28"/>
          <w:bdr w:val="none" w:sz="0" w:space="0" w:color="auto" w:frame="1"/>
        </w:rPr>
        <w:t>}</w:t>
      </w:r>
      <w:r w:rsidRPr="008B0A59">
        <w:rPr>
          <w:rFonts w:ascii="Times New Roman" w:eastAsia="Times New Roman" w:hAnsi="Times New Roman" w:cs="Times New Roman"/>
          <w:sz w:val="28"/>
          <w:szCs w:val="28"/>
          <w:bdr w:val="none" w:sz="0" w:space="0" w:color="auto" w:frame="1"/>
        </w:rPr>
        <w:t>  </w:t>
      </w:r>
    </w:p>
    <w:p w:rsidR="00022986" w:rsidRPr="004546F4" w:rsidRDefault="00022986" w:rsidP="00022986">
      <w:pPr>
        <w:shd w:val="clear" w:color="auto" w:fill="FFFFFF"/>
        <w:spacing w:before="100" w:beforeAutospacing="1" w:after="100" w:afterAutospacing="1" w:line="265" w:lineRule="atLeast"/>
        <w:jc w:val="both"/>
        <w:rPr>
          <w:rFonts w:ascii="Times New Roman" w:eastAsia="Times New Roman" w:hAnsi="Times New Roman" w:cs="Times New Roman"/>
          <w:b/>
          <w:sz w:val="28"/>
          <w:szCs w:val="28"/>
          <w:u w:val="single"/>
        </w:rPr>
      </w:pPr>
      <w:r w:rsidRPr="004546F4">
        <w:rPr>
          <w:rFonts w:ascii="Times New Roman" w:eastAsia="Times New Roman" w:hAnsi="Times New Roman" w:cs="Times New Roman"/>
          <w:b/>
          <w:sz w:val="28"/>
          <w:szCs w:val="28"/>
          <w:u w:val="single"/>
        </w:rPr>
        <w:t>Output:</w:t>
      </w:r>
    </w:p>
    <w:p w:rsidR="00022986" w:rsidRPr="004546F4" w:rsidRDefault="00022986" w:rsidP="004546F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5" w:lineRule="atLeast"/>
        <w:ind w:left="720"/>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rPr>
        <w:t>Array Before Bubble Sort</w:t>
      </w:r>
    </w:p>
    <w:p w:rsidR="00022986" w:rsidRPr="004546F4" w:rsidRDefault="00022986" w:rsidP="004546F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5" w:lineRule="atLeast"/>
        <w:ind w:left="916"/>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rPr>
        <w:t xml:space="preserve">3 60 35 2 45 320 5 </w:t>
      </w:r>
    </w:p>
    <w:p w:rsidR="00022986" w:rsidRPr="004546F4" w:rsidRDefault="00022986" w:rsidP="004546F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5" w:lineRule="atLeast"/>
        <w:ind w:left="720"/>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rPr>
        <w:t>Array After Bubble Sort</w:t>
      </w:r>
    </w:p>
    <w:p w:rsidR="00022986" w:rsidRPr="004546F4" w:rsidRDefault="00022986" w:rsidP="004546F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265" w:lineRule="atLeast"/>
        <w:ind w:left="916"/>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rPr>
        <w:t xml:space="preserve">2 3 5 35 45 60 320 </w:t>
      </w:r>
    </w:p>
    <w:p w:rsidR="00022986" w:rsidRPr="004546F4" w:rsidRDefault="00022986" w:rsidP="00022986">
      <w:pPr>
        <w:shd w:val="clear" w:color="auto" w:fill="FFFFFF"/>
        <w:spacing w:before="58" w:after="100" w:afterAutospacing="1" w:line="312" w:lineRule="atLeast"/>
        <w:jc w:val="both"/>
        <w:outlineLvl w:val="0"/>
        <w:rPr>
          <w:rFonts w:ascii="Times New Roman" w:eastAsia="Times New Roman" w:hAnsi="Times New Roman" w:cs="Times New Roman"/>
          <w:b/>
          <w:kern w:val="36"/>
          <w:sz w:val="32"/>
          <w:szCs w:val="28"/>
          <w:u w:val="single"/>
        </w:rPr>
      </w:pPr>
      <w:r w:rsidRPr="004546F4">
        <w:rPr>
          <w:rFonts w:ascii="Times New Roman" w:eastAsia="Times New Roman" w:hAnsi="Times New Roman" w:cs="Times New Roman"/>
          <w:b/>
          <w:kern w:val="36"/>
          <w:sz w:val="32"/>
          <w:szCs w:val="28"/>
          <w:u w:val="single"/>
        </w:rPr>
        <w:t>Selection Sort in Java</w:t>
      </w:r>
    </w:p>
    <w:p w:rsidR="00022986" w:rsidRPr="008B0A59" w:rsidRDefault="00022986" w:rsidP="00022986">
      <w:pPr>
        <w:shd w:val="clear" w:color="auto" w:fill="FFFFFF"/>
        <w:spacing w:before="100" w:beforeAutospacing="1" w:after="100" w:afterAutospacing="1"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rPr>
        <w:t>We can create a java program to sort array elements using selection sort. In selection sort algorithm, we search for the lowest element and arrange it to the proper location. We swap the current element with the next lowest number.</w:t>
      </w:r>
    </w:p>
    <w:p w:rsidR="00022986" w:rsidRPr="008B0A59" w:rsidRDefault="00022986" w:rsidP="004546F4">
      <w:pPr>
        <w:spacing w:after="0" w:line="240" w:lineRule="auto"/>
        <w:ind w:left="1440" w:firstLine="720"/>
        <w:rPr>
          <w:rFonts w:ascii="Times New Roman" w:eastAsia="Times New Roman" w:hAnsi="Times New Roman" w:cs="Times New Roman"/>
          <w:sz w:val="28"/>
          <w:szCs w:val="28"/>
        </w:rPr>
      </w:pPr>
      <w:r w:rsidRPr="008B0A59">
        <w:rPr>
          <w:rFonts w:ascii="Times New Roman" w:eastAsia="Times New Roman" w:hAnsi="Times New Roman" w:cs="Times New Roman"/>
          <w:noProof/>
          <w:sz w:val="28"/>
          <w:szCs w:val="28"/>
        </w:rPr>
        <w:drawing>
          <wp:inline distT="0" distB="0" distL="0" distR="0">
            <wp:extent cx="2296435" cy="3555187"/>
            <wp:effectExtent l="19050" t="0" r="8615" b="0"/>
            <wp:docPr id="47" name="Picture 47"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election sort"/>
                    <pic:cNvPicPr>
                      <a:picLocks noChangeAspect="1" noChangeArrowheads="1"/>
                    </pic:cNvPicPr>
                  </pic:nvPicPr>
                  <pic:blipFill>
                    <a:blip r:embed="rId76"/>
                    <a:srcRect/>
                    <a:stretch>
                      <a:fillRect/>
                    </a:stretch>
                  </pic:blipFill>
                  <pic:spPr bwMode="auto">
                    <a:xfrm>
                      <a:off x="0" y="0"/>
                      <a:ext cx="2296476" cy="3555251"/>
                    </a:xfrm>
                    <a:prstGeom prst="rect">
                      <a:avLst/>
                    </a:prstGeom>
                    <a:noFill/>
                    <a:ln w="9525">
                      <a:noFill/>
                      <a:miter lim="800000"/>
                      <a:headEnd/>
                      <a:tailEnd/>
                    </a:ln>
                  </pic:spPr>
                </pic:pic>
              </a:graphicData>
            </a:graphic>
          </wp:inline>
        </w:drawing>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28"/>
          <w:szCs w:val="28"/>
        </w:rPr>
      </w:pPr>
      <w:r w:rsidRPr="004546F4">
        <w:rPr>
          <w:rFonts w:ascii="Times New Roman" w:eastAsia="Times New Roman" w:hAnsi="Times New Roman" w:cs="Times New Roman"/>
          <w:b/>
          <w:bCs/>
          <w:i/>
          <w:sz w:val="28"/>
          <w:szCs w:val="28"/>
        </w:rPr>
        <w:t>public</w:t>
      </w:r>
      <w:r w:rsidRPr="004546F4">
        <w:rPr>
          <w:rFonts w:ascii="Times New Roman" w:eastAsia="Times New Roman" w:hAnsi="Times New Roman" w:cs="Times New Roman"/>
          <w:i/>
          <w:sz w:val="28"/>
          <w:szCs w:val="28"/>
          <w:bdr w:val="none" w:sz="0" w:space="0" w:color="auto" w:frame="1"/>
        </w:rPr>
        <w:t> </w:t>
      </w:r>
      <w:r w:rsidRPr="004546F4">
        <w:rPr>
          <w:rFonts w:ascii="Times New Roman" w:eastAsia="Times New Roman" w:hAnsi="Times New Roman" w:cs="Times New Roman"/>
          <w:b/>
          <w:bCs/>
          <w:i/>
          <w:sz w:val="28"/>
          <w:szCs w:val="28"/>
        </w:rPr>
        <w:t>class</w:t>
      </w:r>
      <w:r w:rsidRPr="004546F4">
        <w:rPr>
          <w:rFonts w:ascii="Times New Roman" w:eastAsia="Times New Roman" w:hAnsi="Times New Roman" w:cs="Times New Roman"/>
          <w:i/>
          <w:sz w:val="28"/>
          <w:szCs w:val="28"/>
          <w:bdr w:val="none" w:sz="0" w:space="0" w:color="auto" w:frame="1"/>
        </w:rPr>
        <w:t> SelectionSortExample {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28"/>
          <w:szCs w:val="28"/>
        </w:rPr>
      </w:pPr>
      <w:r w:rsidRPr="004546F4">
        <w:rPr>
          <w:rFonts w:ascii="Times New Roman" w:eastAsia="Times New Roman" w:hAnsi="Times New Roman" w:cs="Times New Roman"/>
          <w:i/>
          <w:sz w:val="28"/>
          <w:szCs w:val="28"/>
          <w:bdr w:val="none" w:sz="0" w:space="0" w:color="auto" w:frame="1"/>
        </w:rPr>
        <w:t>    </w:t>
      </w:r>
      <w:r w:rsidRPr="004546F4">
        <w:rPr>
          <w:rFonts w:ascii="Times New Roman" w:eastAsia="Times New Roman" w:hAnsi="Times New Roman" w:cs="Times New Roman"/>
          <w:b/>
          <w:bCs/>
          <w:i/>
          <w:sz w:val="28"/>
          <w:szCs w:val="28"/>
        </w:rPr>
        <w:t>public</w:t>
      </w:r>
      <w:r w:rsidRPr="004546F4">
        <w:rPr>
          <w:rFonts w:ascii="Times New Roman" w:eastAsia="Times New Roman" w:hAnsi="Times New Roman" w:cs="Times New Roman"/>
          <w:i/>
          <w:sz w:val="28"/>
          <w:szCs w:val="28"/>
          <w:bdr w:val="none" w:sz="0" w:space="0" w:color="auto" w:frame="1"/>
        </w:rPr>
        <w:t> </w:t>
      </w:r>
      <w:r w:rsidRPr="004546F4">
        <w:rPr>
          <w:rFonts w:ascii="Times New Roman" w:eastAsia="Times New Roman" w:hAnsi="Times New Roman" w:cs="Times New Roman"/>
          <w:b/>
          <w:bCs/>
          <w:i/>
          <w:sz w:val="28"/>
          <w:szCs w:val="28"/>
        </w:rPr>
        <w:t>static</w:t>
      </w:r>
      <w:r w:rsidRPr="004546F4">
        <w:rPr>
          <w:rFonts w:ascii="Times New Roman" w:eastAsia="Times New Roman" w:hAnsi="Times New Roman" w:cs="Times New Roman"/>
          <w:i/>
          <w:sz w:val="28"/>
          <w:szCs w:val="28"/>
          <w:bdr w:val="none" w:sz="0" w:space="0" w:color="auto" w:frame="1"/>
        </w:rPr>
        <w:t> </w:t>
      </w:r>
      <w:r w:rsidRPr="004546F4">
        <w:rPr>
          <w:rFonts w:ascii="Times New Roman" w:eastAsia="Times New Roman" w:hAnsi="Times New Roman" w:cs="Times New Roman"/>
          <w:b/>
          <w:bCs/>
          <w:i/>
          <w:sz w:val="28"/>
          <w:szCs w:val="28"/>
        </w:rPr>
        <w:t>void</w:t>
      </w:r>
      <w:r w:rsidRPr="004546F4">
        <w:rPr>
          <w:rFonts w:ascii="Times New Roman" w:eastAsia="Times New Roman" w:hAnsi="Times New Roman" w:cs="Times New Roman"/>
          <w:i/>
          <w:sz w:val="28"/>
          <w:szCs w:val="28"/>
          <w:bdr w:val="none" w:sz="0" w:space="0" w:color="auto" w:frame="1"/>
        </w:rPr>
        <w:t> selectionSort(</w:t>
      </w:r>
      <w:r w:rsidRPr="004546F4">
        <w:rPr>
          <w:rFonts w:ascii="Times New Roman" w:eastAsia="Times New Roman" w:hAnsi="Times New Roman" w:cs="Times New Roman"/>
          <w:b/>
          <w:bCs/>
          <w:i/>
          <w:sz w:val="28"/>
          <w:szCs w:val="28"/>
        </w:rPr>
        <w:t>int</w:t>
      </w:r>
      <w:r w:rsidRPr="004546F4">
        <w:rPr>
          <w:rFonts w:ascii="Times New Roman" w:eastAsia="Times New Roman" w:hAnsi="Times New Roman" w:cs="Times New Roman"/>
          <w:i/>
          <w:sz w:val="28"/>
          <w:szCs w:val="28"/>
          <w:bdr w:val="none" w:sz="0" w:space="0" w:color="auto" w:frame="1"/>
        </w:rPr>
        <w:t>[] arr){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28"/>
          <w:szCs w:val="28"/>
        </w:rPr>
      </w:pPr>
      <w:r w:rsidRPr="004546F4">
        <w:rPr>
          <w:rFonts w:ascii="Times New Roman" w:eastAsia="Times New Roman" w:hAnsi="Times New Roman" w:cs="Times New Roman"/>
          <w:i/>
          <w:sz w:val="28"/>
          <w:szCs w:val="28"/>
          <w:bdr w:val="none" w:sz="0" w:space="0" w:color="auto" w:frame="1"/>
        </w:rPr>
        <w:lastRenderedPageBreak/>
        <w:t>        </w:t>
      </w:r>
      <w:r w:rsidRPr="004546F4">
        <w:rPr>
          <w:rFonts w:ascii="Times New Roman" w:eastAsia="Times New Roman" w:hAnsi="Times New Roman" w:cs="Times New Roman"/>
          <w:b/>
          <w:bCs/>
          <w:i/>
          <w:sz w:val="28"/>
          <w:szCs w:val="28"/>
        </w:rPr>
        <w:t>for</w:t>
      </w:r>
      <w:r w:rsidRPr="004546F4">
        <w:rPr>
          <w:rFonts w:ascii="Times New Roman" w:eastAsia="Times New Roman" w:hAnsi="Times New Roman" w:cs="Times New Roman"/>
          <w:i/>
          <w:sz w:val="28"/>
          <w:szCs w:val="28"/>
          <w:bdr w:val="none" w:sz="0" w:space="0" w:color="auto" w:frame="1"/>
        </w:rPr>
        <w:t> (</w:t>
      </w:r>
      <w:r w:rsidRPr="004546F4">
        <w:rPr>
          <w:rFonts w:ascii="Times New Roman" w:eastAsia="Times New Roman" w:hAnsi="Times New Roman" w:cs="Times New Roman"/>
          <w:b/>
          <w:bCs/>
          <w:i/>
          <w:sz w:val="28"/>
          <w:szCs w:val="28"/>
        </w:rPr>
        <w:t>int</w:t>
      </w:r>
      <w:r w:rsidRPr="004546F4">
        <w:rPr>
          <w:rFonts w:ascii="Times New Roman" w:eastAsia="Times New Roman" w:hAnsi="Times New Roman" w:cs="Times New Roman"/>
          <w:i/>
          <w:sz w:val="28"/>
          <w:szCs w:val="28"/>
          <w:bdr w:val="none" w:sz="0" w:space="0" w:color="auto" w:frame="1"/>
        </w:rPr>
        <w:t> i = </w:t>
      </w:r>
      <w:r w:rsidRPr="004546F4">
        <w:rPr>
          <w:rFonts w:ascii="Times New Roman" w:eastAsia="Times New Roman" w:hAnsi="Times New Roman" w:cs="Times New Roman"/>
          <w:i/>
          <w:sz w:val="28"/>
          <w:szCs w:val="28"/>
        </w:rPr>
        <w:t>0</w:t>
      </w:r>
      <w:r w:rsidRPr="004546F4">
        <w:rPr>
          <w:rFonts w:ascii="Times New Roman" w:eastAsia="Times New Roman" w:hAnsi="Times New Roman" w:cs="Times New Roman"/>
          <w:i/>
          <w:sz w:val="28"/>
          <w:szCs w:val="28"/>
          <w:bdr w:val="none" w:sz="0" w:space="0" w:color="auto" w:frame="1"/>
        </w:rPr>
        <w:t>; i &lt; arr.length - </w:t>
      </w:r>
      <w:r w:rsidRPr="004546F4">
        <w:rPr>
          <w:rFonts w:ascii="Times New Roman" w:eastAsia="Times New Roman" w:hAnsi="Times New Roman" w:cs="Times New Roman"/>
          <w:i/>
          <w:sz w:val="28"/>
          <w:szCs w:val="28"/>
        </w:rPr>
        <w:t>1</w:t>
      </w:r>
      <w:r w:rsidRPr="004546F4">
        <w:rPr>
          <w:rFonts w:ascii="Times New Roman" w:eastAsia="Times New Roman" w:hAnsi="Times New Roman" w:cs="Times New Roman"/>
          <w:i/>
          <w:sz w:val="28"/>
          <w:szCs w:val="28"/>
          <w:bdr w:val="none" w:sz="0" w:space="0" w:color="auto" w:frame="1"/>
        </w:rPr>
        <w:t>; i++)   {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28"/>
          <w:szCs w:val="28"/>
        </w:rPr>
      </w:pPr>
      <w:r w:rsidRPr="004546F4">
        <w:rPr>
          <w:rFonts w:ascii="Times New Roman" w:eastAsia="Times New Roman" w:hAnsi="Times New Roman" w:cs="Times New Roman"/>
          <w:i/>
          <w:sz w:val="28"/>
          <w:szCs w:val="28"/>
          <w:bdr w:val="none" w:sz="0" w:space="0" w:color="auto" w:frame="1"/>
        </w:rPr>
        <w:t>            </w:t>
      </w:r>
      <w:r w:rsidRPr="004546F4">
        <w:rPr>
          <w:rFonts w:ascii="Times New Roman" w:eastAsia="Times New Roman" w:hAnsi="Times New Roman" w:cs="Times New Roman"/>
          <w:b/>
          <w:bCs/>
          <w:i/>
          <w:sz w:val="28"/>
          <w:szCs w:val="28"/>
        </w:rPr>
        <w:t>int</w:t>
      </w:r>
      <w:r w:rsidRPr="004546F4">
        <w:rPr>
          <w:rFonts w:ascii="Times New Roman" w:eastAsia="Times New Roman" w:hAnsi="Times New Roman" w:cs="Times New Roman"/>
          <w:i/>
          <w:sz w:val="28"/>
          <w:szCs w:val="28"/>
          <w:bdr w:val="none" w:sz="0" w:space="0" w:color="auto" w:frame="1"/>
        </w:rPr>
        <w:t> index = i;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28"/>
          <w:szCs w:val="28"/>
        </w:rPr>
      </w:pPr>
      <w:r w:rsidRPr="004546F4">
        <w:rPr>
          <w:rFonts w:ascii="Times New Roman" w:eastAsia="Times New Roman" w:hAnsi="Times New Roman" w:cs="Times New Roman"/>
          <w:i/>
          <w:sz w:val="28"/>
          <w:szCs w:val="28"/>
          <w:bdr w:val="none" w:sz="0" w:space="0" w:color="auto" w:frame="1"/>
        </w:rPr>
        <w:t>            </w:t>
      </w:r>
      <w:r w:rsidRPr="004546F4">
        <w:rPr>
          <w:rFonts w:ascii="Times New Roman" w:eastAsia="Times New Roman" w:hAnsi="Times New Roman" w:cs="Times New Roman"/>
          <w:b/>
          <w:bCs/>
          <w:i/>
          <w:sz w:val="28"/>
          <w:szCs w:val="28"/>
        </w:rPr>
        <w:t>for</w:t>
      </w:r>
      <w:r w:rsidRPr="004546F4">
        <w:rPr>
          <w:rFonts w:ascii="Times New Roman" w:eastAsia="Times New Roman" w:hAnsi="Times New Roman" w:cs="Times New Roman"/>
          <w:i/>
          <w:sz w:val="28"/>
          <w:szCs w:val="28"/>
          <w:bdr w:val="none" w:sz="0" w:space="0" w:color="auto" w:frame="1"/>
        </w:rPr>
        <w:t> (</w:t>
      </w:r>
      <w:r w:rsidRPr="004546F4">
        <w:rPr>
          <w:rFonts w:ascii="Times New Roman" w:eastAsia="Times New Roman" w:hAnsi="Times New Roman" w:cs="Times New Roman"/>
          <w:b/>
          <w:bCs/>
          <w:i/>
          <w:sz w:val="28"/>
          <w:szCs w:val="28"/>
        </w:rPr>
        <w:t>int</w:t>
      </w:r>
      <w:r w:rsidRPr="004546F4">
        <w:rPr>
          <w:rFonts w:ascii="Times New Roman" w:eastAsia="Times New Roman" w:hAnsi="Times New Roman" w:cs="Times New Roman"/>
          <w:i/>
          <w:sz w:val="28"/>
          <w:szCs w:val="28"/>
          <w:bdr w:val="none" w:sz="0" w:space="0" w:color="auto" w:frame="1"/>
        </w:rPr>
        <w:t> j = i + </w:t>
      </w:r>
      <w:r w:rsidRPr="004546F4">
        <w:rPr>
          <w:rFonts w:ascii="Times New Roman" w:eastAsia="Times New Roman" w:hAnsi="Times New Roman" w:cs="Times New Roman"/>
          <w:i/>
          <w:sz w:val="28"/>
          <w:szCs w:val="28"/>
        </w:rPr>
        <w:t>1</w:t>
      </w:r>
      <w:r w:rsidRPr="004546F4">
        <w:rPr>
          <w:rFonts w:ascii="Times New Roman" w:eastAsia="Times New Roman" w:hAnsi="Times New Roman" w:cs="Times New Roman"/>
          <w:i/>
          <w:sz w:val="28"/>
          <w:szCs w:val="28"/>
          <w:bdr w:val="none" w:sz="0" w:space="0" w:color="auto" w:frame="1"/>
        </w:rPr>
        <w:t>; j &lt; arr.length; j++){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28"/>
          <w:szCs w:val="28"/>
        </w:rPr>
      </w:pPr>
      <w:r w:rsidRPr="004546F4">
        <w:rPr>
          <w:rFonts w:ascii="Times New Roman" w:eastAsia="Times New Roman" w:hAnsi="Times New Roman" w:cs="Times New Roman"/>
          <w:i/>
          <w:sz w:val="28"/>
          <w:szCs w:val="28"/>
          <w:bdr w:val="none" w:sz="0" w:space="0" w:color="auto" w:frame="1"/>
        </w:rPr>
        <w:t>                </w:t>
      </w:r>
      <w:r w:rsidRPr="004546F4">
        <w:rPr>
          <w:rFonts w:ascii="Times New Roman" w:eastAsia="Times New Roman" w:hAnsi="Times New Roman" w:cs="Times New Roman"/>
          <w:b/>
          <w:bCs/>
          <w:i/>
          <w:sz w:val="28"/>
          <w:szCs w:val="28"/>
        </w:rPr>
        <w:t>if</w:t>
      </w:r>
      <w:r w:rsidRPr="004546F4">
        <w:rPr>
          <w:rFonts w:ascii="Times New Roman" w:eastAsia="Times New Roman" w:hAnsi="Times New Roman" w:cs="Times New Roman"/>
          <w:i/>
          <w:sz w:val="28"/>
          <w:szCs w:val="28"/>
          <w:bdr w:val="none" w:sz="0" w:space="0" w:color="auto" w:frame="1"/>
        </w:rPr>
        <w:t> (arr[j] &lt; arr[index]){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28"/>
          <w:szCs w:val="28"/>
        </w:rPr>
      </w:pPr>
      <w:r w:rsidRPr="004546F4">
        <w:rPr>
          <w:rFonts w:ascii="Times New Roman" w:eastAsia="Times New Roman" w:hAnsi="Times New Roman" w:cs="Times New Roman"/>
          <w:i/>
          <w:sz w:val="28"/>
          <w:szCs w:val="28"/>
          <w:bdr w:val="none" w:sz="0" w:space="0" w:color="auto" w:frame="1"/>
        </w:rPr>
        <w:t>                    index = j;</w:t>
      </w:r>
      <w:r w:rsidRPr="004546F4">
        <w:rPr>
          <w:rFonts w:ascii="Times New Roman" w:eastAsia="Times New Roman" w:hAnsi="Times New Roman" w:cs="Times New Roman"/>
          <w:i/>
          <w:sz w:val="28"/>
          <w:szCs w:val="28"/>
        </w:rPr>
        <w:t>//searching for lowest index</w:t>
      </w:r>
      <w:r w:rsidRPr="004546F4">
        <w:rPr>
          <w:rFonts w:ascii="Times New Roman" w:eastAsia="Times New Roman" w:hAnsi="Times New Roman" w:cs="Times New Roman"/>
          <w:i/>
          <w:sz w:val="28"/>
          <w:szCs w:val="28"/>
          <w:bdr w:val="none" w:sz="0" w:space="0" w:color="auto" w:frame="1"/>
        </w:rPr>
        <w:t>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28"/>
          <w:szCs w:val="28"/>
        </w:rPr>
      </w:pPr>
      <w:r w:rsidRPr="004546F4">
        <w:rPr>
          <w:rFonts w:ascii="Times New Roman" w:eastAsia="Times New Roman" w:hAnsi="Times New Roman" w:cs="Times New Roman"/>
          <w:i/>
          <w:sz w:val="28"/>
          <w:szCs w:val="28"/>
          <w:bdr w:val="none" w:sz="0" w:space="0" w:color="auto" w:frame="1"/>
        </w:rPr>
        <w:t>                }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28"/>
          <w:szCs w:val="28"/>
        </w:rPr>
      </w:pPr>
      <w:r w:rsidRPr="004546F4">
        <w:rPr>
          <w:rFonts w:ascii="Times New Roman" w:eastAsia="Times New Roman" w:hAnsi="Times New Roman" w:cs="Times New Roman"/>
          <w:i/>
          <w:sz w:val="28"/>
          <w:szCs w:val="28"/>
          <w:bdr w:val="none" w:sz="0" w:space="0" w:color="auto" w:frame="1"/>
        </w:rPr>
        <w:t>            }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28"/>
          <w:szCs w:val="28"/>
        </w:rPr>
      </w:pPr>
      <w:r w:rsidRPr="004546F4">
        <w:rPr>
          <w:rFonts w:ascii="Times New Roman" w:eastAsia="Times New Roman" w:hAnsi="Times New Roman" w:cs="Times New Roman"/>
          <w:i/>
          <w:sz w:val="28"/>
          <w:szCs w:val="28"/>
          <w:bdr w:val="none" w:sz="0" w:space="0" w:color="auto" w:frame="1"/>
        </w:rPr>
        <w:t>            </w:t>
      </w:r>
      <w:r w:rsidRPr="004546F4">
        <w:rPr>
          <w:rFonts w:ascii="Times New Roman" w:eastAsia="Times New Roman" w:hAnsi="Times New Roman" w:cs="Times New Roman"/>
          <w:b/>
          <w:bCs/>
          <w:i/>
          <w:sz w:val="28"/>
          <w:szCs w:val="28"/>
        </w:rPr>
        <w:t>int</w:t>
      </w:r>
      <w:r w:rsidRPr="004546F4">
        <w:rPr>
          <w:rFonts w:ascii="Times New Roman" w:eastAsia="Times New Roman" w:hAnsi="Times New Roman" w:cs="Times New Roman"/>
          <w:i/>
          <w:sz w:val="28"/>
          <w:szCs w:val="28"/>
          <w:bdr w:val="none" w:sz="0" w:space="0" w:color="auto" w:frame="1"/>
        </w:rPr>
        <w:t> smallerNumber = arr[index];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28"/>
          <w:szCs w:val="28"/>
        </w:rPr>
      </w:pPr>
      <w:r w:rsidRPr="004546F4">
        <w:rPr>
          <w:rFonts w:ascii="Times New Roman" w:eastAsia="Times New Roman" w:hAnsi="Times New Roman" w:cs="Times New Roman"/>
          <w:i/>
          <w:sz w:val="28"/>
          <w:szCs w:val="28"/>
          <w:bdr w:val="none" w:sz="0" w:space="0" w:color="auto" w:frame="1"/>
        </w:rPr>
        <w:t>            arr[index] = arr[i];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28"/>
          <w:szCs w:val="28"/>
        </w:rPr>
      </w:pPr>
      <w:r w:rsidRPr="004546F4">
        <w:rPr>
          <w:rFonts w:ascii="Times New Roman" w:eastAsia="Times New Roman" w:hAnsi="Times New Roman" w:cs="Times New Roman"/>
          <w:i/>
          <w:sz w:val="28"/>
          <w:szCs w:val="28"/>
          <w:bdr w:val="none" w:sz="0" w:space="0" w:color="auto" w:frame="1"/>
        </w:rPr>
        <w:t>            arr[i] = smallerNumber;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28"/>
          <w:szCs w:val="28"/>
        </w:rPr>
      </w:pPr>
      <w:r w:rsidRPr="004546F4">
        <w:rPr>
          <w:rFonts w:ascii="Times New Roman" w:eastAsia="Times New Roman" w:hAnsi="Times New Roman" w:cs="Times New Roman"/>
          <w:i/>
          <w:sz w:val="28"/>
          <w:szCs w:val="28"/>
          <w:bdr w:val="none" w:sz="0" w:space="0" w:color="auto" w:frame="1"/>
        </w:rPr>
        <w:t>        }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28"/>
          <w:szCs w:val="28"/>
        </w:rPr>
      </w:pPr>
      <w:r w:rsidRPr="004546F4">
        <w:rPr>
          <w:rFonts w:ascii="Times New Roman" w:eastAsia="Times New Roman" w:hAnsi="Times New Roman" w:cs="Times New Roman"/>
          <w:i/>
          <w:sz w:val="28"/>
          <w:szCs w:val="28"/>
          <w:bdr w:val="none" w:sz="0" w:space="0" w:color="auto" w:frame="1"/>
        </w:rPr>
        <w:t>    }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28"/>
          <w:szCs w:val="28"/>
        </w:rPr>
      </w:pPr>
      <w:r w:rsidRPr="004546F4">
        <w:rPr>
          <w:rFonts w:ascii="Times New Roman" w:eastAsia="Times New Roman" w:hAnsi="Times New Roman" w:cs="Times New Roman"/>
          <w:i/>
          <w:sz w:val="28"/>
          <w:szCs w:val="28"/>
          <w:bdr w:val="none" w:sz="0" w:space="0" w:color="auto" w:frame="1"/>
        </w:rPr>
        <w:t>    </w:t>
      </w:r>
      <w:r w:rsidRPr="004546F4">
        <w:rPr>
          <w:rFonts w:ascii="Times New Roman" w:eastAsia="Times New Roman" w:hAnsi="Times New Roman" w:cs="Times New Roman"/>
          <w:b/>
          <w:bCs/>
          <w:i/>
          <w:sz w:val="28"/>
          <w:szCs w:val="28"/>
        </w:rPr>
        <w:t>public</w:t>
      </w:r>
      <w:r w:rsidRPr="004546F4">
        <w:rPr>
          <w:rFonts w:ascii="Times New Roman" w:eastAsia="Times New Roman" w:hAnsi="Times New Roman" w:cs="Times New Roman"/>
          <w:i/>
          <w:sz w:val="28"/>
          <w:szCs w:val="28"/>
          <w:bdr w:val="none" w:sz="0" w:space="0" w:color="auto" w:frame="1"/>
        </w:rPr>
        <w:t> </w:t>
      </w:r>
      <w:r w:rsidRPr="004546F4">
        <w:rPr>
          <w:rFonts w:ascii="Times New Roman" w:eastAsia="Times New Roman" w:hAnsi="Times New Roman" w:cs="Times New Roman"/>
          <w:b/>
          <w:bCs/>
          <w:i/>
          <w:sz w:val="28"/>
          <w:szCs w:val="28"/>
        </w:rPr>
        <w:t>static</w:t>
      </w:r>
      <w:r w:rsidRPr="004546F4">
        <w:rPr>
          <w:rFonts w:ascii="Times New Roman" w:eastAsia="Times New Roman" w:hAnsi="Times New Roman" w:cs="Times New Roman"/>
          <w:i/>
          <w:sz w:val="28"/>
          <w:szCs w:val="28"/>
          <w:bdr w:val="none" w:sz="0" w:space="0" w:color="auto" w:frame="1"/>
        </w:rPr>
        <w:t> </w:t>
      </w:r>
      <w:r w:rsidRPr="004546F4">
        <w:rPr>
          <w:rFonts w:ascii="Times New Roman" w:eastAsia="Times New Roman" w:hAnsi="Times New Roman" w:cs="Times New Roman"/>
          <w:b/>
          <w:bCs/>
          <w:i/>
          <w:sz w:val="28"/>
          <w:szCs w:val="28"/>
        </w:rPr>
        <w:t>void</w:t>
      </w:r>
      <w:r w:rsidRPr="004546F4">
        <w:rPr>
          <w:rFonts w:ascii="Times New Roman" w:eastAsia="Times New Roman" w:hAnsi="Times New Roman" w:cs="Times New Roman"/>
          <w:i/>
          <w:sz w:val="28"/>
          <w:szCs w:val="28"/>
          <w:bdr w:val="none" w:sz="0" w:space="0" w:color="auto" w:frame="1"/>
        </w:rPr>
        <w:t> main(String a[]){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28"/>
          <w:szCs w:val="28"/>
        </w:rPr>
      </w:pPr>
      <w:r w:rsidRPr="004546F4">
        <w:rPr>
          <w:rFonts w:ascii="Times New Roman" w:eastAsia="Times New Roman" w:hAnsi="Times New Roman" w:cs="Times New Roman"/>
          <w:i/>
          <w:sz w:val="28"/>
          <w:szCs w:val="28"/>
          <w:bdr w:val="none" w:sz="0" w:space="0" w:color="auto" w:frame="1"/>
        </w:rPr>
        <w:t>        </w:t>
      </w:r>
      <w:r w:rsidRPr="004546F4">
        <w:rPr>
          <w:rFonts w:ascii="Times New Roman" w:eastAsia="Times New Roman" w:hAnsi="Times New Roman" w:cs="Times New Roman"/>
          <w:b/>
          <w:bCs/>
          <w:i/>
          <w:sz w:val="28"/>
          <w:szCs w:val="28"/>
        </w:rPr>
        <w:t>int</w:t>
      </w:r>
      <w:r w:rsidRPr="004546F4">
        <w:rPr>
          <w:rFonts w:ascii="Times New Roman" w:eastAsia="Times New Roman" w:hAnsi="Times New Roman" w:cs="Times New Roman"/>
          <w:i/>
          <w:sz w:val="28"/>
          <w:szCs w:val="28"/>
          <w:bdr w:val="none" w:sz="0" w:space="0" w:color="auto" w:frame="1"/>
        </w:rPr>
        <w:t>[] arr1 = {</w:t>
      </w:r>
      <w:r w:rsidRPr="004546F4">
        <w:rPr>
          <w:rFonts w:ascii="Times New Roman" w:eastAsia="Times New Roman" w:hAnsi="Times New Roman" w:cs="Times New Roman"/>
          <w:i/>
          <w:sz w:val="28"/>
          <w:szCs w:val="28"/>
        </w:rPr>
        <w:t>9</w:t>
      </w:r>
      <w:r w:rsidRPr="004546F4">
        <w:rPr>
          <w:rFonts w:ascii="Times New Roman" w:eastAsia="Times New Roman" w:hAnsi="Times New Roman" w:cs="Times New Roman"/>
          <w:i/>
          <w:sz w:val="28"/>
          <w:szCs w:val="28"/>
          <w:bdr w:val="none" w:sz="0" w:space="0" w:color="auto" w:frame="1"/>
        </w:rPr>
        <w:t>,</w:t>
      </w:r>
      <w:r w:rsidRPr="004546F4">
        <w:rPr>
          <w:rFonts w:ascii="Times New Roman" w:eastAsia="Times New Roman" w:hAnsi="Times New Roman" w:cs="Times New Roman"/>
          <w:i/>
          <w:sz w:val="28"/>
          <w:szCs w:val="28"/>
        </w:rPr>
        <w:t>14</w:t>
      </w:r>
      <w:r w:rsidRPr="004546F4">
        <w:rPr>
          <w:rFonts w:ascii="Times New Roman" w:eastAsia="Times New Roman" w:hAnsi="Times New Roman" w:cs="Times New Roman"/>
          <w:i/>
          <w:sz w:val="28"/>
          <w:szCs w:val="28"/>
          <w:bdr w:val="none" w:sz="0" w:space="0" w:color="auto" w:frame="1"/>
        </w:rPr>
        <w:t>,</w:t>
      </w:r>
      <w:r w:rsidRPr="004546F4">
        <w:rPr>
          <w:rFonts w:ascii="Times New Roman" w:eastAsia="Times New Roman" w:hAnsi="Times New Roman" w:cs="Times New Roman"/>
          <w:i/>
          <w:sz w:val="28"/>
          <w:szCs w:val="28"/>
        </w:rPr>
        <w:t>3</w:t>
      </w:r>
      <w:r w:rsidRPr="004546F4">
        <w:rPr>
          <w:rFonts w:ascii="Times New Roman" w:eastAsia="Times New Roman" w:hAnsi="Times New Roman" w:cs="Times New Roman"/>
          <w:i/>
          <w:sz w:val="28"/>
          <w:szCs w:val="28"/>
          <w:bdr w:val="none" w:sz="0" w:space="0" w:color="auto" w:frame="1"/>
        </w:rPr>
        <w:t>,</w:t>
      </w:r>
      <w:r w:rsidRPr="004546F4">
        <w:rPr>
          <w:rFonts w:ascii="Times New Roman" w:eastAsia="Times New Roman" w:hAnsi="Times New Roman" w:cs="Times New Roman"/>
          <w:i/>
          <w:sz w:val="28"/>
          <w:szCs w:val="28"/>
        </w:rPr>
        <w:t>2</w:t>
      </w:r>
      <w:r w:rsidRPr="004546F4">
        <w:rPr>
          <w:rFonts w:ascii="Times New Roman" w:eastAsia="Times New Roman" w:hAnsi="Times New Roman" w:cs="Times New Roman"/>
          <w:i/>
          <w:sz w:val="28"/>
          <w:szCs w:val="28"/>
          <w:bdr w:val="none" w:sz="0" w:space="0" w:color="auto" w:frame="1"/>
        </w:rPr>
        <w:t>,</w:t>
      </w:r>
      <w:r w:rsidRPr="004546F4">
        <w:rPr>
          <w:rFonts w:ascii="Times New Roman" w:eastAsia="Times New Roman" w:hAnsi="Times New Roman" w:cs="Times New Roman"/>
          <w:i/>
          <w:sz w:val="28"/>
          <w:szCs w:val="28"/>
        </w:rPr>
        <w:t>43</w:t>
      </w:r>
      <w:r w:rsidRPr="004546F4">
        <w:rPr>
          <w:rFonts w:ascii="Times New Roman" w:eastAsia="Times New Roman" w:hAnsi="Times New Roman" w:cs="Times New Roman"/>
          <w:i/>
          <w:sz w:val="28"/>
          <w:szCs w:val="28"/>
          <w:bdr w:val="none" w:sz="0" w:space="0" w:color="auto" w:frame="1"/>
        </w:rPr>
        <w:t>,</w:t>
      </w:r>
      <w:r w:rsidRPr="004546F4">
        <w:rPr>
          <w:rFonts w:ascii="Times New Roman" w:eastAsia="Times New Roman" w:hAnsi="Times New Roman" w:cs="Times New Roman"/>
          <w:i/>
          <w:sz w:val="28"/>
          <w:szCs w:val="28"/>
        </w:rPr>
        <w:t>11</w:t>
      </w:r>
      <w:r w:rsidRPr="004546F4">
        <w:rPr>
          <w:rFonts w:ascii="Times New Roman" w:eastAsia="Times New Roman" w:hAnsi="Times New Roman" w:cs="Times New Roman"/>
          <w:i/>
          <w:sz w:val="28"/>
          <w:szCs w:val="28"/>
          <w:bdr w:val="none" w:sz="0" w:space="0" w:color="auto" w:frame="1"/>
        </w:rPr>
        <w:t>,</w:t>
      </w:r>
      <w:r w:rsidRPr="004546F4">
        <w:rPr>
          <w:rFonts w:ascii="Times New Roman" w:eastAsia="Times New Roman" w:hAnsi="Times New Roman" w:cs="Times New Roman"/>
          <w:i/>
          <w:sz w:val="28"/>
          <w:szCs w:val="28"/>
        </w:rPr>
        <w:t>58</w:t>
      </w:r>
      <w:r w:rsidRPr="004546F4">
        <w:rPr>
          <w:rFonts w:ascii="Times New Roman" w:eastAsia="Times New Roman" w:hAnsi="Times New Roman" w:cs="Times New Roman"/>
          <w:i/>
          <w:sz w:val="28"/>
          <w:szCs w:val="28"/>
          <w:bdr w:val="none" w:sz="0" w:space="0" w:color="auto" w:frame="1"/>
        </w:rPr>
        <w:t>,</w:t>
      </w:r>
      <w:r w:rsidRPr="004546F4">
        <w:rPr>
          <w:rFonts w:ascii="Times New Roman" w:eastAsia="Times New Roman" w:hAnsi="Times New Roman" w:cs="Times New Roman"/>
          <w:i/>
          <w:sz w:val="28"/>
          <w:szCs w:val="28"/>
        </w:rPr>
        <w:t>22</w:t>
      </w:r>
      <w:r w:rsidRPr="004546F4">
        <w:rPr>
          <w:rFonts w:ascii="Times New Roman" w:eastAsia="Times New Roman" w:hAnsi="Times New Roman" w:cs="Times New Roman"/>
          <w:i/>
          <w:sz w:val="28"/>
          <w:szCs w:val="28"/>
          <w:bdr w:val="none" w:sz="0" w:space="0" w:color="auto" w:frame="1"/>
        </w:rPr>
        <w:t>};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28"/>
          <w:szCs w:val="28"/>
        </w:rPr>
      </w:pPr>
      <w:r w:rsidRPr="004546F4">
        <w:rPr>
          <w:rFonts w:ascii="Times New Roman" w:eastAsia="Times New Roman" w:hAnsi="Times New Roman" w:cs="Times New Roman"/>
          <w:i/>
          <w:sz w:val="28"/>
          <w:szCs w:val="28"/>
          <w:bdr w:val="none" w:sz="0" w:space="0" w:color="auto" w:frame="1"/>
        </w:rPr>
        <w:t>        System.out.println(</w:t>
      </w:r>
      <w:r w:rsidRPr="004546F4">
        <w:rPr>
          <w:rFonts w:ascii="Times New Roman" w:eastAsia="Times New Roman" w:hAnsi="Times New Roman" w:cs="Times New Roman"/>
          <w:i/>
          <w:sz w:val="28"/>
          <w:szCs w:val="28"/>
        </w:rPr>
        <w:t>"Before Selection Sort"</w:t>
      </w:r>
      <w:r w:rsidRPr="004546F4">
        <w:rPr>
          <w:rFonts w:ascii="Times New Roman" w:eastAsia="Times New Roman" w:hAnsi="Times New Roman" w:cs="Times New Roman"/>
          <w:i/>
          <w:sz w:val="28"/>
          <w:szCs w:val="28"/>
          <w:bdr w:val="none" w:sz="0" w:space="0" w:color="auto" w:frame="1"/>
        </w:rPr>
        <w:t>);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28"/>
          <w:szCs w:val="28"/>
        </w:rPr>
      </w:pPr>
      <w:r w:rsidRPr="004546F4">
        <w:rPr>
          <w:rFonts w:ascii="Times New Roman" w:eastAsia="Times New Roman" w:hAnsi="Times New Roman" w:cs="Times New Roman"/>
          <w:i/>
          <w:sz w:val="28"/>
          <w:szCs w:val="28"/>
          <w:bdr w:val="none" w:sz="0" w:space="0" w:color="auto" w:frame="1"/>
        </w:rPr>
        <w:t>        </w:t>
      </w:r>
      <w:r w:rsidRPr="004546F4">
        <w:rPr>
          <w:rFonts w:ascii="Times New Roman" w:eastAsia="Times New Roman" w:hAnsi="Times New Roman" w:cs="Times New Roman"/>
          <w:b/>
          <w:bCs/>
          <w:i/>
          <w:sz w:val="28"/>
          <w:szCs w:val="28"/>
        </w:rPr>
        <w:t>for</w:t>
      </w:r>
      <w:r w:rsidRPr="004546F4">
        <w:rPr>
          <w:rFonts w:ascii="Times New Roman" w:eastAsia="Times New Roman" w:hAnsi="Times New Roman" w:cs="Times New Roman"/>
          <w:i/>
          <w:sz w:val="28"/>
          <w:szCs w:val="28"/>
          <w:bdr w:val="none" w:sz="0" w:space="0" w:color="auto" w:frame="1"/>
        </w:rPr>
        <w:t>(</w:t>
      </w:r>
      <w:r w:rsidRPr="004546F4">
        <w:rPr>
          <w:rFonts w:ascii="Times New Roman" w:eastAsia="Times New Roman" w:hAnsi="Times New Roman" w:cs="Times New Roman"/>
          <w:b/>
          <w:bCs/>
          <w:i/>
          <w:sz w:val="28"/>
          <w:szCs w:val="28"/>
        </w:rPr>
        <w:t>int</w:t>
      </w:r>
      <w:r w:rsidRPr="004546F4">
        <w:rPr>
          <w:rFonts w:ascii="Times New Roman" w:eastAsia="Times New Roman" w:hAnsi="Times New Roman" w:cs="Times New Roman"/>
          <w:i/>
          <w:sz w:val="28"/>
          <w:szCs w:val="28"/>
          <w:bdr w:val="none" w:sz="0" w:space="0" w:color="auto" w:frame="1"/>
        </w:rPr>
        <w:t> i:arr1){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28"/>
          <w:szCs w:val="28"/>
        </w:rPr>
      </w:pPr>
      <w:r w:rsidRPr="004546F4">
        <w:rPr>
          <w:rFonts w:ascii="Times New Roman" w:eastAsia="Times New Roman" w:hAnsi="Times New Roman" w:cs="Times New Roman"/>
          <w:i/>
          <w:sz w:val="28"/>
          <w:szCs w:val="28"/>
          <w:bdr w:val="none" w:sz="0" w:space="0" w:color="auto" w:frame="1"/>
        </w:rPr>
        <w:t>            System.out.print(i+</w:t>
      </w:r>
      <w:r w:rsidRPr="004546F4">
        <w:rPr>
          <w:rFonts w:ascii="Times New Roman" w:eastAsia="Times New Roman" w:hAnsi="Times New Roman" w:cs="Times New Roman"/>
          <w:i/>
          <w:sz w:val="28"/>
          <w:szCs w:val="28"/>
        </w:rPr>
        <w:t>" "</w:t>
      </w:r>
      <w:r w:rsidRPr="004546F4">
        <w:rPr>
          <w:rFonts w:ascii="Times New Roman" w:eastAsia="Times New Roman" w:hAnsi="Times New Roman" w:cs="Times New Roman"/>
          <w:i/>
          <w:sz w:val="28"/>
          <w:szCs w:val="28"/>
          <w:bdr w:val="none" w:sz="0" w:space="0" w:color="auto" w:frame="1"/>
        </w:rPr>
        <w:t>);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28"/>
          <w:szCs w:val="28"/>
        </w:rPr>
      </w:pPr>
      <w:r w:rsidRPr="004546F4">
        <w:rPr>
          <w:rFonts w:ascii="Times New Roman" w:eastAsia="Times New Roman" w:hAnsi="Times New Roman" w:cs="Times New Roman"/>
          <w:i/>
          <w:sz w:val="28"/>
          <w:szCs w:val="28"/>
          <w:bdr w:val="none" w:sz="0" w:space="0" w:color="auto" w:frame="1"/>
        </w:rPr>
        <w:t>        }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28"/>
          <w:szCs w:val="28"/>
        </w:rPr>
      </w:pPr>
      <w:r w:rsidRPr="004546F4">
        <w:rPr>
          <w:rFonts w:ascii="Times New Roman" w:eastAsia="Times New Roman" w:hAnsi="Times New Roman" w:cs="Times New Roman"/>
          <w:i/>
          <w:sz w:val="28"/>
          <w:szCs w:val="28"/>
          <w:bdr w:val="none" w:sz="0" w:space="0" w:color="auto" w:frame="1"/>
        </w:rPr>
        <w:t>        System.out.println();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28"/>
          <w:szCs w:val="28"/>
        </w:rPr>
      </w:pPr>
      <w:r w:rsidRPr="004546F4">
        <w:rPr>
          <w:rFonts w:ascii="Times New Roman" w:eastAsia="Times New Roman" w:hAnsi="Times New Roman" w:cs="Times New Roman"/>
          <w:i/>
          <w:sz w:val="28"/>
          <w:szCs w:val="28"/>
          <w:bdr w:val="none" w:sz="0" w:space="0" w:color="auto" w:frame="1"/>
        </w:rPr>
        <w:t>        selectionSort(arr1);</w:t>
      </w:r>
      <w:r w:rsidRPr="004546F4">
        <w:rPr>
          <w:rFonts w:ascii="Times New Roman" w:eastAsia="Times New Roman" w:hAnsi="Times New Roman" w:cs="Times New Roman"/>
          <w:i/>
          <w:sz w:val="28"/>
          <w:szCs w:val="28"/>
        </w:rPr>
        <w:t>//sorting array using selection sort</w:t>
      </w:r>
      <w:r w:rsidRPr="004546F4">
        <w:rPr>
          <w:rFonts w:ascii="Times New Roman" w:eastAsia="Times New Roman" w:hAnsi="Times New Roman" w:cs="Times New Roman"/>
          <w:i/>
          <w:sz w:val="28"/>
          <w:szCs w:val="28"/>
          <w:bdr w:val="none" w:sz="0" w:space="0" w:color="auto" w:frame="1"/>
        </w:rPr>
        <w:t>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28"/>
          <w:szCs w:val="28"/>
        </w:rPr>
      </w:pPr>
      <w:r w:rsidRPr="004546F4">
        <w:rPr>
          <w:rFonts w:ascii="Times New Roman" w:eastAsia="Times New Roman" w:hAnsi="Times New Roman" w:cs="Times New Roman"/>
          <w:i/>
          <w:sz w:val="28"/>
          <w:szCs w:val="28"/>
          <w:bdr w:val="none" w:sz="0" w:space="0" w:color="auto" w:frame="1"/>
        </w:rPr>
        <w:t>        System.out.println(</w:t>
      </w:r>
      <w:r w:rsidRPr="004546F4">
        <w:rPr>
          <w:rFonts w:ascii="Times New Roman" w:eastAsia="Times New Roman" w:hAnsi="Times New Roman" w:cs="Times New Roman"/>
          <w:i/>
          <w:sz w:val="28"/>
          <w:szCs w:val="28"/>
        </w:rPr>
        <w:t>"After Selection Sort"</w:t>
      </w:r>
      <w:r w:rsidRPr="004546F4">
        <w:rPr>
          <w:rFonts w:ascii="Times New Roman" w:eastAsia="Times New Roman" w:hAnsi="Times New Roman" w:cs="Times New Roman"/>
          <w:i/>
          <w:sz w:val="28"/>
          <w:szCs w:val="28"/>
          <w:bdr w:val="none" w:sz="0" w:space="0" w:color="auto" w:frame="1"/>
        </w:rPr>
        <w:t>);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28"/>
          <w:szCs w:val="28"/>
        </w:rPr>
      </w:pPr>
      <w:r w:rsidRPr="004546F4">
        <w:rPr>
          <w:rFonts w:ascii="Times New Roman" w:eastAsia="Times New Roman" w:hAnsi="Times New Roman" w:cs="Times New Roman"/>
          <w:i/>
          <w:sz w:val="28"/>
          <w:szCs w:val="28"/>
          <w:bdr w:val="none" w:sz="0" w:space="0" w:color="auto" w:frame="1"/>
        </w:rPr>
        <w:t>        </w:t>
      </w:r>
      <w:r w:rsidRPr="004546F4">
        <w:rPr>
          <w:rFonts w:ascii="Times New Roman" w:eastAsia="Times New Roman" w:hAnsi="Times New Roman" w:cs="Times New Roman"/>
          <w:b/>
          <w:bCs/>
          <w:i/>
          <w:sz w:val="28"/>
          <w:szCs w:val="28"/>
        </w:rPr>
        <w:t>for</w:t>
      </w:r>
      <w:r w:rsidRPr="004546F4">
        <w:rPr>
          <w:rFonts w:ascii="Times New Roman" w:eastAsia="Times New Roman" w:hAnsi="Times New Roman" w:cs="Times New Roman"/>
          <w:i/>
          <w:sz w:val="28"/>
          <w:szCs w:val="28"/>
          <w:bdr w:val="none" w:sz="0" w:space="0" w:color="auto" w:frame="1"/>
        </w:rPr>
        <w:t>(</w:t>
      </w:r>
      <w:r w:rsidRPr="004546F4">
        <w:rPr>
          <w:rFonts w:ascii="Times New Roman" w:eastAsia="Times New Roman" w:hAnsi="Times New Roman" w:cs="Times New Roman"/>
          <w:b/>
          <w:bCs/>
          <w:i/>
          <w:sz w:val="28"/>
          <w:szCs w:val="28"/>
        </w:rPr>
        <w:t>int</w:t>
      </w:r>
      <w:r w:rsidRPr="004546F4">
        <w:rPr>
          <w:rFonts w:ascii="Times New Roman" w:eastAsia="Times New Roman" w:hAnsi="Times New Roman" w:cs="Times New Roman"/>
          <w:i/>
          <w:sz w:val="28"/>
          <w:szCs w:val="28"/>
          <w:bdr w:val="none" w:sz="0" w:space="0" w:color="auto" w:frame="1"/>
        </w:rPr>
        <w:t> i:arr1){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28"/>
          <w:szCs w:val="28"/>
        </w:rPr>
      </w:pPr>
      <w:r w:rsidRPr="004546F4">
        <w:rPr>
          <w:rFonts w:ascii="Times New Roman" w:eastAsia="Times New Roman" w:hAnsi="Times New Roman" w:cs="Times New Roman"/>
          <w:i/>
          <w:sz w:val="28"/>
          <w:szCs w:val="28"/>
          <w:bdr w:val="none" w:sz="0" w:space="0" w:color="auto" w:frame="1"/>
        </w:rPr>
        <w:t>            System.out.print(i+</w:t>
      </w:r>
      <w:r w:rsidRPr="004546F4">
        <w:rPr>
          <w:rFonts w:ascii="Times New Roman" w:eastAsia="Times New Roman" w:hAnsi="Times New Roman" w:cs="Times New Roman"/>
          <w:i/>
          <w:sz w:val="28"/>
          <w:szCs w:val="28"/>
        </w:rPr>
        <w:t>" "</w:t>
      </w:r>
      <w:r w:rsidRPr="004546F4">
        <w:rPr>
          <w:rFonts w:ascii="Times New Roman" w:eastAsia="Times New Roman" w:hAnsi="Times New Roman" w:cs="Times New Roman"/>
          <w:i/>
          <w:sz w:val="28"/>
          <w:szCs w:val="28"/>
          <w:bdr w:val="none" w:sz="0" w:space="0" w:color="auto" w:frame="1"/>
        </w:rPr>
        <w:t>);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28"/>
          <w:szCs w:val="28"/>
        </w:rPr>
      </w:pPr>
      <w:r w:rsidRPr="004546F4">
        <w:rPr>
          <w:rFonts w:ascii="Times New Roman" w:eastAsia="Times New Roman" w:hAnsi="Times New Roman" w:cs="Times New Roman"/>
          <w:i/>
          <w:sz w:val="28"/>
          <w:szCs w:val="28"/>
          <w:bdr w:val="none" w:sz="0" w:space="0" w:color="auto" w:frame="1"/>
        </w:rPr>
        <w:t>        }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28"/>
          <w:szCs w:val="28"/>
        </w:rPr>
      </w:pPr>
      <w:r w:rsidRPr="004546F4">
        <w:rPr>
          <w:rFonts w:ascii="Times New Roman" w:eastAsia="Times New Roman" w:hAnsi="Times New Roman" w:cs="Times New Roman"/>
          <w:i/>
          <w:sz w:val="28"/>
          <w:szCs w:val="28"/>
          <w:bdr w:val="none" w:sz="0" w:space="0" w:color="auto" w:frame="1"/>
        </w:rPr>
        <w:t>    }  </w:t>
      </w:r>
    </w:p>
    <w:p w:rsidR="00022986" w:rsidRPr="004546F4" w:rsidRDefault="00022986" w:rsidP="004546F4">
      <w:pPr>
        <w:shd w:val="clear" w:color="auto" w:fill="FFFFFF"/>
        <w:spacing w:after="115" w:line="265" w:lineRule="atLeast"/>
        <w:ind w:left="720"/>
        <w:jc w:val="both"/>
        <w:rPr>
          <w:rFonts w:ascii="Times New Roman" w:eastAsia="Times New Roman" w:hAnsi="Times New Roman" w:cs="Times New Roman"/>
          <w:i/>
          <w:sz w:val="28"/>
          <w:szCs w:val="28"/>
        </w:rPr>
      </w:pPr>
      <w:r w:rsidRPr="004546F4">
        <w:rPr>
          <w:rFonts w:ascii="Times New Roman" w:eastAsia="Times New Roman" w:hAnsi="Times New Roman" w:cs="Times New Roman"/>
          <w:i/>
          <w:sz w:val="28"/>
          <w:szCs w:val="28"/>
          <w:bdr w:val="none" w:sz="0" w:space="0" w:color="auto" w:frame="1"/>
        </w:rPr>
        <w:t>}  </w:t>
      </w:r>
    </w:p>
    <w:p w:rsidR="00022986" w:rsidRPr="004546F4" w:rsidRDefault="00022986" w:rsidP="00022986">
      <w:pPr>
        <w:shd w:val="clear" w:color="auto" w:fill="FFFFFF"/>
        <w:spacing w:before="100" w:beforeAutospacing="1" w:after="100" w:afterAutospacing="1" w:line="265" w:lineRule="atLeast"/>
        <w:jc w:val="both"/>
        <w:rPr>
          <w:rFonts w:ascii="Times New Roman" w:eastAsia="Times New Roman" w:hAnsi="Times New Roman" w:cs="Times New Roman"/>
          <w:b/>
          <w:sz w:val="28"/>
          <w:szCs w:val="28"/>
          <w:u w:val="single"/>
        </w:rPr>
      </w:pPr>
      <w:r w:rsidRPr="004546F4">
        <w:rPr>
          <w:rFonts w:ascii="Times New Roman" w:eastAsia="Times New Roman" w:hAnsi="Times New Roman" w:cs="Times New Roman"/>
          <w:b/>
          <w:sz w:val="28"/>
          <w:szCs w:val="28"/>
          <w:u w:val="single"/>
        </w:rPr>
        <w:t>Output:</w:t>
      </w:r>
    </w:p>
    <w:p w:rsidR="00022986" w:rsidRPr="008B0A59" w:rsidRDefault="00022986" w:rsidP="00022986">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rPr>
        <w:t>Before Selection Sort</w:t>
      </w:r>
    </w:p>
    <w:p w:rsidR="00022986" w:rsidRPr="008B0A59" w:rsidRDefault="00022986" w:rsidP="00022986">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rPr>
        <w:t xml:space="preserve">9 14 3 2 43 11 58 22 </w:t>
      </w:r>
    </w:p>
    <w:p w:rsidR="00022986" w:rsidRPr="008B0A59" w:rsidRDefault="00022986" w:rsidP="00022986">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rPr>
        <w:t>After Selection Sort</w:t>
      </w:r>
    </w:p>
    <w:p w:rsidR="00022986" w:rsidRPr="008B0A59" w:rsidRDefault="00022986" w:rsidP="00022986">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rPr>
        <w:t xml:space="preserve">2 3 9 11 14 22 43 58 </w:t>
      </w:r>
    </w:p>
    <w:p w:rsidR="00022986" w:rsidRPr="004546F4" w:rsidRDefault="00022986" w:rsidP="00022986">
      <w:pPr>
        <w:shd w:val="clear" w:color="auto" w:fill="FFFFFF"/>
        <w:spacing w:before="58" w:after="100" w:afterAutospacing="1" w:line="312" w:lineRule="atLeast"/>
        <w:jc w:val="both"/>
        <w:outlineLvl w:val="0"/>
        <w:rPr>
          <w:rFonts w:ascii="Times New Roman" w:eastAsia="Times New Roman" w:hAnsi="Times New Roman" w:cs="Times New Roman"/>
          <w:b/>
          <w:kern w:val="36"/>
          <w:sz w:val="32"/>
          <w:szCs w:val="28"/>
          <w:u w:val="single"/>
        </w:rPr>
      </w:pPr>
      <w:r w:rsidRPr="004546F4">
        <w:rPr>
          <w:rFonts w:ascii="Times New Roman" w:eastAsia="Times New Roman" w:hAnsi="Times New Roman" w:cs="Times New Roman"/>
          <w:b/>
          <w:kern w:val="36"/>
          <w:sz w:val="32"/>
          <w:szCs w:val="28"/>
          <w:u w:val="single"/>
        </w:rPr>
        <w:t>Insertion Sort in Java</w:t>
      </w:r>
    </w:p>
    <w:p w:rsidR="00022986" w:rsidRPr="008B0A59" w:rsidRDefault="00022986" w:rsidP="00022986">
      <w:pPr>
        <w:shd w:val="clear" w:color="auto" w:fill="FFFFFF"/>
        <w:spacing w:before="100" w:beforeAutospacing="1" w:after="100" w:afterAutospacing="1"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rPr>
        <w:t>We can create a java program to sort array elements using insertion sort. Insertion is good for small elements only because it requires more time for sorting large number of elements.</w:t>
      </w:r>
    </w:p>
    <w:p w:rsidR="00022986" w:rsidRPr="008B0A59" w:rsidRDefault="00022986" w:rsidP="00022986">
      <w:pPr>
        <w:spacing w:after="0" w:line="240" w:lineRule="auto"/>
        <w:rPr>
          <w:rFonts w:ascii="Times New Roman" w:eastAsia="Times New Roman" w:hAnsi="Times New Roman" w:cs="Times New Roman"/>
          <w:sz w:val="28"/>
          <w:szCs w:val="28"/>
        </w:rPr>
      </w:pPr>
      <w:r w:rsidRPr="008B0A59">
        <w:rPr>
          <w:rFonts w:ascii="Times New Roman" w:eastAsia="Times New Roman" w:hAnsi="Times New Roman" w:cs="Times New Roman"/>
          <w:noProof/>
          <w:sz w:val="28"/>
          <w:szCs w:val="28"/>
        </w:rPr>
        <w:lastRenderedPageBreak/>
        <w:drawing>
          <wp:inline distT="0" distB="0" distL="0" distR="0">
            <wp:extent cx="6240145" cy="2113915"/>
            <wp:effectExtent l="19050" t="0" r="8255" b="0"/>
            <wp:docPr id="49" name="Picture 49"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nsertion sort"/>
                    <pic:cNvPicPr>
                      <a:picLocks noChangeAspect="1" noChangeArrowheads="1"/>
                    </pic:cNvPicPr>
                  </pic:nvPicPr>
                  <pic:blipFill>
                    <a:blip r:embed="rId77"/>
                    <a:srcRect/>
                    <a:stretch>
                      <a:fillRect/>
                    </a:stretch>
                  </pic:blipFill>
                  <pic:spPr bwMode="auto">
                    <a:xfrm>
                      <a:off x="0" y="0"/>
                      <a:ext cx="6240145" cy="2113915"/>
                    </a:xfrm>
                    <a:prstGeom prst="rect">
                      <a:avLst/>
                    </a:prstGeom>
                    <a:noFill/>
                    <a:ln w="9525">
                      <a:noFill/>
                      <a:miter lim="800000"/>
                      <a:headEnd/>
                      <a:tailEnd/>
                    </a:ln>
                  </pic:spPr>
                </pic:pic>
              </a:graphicData>
            </a:graphic>
          </wp:inline>
        </w:drawing>
      </w:r>
    </w:p>
    <w:p w:rsidR="00022986" w:rsidRPr="008B0A59" w:rsidRDefault="00022986" w:rsidP="00022986">
      <w:pPr>
        <w:shd w:val="clear" w:color="auto" w:fill="FFFFFF"/>
        <w:spacing w:before="100" w:beforeAutospacing="1" w:after="100" w:afterAutospacing="1"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rPr>
        <w:t>Let's see a simple java program to sort an array using insertion sort algorithm.</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32"/>
          <w:szCs w:val="28"/>
        </w:rPr>
      </w:pPr>
      <w:r w:rsidRPr="004546F4">
        <w:rPr>
          <w:rFonts w:ascii="Times New Roman" w:eastAsia="Times New Roman" w:hAnsi="Times New Roman" w:cs="Times New Roman"/>
          <w:b/>
          <w:bCs/>
          <w:i/>
          <w:sz w:val="32"/>
          <w:szCs w:val="28"/>
        </w:rPr>
        <w:t>public</w:t>
      </w:r>
      <w:r w:rsidRPr="004546F4">
        <w:rPr>
          <w:rFonts w:ascii="Times New Roman" w:eastAsia="Times New Roman" w:hAnsi="Times New Roman" w:cs="Times New Roman"/>
          <w:i/>
          <w:sz w:val="32"/>
          <w:szCs w:val="28"/>
          <w:bdr w:val="none" w:sz="0" w:space="0" w:color="auto" w:frame="1"/>
        </w:rPr>
        <w:t> </w:t>
      </w:r>
      <w:r w:rsidRPr="004546F4">
        <w:rPr>
          <w:rFonts w:ascii="Times New Roman" w:eastAsia="Times New Roman" w:hAnsi="Times New Roman" w:cs="Times New Roman"/>
          <w:b/>
          <w:bCs/>
          <w:i/>
          <w:sz w:val="32"/>
          <w:szCs w:val="28"/>
        </w:rPr>
        <w:t>class</w:t>
      </w:r>
      <w:r w:rsidRPr="004546F4">
        <w:rPr>
          <w:rFonts w:ascii="Times New Roman" w:eastAsia="Times New Roman" w:hAnsi="Times New Roman" w:cs="Times New Roman"/>
          <w:i/>
          <w:sz w:val="32"/>
          <w:szCs w:val="28"/>
          <w:bdr w:val="none" w:sz="0" w:space="0" w:color="auto" w:frame="1"/>
        </w:rPr>
        <w:t> InsertionSortExample {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w:t>
      </w:r>
      <w:r w:rsidRPr="004546F4">
        <w:rPr>
          <w:rFonts w:ascii="Times New Roman" w:eastAsia="Times New Roman" w:hAnsi="Times New Roman" w:cs="Times New Roman"/>
          <w:b/>
          <w:bCs/>
          <w:i/>
          <w:sz w:val="32"/>
          <w:szCs w:val="28"/>
        </w:rPr>
        <w:t>public</w:t>
      </w:r>
      <w:r w:rsidRPr="004546F4">
        <w:rPr>
          <w:rFonts w:ascii="Times New Roman" w:eastAsia="Times New Roman" w:hAnsi="Times New Roman" w:cs="Times New Roman"/>
          <w:i/>
          <w:sz w:val="32"/>
          <w:szCs w:val="28"/>
          <w:bdr w:val="none" w:sz="0" w:space="0" w:color="auto" w:frame="1"/>
        </w:rPr>
        <w:t> </w:t>
      </w:r>
      <w:r w:rsidRPr="004546F4">
        <w:rPr>
          <w:rFonts w:ascii="Times New Roman" w:eastAsia="Times New Roman" w:hAnsi="Times New Roman" w:cs="Times New Roman"/>
          <w:b/>
          <w:bCs/>
          <w:i/>
          <w:sz w:val="32"/>
          <w:szCs w:val="28"/>
        </w:rPr>
        <w:t>static</w:t>
      </w:r>
      <w:r w:rsidRPr="004546F4">
        <w:rPr>
          <w:rFonts w:ascii="Times New Roman" w:eastAsia="Times New Roman" w:hAnsi="Times New Roman" w:cs="Times New Roman"/>
          <w:i/>
          <w:sz w:val="32"/>
          <w:szCs w:val="28"/>
          <w:bdr w:val="none" w:sz="0" w:space="0" w:color="auto" w:frame="1"/>
        </w:rPr>
        <w:t> </w:t>
      </w:r>
      <w:r w:rsidRPr="004546F4">
        <w:rPr>
          <w:rFonts w:ascii="Times New Roman" w:eastAsia="Times New Roman" w:hAnsi="Times New Roman" w:cs="Times New Roman"/>
          <w:b/>
          <w:bCs/>
          <w:i/>
          <w:sz w:val="32"/>
          <w:szCs w:val="28"/>
        </w:rPr>
        <w:t>void</w:t>
      </w:r>
      <w:r w:rsidRPr="004546F4">
        <w:rPr>
          <w:rFonts w:ascii="Times New Roman" w:eastAsia="Times New Roman" w:hAnsi="Times New Roman" w:cs="Times New Roman"/>
          <w:i/>
          <w:sz w:val="32"/>
          <w:szCs w:val="28"/>
          <w:bdr w:val="none" w:sz="0" w:space="0" w:color="auto" w:frame="1"/>
        </w:rPr>
        <w:t> insertionSort(</w:t>
      </w:r>
      <w:r w:rsidRPr="004546F4">
        <w:rPr>
          <w:rFonts w:ascii="Times New Roman" w:eastAsia="Times New Roman" w:hAnsi="Times New Roman" w:cs="Times New Roman"/>
          <w:b/>
          <w:bCs/>
          <w:i/>
          <w:sz w:val="32"/>
          <w:szCs w:val="28"/>
        </w:rPr>
        <w:t>int</w:t>
      </w:r>
      <w:r w:rsidRPr="004546F4">
        <w:rPr>
          <w:rFonts w:ascii="Times New Roman" w:eastAsia="Times New Roman" w:hAnsi="Times New Roman" w:cs="Times New Roman"/>
          <w:i/>
          <w:sz w:val="32"/>
          <w:szCs w:val="28"/>
          <w:bdr w:val="none" w:sz="0" w:space="0" w:color="auto" w:frame="1"/>
        </w:rPr>
        <w:t> array[]) {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w:t>
      </w:r>
      <w:r w:rsidRPr="004546F4">
        <w:rPr>
          <w:rFonts w:ascii="Times New Roman" w:eastAsia="Times New Roman" w:hAnsi="Times New Roman" w:cs="Times New Roman"/>
          <w:b/>
          <w:bCs/>
          <w:i/>
          <w:sz w:val="32"/>
          <w:szCs w:val="28"/>
        </w:rPr>
        <w:t>int</w:t>
      </w:r>
      <w:r w:rsidRPr="004546F4">
        <w:rPr>
          <w:rFonts w:ascii="Times New Roman" w:eastAsia="Times New Roman" w:hAnsi="Times New Roman" w:cs="Times New Roman"/>
          <w:i/>
          <w:sz w:val="32"/>
          <w:szCs w:val="28"/>
          <w:bdr w:val="none" w:sz="0" w:space="0" w:color="auto" w:frame="1"/>
        </w:rPr>
        <w:t> n = array.length;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w:t>
      </w:r>
      <w:r w:rsidRPr="004546F4">
        <w:rPr>
          <w:rFonts w:ascii="Times New Roman" w:eastAsia="Times New Roman" w:hAnsi="Times New Roman" w:cs="Times New Roman"/>
          <w:b/>
          <w:bCs/>
          <w:i/>
          <w:sz w:val="32"/>
          <w:szCs w:val="28"/>
        </w:rPr>
        <w:t>for</w:t>
      </w:r>
      <w:r w:rsidRPr="004546F4">
        <w:rPr>
          <w:rFonts w:ascii="Times New Roman" w:eastAsia="Times New Roman" w:hAnsi="Times New Roman" w:cs="Times New Roman"/>
          <w:i/>
          <w:sz w:val="32"/>
          <w:szCs w:val="28"/>
          <w:bdr w:val="none" w:sz="0" w:space="0" w:color="auto" w:frame="1"/>
        </w:rPr>
        <w:t> (</w:t>
      </w:r>
      <w:r w:rsidRPr="004546F4">
        <w:rPr>
          <w:rFonts w:ascii="Times New Roman" w:eastAsia="Times New Roman" w:hAnsi="Times New Roman" w:cs="Times New Roman"/>
          <w:b/>
          <w:bCs/>
          <w:i/>
          <w:sz w:val="32"/>
          <w:szCs w:val="28"/>
        </w:rPr>
        <w:t>int</w:t>
      </w:r>
      <w:r w:rsidRPr="004546F4">
        <w:rPr>
          <w:rFonts w:ascii="Times New Roman" w:eastAsia="Times New Roman" w:hAnsi="Times New Roman" w:cs="Times New Roman"/>
          <w:i/>
          <w:sz w:val="32"/>
          <w:szCs w:val="28"/>
          <w:bdr w:val="none" w:sz="0" w:space="0" w:color="auto" w:frame="1"/>
        </w:rPr>
        <w:t> j = </w:t>
      </w:r>
      <w:r w:rsidRPr="004546F4">
        <w:rPr>
          <w:rFonts w:ascii="Times New Roman" w:eastAsia="Times New Roman" w:hAnsi="Times New Roman" w:cs="Times New Roman"/>
          <w:i/>
          <w:sz w:val="32"/>
          <w:szCs w:val="28"/>
        </w:rPr>
        <w:t>1</w:t>
      </w:r>
      <w:r w:rsidRPr="004546F4">
        <w:rPr>
          <w:rFonts w:ascii="Times New Roman" w:eastAsia="Times New Roman" w:hAnsi="Times New Roman" w:cs="Times New Roman"/>
          <w:i/>
          <w:sz w:val="32"/>
          <w:szCs w:val="28"/>
          <w:bdr w:val="none" w:sz="0" w:space="0" w:color="auto" w:frame="1"/>
        </w:rPr>
        <w:t>; j &lt; n; j++) {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w:t>
      </w:r>
      <w:r w:rsidRPr="004546F4">
        <w:rPr>
          <w:rFonts w:ascii="Times New Roman" w:eastAsia="Times New Roman" w:hAnsi="Times New Roman" w:cs="Times New Roman"/>
          <w:b/>
          <w:bCs/>
          <w:i/>
          <w:sz w:val="32"/>
          <w:szCs w:val="28"/>
        </w:rPr>
        <w:t>int</w:t>
      </w:r>
      <w:r w:rsidRPr="004546F4">
        <w:rPr>
          <w:rFonts w:ascii="Times New Roman" w:eastAsia="Times New Roman" w:hAnsi="Times New Roman" w:cs="Times New Roman"/>
          <w:i/>
          <w:sz w:val="32"/>
          <w:szCs w:val="28"/>
          <w:bdr w:val="none" w:sz="0" w:space="0" w:color="auto" w:frame="1"/>
        </w:rPr>
        <w:t> key = array[j];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w:t>
      </w:r>
      <w:r w:rsidRPr="004546F4">
        <w:rPr>
          <w:rFonts w:ascii="Times New Roman" w:eastAsia="Times New Roman" w:hAnsi="Times New Roman" w:cs="Times New Roman"/>
          <w:b/>
          <w:bCs/>
          <w:i/>
          <w:sz w:val="32"/>
          <w:szCs w:val="28"/>
        </w:rPr>
        <w:t>int</w:t>
      </w:r>
      <w:r w:rsidRPr="004546F4">
        <w:rPr>
          <w:rFonts w:ascii="Times New Roman" w:eastAsia="Times New Roman" w:hAnsi="Times New Roman" w:cs="Times New Roman"/>
          <w:i/>
          <w:sz w:val="32"/>
          <w:szCs w:val="28"/>
          <w:bdr w:val="none" w:sz="0" w:space="0" w:color="auto" w:frame="1"/>
        </w:rPr>
        <w:t> i = j-</w:t>
      </w:r>
      <w:r w:rsidRPr="004546F4">
        <w:rPr>
          <w:rFonts w:ascii="Times New Roman" w:eastAsia="Times New Roman" w:hAnsi="Times New Roman" w:cs="Times New Roman"/>
          <w:i/>
          <w:sz w:val="32"/>
          <w:szCs w:val="28"/>
        </w:rPr>
        <w:t>1</w:t>
      </w:r>
      <w:r w:rsidRPr="004546F4">
        <w:rPr>
          <w:rFonts w:ascii="Times New Roman" w:eastAsia="Times New Roman" w:hAnsi="Times New Roman" w:cs="Times New Roman"/>
          <w:i/>
          <w:sz w:val="32"/>
          <w:szCs w:val="28"/>
          <w:bdr w:val="none" w:sz="0" w:space="0" w:color="auto" w:frame="1"/>
        </w:rPr>
        <w:t>;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w:t>
      </w:r>
      <w:r w:rsidRPr="004546F4">
        <w:rPr>
          <w:rFonts w:ascii="Times New Roman" w:eastAsia="Times New Roman" w:hAnsi="Times New Roman" w:cs="Times New Roman"/>
          <w:b/>
          <w:bCs/>
          <w:i/>
          <w:sz w:val="32"/>
          <w:szCs w:val="28"/>
        </w:rPr>
        <w:t>while</w:t>
      </w:r>
      <w:r w:rsidRPr="004546F4">
        <w:rPr>
          <w:rFonts w:ascii="Times New Roman" w:eastAsia="Times New Roman" w:hAnsi="Times New Roman" w:cs="Times New Roman"/>
          <w:i/>
          <w:sz w:val="32"/>
          <w:szCs w:val="28"/>
          <w:bdr w:val="none" w:sz="0" w:space="0" w:color="auto" w:frame="1"/>
        </w:rPr>
        <w:t> ( (i &gt; -</w:t>
      </w:r>
      <w:r w:rsidRPr="004546F4">
        <w:rPr>
          <w:rFonts w:ascii="Times New Roman" w:eastAsia="Times New Roman" w:hAnsi="Times New Roman" w:cs="Times New Roman"/>
          <w:i/>
          <w:sz w:val="32"/>
          <w:szCs w:val="28"/>
        </w:rPr>
        <w:t>1</w:t>
      </w:r>
      <w:r w:rsidRPr="004546F4">
        <w:rPr>
          <w:rFonts w:ascii="Times New Roman" w:eastAsia="Times New Roman" w:hAnsi="Times New Roman" w:cs="Times New Roman"/>
          <w:i/>
          <w:sz w:val="32"/>
          <w:szCs w:val="28"/>
          <w:bdr w:val="none" w:sz="0" w:space="0" w:color="auto" w:frame="1"/>
        </w:rPr>
        <w:t>) &amp;&amp; ( array [i] &gt; key ) ) {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array [i+</w:t>
      </w:r>
      <w:r w:rsidRPr="004546F4">
        <w:rPr>
          <w:rFonts w:ascii="Times New Roman" w:eastAsia="Times New Roman" w:hAnsi="Times New Roman" w:cs="Times New Roman"/>
          <w:i/>
          <w:sz w:val="32"/>
          <w:szCs w:val="28"/>
        </w:rPr>
        <w:t>1</w:t>
      </w:r>
      <w:r w:rsidRPr="004546F4">
        <w:rPr>
          <w:rFonts w:ascii="Times New Roman" w:eastAsia="Times New Roman" w:hAnsi="Times New Roman" w:cs="Times New Roman"/>
          <w:i/>
          <w:sz w:val="32"/>
          <w:szCs w:val="28"/>
          <w:bdr w:val="none" w:sz="0" w:space="0" w:color="auto" w:frame="1"/>
        </w:rPr>
        <w:t>] = array [i];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i--;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array[i+</w:t>
      </w:r>
      <w:r w:rsidRPr="004546F4">
        <w:rPr>
          <w:rFonts w:ascii="Times New Roman" w:eastAsia="Times New Roman" w:hAnsi="Times New Roman" w:cs="Times New Roman"/>
          <w:i/>
          <w:sz w:val="32"/>
          <w:szCs w:val="28"/>
        </w:rPr>
        <w:t>1</w:t>
      </w:r>
      <w:r w:rsidRPr="004546F4">
        <w:rPr>
          <w:rFonts w:ascii="Times New Roman" w:eastAsia="Times New Roman" w:hAnsi="Times New Roman" w:cs="Times New Roman"/>
          <w:i/>
          <w:sz w:val="32"/>
          <w:szCs w:val="28"/>
          <w:bdr w:val="none" w:sz="0" w:space="0" w:color="auto" w:frame="1"/>
        </w:rPr>
        <w:t>] = key;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w:t>
      </w:r>
      <w:r w:rsidRPr="004546F4">
        <w:rPr>
          <w:rFonts w:ascii="Times New Roman" w:eastAsia="Times New Roman" w:hAnsi="Times New Roman" w:cs="Times New Roman"/>
          <w:b/>
          <w:bCs/>
          <w:i/>
          <w:sz w:val="32"/>
          <w:szCs w:val="28"/>
        </w:rPr>
        <w:t>public</w:t>
      </w:r>
      <w:r w:rsidRPr="004546F4">
        <w:rPr>
          <w:rFonts w:ascii="Times New Roman" w:eastAsia="Times New Roman" w:hAnsi="Times New Roman" w:cs="Times New Roman"/>
          <w:i/>
          <w:sz w:val="32"/>
          <w:szCs w:val="28"/>
          <w:bdr w:val="none" w:sz="0" w:space="0" w:color="auto" w:frame="1"/>
        </w:rPr>
        <w:t> </w:t>
      </w:r>
      <w:r w:rsidRPr="004546F4">
        <w:rPr>
          <w:rFonts w:ascii="Times New Roman" w:eastAsia="Times New Roman" w:hAnsi="Times New Roman" w:cs="Times New Roman"/>
          <w:b/>
          <w:bCs/>
          <w:i/>
          <w:sz w:val="32"/>
          <w:szCs w:val="28"/>
        </w:rPr>
        <w:t>static</w:t>
      </w:r>
      <w:r w:rsidRPr="004546F4">
        <w:rPr>
          <w:rFonts w:ascii="Times New Roman" w:eastAsia="Times New Roman" w:hAnsi="Times New Roman" w:cs="Times New Roman"/>
          <w:i/>
          <w:sz w:val="32"/>
          <w:szCs w:val="28"/>
          <w:bdr w:val="none" w:sz="0" w:space="0" w:color="auto" w:frame="1"/>
        </w:rPr>
        <w:t> </w:t>
      </w:r>
      <w:r w:rsidRPr="004546F4">
        <w:rPr>
          <w:rFonts w:ascii="Times New Roman" w:eastAsia="Times New Roman" w:hAnsi="Times New Roman" w:cs="Times New Roman"/>
          <w:b/>
          <w:bCs/>
          <w:i/>
          <w:sz w:val="32"/>
          <w:szCs w:val="28"/>
        </w:rPr>
        <w:t>void</w:t>
      </w:r>
      <w:r w:rsidRPr="004546F4">
        <w:rPr>
          <w:rFonts w:ascii="Times New Roman" w:eastAsia="Times New Roman" w:hAnsi="Times New Roman" w:cs="Times New Roman"/>
          <w:i/>
          <w:sz w:val="32"/>
          <w:szCs w:val="28"/>
          <w:bdr w:val="none" w:sz="0" w:space="0" w:color="auto" w:frame="1"/>
        </w:rPr>
        <w:t> main(String a[]){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w:t>
      </w:r>
      <w:r w:rsidRPr="004546F4">
        <w:rPr>
          <w:rFonts w:ascii="Times New Roman" w:eastAsia="Times New Roman" w:hAnsi="Times New Roman" w:cs="Times New Roman"/>
          <w:b/>
          <w:bCs/>
          <w:i/>
          <w:sz w:val="32"/>
          <w:szCs w:val="28"/>
        </w:rPr>
        <w:t>int</w:t>
      </w:r>
      <w:r w:rsidRPr="004546F4">
        <w:rPr>
          <w:rFonts w:ascii="Times New Roman" w:eastAsia="Times New Roman" w:hAnsi="Times New Roman" w:cs="Times New Roman"/>
          <w:i/>
          <w:sz w:val="32"/>
          <w:szCs w:val="28"/>
          <w:bdr w:val="none" w:sz="0" w:space="0" w:color="auto" w:frame="1"/>
        </w:rPr>
        <w:t>[] arr1 = {</w:t>
      </w:r>
      <w:r w:rsidRPr="004546F4">
        <w:rPr>
          <w:rFonts w:ascii="Times New Roman" w:eastAsia="Times New Roman" w:hAnsi="Times New Roman" w:cs="Times New Roman"/>
          <w:i/>
          <w:sz w:val="32"/>
          <w:szCs w:val="28"/>
        </w:rPr>
        <w:t>9</w:t>
      </w:r>
      <w:r w:rsidRPr="004546F4">
        <w:rPr>
          <w:rFonts w:ascii="Times New Roman" w:eastAsia="Times New Roman" w:hAnsi="Times New Roman" w:cs="Times New Roman"/>
          <w:i/>
          <w:sz w:val="32"/>
          <w:szCs w:val="28"/>
          <w:bdr w:val="none" w:sz="0" w:space="0" w:color="auto" w:frame="1"/>
        </w:rPr>
        <w:t>,</w:t>
      </w:r>
      <w:r w:rsidRPr="004546F4">
        <w:rPr>
          <w:rFonts w:ascii="Times New Roman" w:eastAsia="Times New Roman" w:hAnsi="Times New Roman" w:cs="Times New Roman"/>
          <w:i/>
          <w:sz w:val="32"/>
          <w:szCs w:val="28"/>
        </w:rPr>
        <w:t>14</w:t>
      </w:r>
      <w:r w:rsidRPr="004546F4">
        <w:rPr>
          <w:rFonts w:ascii="Times New Roman" w:eastAsia="Times New Roman" w:hAnsi="Times New Roman" w:cs="Times New Roman"/>
          <w:i/>
          <w:sz w:val="32"/>
          <w:szCs w:val="28"/>
          <w:bdr w:val="none" w:sz="0" w:space="0" w:color="auto" w:frame="1"/>
        </w:rPr>
        <w:t>,</w:t>
      </w:r>
      <w:r w:rsidRPr="004546F4">
        <w:rPr>
          <w:rFonts w:ascii="Times New Roman" w:eastAsia="Times New Roman" w:hAnsi="Times New Roman" w:cs="Times New Roman"/>
          <w:i/>
          <w:sz w:val="32"/>
          <w:szCs w:val="28"/>
        </w:rPr>
        <w:t>3</w:t>
      </w:r>
      <w:r w:rsidRPr="004546F4">
        <w:rPr>
          <w:rFonts w:ascii="Times New Roman" w:eastAsia="Times New Roman" w:hAnsi="Times New Roman" w:cs="Times New Roman"/>
          <w:i/>
          <w:sz w:val="32"/>
          <w:szCs w:val="28"/>
          <w:bdr w:val="none" w:sz="0" w:space="0" w:color="auto" w:frame="1"/>
        </w:rPr>
        <w:t>,</w:t>
      </w:r>
      <w:r w:rsidRPr="004546F4">
        <w:rPr>
          <w:rFonts w:ascii="Times New Roman" w:eastAsia="Times New Roman" w:hAnsi="Times New Roman" w:cs="Times New Roman"/>
          <w:i/>
          <w:sz w:val="32"/>
          <w:szCs w:val="28"/>
        </w:rPr>
        <w:t>2</w:t>
      </w:r>
      <w:r w:rsidRPr="004546F4">
        <w:rPr>
          <w:rFonts w:ascii="Times New Roman" w:eastAsia="Times New Roman" w:hAnsi="Times New Roman" w:cs="Times New Roman"/>
          <w:i/>
          <w:sz w:val="32"/>
          <w:szCs w:val="28"/>
          <w:bdr w:val="none" w:sz="0" w:space="0" w:color="auto" w:frame="1"/>
        </w:rPr>
        <w:t>,</w:t>
      </w:r>
      <w:r w:rsidRPr="004546F4">
        <w:rPr>
          <w:rFonts w:ascii="Times New Roman" w:eastAsia="Times New Roman" w:hAnsi="Times New Roman" w:cs="Times New Roman"/>
          <w:i/>
          <w:sz w:val="32"/>
          <w:szCs w:val="28"/>
        </w:rPr>
        <w:t>43</w:t>
      </w:r>
      <w:r w:rsidRPr="004546F4">
        <w:rPr>
          <w:rFonts w:ascii="Times New Roman" w:eastAsia="Times New Roman" w:hAnsi="Times New Roman" w:cs="Times New Roman"/>
          <w:i/>
          <w:sz w:val="32"/>
          <w:szCs w:val="28"/>
          <w:bdr w:val="none" w:sz="0" w:space="0" w:color="auto" w:frame="1"/>
        </w:rPr>
        <w:t>,</w:t>
      </w:r>
      <w:r w:rsidRPr="004546F4">
        <w:rPr>
          <w:rFonts w:ascii="Times New Roman" w:eastAsia="Times New Roman" w:hAnsi="Times New Roman" w:cs="Times New Roman"/>
          <w:i/>
          <w:sz w:val="32"/>
          <w:szCs w:val="28"/>
        </w:rPr>
        <w:t>11</w:t>
      </w:r>
      <w:r w:rsidRPr="004546F4">
        <w:rPr>
          <w:rFonts w:ascii="Times New Roman" w:eastAsia="Times New Roman" w:hAnsi="Times New Roman" w:cs="Times New Roman"/>
          <w:i/>
          <w:sz w:val="32"/>
          <w:szCs w:val="28"/>
          <w:bdr w:val="none" w:sz="0" w:space="0" w:color="auto" w:frame="1"/>
        </w:rPr>
        <w:t>,</w:t>
      </w:r>
      <w:r w:rsidRPr="004546F4">
        <w:rPr>
          <w:rFonts w:ascii="Times New Roman" w:eastAsia="Times New Roman" w:hAnsi="Times New Roman" w:cs="Times New Roman"/>
          <w:i/>
          <w:sz w:val="32"/>
          <w:szCs w:val="28"/>
        </w:rPr>
        <w:t>58</w:t>
      </w:r>
      <w:r w:rsidRPr="004546F4">
        <w:rPr>
          <w:rFonts w:ascii="Times New Roman" w:eastAsia="Times New Roman" w:hAnsi="Times New Roman" w:cs="Times New Roman"/>
          <w:i/>
          <w:sz w:val="32"/>
          <w:szCs w:val="28"/>
          <w:bdr w:val="none" w:sz="0" w:space="0" w:color="auto" w:frame="1"/>
        </w:rPr>
        <w:t>,</w:t>
      </w:r>
      <w:r w:rsidRPr="004546F4">
        <w:rPr>
          <w:rFonts w:ascii="Times New Roman" w:eastAsia="Times New Roman" w:hAnsi="Times New Roman" w:cs="Times New Roman"/>
          <w:i/>
          <w:sz w:val="32"/>
          <w:szCs w:val="28"/>
        </w:rPr>
        <w:t>22</w:t>
      </w:r>
      <w:r w:rsidRPr="004546F4">
        <w:rPr>
          <w:rFonts w:ascii="Times New Roman" w:eastAsia="Times New Roman" w:hAnsi="Times New Roman" w:cs="Times New Roman"/>
          <w:i/>
          <w:sz w:val="32"/>
          <w:szCs w:val="28"/>
          <w:bdr w:val="none" w:sz="0" w:space="0" w:color="auto" w:frame="1"/>
        </w:rPr>
        <w:t>};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System.out.println(</w:t>
      </w:r>
      <w:r w:rsidRPr="004546F4">
        <w:rPr>
          <w:rFonts w:ascii="Times New Roman" w:eastAsia="Times New Roman" w:hAnsi="Times New Roman" w:cs="Times New Roman"/>
          <w:i/>
          <w:sz w:val="32"/>
          <w:szCs w:val="28"/>
        </w:rPr>
        <w:t>"Before Insertion Sort"</w:t>
      </w:r>
      <w:r w:rsidRPr="004546F4">
        <w:rPr>
          <w:rFonts w:ascii="Times New Roman" w:eastAsia="Times New Roman" w:hAnsi="Times New Roman" w:cs="Times New Roman"/>
          <w:i/>
          <w:sz w:val="32"/>
          <w:szCs w:val="28"/>
          <w:bdr w:val="none" w:sz="0" w:space="0" w:color="auto" w:frame="1"/>
        </w:rPr>
        <w:t>);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w:t>
      </w:r>
      <w:r w:rsidRPr="004546F4">
        <w:rPr>
          <w:rFonts w:ascii="Times New Roman" w:eastAsia="Times New Roman" w:hAnsi="Times New Roman" w:cs="Times New Roman"/>
          <w:b/>
          <w:bCs/>
          <w:i/>
          <w:sz w:val="32"/>
          <w:szCs w:val="28"/>
        </w:rPr>
        <w:t>for</w:t>
      </w:r>
      <w:r w:rsidRPr="004546F4">
        <w:rPr>
          <w:rFonts w:ascii="Times New Roman" w:eastAsia="Times New Roman" w:hAnsi="Times New Roman" w:cs="Times New Roman"/>
          <w:i/>
          <w:sz w:val="32"/>
          <w:szCs w:val="28"/>
          <w:bdr w:val="none" w:sz="0" w:space="0" w:color="auto" w:frame="1"/>
        </w:rPr>
        <w:t>(</w:t>
      </w:r>
      <w:r w:rsidRPr="004546F4">
        <w:rPr>
          <w:rFonts w:ascii="Times New Roman" w:eastAsia="Times New Roman" w:hAnsi="Times New Roman" w:cs="Times New Roman"/>
          <w:b/>
          <w:bCs/>
          <w:i/>
          <w:sz w:val="32"/>
          <w:szCs w:val="28"/>
        </w:rPr>
        <w:t>int</w:t>
      </w:r>
      <w:r w:rsidRPr="004546F4">
        <w:rPr>
          <w:rFonts w:ascii="Times New Roman" w:eastAsia="Times New Roman" w:hAnsi="Times New Roman" w:cs="Times New Roman"/>
          <w:i/>
          <w:sz w:val="32"/>
          <w:szCs w:val="28"/>
          <w:bdr w:val="none" w:sz="0" w:space="0" w:color="auto" w:frame="1"/>
        </w:rPr>
        <w:t> i:arr1){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System.out.print(i+</w:t>
      </w:r>
      <w:r w:rsidRPr="004546F4">
        <w:rPr>
          <w:rFonts w:ascii="Times New Roman" w:eastAsia="Times New Roman" w:hAnsi="Times New Roman" w:cs="Times New Roman"/>
          <w:i/>
          <w:sz w:val="32"/>
          <w:szCs w:val="28"/>
        </w:rPr>
        <w:t>" "</w:t>
      </w:r>
      <w:r w:rsidRPr="004546F4">
        <w:rPr>
          <w:rFonts w:ascii="Times New Roman" w:eastAsia="Times New Roman" w:hAnsi="Times New Roman" w:cs="Times New Roman"/>
          <w:i/>
          <w:sz w:val="32"/>
          <w:szCs w:val="28"/>
          <w:bdr w:val="none" w:sz="0" w:space="0" w:color="auto" w:frame="1"/>
        </w:rPr>
        <w:t>);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    </w:t>
      </w:r>
    </w:p>
    <w:p w:rsidR="004546F4"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32"/>
          <w:szCs w:val="28"/>
          <w:bdr w:val="none" w:sz="0" w:space="0" w:color="auto" w:frame="1"/>
        </w:rPr>
      </w:pPr>
      <w:r w:rsidRPr="004546F4">
        <w:rPr>
          <w:rFonts w:ascii="Times New Roman" w:eastAsia="Times New Roman" w:hAnsi="Times New Roman" w:cs="Times New Roman"/>
          <w:i/>
          <w:sz w:val="32"/>
          <w:szCs w:val="28"/>
          <w:bdr w:val="none" w:sz="0" w:space="0" w:color="auto" w:frame="1"/>
        </w:rPr>
        <w:t>        System.out.println();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w:t>
      </w:r>
      <w:r w:rsidR="001C2B85">
        <w:rPr>
          <w:rFonts w:ascii="Times New Roman" w:eastAsia="Times New Roman" w:hAnsi="Times New Roman" w:cs="Times New Roman"/>
          <w:i/>
          <w:sz w:val="32"/>
          <w:szCs w:val="28"/>
          <w:bdr w:val="none" w:sz="0" w:space="0" w:color="auto" w:frame="1"/>
        </w:rPr>
        <w:t xml:space="preserve">   </w:t>
      </w:r>
      <w:r w:rsidRPr="004546F4">
        <w:rPr>
          <w:rFonts w:ascii="Times New Roman" w:eastAsia="Times New Roman" w:hAnsi="Times New Roman" w:cs="Times New Roman"/>
          <w:i/>
          <w:sz w:val="32"/>
          <w:szCs w:val="28"/>
          <w:bdr w:val="none" w:sz="0" w:space="0" w:color="auto" w:frame="1"/>
        </w:rPr>
        <w:t>insertionSort(arr1);</w:t>
      </w:r>
      <w:r w:rsidRPr="004546F4">
        <w:rPr>
          <w:rFonts w:ascii="Times New Roman" w:eastAsia="Times New Roman" w:hAnsi="Times New Roman" w:cs="Times New Roman"/>
          <w:i/>
          <w:sz w:val="32"/>
          <w:szCs w:val="28"/>
        </w:rPr>
        <w:t>//sorting array using insertion sort </w:t>
      </w:r>
      <w:r w:rsidRPr="004546F4">
        <w:rPr>
          <w:rFonts w:ascii="Times New Roman" w:eastAsia="Times New Roman" w:hAnsi="Times New Roman" w:cs="Times New Roman"/>
          <w:i/>
          <w:sz w:val="32"/>
          <w:szCs w:val="28"/>
          <w:bdr w:val="none" w:sz="0" w:space="0" w:color="auto" w:frame="1"/>
        </w:rPr>
        <w:t>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System.out.println(</w:t>
      </w:r>
      <w:r w:rsidRPr="004546F4">
        <w:rPr>
          <w:rFonts w:ascii="Times New Roman" w:eastAsia="Times New Roman" w:hAnsi="Times New Roman" w:cs="Times New Roman"/>
          <w:i/>
          <w:sz w:val="32"/>
          <w:szCs w:val="28"/>
        </w:rPr>
        <w:t>"After Insertion Sort"</w:t>
      </w:r>
      <w:r w:rsidRPr="004546F4">
        <w:rPr>
          <w:rFonts w:ascii="Times New Roman" w:eastAsia="Times New Roman" w:hAnsi="Times New Roman" w:cs="Times New Roman"/>
          <w:i/>
          <w:sz w:val="32"/>
          <w:szCs w:val="28"/>
          <w:bdr w:val="none" w:sz="0" w:space="0" w:color="auto" w:frame="1"/>
        </w:rPr>
        <w:t>);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w:t>
      </w:r>
      <w:r w:rsidRPr="004546F4">
        <w:rPr>
          <w:rFonts w:ascii="Times New Roman" w:eastAsia="Times New Roman" w:hAnsi="Times New Roman" w:cs="Times New Roman"/>
          <w:b/>
          <w:bCs/>
          <w:i/>
          <w:sz w:val="32"/>
          <w:szCs w:val="28"/>
        </w:rPr>
        <w:t>for</w:t>
      </w:r>
      <w:r w:rsidRPr="004546F4">
        <w:rPr>
          <w:rFonts w:ascii="Times New Roman" w:eastAsia="Times New Roman" w:hAnsi="Times New Roman" w:cs="Times New Roman"/>
          <w:i/>
          <w:sz w:val="32"/>
          <w:szCs w:val="28"/>
          <w:bdr w:val="none" w:sz="0" w:space="0" w:color="auto" w:frame="1"/>
        </w:rPr>
        <w:t>(</w:t>
      </w:r>
      <w:r w:rsidRPr="004546F4">
        <w:rPr>
          <w:rFonts w:ascii="Times New Roman" w:eastAsia="Times New Roman" w:hAnsi="Times New Roman" w:cs="Times New Roman"/>
          <w:b/>
          <w:bCs/>
          <w:i/>
          <w:sz w:val="32"/>
          <w:szCs w:val="28"/>
        </w:rPr>
        <w:t>int</w:t>
      </w:r>
      <w:r w:rsidRPr="004546F4">
        <w:rPr>
          <w:rFonts w:ascii="Times New Roman" w:eastAsia="Times New Roman" w:hAnsi="Times New Roman" w:cs="Times New Roman"/>
          <w:i/>
          <w:sz w:val="32"/>
          <w:szCs w:val="28"/>
          <w:bdr w:val="none" w:sz="0" w:space="0" w:color="auto" w:frame="1"/>
        </w:rPr>
        <w:t> i:arr1){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lastRenderedPageBreak/>
        <w:t>            System.out.print(i+</w:t>
      </w:r>
      <w:r w:rsidRPr="004546F4">
        <w:rPr>
          <w:rFonts w:ascii="Times New Roman" w:eastAsia="Times New Roman" w:hAnsi="Times New Roman" w:cs="Times New Roman"/>
          <w:i/>
          <w:sz w:val="32"/>
          <w:szCs w:val="28"/>
        </w:rPr>
        <w:t>" "</w:t>
      </w:r>
      <w:r w:rsidRPr="004546F4">
        <w:rPr>
          <w:rFonts w:ascii="Times New Roman" w:eastAsia="Times New Roman" w:hAnsi="Times New Roman" w:cs="Times New Roman"/>
          <w:i/>
          <w:sz w:val="32"/>
          <w:szCs w:val="28"/>
          <w:bdr w:val="none" w:sz="0" w:space="0" w:color="auto" w:frame="1"/>
        </w:rPr>
        <w:t>);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    </w:t>
      </w:r>
    </w:p>
    <w:p w:rsidR="00022986" w:rsidRPr="004546F4" w:rsidRDefault="00022986" w:rsidP="004546F4">
      <w:pPr>
        <w:shd w:val="clear" w:color="auto" w:fill="FFFFFF"/>
        <w:spacing w:after="0" w:line="265" w:lineRule="atLeast"/>
        <w:ind w:left="720"/>
        <w:jc w:val="both"/>
        <w:rPr>
          <w:rFonts w:ascii="Times New Roman" w:eastAsia="Times New Roman" w:hAnsi="Times New Roman" w:cs="Times New Roman"/>
          <w:i/>
          <w:sz w:val="32"/>
          <w:szCs w:val="28"/>
        </w:rPr>
      </w:pPr>
      <w:r w:rsidRPr="004546F4">
        <w:rPr>
          <w:rFonts w:ascii="Times New Roman" w:eastAsia="Times New Roman" w:hAnsi="Times New Roman" w:cs="Times New Roman"/>
          <w:i/>
          <w:sz w:val="32"/>
          <w:szCs w:val="28"/>
          <w:bdr w:val="none" w:sz="0" w:space="0" w:color="auto" w:frame="1"/>
        </w:rPr>
        <w:t>    }    </w:t>
      </w:r>
    </w:p>
    <w:p w:rsidR="00022986" w:rsidRPr="008B0A59" w:rsidRDefault="00022986" w:rsidP="004546F4">
      <w:pPr>
        <w:shd w:val="clear" w:color="auto" w:fill="FFFFFF"/>
        <w:spacing w:after="115" w:line="265" w:lineRule="atLeast"/>
        <w:ind w:left="720"/>
        <w:jc w:val="both"/>
        <w:rPr>
          <w:rFonts w:ascii="Times New Roman" w:eastAsia="Times New Roman" w:hAnsi="Times New Roman" w:cs="Times New Roman"/>
          <w:sz w:val="28"/>
          <w:szCs w:val="28"/>
        </w:rPr>
      </w:pPr>
      <w:r w:rsidRPr="004546F4">
        <w:rPr>
          <w:rFonts w:ascii="Times New Roman" w:eastAsia="Times New Roman" w:hAnsi="Times New Roman" w:cs="Times New Roman"/>
          <w:i/>
          <w:sz w:val="32"/>
          <w:szCs w:val="28"/>
          <w:bdr w:val="none" w:sz="0" w:space="0" w:color="auto" w:frame="1"/>
        </w:rPr>
        <w:t>}</w:t>
      </w:r>
      <w:r w:rsidRPr="008B0A59">
        <w:rPr>
          <w:rFonts w:ascii="Times New Roman" w:eastAsia="Times New Roman" w:hAnsi="Times New Roman" w:cs="Times New Roman"/>
          <w:sz w:val="28"/>
          <w:szCs w:val="28"/>
          <w:bdr w:val="none" w:sz="0" w:space="0" w:color="auto" w:frame="1"/>
        </w:rPr>
        <w:t>    </w:t>
      </w:r>
    </w:p>
    <w:p w:rsidR="00022986" w:rsidRPr="001C2B85" w:rsidRDefault="00022986" w:rsidP="00022986">
      <w:pPr>
        <w:shd w:val="clear" w:color="auto" w:fill="FFFFFF"/>
        <w:spacing w:before="100" w:beforeAutospacing="1" w:after="100" w:afterAutospacing="1" w:line="265" w:lineRule="atLeast"/>
        <w:jc w:val="both"/>
        <w:rPr>
          <w:rFonts w:ascii="Times New Roman" w:eastAsia="Times New Roman" w:hAnsi="Times New Roman" w:cs="Times New Roman"/>
          <w:b/>
          <w:sz w:val="28"/>
          <w:szCs w:val="28"/>
          <w:u w:val="single"/>
        </w:rPr>
      </w:pPr>
      <w:r w:rsidRPr="001C2B85">
        <w:rPr>
          <w:rFonts w:ascii="Times New Roman" w:eastAsia="Times New Roman" w:hAnsi="Times New Roman" w:cs="Times New Roman"/>
          <w:b/>
          <w:sz w:val="28"/>
          <w:szCs w:val="28"/>
          <w:u w:val="single"/>
        </w:rPr>
        <w:t>Output:</w:t>
      </w:r>
    </w:p>
    <w:p w:rsidR="00022986" w:rsidRPr="008B0A59" w:rsidRDefault="00022986" w:rsidP="00022986">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rPr>
        <w:t>Before Insertion Sort</w:t>
      </w:r>
    </w:p>
    <w:p w:rsidR="00022986" w:rsidRPr="008B0A59" w:rsidRDefault="00022986" w:rsidP="00022986">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rPr>
        <w:t xml:space="preserve">9 14 3 2 43 11 58 22 </w:t>
      </w:r>
    </w:p>
    <w:p w:rsidR="00022986" w:rsidRPr="008B0A59" w:rsidRDefault="00022986" w:rsidP="00022986">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rPr>
        <w:t>After Insertion Sort</w:t>
      </w:r>
    </w:p>
    <w:p w:rsidR="00022986" w:rsidRPr="008B0A59" w:rsidRDefault="00022986" w:rsidP="00022986">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265" w:lineRule="atLeast"/>
        <w:jc w:val="both"/>
        <w:rPr>
          <w:rFonts w:ascii="Times New Roman" w:eastAsia="Times New Roman" w:hAnsi="Times New Roman" w:cs="Times New Roman"/>
          <w:sz w:val="28"/>
          <w:szCs w:val="28"/>
        </w:rPr>
      </w:pPr>
      <w:r w:rsidRPr="008B0A59">
        <w:rPr>
          <w:rFonts w:ascii="Times New Roman" w:eastAsia="Times New Roman" w:hAnsi="Times New Roman" w:cs="Times New Roman"/>
          <w:sz w:val="28"/>
          <w:szCs w:val="28"/>
        </w:rPr>
        <w:t xml:space="preserve">2 3 9 11 14 22 43 58 </w:t>
      </w:r>
    </w:p>
    <w:p w:rsidR="0097563A" w:rsidRPr="001C2B85" w:rsidRDefault="0097563A" w:rsidP="001C2B85">
      <w:pPr>
        <w:pStyle w:val="Heading2"/>
        <w:pBdr>
          <w:top w:val="single" w:sz="2" w:space="2" w:color="660000"/>
          <w:left w:val="single" w:sz="2" w:space="0" w:color="660000"/>
          <w:bottom w:val="single" w:sz="4" w:space="2" w:color="660000"/>
          <w:right w:val="single" w:sz="2" w:space="2" w:color="660000"/>
        </w:pBdr>
        <w:shd w:val="clear" w:color="auto" w:fill="D9D9D9" w:themeFill="background1" w:themeFillShade="D9"/>
        <w:spacing w:before="360" w:after="12" w:line="184" w:lineRule="atLeast"/>
        <w:ind w:left="12" w:right="12"/>
        <w:rPr>
          <w:rFonts w:ascii="Times New Roman" w:hAnsi="Times New Roman" w:cs="Times New Roman"/>
          <w:i/>
          <w:color w:val="auto"/>
          <w:sz w:val="32"/>
          <w:szCs w:val="28"/>
        </w:rPr>
      </w:pPr>
      <w:r w:rsidRPr="001C2B85">
        <w:rPr>
          <w:rFonts w:ascii="Times New Roman" w:hAnsi="Times New Roman" w:cs="Times New Roman"/>
          <w:i/>
          <w:color w:val="auto"/>
          <w:sz w:val="32"/>
          <w:szCs w:val="28"/>
        </w:rPr>
        <w:t>While loop vs For loop</w:t>
      </w:r>
    </w:p>
    <w:p w:rsidR="0097563A" w:rsidRPr="008B0A59" w:rsidRDefault="0097563A" w:rsidP="0097563A">
      <w:pPr>
        <w:pStyle w:val="NormalWeb"/>
        <w:shd w:val="clear" w:color="auto" w:fill="FFFFFF"/>
        <w:spacing w:before="120" w:beforeAutospacing="0" w:after="120" w:afterAutospacing="0" w:line="184" w:lineRule="atLeast"/>
        <w:rPr>
          <w:sz w:val="28"/>
          <w:szCs w:val="28"/>
        </w:rPr>
      </w:pPr>
      <w:r w:rsidRPr="008B0A59">
        <w:rPr>
          <w:b/>
          <w:bCs/>
          <w:sz w:val="28"/>
          <w:szCs w:val="28"/>
        </w:rPr>
        <w:t>Counting.</w:t>
      </w:r>
      <w:r w:rsidRPr="008B0A59">
        <w:rPr>
          <w:rStyle w:val="apple-converted-space"/>
          <w:sz w:val="28"/>
          <w:szCs w:val="28"/>
        </w:rPr>
        <w:t> </w:t>
      </w:r>
      <w:r w:rsidRPr="008B0A59">
        <w:rPr>
          <w:sz w:val="28"/>
          <w:szCs w:val="28"/>
        </w:rPr>
        <w:t>A</w:t>
      </w:r>
      <w:r w:rsidRPr="008B0A59">
        <w:rPr>
          <w:rStyle w:val="apple-converted-space"/>
          <w:sz w:val="28"/>
          <w:szCs w:val="28"/>
        </w:rPr>
        <w:t> </w:t>
      </w:r>
      <w:r w:rsidRPr="008B0A59">
        <w:rPr>
          <w:rStyle w:val="HTMLCode"/>
          <w:rFonts w:ascii="Times New Roman" w:eastAsiaTheme="majorEastAsia" w:hAnsi="Times New Roman" w:cs="Times New Roman"/>
          <w:sz w:val="28"/>
          <w:szCs w:val="28"/>
        </w:rPr>
        <w:t>for</w:t>
      </w:r>
      <w:r w:rsidRPr="008B0A59">
        <w:rPr>
          <w:rStyle w:val="apple-converted-space"/>
          <w:sz w:val="28"/>
          <w:szCs w:val="28"/>
        </w:rPr>
        <w:t> </w:t>
      </w:r>
      <w:r w:rsidRPr="008B0A59">
        <w:rPr>
          <w:sz w:val="28"/>
          <w:szCs w:val="28"/>
        </w:rPr>
        <w:t>loop is preferred to a</w:t>
      </w:r>
      <w:r w:rsidRPr="008B0A59">
        <w:rPr>
          <w:rStyle w:val="apple-converted-space"/>
          <w:sz w:val="28"/>
          <w:szCs w:val="28"/>
        </w:rPr>
        <w:t> </w:t>
      </w:r>
      <w:r w:rsidRPr="008B0A59">
        <w:rPr>
          <w:rStyle w:val="HTMLCode"/>
          <w:rFonts w:ascii="Times New Roman" w:eastAsiaTheme="majorEastAsia" w:hAnsi="Times New Roman" w:cs="Times New Roman"/>
          <w:sz w:val="28"/>
          <w:szCs w:val="28"/>
        </w:rPr>
        <w:t>while</w:t>
      </w:r>
      <w:r w:rsidRPr="008B0A59">
        <w:rPr>
          <w:rStyle w:val="apple-converted-space"/>
          <w:sz w:val="28"/>
          <w:szCs w:val="28"/>
        </w:rPr>
        <w:t> </w:t>
      </w:r>
      <w:r w:rsidRPr="008B0A59">
        <w:rPr>
          <w:sz w:val="28"/>
          <w:szCs w:val="28"/>
        </w:rPr>
        <w:t>loop when counting through a series of numbers -- in this case all character positions in a string.</w:t>
      </w:r>
    </w:p>
    <w:p w:rsidR="0097563A" w:rsidRPr="008B0A59" w:rsidRDefault="0097563A" w:rsidP="0097563A">
      <w:pPr>
        <w:pStyle w:val="NormalWeb"/>
        <w:shd w:val="clear" w:color="auto" w:fill="FFFFFF"/>
        <w:spacing w:before="120" w:beforeAutospacing="0" w:after="120" w:afterAutospacing="0" w:line="184" w:lineRule="atLeast"/>
        <w:rPr>
          <w:sz w:val="28"/>
          <w:szCs w:val="28"/>
        </w:rPr>
      </w:pPr>
      <w:r w:rsidRPr="008B0A59">
        <w:rPr>
          <w:b/>
          <w:bCs/>
          <w:sz w:val="28"/>
          <w:szCs w:val="28"/>
        </w:rPr>
        <w:t>Equivalent</w:t>
      </w:r>
      <w:r w:rsidRPr="008B0A59">
        <w:rPr>
          <w:sz w:val="28"/>
          <w:szCs w:val="28"/>
        </w:rPr>
        <w:t>. A</w:t>
      </w:r>
      <w:r w:rsidRPr="008B0A59">
        <w:rPr>
          <w:rStyle w:val="apple-converted-space"/>
          <w:sz w:val="28"/>
          <w:szCs w:val="28"/>
        </w:rPr>
        <w:t> </w:t>
      </w:r>
      <w:r w:rsidRPr="008B0A59">
        <w:rPr>
          <w:rStyle w:val="HTMLCode"/>
          <w:rFonts w:ascii="Times New Roman" w:eastAsiaTheme="majorEastAsia" w:hAnsi="Times New Roman" w:cs="Times New Roman"/>
          <w:sz w:val="28"/>
          <w:szCs w:val="28"/>
        </w:rPr>
        <w:t>for</w:t>
      </w:r>
      <w:r w:rsidRPr="008B0A59">
        <w:rPr>
          <w:rStyle w:val="apple-converted-space"/>
          <w:sz w:val="28"/>
          <w:szCs w:val="28"/>
        </w:rPr>
        <w:t> </w:t>
      </w:r>
      <w:r w:rsidRPr="008B0A59">
        <w:rPr>
          <w:sz w:val="28"/>
          <w:szCs w:val="28"/>
        </w:rPr>
        <w:t>loop has the same</w:t>
      </w:r>
      <w:r w:rsidRPr="008B0A59">
        <w:rPr>
          <w:rStyle w:val="apple-converted-space"/>
          <w:sz w:val="28"/>
          <w:szCs w:val="28"/>
        </w:rPr>
        <w:t> </w:t>
      </w:r>
      <w:r w:rsidRPr="008B0A59">
        <w:rPr>
          <w:i/>
          <w:iCs/>
          <w:sz w:val="28"/>
          <w:szCs w:val="28"/>
        </w:rPr>
        <w:t>condition</w:t>
      </w:r>
      <w:r w:rsidRPr="008B0A59">
        <w:rPr>
          <w:rStyle w:val="apple-converted-space"/>
          <w:sz w:val="28"/>
          <w:szCs w:val="28"/>
        </w:rPr>
        <w:t> </w:t>
      </w:r>
      <w:r w:rsidRPr="008B0A59">
        <w:rPr>
          <w:sz w:val="28"/>
          <w:szCs w:val="28"/>
        </w:rPr>
        <w:t>as the equivalent</w:t>
      </w:r>
      <w:r w:rsidRPr="008B0A59">
        <w:rPr>
          <w:rStyle w:val="apple-converted-space"/>
          <w:sz w:val="28"/>
          <w:szCs w:val="28"/>
        </w:rPr>
        <w:t> </w:t>
      </w:r>
      <w:r w:rsidRPr="008B0A59">
        <w:rPr>
          <w:rStyle w:val="HTMLCode"/>
          <w:rFonts w:ascii="Times New Roman" w:eastAsiaTheme="majorEastAsia" w:hAnsi="Times New Roman" w:cs="Times New Roman"/>
          <w:sz w:val="28"/>
          <w:szCs w:val="28"/>
        </w:rPr>
        <w:t>while</w:t>
      </w:r>
      <w:r w:rsidRPr="008B0A59">
        <w:rPr>
          <w:rStyle w:val="apple-converted-space"/>
          <w:sz w:val="28"/>
          <w:szCs w:val="28"/>
        </w:rPr>
        <w:t> </w:t>
      </w:r>
      <w:r w:rsidRPr="008B0A59">
        <w:rPr>
          <w:sz w:val="28"/>
          <w:szCs w:val="28"/>
        </w:rPr>
        <w:t>loop, but also incorporates an</w:t>
      </w:r>
      <w:r w:rsidRPr="008B0A59">
        <w:rPr>
          <w:i/>
          <w:iCs/>
          <w:sz w:val="28"/>
          <w:szCs w:val="28"/>
        </w:rPr>
        <w:t>initialization</w:t>
      </w:r>
      <w:r w:rsidRPr="008B0A59">
        <w:rPr>
          <w:sz w:val="28"/>
          <w:szCs w:val="28"/>
        </w:rPr>
        <w:t>, which would be before the</w:t>
      </w:r>
      <w:r w:rsidRPr="008B0A59">
        <w:rPr>
          <w:rStyle w:val="apple-converted-space"/>
          <w:sz w:val="28"/>
          <w:szCs w:val="28"/>
        </w:rPr>
        <w:t> </w:t>
      </w:r>
      <w:r w:rsidRPr="008B0A59">
        <w:rPr>
          <w:rStyle w:val="HTMLCode"/>
          <w:rFonts w:ascii="Times New Roman" w:eastAsiaTheme="majorEastAsia" w:hAnsi="Times New Roman" w:cs="Times New Roman"/>
          <w:sz w:val="28"/>
          <w:szCs w:val="28"/>
        </w:rPr>
        <w:t>while</w:t>
      </w:r>
      <w:r w:rsidRPr="008B0A59">
        <w:rPr>
          <w:rStyle w:val="apple-converted-space"/>
          <w:sz w:val="28"/>
          <w:szCs w:val="28"/>
        </w:rPr>
        <w:t> </w:t>
      </w:r>
      <w:r w:rsidRPr="008B0A59">
        <w:rPr>
          <w:sz w:val="28"/>
          <w:szCs w:val="28"/>
        </w:rPr>
        <w:t>statement, and the</w:t>
      </w:r>
      <w:r w:rsidRPr="008B0A59">
        <w:rPr>
          <w:rStyle w:val="apple-converted-space"/>
          <w:sz w:val="28"/>
          <w:szCs w:val="28"/>
        </w:rPr>
        <w:t> </w:t>
      </w:r>
      <w:r w:rsidRPr="008B0A59">
        <w:rPr>
          <w:i/>
          <w:iCs/>
          <w:sz w:val="28"/>
          <w:szCs w:val="28"/>
        </w:rPr>
        <w:t>increment</w:t>
      </w:r>
      <w:r w:rsidRPr="008B0A59">
        <w:rPr>
          <w:sz w:val="28"/>
          <w:szCs w:val="28"/>
        </w:rPr>
        <w:t>, which would be at the end of the</w:t>
      </w:r>
      <w:r w:rsidRPr="008B0A59">
        <w:rPr>
          <w:rStyle w:val="HTMLCode"/>
          <w:rFonts w:ascii="Times New Roman" w:eastAsiaTheme="majorEastAsia" w:hAnsi="Times New Roman" w:cs="Times New Roman"/>
          <w:sz w:val="28"/>
          <w:szCs w:val="28"/>
        </w:rPr>
        <w:t>while</w:t>
      </w:r>
      <w:r w:rsidRPr="008B0A59">
        <w:rPr>
          <w:rStyle w:val="apple-converted-space"/>
          <w:sz w:val="28"/>
          <w:szCs w:val="28"/>
        </w:rPr>
        <w:t> </w:t>
      </w:r>
      <w:r w:rsidRPr="008B0A59">
        <w:rPr>
          <w:sz w:val="28"/>
          <w:szCs w:val="28"/>
        </w:rPr>
        <w:t>body. You can write the loop either way, but putting the initialization, condition, and increment in one statement increases the readability.</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706"/>
        <w:gridCol w:w="4714"/>
      </w:tblGrid>
      <w:tr w:rsidR="0097563A" w:rsidRPr="008B0A59" w:rsidTr="001C2B8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97563A" w:rsidRPr="008B0A59" w:rsidRDefault="0097563A">
            <w:pPr>
              <w:spacing w:line="184" w:lineRule="atLeast"/>
              <w:jc w:val="center"/>
              <w:rPr>
                <w:rFonts w:ascii="Times New Roman" w:hAnsi="Times New Roman" w:cs="Times New Roman"/>
                <w:sz w:val="28"/>
                <w:szCs w:val="28"/>
              </w:rPr>
            </w:pPr>
            <w:r w:rsidRPr="008B0A59">
              <w:rPr>
                <w:rFonts w:ascii="Times New Roman" w:hAnsi="Times New Roman" w:cs="Times New Roman"/>
                <w:sz w:val="28"/>
                <w:szCs w:val="28"/>
              </w:rPr>
              <w:t>For loop</w:t>
            </w:r>
          </w:p>
        </w:tc>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97563A" w:rsidRPr="008B0A59" w:rsidRDefault="0097563A">
            <w:pPr>
              <w:spacing w:line="184" w:lineRule="atLeast"/>
              <w:jc w:val="center"/>
              <w:rPr>
                <w:rFonts w:ascii="Times New Roman" w:hAnsi="Times New Roman" w:cs="Times New Roman"/>
                <w:sz w:val="28"/>
                <w:szCs w:val="28"/>
              </w:rPr>
            </w:pPr>
            <w:r w:rsidRPr="008B0A59">
              <w:rPr>
                <w:rFonts w:ascii="Times New Roman" w:hAnsi="Times New Roman" w:cs="Times New Roman"/>
                <w:sz w:val="28"/>
                <w:szCs w:val="28"/>
              </w:rPr>
              <w:t>While loop</w:t>
            </w:r>
          </w:p>
        </w:tc>
      </w:tr>
      <w:tr w:rsidR="0097563A" w:rsidRPr="008B0A59" w:rsidTr="0097563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7563A" w:rsidRPr="008B0A59" w:rsidRDefault="0097563A">
            <w:pPr>
              <w:pStyle w:val="HTMLPreformatted"/>
              <w:spacing w:line="184" w:lineRule="atLeast"/>
              <w:rPr>
                <w:rFonts w:ascii="Times New Roman" w:hAnsi="Times New Roman" w:cs="Times New Roman"/>
                <w:sz w:val="28"/>
                <w:szCs w:val="28"/>
              </w:rPr>
            </w:pPr>
            <w:r w:rsidRPr="008B0A59">
              <w:rPr>
                <w:rFonts w:ascii="Times New Roman" w:hAnsi="Times New Roman" w:cs="Times New Roman"/>
                <w:sz w:val="28"/>
                <w:szCs w:val="28"/>
              </w:rPr>
              <w:t>for (</w:t>
            </w:r>
            <w:r w:rsidRPr="008B0A59">
              <w:rPr>
                <w:rStyle w:val="hiliteu"/>
                <w:rFonts w:ascii="Times New Roman" w:hAnsi="Times New Roman" w:cs="Times New Roman"/>
                <w:b/>
                <w:bCs/>
                <w:sz w:val="28"/>
                <w:szCs w:val="28"/>
                <w:u w:val="single"/>
                <w:shd w:val="clear" w:color="auto" w:fill="FFFF00"/>
              </w:rPr>
              <w:t>int i=0;</w:t>
            </w:r>
            <w:r w:rsidRPr="008B0A59">
              <w:rPr>
                <w:rFonts w:ascii="Times New Roman" w:hAnsi="Times New Roman" w:cs="Times New Roman"/>
                <w:sz w:val="28"/>
                <w:szCs w:val="28"/>
              </w:rPr>
              <w:t xml:space="preserve"> i&lt;input.length(); </w:t>
            </w:r>
            <w:r w:rsidRPr="008B0A59">
              <w:rPr>
                <w:rStyle w:val="hiliteu"/>
                <w:rFonts w:ascii="Times New Roman" w:hAnsi="Times New Roman" w:cs="Times New Roman"/>
                <w:b/>
                <w:bCs/>
                <w:sz w:val="28"/>
                <w:szCs w:val="28"/>
                <w:u w:val="single"/>
                <w:shd w:val="clear" w:color="auto" w:fill="FFFF00"/>
              </w:rPr>
              <w:t>i++</w:t>
            </w:r>
            <w:r w:rsidRPr="008B0A59">
              <w:rPr>
                <w:rFonts w:ascii="Times New Roman" w:hAnsi="Times New Roman" w:cs="Times New Roman"/>
                <w:sz w:val="28"/>
                <w:szCs w:val="28"/>
              </w:rPr>
              <w:t>) {</w:t>
            </w:r>
          </w:p>
          <w:p w:rsidR="0097563A" w:rsidRPr="008B0A59" w:rsidRDefault="0097563A">
            <w:pPr>
              <w:pStyle w:val="HTMLPreformatted"/>
              <w:spacing w:line="184" w:lineRule="atLeast"/>
              <w:rPr>
                <w:rFonts w:ascii="Times New Roman" w:hAnsi="Times New Roman" w:cs="Times New Roman"/>
                <w:sz w:val="28"/>
                <w:szCs w:val="28"/>
              </w:rPr>
            </w:pPr>
            <w:r w:rsidRPr="008B0A59">
              <w:rPr>
                <w:rFonts w:ascii="Times New Roman" w:hAnsi="Times New Roman" w:cs="Times New Roman"/>
                <w:sz w:val="28"/>
                <w:szCs w:val="28"/>
              </w:rPr>
              <w:t xml:space="preserve">    reversed = input.substring(i, i+1) + reversed;</w:t>
            </w:r>
          </w:p>
          <w:p w:rsidR="0097563A" w:rsidRPr="008B0A59" w:rsidRDefault="0097563A">
            <w:pPr>
              <w:pStyle w:val="HTMLPreformatted"/>
              <w:spacing w:line="184" w:lineRule="atLeast"/>
              <w:rPr>
                <w:rFonts w:ascii="Times New Roman" w:hAnsi="Times New Roman" w:cs="Times New Roman"/>
                <w:sz w:val="28"/>
                <w:szCs w:val="28"/>
              </w:rPr>
            </w:pPr>
            <w:r w:rsidRPr="008B0A59">
              <w:rPr>
                <w:rFonts w:ascii="Times New Roman" w:hAnsi="Times New Roman" w:cs="Times New Roman"/>
                <w:sz w:val="28"/>
                <w:szCs w:val="28"/>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97563A" w:rsidRPr="008B0A59" w:rsidRDefault="0097563A">
            <w:pPr>
              <w:pStyle w:val="HTMLPreformatted"/>
              <w:spacing w:line="184" w:lineRule="atLeast"/>
              <w:rPr>
                <w:rFonts w:ascii="Times New Roman" w:hAnsi="Times New Roman" w:cs="Times New Roman"/>
                <w:sz w:val="28"/>
                <w:szCs w:val="28"/>
              </w:rPr>
            </w:pPr>
            <w:r w:rsidRPr="008B0A59">
              <w:rPr>
                <w:rStyle w:val="hiliteu"/>
                <w:rFonts w:ascii="Times New Roman" w:hAnsi="Times New Roman" w:cs="Times New Roman"/>
                <w:b/>
                <w:bCs/>
                <w:sz w:val="28"/>
                <w:szCs w:val="28"/>
                <w:u w:val="single"/>
                <w:shd w:val="clear" w:color="auto" w:fill="FFFF00"/>
              </w:rPr>
              <w:t>int i = 0;</w:t>
            </w:r>
          </w:p>
          <w:p w:rsidR="0097563A" w:rsidRPr="008B0A59" w:rsidRDefault="0097563A">
            <w:pPr>
              <w:pStyle w:val="HTMLPreformatted"/>
              <w:spacing w:line="184" w:lineRule="atLeast"/>
              <w:rPr>
                <w:rFonts w:ascii="Times New Roman" w:hAnsi="Times New Roman" w:cs="Times New Roman"/>
                <w:sz w:val="28"/>
                <w:szCs w:val="28"/>
              </w:rPr>
            </w:pPr>
            <w:r w:rsidRPr="008B0A59">
              <w:rPr>
                <w:rFonts w:ascii="Times New Roman" w:hAnsi="Times New Roman" w:cs="Times New Roman"/>
                <w:sz w:val="28"/>
                <w:szCs w:val="28"/>
              </w:rPr>
              <w:t>while (i&lt;input.length()) {</w:t>
            </w:r>
          </w:p>
          <w:p w:rsidR="0097563A" w:rsidRPr="008B0A59" w:rsidRDefault="0097563A">
            <w:pPr>
              <w:pStyle w:val="HTMLPreformatted"/>
              <w:spacing w:line="184" w:lineRule="atLeast"/>
              <w:rPr>
                <w:rFonts w:ascii="Times New Roman" w:hAnsi="Times New Roman" w:cs="Times New Roman"/>
                <w:sz w:val="28"/>
                <w:szCs w:val="28"/>
              </w:rPr>
            </w:pPr>
            <w:r w:rsidRPr="008B0A59">
              <w:rPr>
                <w:rFonts w:ascii="Times New Roman" w:hAnsi="Times New Roman" w:cs="Times New Roman"/>
                <w:sz w:val="28"/>
                <w:szCs w:val="28"/>
              </w:rPr>
              <w:t xml:space="preserve">    reversed = input.substring(i, i+1) + reversed;</w:t>
            </w:r>
          </w:p>
          <w:p w:rsidR="0097563A" w:rsidRPr="008B0A59" w:rsidRDefault="0097563A">
            <w:pPr>
              <w:pStyle w:val="HTMLPreformatted"/>
              <w:spacing w:line="184" w:lineRule="atLeast"/>
              <w:rPr>
                <w:rFonts w:ascii="Times New Roman" w:hAnsi="Times New Roman" w:cs="Times New Roman"/>
                <w:sz w:val="28"/>
                <w:szCs w:val="28"/>
              </w:rPr>
            </w:pPr>
            <w:r w:rsidRPr="008B0A59">
              <w:rPr>
                <w:rFonts w:ascii="Times New Roman" w:hAnsi="Times New Roman" w:cs="Times New Roman"/>
                <w:sz w:val="28"/>
                <w:szCs w:val="28"/>
              </w:rPr>
              <w:t xml:space="preserve">    </w:t>
            </w:r>
            <w:r w:rsidRPr="008B0A59">
              <w:rPr>
                <w:rStyle w:val="hiliteu"/>
                <w:rFonts w:ascii="Times New Roman" w:hAnsi="Times New Roman" w:cs="Times New Roman"/>
                <w:b/>
                <w:bCs/>
                <w:sz w:val="28"/>
                <w:szCs w:val="28"/>
                <w:u w:val="single"/>
                <w:shd w:val="clear" w:color="auto" w:fill="FFFF00"/>
              </w:rPr>
              <w:t>i++;</w:t>
            </w:r>
          </w:p>
          <w:p w:rsidR="0097563A" w:rsidRPr="008B0A59" w:rsidRDefault="0097563A">
            <w:pPr>
              <w:pStyle w:val="HTMLPreformatted"/>
              <w:spacing w:line="184" w:lineRule="atLeast"/>
              <w:rPr>
                <w:rFonts w:ascii="Times New Roman" w:hAnsi="Times New Roman" w:cs="Times New Roman"/>
                <w:sz w:val="28"/>
                <w:szCs w:val="28"/>
              </w:rPr>
            </w:pPr>
            <w:r w:rsidRPr="008B0A59">
              <w:rPr>
                <w:rFonts w:ascii="Times New Roman" w:hAnsi="Times New Roman" w:cs="Times New Roman"/>
                <w:sz w:val="28"/>
                <w:szCs w:val="28"/>
              </w:rPr>
              <w:t>}</w:t>
            </w:r>
          </w:p>
        </w:tc>
      </w:tr>
    </w:tbl>
    <w:p w:rsidR="0097563A" w:rsidRPr="008B0A59" w:rsidRDefault="0097563A" w:rsidP="001C2B85">
      <w:pPr>
        <w:pStyle w:val="Heading2"/>
        <w:pBdr>
          <w:top w:val="single" w:sz="2" w:space="2" w:color="660000"/>
          <w:left w:val="single" w:sz="2" w:space="0" w:color="660000"/>
          <w:bottom w:val="single" w:sz="4" w:space="2" w:color="660000"/>
          <w:right w:val="single" w:sz="2" w:space="2" w:color="660000"/>
        </w:pBdr>
        <w:shd w:val="clear" w:color="auto" w:fill="D9D9D9" w:themeFill="background1" w:themeFillShade="D9"/>
        <w:spacing w:before="360" w:after="12" w:line="184" w:lineRule="atLeast"/>
        <w:ind w:left="12" w:right="12"/>
        <w:rPr>
          <w:rFonts w:ascii="Times New Roman" w:hAnsi="Times New Roman" w:cs="Times New Roman"/>
          <w:color w:val="auto"/>
          <w:sz w:val="28"/>
          <w:szCs w:val="28"/>
        </w:rPr>
      </w:pPr>
      <w:r w:rsidRPr="008B0A59">
        <w:rPr>
          <w:rFonts w:ascii="Times New Roman" w:hAnsi="Times New Roman" w:cs="Times New Roman"/>
          <w:color w:val="auto"/>
          <w:sz w:val="28"/>
          <w:szCs w:val="28"/>
        </w:rPr>
        <w:t>A single character - String or char?</w:t>
      </w:r>
    </w:p>
    <w:p w:rsidR="0097563A" w:rsidRPr="008B0A59" w:rsidRDefault="0097563A" w:rsidP="0097563A">
      <w:pPr>
        <w:pStyle w:val="NormalWeb"/>
        <w:shd w:val="clear" w:color="auto" w:fill="FFFFFF"/>
        <w:spacing w:before="120" w:beforeAutospacing="0" w:after="120" w:afterAutospacing="0" w:line="184" w:lineRule="atLeast"/>
        <w:rPr>
          <w:sz w:val="28"/>
          <w:szCs w:val="28"/>
        </w:rPr>
      </w:pPr>
      <w:r w:rsidRPr="008B0A59">
        <w:rPr>
          <w:sz w:val="28"/>
          <w:szCs w:val="28"/>
        </w:rPr>
        <w:t>This program uses</w:t>
      </w:r>
      <w:r w:rsidRPr="008B0A59">
        <w:rPr>
          <w:rStyle w:val="apple-converted-space"/>
          <w:sz w:val="28"/>
          <w:szCs w:val="28"/>
        </w:rPr>
        <w:t> </w:t>
      </w:r>
      <w:r w:rsidRPr="008B0A59">
        <w:rPr>
          <w:rStyle w:val="HTMLCode"/>
          <w:rFonts w:ascii="Times New Roman" w:eastAsiaTheme="majorEastAsia" w:hAnsi="Times New Roman" w:cs="Times New Roman"/>
          <w:sz w:val="28"/>
          <w:szCs w:val="28"/>
        </w:rPr>
        <w:t>substring(...)</w:t>
      </w:r>
      <w:r w:rsidRPr="008B0A59">
        <w:rPr>
          <w:rStyle w:val="apple-converted-space"/>
          <w:sz w:val="28"/>
          <w:szCs w:val="28"/>
        </w:rPr>
        <w:t> </w:t>
      </w:r>
      <w:r w:rsidRPr="008B0A59">
        <w:rPr>
          <w:sz w:val="28"/>
          <w:szCs w:val="28"/>
        </w:rPr>
        <w:t>to get a single character. It would be more efficient to use</w:t>
      </w:r>
      <w:r w:rsidRPr="008B0A59">
        <w:rPr>
          <w:rStyle w:val="apple-converted-space"/>
          <w:sz w:val="28"/>
          <w:szCs w:val="28"/>
        </w:rPr>
        <w:t> </w:t>
      </w:r>
      <w:r w:rsidRPr="008B0A59">
        <w:rPr>
          <w:rStyle w:val="HTMLCode"/>
          <w:rFonts w:ascii="Times New Roman" w:eastAsiaTheme="majorEastAsia" w:hAnsi="Times New Roman" w:cs="Times New Roman"/>
          <w:sz w:val="28"/>
          <w:szCs w:val="28"/>
        </w:rPr>
        <w:t>charAt(...)</w:t>
      </w:r>
      <w:r w:rsidRPr="008B0A59">
        <w:rPr>
          <w:sz w:val="28"/>
          <w:szCs w:val="28"/>
        </w:rPr>
        <w:t>, which returns a single primitive</w:t>
      </w:r>
      <w:r w:rsidRPr="008B0A59">
        <w:rPr>
          <w:rStyle w:val="apple-converted-space"/>
          <w:sz w:val="28"/>
          <w:szCs w:val="28"/>
        </w:rPr>
        <w:t> </w:t>
      </w:r>
      <w:r w:rsidRPr="008B0A59">
        <w:rPr>
          <w:rStyle w:val="HTMLCode"/>
          <w:rFonts w:ascii="Times New Roman" w:eastAsiaTheme="majorEastAsia" w:hAnsi="Times New Roman" w:cs="Times New Roman"/>
          <w:sz w:val="28"/>
          <w:szCs w:val="28"/>
        </w:rPr>
        <w:t>char</w:t>
      </w:r>
      <w:r w:rsidRPr="008B0A59">
        <w:rPr>
          <w:rStyle w:val="apple-converted-space"/>
          <w:sz w:val="28"/>
          <w:szCs w:val="28"/>
        </w:rPr>
        <w:t> </w:t>
      </w:r>
      <w:r w:rsidRPr="008B0A59">
        <w:rPr>
          <w:sz w:val="28"/>
          <w:szCs w:val="28"/>
        </w:rPr>
        <w:t>value.</w:t>
      </w:r>
    </w:p>
    <w:p w:rsidR="0097563A" w:rsidRPr="001C2B85" w:rsidRDefault="0097563A" w:rsidP="001C2B85">
      <w:pPr>
        <w:pStyle w:val="HTMLPreformatted"/>
        <w:shd w:val="clear" w:color="auto" w:fill="FFFFFF"/>
        <w:spacing w:line="184" w:lineRule="atLeast"/>
        <w:ind w:left="916"/>
        <w:rPr>
          <w:rFonts w:ascii="Times New Roman" w:hAnsi="Times New Roman" w:cs="Times New Roman"/>
          <w:i/>
          <w:sz w:val="28"/>
          <w:szCs w:val="28"/>
        </w:rPr>
      </w:pPr>
      <w:r w:rsidRPr="001C2B85">
        <w:rPr>
          <w:rFonts w:ascii="Times New Roman" w:hAnsi="Times New Roman" w:cs="Times New Roman"/>
          <w:i/>
          <w:sz w:val="28"/>
          <w:szCs w:val="28"/>
        </w:rPr>
        <w:t>for (</w:t>
      </w:r>
      <w:r w:rsidRPr="001C2B85">
        <w:rPr>
          <w:rStyle w:val="hiliteu"/>
          <w:rFonts w:ascii="Times New Roman" w:hAnsi="Times New Roman" w:cs="Times New Roman"/>
          <w:b/>
          <w:bCs/>
          <w:i/>
          <w:sz w:val="28"/>
          <w:szCs w:val="28"/>
          <w:u w:val="single"/>
          <w:shd w:val="clear" w:color="auto" w:fill="FFFF00"/>
        </w:rPr>
        <w:t>int i=0;</w:t>
      </w:r>
      <w:r w:rsidRPr="001C2B85">
        <w:rPr>
          <w:rFonts w:ascii="Times New Roman" w:hAnsi="Times New Roman" w:cs="Times New Roman"/>
          <w:i/>
          <w:sz w:val="28"/>
          <w:szCs w:val="28"/>
        </w:rPr>
        <w:t xml:space="preserve"> i&lt;input.length(); </w:t>
      </w:r>
      <w:r w:rsidRPr="001C2B85">
        <w:rPr>
          <w:rStyle w:val="hiliteu"/>
          <w:rFonts w:ascii="Times New Roman" w:hAnsi="Times New Roman" w:cs="Times New Roman"/>
          <w:b/>
          <w:bCs/>
          <w:i/>
          <w:sz w:val="28"/>
          <w:szCs w:val="28"/>
          <w:u w:val="single"/>
          <w:shd w:val="clear" w:color="auto" w:fill="FFFF00"/>
        </w:rPr>
        <w:t>i++</w:t>
      </w:r>
      <w:r w:rsidRPr="001C2B85">
        <w:rPr>
          <w:rFonts w:ascii="Times New Roman" w:hAnsi="Times New Roman" w:cs="Times New Roman"/>
          <w:i/>
          <w:sz w:val="28"/>
          <w:szCs w:val="28"/>
        </w:rPr>
        <w:t>) {</w:t>
      </w:r>
    </w:p>
    <w:p w:rsidR="0097563A" w:rsidRPr="001C2B85" w:rsidRDefault="0097563A" w:rsidP="001C2B85">
      <w:pPr>
        <w:pStyle w:val="HTMLPreformatted"/>
        <w:shd w:val="clear" w:color="auto" w:fill="FFFFFF"/>
        <w:spacing w:line="184" w:lineRule="atLeast"/>
        <w:ind w:left="916"/>
        <w:rPr>
          <w:rFonts w:ascii="Times New Roman" w:hAnsi="Times New Roman" w:cs="Times New Roman"/>
          <w:i/>
          <w:sz w:val="28"/>
          <w:szCs w:val="28"/>
        </w:rPr>
      </w:pPr>
      <w:r w:rsidRPr="001C2B85">
        <w:rPr>
          <w:rFonts w:ascii="Times New Roman" w:hAnsi="Times New Roman" w:cs="Times New Roman"/>
          <w:i/>
          <w:sz w:val="28"/>
          <w:szCs w:val="28"/>
        </w:rPr>
        <w:t xml:space="preserve">    reversed = input.</w:t>
      </w:r>
      <w:r w:rsidRPr="001C2B85">
        <w:rPr>
          <w:rStyle w:val="hiliteu"/>
          <w:rFonts w:ascii="Times New Roman" w:hAnsi="Times New Roman" w:cs="Times New Roman"/>
          <w:b/>
          <w:bCs/>
          <w:i/>
          <w:sz w:val="28"/>
          <w:szCs w:val="28"/>
          <w:u w:val="single"/>
          <w:shd w:val="clear" w:color="auto" w:fill="FFFF00"/>
        </w:rPr>
        <w:t>charAt(i)</w:t>
      </w:r>
      <w:r w:rsidRPr="001C2B85">
        <w:rPr>
          <w:rFonts w:ascii="Times New Roman" w:hAnsi="Times New Roman" w:cs="Times New Roman"/>
          <w:i/>
          <w:sz w:val="28"/>
          <w:szCs w:val="28"/>
        </w:rPr>
        <w:t xml:space="preserve"> + reversed;</w:t>
      </w:r>
    </w:p>
    <w:p w:rsidR="0097563A" w:rsidRPr="001C2B85" w:rsidRDefault="0097563A" w:rsidP="001C2B85">
      <w:pPr>
        <w:pStyle w:val="HTMLPreformatted"/>
        <w:shd w:val="clear" w:color="auto" w:fill="FFFFFF"/>
        <w:spacing w:line="184" w:lineRule="atLeast"/>
        <w:ind w:left="916"/>
        <w:rPr>
          <w:rFonts w:ascii="Times New Roman" w:hAnsi="Times New Roman" w:cs="Times New Roman"/>
          <w:i/>
          <w:sz w:val="28"/>
          <w:szCs w:val="28"/>
        </w:rPr>
      </w:pPr>
      <w:r w:rsidRPr="001C2B85">
        <w:rPr>
          <w:rFonts w:ascii="Times New Roman" w:hAnsi="Times New Roman" w:cs="Times New Roman"/>
          <w:i/>
          <w:sz w:val="28"/>
          <w:szCs w:val="28"/>
        </w:rPr>
        <w:t>}</w:t>
      </w:r>
    </w:p>
    <w:p w:rsidR="00AC3813" w:rsidRPr="001C2B85" w:rsidRDefault="00AC3813" w:rsidP="001C2B85">
      <w:pPr>
        <w:pBdr>
          <w:bottom w:val="double" w:sz="6" w:space="1" w:color="auto"/>
        </w:pBdr>
        <w:ind w:left="196"/>
        <w:jc w:val="both"/>
        <w:rPr>
          <w:rFonts w:ascii="Times New Roman" w:hAnsi="Times New Roman" w:cs="Times New Roman"/>
          <w:b/>
          <w:i/>
          <w:sz w:val="28"/>
          <w:szCs w:val="28"/>
        </w:rPr>
      </w:pPr>
    </w:p>
    <w:p w:rsidR="00D5359C" w:rsidRPr="001C2B85" w:rsidRDefault="00D5359C" w:rsidP="001C2B85">
      <w:pPr>
        <w:pStyle w:val="HTMLPreformatted"/>
        <w:spacing w:line="184" w:lineRule="atLeast"/>
        <w:ind w:left="196"/>
        <w:rPr>
          <w:rFonts w:ascii="Times New Roman" w:hAnsi="Times New Roman" w:cs="Times New Roman"/>
          <w:i/>
          <w:sz w:val="28"/>
          <w:szCs w:val="28"/>
        </w:rPr>
      </w:pPr>
      <w:r w:rsidRPr="001C2B85">
        <w:rPr>
          <w:rFonts w:ascii="Times New Roman" w:hAnsi="Times New Roman" w:cs="Times New Roman"/>
          <w:i/>
          <w:sz w:val="28"/>
          <w:szCs w:val="28"/>
        </w:rPr>
        <w:lastRenderedPageBreak/>
        <w:t>public class Reverse {</w:t>
      </w:r>
    </w:p>
    <w:p w:rsidR="00D5359C" w:rsidRPr="001C2B85" w:rsidRDefault="00D5359C" w:rsidP="001C2B85">
      <w:pPr>
        <w:pStyle w:val="HTMLPreformatted"/>
        <w:spacing w:line="184" w:lineRule="atLeast"/>
        <w:ind w:left="196"/>
        <w:rPr>
          <w:rFonts w:ascii="Times New Roman" w:hAnsi="Times New Roman" w:cs="Times New Roman"/>
          <w:i/>
          <w:sz w:val="28"/>
          <w:szCs w:val="28"/>
        </w:rPr>
      </w:pPr>
      <w:r w:rsidRPr="001C2B85">
        <w:rPr>
          <w:rFonts w:ascii="Times New Roman" w:hAnsi="Times New Roman" w:cs="Times New Roman"/>
          <w:i/>
          <w:sz w:val="28"/>
          <w:szCs w:val="28"/>
        </w:rPr>
        <w:t xml:space="preserve">    public static void main(String[] args) {</w:t>
      </w:r>
    </w:p>
    <w:p w:rsidR="00D5359C" w:rsidRPr="001C2B85" w:rsidRDefault="00D5359C" w:rsidP="001C2B85">
      <w:pPr>
        <w:pStyle w:val="HTMLPreformatted"/>
        <w:spacing w:line="184" w:lineRule="atLeast"/>
        <w:ind w:left="196"/>
        <w:rPr>
          <w:rFonts w:ascii="Times New Roman" w:hAnsi="Times New Roman" w:cs="Times New Roman"/>
          <w:i/>
          <w:sz w:val="28"/>
          <w:szCs w:val="28"/>
        </w:rPr>
      </w:pPr>
      <w:r w:rsidRPr="001C2B85">
        <w:rPr>
          <w:rFonts w:ascii="Times New Roman" w:hAnsi="Times New Roman" w:cs="Times New Roman"/>
          <w:i/>
          <w:sz w:val="28"/>
          <w:szCs w:val="28"/>
        </w:rPr>
        <w:t xml:space="preserve">        String input;    // Used for the input string.</w:t>
      </w:r>
    </w:p>
    <w:p w:rsidR="00D5359C" w:rsidRPr="001C2B85" w:rsidRDefault="00D5359C" w:rsidP="001C2B85">
      <w:pPr>
        <w:pStyle w:val="HTMLPreformatted"/>
        <w:spacing w:line="184" w:lineRule="atLeast"/>
        <w:ind w:left="196"/>
        <w:rPr>
          <w:rFonts w:ascii="Times New Roman" w:hAnsi="Times New Roman" w:cs="Times New Roman"/>
          <w:i/>
          <w:sz w:val="28"/>
          <w:szCs w:val="28"/>
        </w:rPr>
      </w:pPr>
      <w:r w:rsidRPr="001C2B85">
        <w:rPr>
          <w:rFonts w:ascii="Times New Roman" w:hAnsi="Times New Roman" w:cs="Times New Roman"/>
          <w:i/>
          <w:sz w:val="28"/>
          <w:szCs w:val="28"/>
        </w:rPr>
        <w:t xml:space="preserve">        String reversed; // Reversed form or the input string.</w:t>
      </w:r>
    </w:p>
    <w:p w:rsidR="00D5359C" w:rsidRPr="001C2B85" w:rsidRDefault="00D5359C" w:rsidP="001C2B85">
      <w:pPr>
        <w:pStyle w:val="HTMLPreformatted"/>
        <w:spacing w:line="184" w:lineRule="atLeast"/>
        <w:ind w:left="196"/>
        <w:rPr>
          <w:rFonts w:ascii="Times New Roman" w:hAnsi="Times New Roman" w:cs="Times New Roman"/>
          <w:i/>
          <w:sz w:val="28"/>
          <w:szCs w:val="28"/>
        </w:rPr>
      </w:pPr>
      <w:r w:rsidRPr="001C2B85">
        <w:rPr>
          <w:rFonts w:ascii="Times New Roman" w:hAnsi="Times New Roman" w:cs="Times New Roman"/>
          <w:i/>
          <w:sz w:val="28"/>
          <w:szCs w:val="28"/>
        </w:rPr>
        <w:t xml:space="preserve">        while (true) {</w:t>
      </w:r>
    </w:p>
    <w:p w:rsidR="00D5359C" w:rsidRPr="001C2B85" w:rsidRDefault="00D5359C" w:rsidP="001C2B85">
      <w:pPr>
        <w:pStyle w:val="HTMLPreformatted"/>
        <w:spacing w:line="184" w:lineRule="atLeast"/>
        <w:ind w:left="196"/>
        <w:rPr>
          <w:rFonts w:ascii="Times New Roman" w:hAnsi="Times New Roman" w:cs="Times New Roman"/>
          <w:i/>
          <w:sz w:val="28"/>
          <w:szCs w:val="28"/>
        </w:rPr>
      </w:pPr>
      <w:r w:rsidRPr="001C2B85">
        <w:rPr>
          <w:rFonts w:ascii="Times New Roman" w:hAnsi="Times New Roman" w:cs="Times New Roman"/>
          <w:i/>
          <w:sz w:val="28"/>
          <w:szCs w:val="28"/>
        </w:rPr>
        <w:t xml:space="preserve">            input = JOptionPane.showInputDialog(null, "Enter a string");</w:t>
      </w:r>
    </w:p>
    <w:p w:rsidR="00D5359C" w:rsidRPr="001C2B85" w:rsidRDefault="00D5359C" w:rsidP="001C2B85">
      <w:pPr>
        <w:pStyle w:val="HTMLPreformatted"/>
        <w:spacing w:line="184" w:lineRule="atLeast"/>
        <w:ind w:left="196"/>
        <w:rPr>
          <w:rFonts w:ascii="Times New Roman" w:hAnsi="Times New Roman" w:cs="Times New Roman"/>
          <w:i/>
          <w:sz w:val="28"/>
          <w:szCs w:val="28"/>
        </w:rPr>
      </w:pPr>
      <w:r w:rsidRPr="001C2B85">
        <w:rPr>
          <w:rFonts w:ascii="Times New Roman" w:hAnsi="Times New Roman" w:cs="Times New Roman"/>
          <w:i/>
          <w:sz w:val="28"/>
          <w:szCs w:val="28"/>
        </w:rPr>
        <w:t xml:space="preserve">            if (input == null) break;</w:t>
      </w:r>
    </w:p>
    <w:p w:rsidR="00D5359C" w:rsidRPr="001C2B85" w:rsidRDefault="00D5359C" w:rsidP="001C2B85">
      <w:pPr>
        <w:pStyle w:val="HTMLPreformatted"/>
        <w:spacing w:line="184" w:lineRule="atLeast"/>
        <w:ind w:left="196"/>
        <w:rPr>
          <w:rFonts w:ascii="Times New Roman" w:hAnsi="Times New Roman" w:cs="Times New Roman"/>
          <w:i/>
          <w:sz w:val="28"/>
          <w:szCs w:val="28"/>
        </w:rPr>
      </w:pPr>
      <w:r w:rsidRPr="001C2B85">
        <w:rPr>
          <w:rFonts w:ascii="Times New Roman" w:hAnsi="Times New Roman" w:cs="Times New Roman"/>
          <w:i/>
          <w:sz w:val="28"/>
          <w:szCs w:val="28"/>
        </w:rPr>
        <w:t xml:space="preserve">            reversed = "";</w:t>
      </w:r>
    </w:p>
    <w:p w:rsidR="00D5359C" w:rsidRPr="001C2B85" w:rsidRDefault="00D5359C" w:rsidP="001C2B85">
      <w:pPr>
        <w:pStyle w:val="HTMLPreformatted"/>
        <w:spacing w:line="184" w:lineRule="atLeast"/>
        <w:ind w:left="196"/>
        <w:rPr>
          <w:rFonts w:ascii="Times New Roman" w:hAnsi="Times New Roman" w:cs="Times New Roman"/>
          <w:i/>
          <w:sz w:val="28"/>
          <w:szCs w:val="28"/>
        </w:rPr>
      </w:pPr>
      <w:r w:rsidRPr="001C2B85">
        <w:rPr>
          <w:rFonts w:ascii="Times New Roman" w:hAnsi="Times New Roman" w:cs="Times New Roman"/>
          <w:i/>
          <w:sz w:val="28"/>
          <w:szCs w:val="28"/>
        </w:rPr>
        <w:t xml:space="preserve">            for (int i=0; i&lt;input.length(); i++) {</w:t>
      </w:r>
    </w:p>
    <w:p w:rsidR="00D5359C" w:rsidRPr="001C2B85" w:rsidRDefault="00D5359C" w:rsidP="001C2B85">
      <w:pPr>
        <w:pStyle w:val="HTMLPreformatted"/>
        <w:spacing w:line="184" w:lineRule="atLeast"/>
        <w:ind w:left="196"/>
        <w:rPr>
          <w:rFonts w:ascii="Times New Roman" w:hAnsi="Times New Roman" w:cs="Times New Roman"/>
          <w:i/>
          <w:sz w:val="28"/>
          <w:szCs w:val="28"/>
        </w:rPr>
      </w:pPr>
      <w:r w:rsidRPr="001C2B85">
        <w:rPr>
          <w:rFonts w:ascii="Times New Roman" w:hAnsi="Times New Roman" w:cs="Times New Roman"/>
          <w:i/>
          <w:sz w:val="28"/>
          <w:szCs w:val="28"/>
        </w:rPr>
        <w:t xml:space="preserve">                reversed = input.substring(i, i+1) + reversed;</w:t>
      </w:r>
    </w:p>
    <w:p w:rsidR="00D5359C" w:rsidRPr="001C2B85" w:rsidRDefault="00D5359C" w:rsidP="001C2B85">
      <w:pPr>
        <w:pStyle w:val="HTMLPreformatted"/>
        <w:spacing w:line="184" w:lineRule="atLeast"/>
        <w:ind w:left="196"/>
        <w:rPr>
          <w:rFonts w:ascii="Times New Roman" w:hAnsi="Times New Roman" w:cs="Times New Roman"/>
          <w:i/>
          <w:sz w:val="28"/>
          <w:szCs w:val="28"/>
        </w:rPr>
      </w:pPr>
      <w:r w:rsidRPr="001C2B85">
        <w:rPr>
          <w:rFonts w:ascii="Times New Roman" w:hAnsi="Times New Roman" w:cs="Times New Roman"/>
          <w:i/>
          <w:sz w:val="28"/>
          <w:szCs w:val="28"/>
        </w:rPr>
        <w:t xml:space="preserve">            }</w:t>
      </w:r>
    </w:p>
    <w:p w:rsidR="00D5359C" w:rsidRPr="001C2B85" w:rsidRDefault="00D5359C" w:rsidP="001C2B85">
      <w:pPr>
        <w:pStyle w:val="HTMLPreformatted"/>
        <w:spacing w:line="184" w:lineRule="atLeast"/>
        <w:ind w:left="196"/>
        <w:rPr>
          <w:rFonts w:ascii="Times New Roman" w:hAnsi="Times New Roman" w:cs="Times New Roman"/>
          <w:i/>
          <w:sz w:val="28"/>
          <w:szCs w:val="28"/>
        </w:rPr>
      </w:pPr>
      <w:r w:rsidRPr="001C2B85">
        <w:rPr>
          <w:rFonts w:ascii="Times New Roman" w:hAnsi="Times New Roman" w:cs="Times New Roman"/>
          <w:i/>
          <w:sz w:val="28"/>
          <w:szCs w:val="28"/>
        </w:rPr>
        <w:t xml:space="preserve">            JOptionPane.showMessageDialog(null, "Reversed:\n" + reversed);</w:t>
      </w:r>
    </w:p>
    <w:p w:rsidR="00D5359C" w:rsidRPr="001C2B85" w:rsidRDefault="00D5359C" w:rsidP="001C2B85">
      <w:pPr>
        <w:pStyle w:val="HTMLPreformatted"/>
        <w:spacing w:line="184" w:lineRule="atLeast"/>
        <w:ind w:left="196"/>
        <w:rPr>
          <w:rFonts w:ascii="Times New Roman" w:hAnsi="Times New Roman" w:cs="Times New Roman"/>
          <w:i/>
          <w:sz w:val="28"/>
          <w:szCs w:val="28"/>
        </w:rPr>
      </w:pPr>
      <w:r w:rsidRPr="001C2B85">
        <w:rPr>
          <w:rFonts w:ascii="Times New Roman" w:hAnsi="Times New Roman" w:cs="Times New Roman"/>
          <w:i/>
          <w:sz w:val="28"/>
          <w:szCs w:val="28"/>
        </w:rPr>
        <w:t xml:space="preserve">        }</w:t>
      </w:r>
    </w:p>
    <w:p w:rsidR="00D5359C" w:rsidRPr="001C2B85" w:rsidRDefault="00D5359C" w:rsidP="001C2B85">
      <w:pPr>
        <w:pStyle w:val="HTMLPreformatted"/>
        <w:spacing w:line="184" w:lineRule="atLeast"/>
        <w:ind w:left="196"/>
        <w:rPr>
          <w:rFonts w:ascii="Times New Roman" w:hAnsi="Times New Roman" w:cs="Times New Roman"/>
          <w:i/>
          <w:sz w:val="28"/>
          <w:szCs w:val="28"/>
        </w:rPr>
      </w:pPr>
      <w:r w:rsidRPr="001C2B85">
        <w:rPr>
          <w:rFonts w:ascii="Times New Roman" w:hAnsi="Times New Roman" w:cs="Times New Roman"/>
          <w:i/>
          <w:sz w:val="28"/>
          <w:szCs w:val="28"/>
        </w:rPr>
        <w:t xml:space="preserve">    }</w:t>
      </w:r>
    </w:p>
    <w:p w:rsidR="00D5359C" w:rsidRDefault="00D5359C" w:rsidP="001C2B85">
      <w:pPr>
        <w:pStyle w:val="HTMLPreformatted"/>
        <w:pBdr>
          <w:bottom w:val="double" w:sz="6" w:space="1" w:color="auto"/>
        </w:pBdr>
        <w:spacing w:line="184" w:lineRule="atLeast"/>
        <w:ind w:left="196"/>
        <w:rPr>
          <w:rFonts w:ascii="Times New Roman" w:hAnsi="Times New Roman" w:cs="Times New Roman"/>
          <w:i/>
          <w:sz w:val="28"/>
          <w:szCs w:val="28"/>
        </w:rPr>
      </w:pPr>
      <w:r w:rsidRPr="001C2B85">
        <w:rPr>
          <w:rFonts w:ascii="Times New Roman" w:hAnsi="Times New Roman" w:cs="Times New Roman"/>
          <w:i/>
          <w:sz w:val="28"/>
          <w:szCs w:val="28"/>
        </w:rPr>
        <w:t>}</w:t>
      </w:r>
    </w:p>
    <w:p w:rsidR="00601360" w:rsidRDefault="00601360" w:rsidP="001C2B85">
      <w:pPr>
        <w:pStyle w:val="HTMLPreformatted"/>
        <w:spacing w:line="184" w:lineRule="atLeast"/>
        <w:ind w:left="196"/>
        <w:rPr>
          <w:rFonts w:ascii="Times New Roman" w:hAnsi="Times New Roman" w:cs="Times New Roman"/>
          <w:i/>
          <w:sz w:val="28"/>
          <w:szCs w:val="28"/>
        </w:rPr>
      </w:pPr>
    </w:p>
    <w:p w:rsidR="00601360" w:rsidRDefault="00601360" w:rsidP="001C2B85">
      <w:pPr>
        <w:pStyle w:val="HTMLPreformatted"/>
        <w:spacing w:line="184" w:lineRule="atLeast"/>
        <w:ind w:left="196"/>
        <w:rPr>
          <w:rFonts w:ascii="Times New Roman" w:hAnsi="Times New Roman" w:cs="Times New Roman"/>
          <w:b/>
          <w:i/>
          <w:sz w:val="36"/>
          <w:szCs w:val="28"/>
          <w:u w:val="single"/>
        </w:rPr>
      </w:pPr>
      <w:r w:rsidRPr="00601360">
        <w:rPr>
          <w:rFonts w:ascii="Times New Roman" w:hAnsi="Times New Roman" w:cs="Times New Roman"/>
          <w:b/>
          <w:i/>
          <w:sz w:val="36"/>
          <w:szCs w:val="28"/>
          <w:u w:val="single"/>
        </w:rPr>
        <w:t>SCJP:</w:t>
      </w:r>
    </w:p>
    <w:p w:rsidR="00601360" w:rsidRDefault="00601360" w:rsidP="001C2B85">
      <w:pPr>
        <w:pStyle w:val="HTMLPreformatted"/>
        <w:spacing w:line="184" w:lineRule="atLeast"/>
        <w:ind w:left="196"/>
        <w:rPr>
          <w:rFonts w:ascii="Times New Roman" w:hAnsi="Times New Roman" w:cs="Times New Roman"/>
          <w:sz w:val="36"/>
          <w:szCs w:val="28"/>
        </w:rPr>
      </w:pPr>
    </w:p>
    <w:p w:rsidR="00601360" w:rsidRDefault="00367AF1"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lastRenderedPageBreak/>
        <w:drawing>
          <wp:inline distT="0" distB="0" distL="0" distR="0">
            <wp:extent cx="4645025" cy="4923155"/>
            <wp:effectExtent l="1905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8"/>
                    <a:srcRect/>
                    <a:stretch>
                      <a:fillRect/>
                    </a:stretch>
                  </pic:blipFill>
                  <pic:spPr bwMode="auto">
                    <a:xfrm>
                      <a:off x="0" y="0"/>
                      <a:ext cx="4645025" cy="4923155"/>
                    </a:xfrm>
                    <a:prstGeom prst="rect">
                      <a:avLst/>
                    </a:prstGeom>
                    <a:noFill/>
                    <a:ln w="9525">
                      <a:noFill/>
                      <a:miter lim="800000"/>
                      <a:headEnd/>
                      <a:tailEnd/>
                    </a:ln>
                  </pic:spPr>
                </pic:pic>
              </a:graphicData>
            </a:graphic>
          </wp:inline>
        </w:drawing>
      </w:r>
    </w:p>
    <w:p w:rsidR="00367AF1" w:rsidRDefault="00074C2C"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lastRenderedPageBreak/>
        <w:drawing>
          <wp:inline distT="0" distB="0" distL="0" distR="0">
            <wp:extent cx="5943600" cy="3462789"/>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9"/>
                    <a:srcRect/>
                    <a:stretch>
                      <a:fillRect/>
                    </a:stretch>
                  </pic:blipFill>
                  <pic:spPr bwMode="auto">
                    <a:xfrm>
                      <a:off x="0" y="0"/>
                      <a:ext cx="5943600" cy="3462789"/>
                    </a:xfrm>
                    <a:prstGeom prst="rect">
                      <a:avLst/>
                    </a:prstGeom>
                    <a:noFill/>
                    <a:ln w="9525">
                      <a:noFill/>
                      <a:miter lim="800000"/>
                      <a:headEnd/>
                      <a:tailEnd/>
                    </a:ln>
                  </pic:spPr>
                </pic:pic>
              </a:graphicData>
            </a:graphic>
          </wp:inline>
        </w:drawing>
      </w:r>
    </w:p>
    <w:p w:rsidR="00074C2C" w:rsidRDefault="00074C2C"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3563724"/>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0"/>
                    <a:srcRect/>
                    <a:stretch>
                      <a:fillRect/>
                    </a:stretch>
                  </pic:blipFill>
                  <pic:spPr bwMode="auto">
                    <a:xfrm>
                      <a:off x="0" y="0"/>
                      <a:ext cx="5943600" cy="3563724"/>
                    </a:xfrm>
                    <a:prstGeom prst="rect">
                      <a:avLst/>
                    </a:prstGeom>
                    <a:noFill/>
                    <a:ln w="9525">
                      <a:noFill/>
                      <a:miter lim="800000"/>
                      <a:headEnd/>
                      <a:tailEnd/>
                    </a:ln>
                  </pic:spPr>
                </pic:pic>
              </a:graphicData>
            </a:graphic>
          </wp:inline>
        </w:drawing>
      </w:r>
    </w:p>
    <w:p w:rsidR="00074C2C" w:rsidRDefault="004E3E15"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516875"/>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1"/>
                    <a:srcRect/>
                    <a:stretch>
                      <a:fillRect/>
                    </a:stretch>
                  </pic:blipFill>
                  <pic:spPr bwMode="auto">
                    <a:xfrm>
                      <a:off x="0" y="0"/>
                      <a:ext cx="5943600" cy="516875"/>
                    </a:xfrm>
                    <a:prstGeom prst="rect">
                      <a:avLst/>
                    </a:prstGeom>
                    <a:noFill/>
                    <a:ln w="9525">
                      <a:noFill/>
                      <a:miter lim="800000"/>
                      <a:headEnd/>
                      <a:tailEnd/>
                    </a:ln>
                  </pic:spPr>
                </pic:pic>
              </a:graphicData>
            </a:graphic>
          </wp:inline>
        </w:drawing>
      </w:r>
    </w:p>
    <w:p w:rsidR="004E3E15" w:rsidRDefault="00277797"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lastRenderedPageBreak/>
        <w:drawing>
          <wp:inline distT="0" distB="0" distL="0" distR="0">
            <wp:extent cx="5943600" cy="2504267"/>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2"/>
                    <a:srcRect/>
                    <a:stretch>
                      <a:fillRect/>
                    </a:stretch>
                  </pic:blipFill>
                  <pic:spPr bwMode="auto">
                    <a:xfrm>
                      <a:off x="0" y="0"/>
                      <a:ext cx="5943600" cy="2504267"/>
                    </a:xfrm>
                    <a:prstGeom prst="rect">
                      <a:avLst/>
                    </a:prstGeom>
                    <a:noFill/>
                    <a:ln w="9525">
                      <a:noFill/>
                      <a:miter lim="800000"/>
                      <a:headEnd/>
                      <a:tailEnd/>
                    </a:ln>
                  </pic:spPr>
                </pic:pic>
              </a:graphicData>
            </a:graphic>
          </wp:inline>
        </w:drawing>
      </w:r>
    </w:p>
    <w:p w:rsidR="00277797" w:rsidRDefault="00D40580"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2619214"/>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3"/>
                    <a:srcRect/>
                    <a:stretch>
                      <a:fillRect/>
                    </a:stretch>
                  </pic:blipFill>
                  <pic:spPr bwMode="auto">
                    <a:xfrm>
                      <a:off x="0" y="0"/>
                      <a:ext cx="5943600" cy="2619214"/>
                    </a:xfrm>
                    <a:prstGeom prst="rect">
                      <a:avLst/>
                    </a:prstGeom>
                    <a:noFill/>
                    <a:ln w="9525">
                      <a:noFill/>
                      <a:miter lim="800000"/>
                      <a:headEnd/>
                      <a:tailEnd/>
                    </a:ln>
                  </pic:spPr>
                </pic:pic>
              </a:graphicData>
            </a:graphic>
          </wp:inline>
        </w:drawing>
      </w:r>
    </w:p>
    <w:p w:rsidR="00D40580" w:rsidRDefault="00D40580"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1808589"/>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4"/>
                    <a:srcRect/>
                    <a:stretch>
                      <a:fillRect/>
                    </a:stretch>
                  </pic:blipFill>
                  <pic:spPr bwMode="auto">
                    <a:xfrm>
                      <a:off x="0" y="0"/>
                      <a:ext cx="5943600" cy="1808589"/>
                    </a:xfrm>
                    <a:prstGeom prst="rect">
                      <a:avLst/>
                    </a:prstGeom>
                    <a:noFill/>
                    <a:ln w="9525">
                      <a:noFill/>
                      <a:miter lim="800000"/>
                      <a:headEnd/>
                      <a:tailEnd/>
                    </a:ln>
                  </pic:spPr>
                </pic:pic>
              </a:graphicData>
            </a:graphic>
          </wp:inline>
        </w:drawing>
      </w:r>
    </w:p>
    <w:p w:rsidR="00D40580" w:rsidRDefault="00F93762"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lastRenderedPageBreak/>
        <w:drawing>
          <wp:inline distT="0" distB="0" distL="0" distR="0">
            <wp:extent cx="5943600" cy="1902644"/>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5"/>
                    <a:srcRect/>
                    <a:stretch>
                      <a:fillRect/>
                    </a:stretch>
                  </pic:blipFill>
                  <pic:spPr bwMode="auto">
                    <a:xfrm>
                      <a:off x="0" y="0"/>
                      <a:ext cx="5943600" cy="1902644"/>
                    </a:xfrm>
                    <a:prstGeom prst="rect">
                      <a:avLst/>
                    </a:prstGeom>
                    <a:noFill/>
                    <a:ln w="9525">
                      <a:noFill/>
                      <a:miter lim="800000"/>
                      <a:headEnd/>
                      <a:tailEnd/>
                    </a:ln>
                  </pic:spPr>
                </pic:pic>
              </a:graphicData>
            </a:graphic>
          </wp:inline>
        </w:drawing>
      </w:r>
    </w:p>
    <w:p w:rsidR="00F93762" w:rsidRDefault="00904FCF"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1594567"/>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6"/>
                    <a:srcRect/>
                    <a:stretch>
                      <a:fillRect/>
                    </a:stretch>
                  </pic:blipFill>
                  <pic:spPr bwMode="auto">
                    <a:xfrm>
                      <a:off x="0" y="0"/>
                      <a:ext cx="5943600" cy="1594567"/>
                    </a:xfrm>
                    <a:prstGeom prst="rect">
                      <a:avLst/>
                    </a:prstGeom>
                    <a:noFill/>
                    <a:ln w="9525">
                      <a:noFill/>
                      <a:miter lim="800000"/>
                      <a:headEnd/>
                      <a:tailEnd/>
                    </a:ln>
                  </pic:spPr>
                </pic:pic>
              </a:graphicData>
            </a:graphic>
          </wp:inline>
        </w:drawing>
      </w:r>
    </w:p>
    <w:p w:rsidR="00904FCF" w:rsidRDefault="00C9622A"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545178"/>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7"/>
                    <a:srcRect/>
                    <a:stretch>
                      <a:fillRect/>
                    </a:stretch>
                  </pic:blipFill>
                  <pic:spPr bwMode="auto">
                    <a:xfrm>
                      <a:off x="0" y="0"/>
                      <a:ext cx="5943600" cy="545178"/>
                    </a:xfrm>
                    <a:prstGeom prst="rect">
                      <a:avLst/>
                    </a:prstGeom>
                    <a:noFill/>
                    <a:ln w="9525">
                      <a:noFill/>
                      <a:miter lim="800000"/>
                      <a:headEnd/>
                      <a:tailEnd/>
                    </a:ln>
                  </pic:spPr>
                </pic:pic>
              </a:graphicData>
            </a:graphic>
          </wp:inline>
        </w:drawing>
      </w:r>
    </w:p>
    <w:p w:rsidR="00C9622A" w:rsidRDefault="00A904A3"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1220936"/>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8"/>
                    <a:srcRect/>
                    <a:stretch>
                      <a:fillRect/>
                    </a:stretch>
                  </pic:blipFill>
                  <pic:spPr bwMode="auto">
                    <a:xfrm>
                      <a:off x="0" y="0"/>
                      <a:ext cx="5943600" cy="1220936"/>
                    </a:xfrm>
                    <a:prstGeom prst="rect">
                      <a:avLst/>
                    </a:prstGeom>
                    <a:noFill/>
                    <a:ln w="9525">
                      <a:noFill/>
                      <a:miter lim="800000"/>
                      <a:headEnd/>
                      <a:tailEnd/>
                    </a:ln>
                  </pic:spPr>
                </pic:pic>
              </a:graphicData>
            </a:graphic>
          </wp:inline>
        </w:drawing>
      </w:r>
    </w:p>
    <w:p w:rsidR="00A904A3" w:rsidRDefault="00A904A3"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1049640"/>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9"/>
                    <a:srcRect/>
                    <a:stretch>
                      <a:fillRect/>
                    </a:stretch>
                  </pic:blipFill>
                  <pic:spPr bwMode="auto">
                    <a:xfrm>
                      <a:off x="0" y="0"/>
                      <a:ext cx="5943600" cy="1049640"/>
                    </a:xfrm>
                    <a:prstGeom prst="rect">
                      <a:avLst/>
                    </a:prstGeom>
                    <a:noFill/>
                    <a:ln w="9525">
                      <a:noFill/>
                      <a:miter lim="800000"/>
                      <a:headEnd/>
                      <a:tailEnd/>
                    </a:ln>
                  </pic:spPr>
                </pic:pic>
              </a:graphicData>
            </a:graphic>
          </wp:inline>
        </w:drawing>
      </w:r>
    </w:p>
    <w:p w:rsidR="00A904A3" w:rsidRDefault="00A904A3"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1856861"/>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0"/>
                    <a:srcRect/>
                    <a:stretch>
                      <a:fillRect/>
                    </a:stretch>
                  </pic:blipFill>
                  <pic:spPr bwMode="auto">
                    <a:xfrm>
                      <a:off x="0" y="0"/>
                      <a:ext cx="5943600" cy="1856861"/>
                    </a:xfrm>
                    <a:prstGeom prst="rect">
                      <a:avLst/>
                    </a:prstGeom>
                    <a:noFill/>
                    <a:ln w="9525">
                      <a:noFill/>
                      <a:miter lim="800000"/>
                      <a:headEnd/>
                      <a:tailEnd/>
                    </a:ln>
                  </pic:spPr>
                </pic:pic>
              </a:graphicData>
            </a:graphic>
          </wp:inline>
        </w:drawing>
      </w:r>
    </w:p>
    <w:p w:rsidR="00A904A3" w:rsidRDefault="00A904A3"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lastRenderedPageBreak/>
        <w:drawing>
          <wp:inline distT="0" distB="0" distL="0" distR="0">
            <wp:extent cx="5943600" cy="1342634"/>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1"/>
                    <a:srcRect/>
                    <a:stretch>
                      <a:fillRect/>
                    </a:stretch>
                  </pic:blipFill>
                  <pic:spPr bwMode="auto">
                    <a:xfrm>
                      <a:off x="0" y="0"/>
                      <a:ext cx="5943600" cy="1342634"/>
                    </a:xfrm>
                    <a:prstGeom prst="rect">
                      <a:avLst/>
                    </a:prstGeom>
                    <a:noFill/>
                    <a:ln w="9525">
                      <a:noFill/>
                      <a:miter lim="800000"/>
                      <a:headEnd/>
                      <a:tailEnd/>
                    </a:ln>
                  </pic:spPr>
                </pic:pic>
              </a:graphicData>
            </a:graphic>
          </wp:inline>
        </w:drawing>
      </w:r>
    </w:p>
    <w:p w:rsidR="00A904A3" w:rsidRDefault="003B0A92"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2457890"/>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2"/>
                    <a:srcRect/>
                    <a:stretch>
                      <a:fillRect/>
                    </a:stretch>
                  </pic:blipFill>
                  <pic:spPr bwMode="auto">
                    <a:xfrm>
                      <a:off x="0" y="0"/>
                      <a:ext cx="5943600" cy="2457890"/>
                    </a:xfrm>
                    <a:prstGeom prst="rect">
                      <a:avLst/>
                    </a:prstGeom>
                    <a:noFill/>
                    <a:ln w="9525">
                      <a:noFill/>
                      <a:miter lim="800000"/>
                      <a:headEnd/>
                      <a:tailEnd/>
                    </a:ln>
                  </pic:spPr>
                </pic:pic>
              </a:graphicData>
            </a:graphic>
          </wp:inline>
        </w:drawing>
      </w:r>
    </w:p>
    <w:p w:rsidR="003B0A92" w:rsidRDefault="003B0A92"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435615"/>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3"/>
                    <a:srcRect/>
                    <a:stretch>
                      <a:fillRect/>
                    </a:stretch>
                  </pic:blipFill>
                  <pic:spPr bwMode="auto">
                    <a:xfrm>
                      <a:off x="0" y="0"/>
                      <a:ext cx="5943600" cy="435615"/>
                    </a:xfrm>
                    <a:prstGeom prst="rect">
                      <a:avLst/>
                    </a:prstGeom>
                    <a:noFill/>
                    <a:ln w="9525">
                      <a:noFill/>
                      <a:miter lim="800000"/>
                      <a:headEnd/>
                      <a:tailEnd/>
                    </a:ln>
                  </pic:spPr>
                </pic:pic>
              </a:graphicData>
            </a:graphic>
          </wp:inline>
        </w:drawing>
      </w:r>
    </w:p>
    <w:p w:rsidR="003B0A92" w:rsidRDefault="000B7704"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726710"/>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4"/>
                    <a:srcRect/>
                    <a:stretch>
                      <a:fillRect/>
                    </a:stretch>
                  </pic:blipFill>
                  <pic:spPr bwMode="auto">
                    <a:xfrm>
                      <a:off x="0" y="0"/>
                      <a:ext cx="5943600" cy="726710"/>
                    </a:xfrm>
                    <a:prstGeom prst="rect">
                      <a:avLst/>
                    </a:prstGeom>
                    <a:noFill/>
                    <a:ln w="9525">
                      <a:noFill/>
                      <a:miter lim="800000"/>
                      <a:headEnd/>
                      <a:tailEnd/>
                    </a:ln>
                  </pic:spPr>
                </pic:pic>
              </a:graphicData>
            </a:graphic>
          </wp:inline>
        </w:drawing>
      </w:r>
    </w:p>
    <w:p w:rsidR="000B7704" w:rsidRDefault="00286D95"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1920168"/>
            <wp:effectExtent l="1905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5"/>
                    <a:srcRect/>
                    <a:stretch>
                      <a:fillRect/>
                    </a:stretch>
                  </pic:blipFill>
                  <pic:spPr bwMode="auto">
                    <a:xfrm>
                      <a:off x="0" y="0"/>
                      <a:ext cx="5943600" cy="1920168"/>
                    </a:xfrm>
                    <a:prstGeom prst="rect">
                      <a:avLst/>
                    </a:prstGeom>
                    <a:noFill/>
                    <a:ln w="9525">
                      <a:noFill/>
                      <a:miter lim="800000"/>
                      <a:headEnd/>
                      <a:tailEnd/>
                    </a:ln>
                  </pic:spPr>
                </pic:pic>
              </a:graphicData>
            </a:graphic>
          </wp:inline>
        </w:drawing>
      </w:r>
    </w:p>
    <w:p w:rsidR="00286D95" w:rsidRDefault="007239D1"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618781"/>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6"/>
                    <a:srcRect/>
                    <a:stretch>
                      <a:fillRect/>
                    </a:stretch>
                  </pic:blipFill>
                  <pic:spPr bwMode="auto">
                    <a:xfrm>
                      <a:off x="0" y="0"/>
                      <a:ext cx="5943600" cy="618781"/>
                    </a:xfrm>
                    <a:prstGeom prst="rect">
                      <a:avLst/>
                    </a:prstGeom>
                    <a:noFill/>
                    <a:ln w="9525">
                      <a:noFill/>
                      <a:miter lim="800000"/>
                      <a:headEnd/>
                      <a:tailEnd/>
                    </a:ln>
                  </pic:spPr>
                </pic:pic>
              </a:graphicData>
            </a:graphic>
          </wp:inline>
        </w:drawing>
      </w:r>
    </w:p>
    <w:p w:rsidR="007239D1" w:rsidRDefault="00C00C41"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lastRenderedPageBreak/>
        <w:drawing>
          <wp:inline distT="0" distB="0" distL="0" distR="0">
            <wp:extent cx="5694122" cy="1580083"/>
            <wp:effectExtent l="19050" t="0" r="1828"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97"/>
                    <a:srcRect/>
                    <a:stretch>
                      <a:fillRect/>
                    </a:stretch>
                  </pic:blipFill>
                  <pic:spPr bwMode="auto">
                    <a:xfrm>
                      <a:off x="0" y="0"/>
                      <a:ext cx="5694854" cy="1580286"/>
                    </a:xfrm>
                    <a:prstGeom prst="rect">
                      <a:avLst/>
                    </a:prstGeom>
                    <a:noFill/>
                    <a:ln w="9525">
                      <a:noFill/>
                      <a:miter lim="800000"/>
                      <a:headEnd/>
                      <a:tailEnd/>
                    </a:ln>
                  </pic:spPr>
                </pic:pic>
              </a:graphicData>
            </a:graphic>
          </wp:inline>
        </w:drawing>
      </w:r>
      <w:r w:rsidR="00784A05">
        <w:rPr>
          <w:rFonts w:ascii="Times New Roman" w:hAnsi="Times New Roman" w:cs="Times New Roman"/>
          <w:noProof/>
          <w:sz w:val="36"/>
          <w:szCs w:val="28"/>
        </w:rPr>
        <w:drawing>
          <wp:inline distT="0" distB="0" distL="0" distR="0">
            <wp:extent cx="5943600" cy="1008882"/>
            <wp:effectExtent l="1905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8"/>
                    <a:srcRect/>
                    <a:stretch>
                      <a:fillRect/>
                    </a:stretch>
                  </pic:blipFill>
                  <pic:spPr bwMode="auto">
                    <a:xfrm>
                      <a:off x="0" y="0"/>
                      <a:ext cx="5943600" cy="1008882"/>
                    </a:xfrm>
                    <a:prstGeom prst="rect">
                      <a:avLst/>
                    </a:prstGeom>
                    <a:noFill/>
                    <a:ln w="9525">
                      <a:noFill/>
                      <a:miter lim="800000"/>
                      <a:headEnd/>
                      <a:tailEnd/>
                    </a:ln>
                  </pic:spPr>
                </pic:pic>
              </a:graphicData>
            </a:graphic>
          </wp:inline>
        </w:drawing>
      </w:r>
      <w:r w:rsidR="00363E12">
        <w:rPr>
          <w:rFonts w:ascii="Times New Roman" w:hAnsi="Times New Roman" w:cs="Times New Roman"/>
          <w:noProof/>
          <w:sz w:val="36"/>
          <w:szCs w:val="28"/>
        </w:rPr>
        <w:drawing>
          <wp:inline distT="0" distB="0" distL="0" distR="0">
            <wp:extent cx="5943600" cy="2451002"/>
            <wp:effectExtent l="1905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9"/>
                    <a:srcRect/>
                    <a:stretch>
                      <a:fillRect/>
                    </a:stretch>
                  </pic:blipFill>
                  <pic:spPr bwMode="auto">
                    <a:xfrm>
                      <a:off x="0" y="0"/>
                      <a:ext cx="5943600" cy="2451002"/>
                    </a:xfrm>
                    <a:prstGeom prst="rect">
                      <a:avLst/>
                    </a:prstGeom>
                    <a:noFill/>
                    <a:ln w="9525">
                      <a:noFill/>
                      <a:miter lim="800000"/>
                      <a:headEnd/>
                      <a:tailEnd/>
                    </a:ln>
                  </pic:spPr>
                </pic:pic>
              </a:graphicData>
            </a:graphic>
          </wp:inline>
        </w:drawing>
      </w:r>
    </w:p>
    <w:p w:rsidR="00363E12" w:rsidRDefault="00E86D61"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lastRenderedPageBreak/>
        <w:drawing>
          <wp:inline distT="0" distB="0" distL="0" distR="0">
            <wp:extent cx="5943600" cy="807799"/>
            <wp:effectExtent l="1905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00"/>
                    <a:srcRect/>
                    <a:stretch>
                      <a:fillRect/>
                    </a:stretch>
                  </pic:blipFill>
                  <pic:spPr bwMode="auto">
                    <a:xfrm>
                      <a:off x="0" y="0"/>
                      <a:ext cx="5943600" cy="807799"/>
                    </a:xfrm>
                    <a:prstGeom prst="rect">
                      <a:avLst/>
                    </a:prstGeom>
                    <a:noFill/>
                    <a:ln w="9525">
                      <a:noFill/>
                      <a:miter lim="800000"/>
                      <a:headEnd/>
                      <a:tailEnd/>
                    </a:ln>
                  </pic:spPr>
                </pic:pic>
              </a:graphicData>
            </a:graphic>
          </wp:inline>
        </w:drawing>
      </w:r>
      <w:r>
        <w:rPr>
          <w:rFonts w:ascii="Times New Roman" w:hAnsi="Times New Roman" w:cs="Times New Roman"/>
          <w:noProof/>
          <w:sz w:val="36"/>
          <w:szCs w:val="28"/>
        </w:rPr>
        <w:drawing>
          <wp:inline distT="0" distB="0" distL="0" distR="0">
            <wp:extent cx="5943600" cy="1913434"/>
            <wp:effectExtent l="1905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01"/>
                    <a:srcRect/>
                    <a:stretch>
                      <a:fillRect/>
                    </a:stretch>
                  </pic:blipFill>
                  <pic:spPr bwMode="auto">
                    <a:xfrm>
                      <a:off x="0" y="0"/>
                      <a:ext cx="5943600" cy="1913434"/>
                    </a:xfrm>
                    <a:prstGeom prst="rect">
                      <a:avLst/>
                    </a:prstGeom>
                    <a:noFill/>
                    <a:ln w="9525">
                      <a:noFill/>
                      <a:miter lim="800000"/>
                      <a:headEnd/>
                      <a:tailEnd/>
                    </a:ln>
                  </pic:spPr>
                </pic:pic>
              </a:graphicData>
            </a:graphic>
          </wp:inline>
        </w:drawing>
      </w:r>
      <w:r w:rsidR="00E01F4E">
        <w:rPr>
          <w:rFonts w:ascii="Times New Roman" w:hAnsi="Times New Roman" w:cs="Times New Roman"/>
          <w:noProof/>
          <w:sz w:val="36"/>
          <w:szCs w:val="28"/>
        </w:rPr>
        <w:drawing>
          <wp:inline distT="0" distB="0" distL="0" distR="0">
            <wp:extent cx="5943600" cy="2677314"/>
            <wp:effectExtent l="1905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2"/>
                    <a:srcRect/>
                    <a:stretch>
                      <a:fillRect/>
                    </a:stretch>
                  </pic:blipFill>
                  <pic:spPr bwMode="auto">
                    <a:xfrm>
                      <a:off x="0" y="0"/>
                      <a:ext cx="5943600" cy="2677314"/>
                    </a:xfrm>
                    <a:prstGeom prst="rect">
                      <a:avLst/>
                    </a:prstGeom>
                    <a:noFill/>
                    <a:ln w="9525">
                      <a:noFill/>
                      <a:miter lim="800000"/>
                      <a:headEnd/>
                      <a:tailEnd/>
                    </a:ln>
                  </pic:spPr>
                </pic:pic>
              </a:graphicData>
            </a:graphic>
          </wp:inline>
        </w:drawing>
      </w:r>
    </w:p>
    <w:p w:rsidR="00E01F4E" w:rsidRDefault="0074445D"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2085474"/>
            <wp:effectExtent l="1905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3"/>
                    <a:srcRect/>
                    <a:stretch>
                      <a:fillRect/>
                    </a:stretch>
                  </pic:blipFill>
                  <pic:spPr bwMode="auto">
                    <a:xfrm>
                      <a:off x="0" y="0"/>
                      <a:ext cx="5943600" cy="2085474"/>
                    </a:xfrm>
                    <a:prstGeom prst="rect">
                      <a:avLst/>
                    </a:prstGeom>
                    <a:noFill/>
                    <a:ln w="9525">
                      <a:noFill/>
                      <a:miter lim="800000"/>
                      <a:headEnd/>
                      <a:tailEnd/>
                    </a:ln>
                  </pic:spPr>
                </pic:pic>
              </a:graphicData>
            </a:graphic>
          </wp:inline>
        </w:drawing>
      </w:r>
    </w:p>
    <w:p w:rsidR="0074445D" w:rsidRDefault="00EC4812"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lastRenderedPageBreak/>
        <w:drawing>
          <wp:inline distT="0" distB="0" distL="0" distR="0">
            <wp:extent cx="5943600" cy="1496458"/>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04"/>
                    <a:srcRect/>
                    <a:stretch>
                      <a:fillRect/>
                    </a:stretch>
                  </pic:blipFill>
                  <pic:spPr bwMode="auto">
                    <a:xfrm>
                      <a:off x="0" y="0"/>
                      <a:ext cx="5943600" cy="1496458"/>
                    </a:xfrm>
                    <a:prstGeom prst="rect">
                      <a:avLst/>
                    </a:prstGeom>
                    <a:noFill/>
                    <a:ln w="9525">
                      <a:noFill/>
                      <a:miter lim="800000"/>
                      <a:headEnd/>
                      <a:tailEnd/>
                    </a:ln>
                  </pic:spPr>
                </pic:pic>
              </a:graphicData>
            </a:graphic>
          </wp:inline>
        </w:drawing>
      </w:r>
    </w:p>
    <w:p w:rsidR="00EC4812" w:rsidRDefault="00EC4812"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1487087"/>
            <wp:effectExtent l="1905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05"/>
                    <a:srcRect/>
                    <a:stretch>
                      <a:fillRect/>
                    </a:stretch>
                  </pic:blipFill>
                  <pic:spPr bwMode="auto">
                    <a:xfrm>
                      <a:off x="0" y="0"/>
                      <a:ext cx="5943600" cy="1487087"/>
                    </a:xfrm>
                    <a:prstGeom prst="rect">
                      <a:avLst/>
                    </a:prstGeom>
                    <a:noFill/>
                    <a:ln w="9525">
                      <a:noFill/>
                      <a:miter lim="800000"/>
                      <a:headEnd/>
                      <a:tailEnd/>
                    </a:ln>
                  </pic:spPr>
                </pic:pic>
              </a:graphicData>
            </a:graphic>
          </wp:inline>
        </w:drawing>
      </w:r>
    </w:p>
    <w:p w:rsidR="00EC4812" w:rsidRDefault="00EC4812"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2326208"/>
            <wp:effectExtent l="1905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06"/>
                    <a:srcRect/>
                    <a:stretch>
                      <a:fillRect/>
                    </a:stretch>
                  </pic:blipFill>
                  <pic:spPr bwMode="auto">
                    <a:xfrm>
                      <a:off x="0" y="0"/>
                      <a:ext cx="5943600" cy="2326208"/>
                    </a:xfrm>
                    <a:prstGeom prst="rect">
                      <a:avLst/>
                    </a:prstGeom>
                    <a:noFill/>
                    <a:ln w="9525">
                      <a:noFill/>
                      <a:miter lim="800000"/>
                      <a:headEnd/>
                      <a:tailEnd/>
                    </a:ln>
                  </pic:spPr>
                </pic:pic>
              </a:graphicData>
            </a:graphic>
          </wp:inline>
        </w:drawing>
      </w:r>
      <w:r>
        <w:rPr>
          <w:rFonts w:ascii="Times New Roman" w:hAnsi="Times New Roman" w:cs="Times New Roman"/>
          <w:noProof/>
          <w:sz w:val="36"/>
          <w:szCs w:val="28"/>
        </w:rPr>
        <w:drawing>
          <wp:inline distT="0" distB="0" distL="0" distR="0">
            <wp:extent cx="5943600" cy="2521015"/>
            <wp:effectExtent l="1905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7"/>
                    <a:srcRect/>
                    <a:stretch>
                      <a:fillRect/>
                    </a:stretch>
                  </pic:blipFill>
                  <pic:spPr bwMode="auto">
                    <a:xfrm>
                      <a:off x="0" y="0"/>
                      <a:ext cx="5943600" cy="2521015"/>
                    </a:xfrm>
                    <a:prstGeom prst="rect">
                      <a:avLst/>
                    </a:prstGeom>
                    <a:noFill/>
                    <a:ln w="9525">
                      <a:noFill/>
                      <a:miter lim="800000"/>
                      <a:headEnd/>
                      <a:tailEnd/>
                    </a:ln>
                  </pic:spPr>
                </pic:pic>
              </a:graphicData>
            </a:graphic>
          </wp:inline>
        </w:drawing>
      </w:r>
    </w:p>
    <w:p w:rsidR="00EC4812" w:rsidRDefault="00993B94"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lastRenderedPageBreak/>
        <w:drawing>
          <wp:inline distT="0" distB="0" distL="0" distR="0">
            <wp:extent cx="5942838" cy="2114093"/>
            <wp:effectExtent l="19050" t="0" r="762"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08"/>
                    <a:srcRect/>
                    <a:stretch>
                      <a:fillRect/>
                    </a:stretch>
                  </pic:blipFill>
                  <pic:spPr bwMode="auto">
                    <a:xfrm>
                      <a:off x="0" y="0"/>
                      <a:ext cx="5943600" cy="2114364"/>
                    </a:xfrm>
                    <a:prstGeom prst="rect">
                      <a:avLst/>
                    </a:prstGeom>
                    <a:noFill/>
                    <a:ln w="9525">
                      <a:noFill/>
                      <a:miter lim="800000"/>
                      <a:headEnd/>
                      <a:tailEnd/>
                    </a:ln>
                  </pic:spPr>
                </pic:pic>
              </a:graphicData>
            </a:graphic>
          </wp:inline>
        </w:drawing>
      </w:r>
    </w:p>
    <w:p w:rsidR="00993B94" w:rsidRDefault="00C86F72"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1474247"/>
            <wp:effectExtent l="1905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09"/>
                    <a:srcRect/>
                    <a:stretch>
                      <a:fillRect/>
                    </a:stretch>
                  </pic:blipFill>
                  <pic:spPr bwMode="auto">
                    <a:xfrm>
                      <a:off x="0" y="0"/>
                      <a:ext cx="5943600" cy="1474247"/>
                    </a:xfrm>
                    <a:prstGeom prst="rect">
                      <a:avLst/>
                    </a:prstGeom>
                    <a:noFill/>
                    <a:ln w="9525">
                      <a:noFill/>
                      <a:miter lim="800000"/>
                      <a:headEnd/>
                      <a:tailEnd/>
                    </a:ln>
                  </pic:spPr>
                </pic:pic>
              </a:graphicData>
            </a:graphic>
          </wp:inline>
        </w:drawing>
      </w:r>
    </w:p>
    <w:p w:rsidR="00C86F72" w:rsidRDefault="007C3A44"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2226289"/>
            <wp:effectExtent l="1905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10"/>
                    <a:srcRect/>
                    <a:stretch>
                      <a:fillRect/>
                    </a:stretch>
                  </pic:blipFill>
                  <pic:spPr bwMode="auto">
                    <a:xfrm>
                      <a:off x="0" y="0"/>
                      <a:ext cx="5943600" cy="2226289"/>
                    </a:xfrm>
                    <a:prstGeom prst="rect">
                      <a:avLst/>
                    </a:prstGeom>
                    <a:noFill/>
                    <a:ln w="9525">
                      <a:noFill/>
                      <a:miter lim="800000"/>
                      <a:headEnd/>
                      <a:tailEnd/>
                    </a:ln>
                  </pic:spPr>
                </pic:pic>
              </a:graphicData>
            </a:graphic>
          </wp:inline>
        </w:drawing>
      </w:r>
    </w:p>
    <w:p w:rsidR="007C3A44" w:rsidRDefault="0097435E"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764129"/>
            <wp:effectExtent l="1905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11"/>
                    <a:srcRect/>
                    <a:stretch>
                      <a:fillRect/>
                    </a:stretch>
                  </pic:blipFill>
                  <pic:spPr bwMode="auto">
                    <a:xfrm>
                      <a:off x="0" y="0"/>
                      <a:ext cx="5943600" cy="764129"/>
                    </a:xfrm>
                    <a:prstGeom prst="rect">
                      <a:avLst/>
                    </a:prstGeom>
                    <a:noFill/>
                    <a:ln w="9525">
                      <a:noFill/>
                      <a:miter lim="800000"/>
                      <a:headEnd/>
                      <a:tailEnd/>
                    </a:ln>
                  </pic:spPr>
                </pic:pic>
              </a:graphicData>
            </a:graphic>
          </wp:inline>
        </w:drawing>
      </w:r>
    </w:p>
    <w:p w:rsidR="0097435E" w:rsidRDefault="0097435E"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1120077"/>
            <wp:effectExtent l="1905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12"/>
                    <a:srcRect/>
                    <a:stretch>
                      <a:fillRect/>
                    </a:stretch>
                  </pic:blipFill>
                  <pic:spPr bwMode="auto">
                    <a:xfrm>
                      <a:off x="0" y="0"/>
                      <a:ext cx="5943600" cy="1120077"/>
                    </a:xfrm>
                    <a:prstGeom prst="rect">
                      <a:avLst/>
                    </a:prstGeom>
                    <a:noFill/>
                    <a:ln w="9525">
                      <a:noFill/>
                      <a:miter lim="800000"/>
                      <a:headEnd/>
                      <a:tailEnd/>
                    </a:ln>
                  </pic:spPr>
                </pic:pic>
              </a:graphicData>
            </a:graphic>
          </wp:inline>
        </w:drawing>
      </w:r>
    </w:p>
    <w:p w:rsidR="0097435E" w:rsidRDefault="0097435E"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lastRenderedPageBreak/>
        <w:drawing>
          <wp:inline distT="0" distB="0" distL="0" distR="0">
            <wp:extent cx="5943600" cy="2831924"/>
            <wp:effectExtent l="1905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13"/>
                    <a:srcRect/>
                    <a:stretch>
                      <a:fillRect/>
                    </a:stretch>
                  </pic:blipFill>
                  <pic:spPr bwMode="auto">
                    <a:xfrm>
                      <a:off x="0" y="0"/>
                      <a:ext cx="5943600" cy="2831924"/>
                    </a:xfrm>
                    <a:prstGeom prst="rect">
                      <a:avLst/>
                    </a:prstGeom>
                    <a:noFill/>
                    <a:ln w="9525">
                      <a:noFill/>
                      <a:miter lim="800000"/>
                      <a:headEnd/>
                      <a:tailEnd/>
                    </a:ln>
                  </pic:spPr>
                </pic:pic>
              </a:graphicData>
            </a:graphic>
          </wp:inline>
        </w:drawing>
      </w:r>
    </w:p>
    <w:p w:rsidR="0097435E" w:rsidRDefault="00E7270E"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974888"/>
            <wp:effectExtent l="1905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14"/>
                    <a:srcRect/>
                    <a:stretch>
                      <a:fillRect/>
                    </a:stretch>
                  </pic:blipFill>
                  <pic:spPr bwMode="auto">
                    <a:xfrm>
                      <a:off x="0" y="0"/>
                      <a:ext cx="5943600" cy="974888"/>
                    </a:xfrm>
                    <a:prstGeom prst="rect">
                      <a:avLst/>
                    </a:prstGeom>
                    <a:noFill/>
                    <a:ln w="9525">
                      <a:noFill/>
                      <a:miter lim="800000"/>
                      <a:headEnd/>
                      <a:tailEnd/>
                    </a:ln>
                  </pic:spPr>
                </pic:pic>
              </a:graphicData>
            </a:graphic>
          </wp:inline>
        </w:drawing>
      </w:r>
    </w:p>
    <w:p w:rsidR="00E7270E" w:rsidRDefault="00E7270E"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1702176"/>
            <wp:effectExtent l="1905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15"/>
                    <a:srcRect/>
                    <a:stretch>
                      <a:fillRect/>
                    </a:stretch>
                  </pic:blipFill>
                  <pic:spPr bwMode="auto">
                    <a:xfrm>
                      <a:off x="0" y="0"/>
                      <a:ext cx="5943600" cy="1702176"/>
                    </a:xfrm>
                    <a:prstGeom prst="rect">
                      <a:avLst/>
                    </a:prstGeom>
                    <a:noFill/>
                    <a:ln w="9525">
                      <a:noFill/>
                      <a:miter lim="800000"/>
                      <a:headEnd/>
                      <a:tailEnd/>
                    </a:ln>
                  </pic:spPr>
                </pic:pic>
              </a:graphicData>
            </a:graphic>
          </wp:inline>
        </w:drawing>
      </w:r>
      <w:r>
        <w:rPr>
          <w:rFonts w:ascii="Times New Roman" w:hAnsi="Times New Roman" w:cs="Times New Roman"/>
          <w:noProof/>
          <w:sz w:val="36"/>
          <w:szCs w:val="28"/>
        </w:rPr>
        <w:drawing>
          <wp:inline distT="0" distB="0" distL="0" distR="0">
            <wp:extent cx="5943600" cy="543627"/>
            <wp:effectExtent l="1905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16"/>
                    <a:srcRect/>
                    <a:stretch>
                      <a:fillRect/>
                    </a:stretch>
                  </pic:blipFill>
                  <pic:spPr bwMode="auto">
                    <a:xfrm>
                      <a:off x="0" y="0"/>
                      <a:ext cx="5943600" cy="543627"/>
                    </a:xfrm>
                    <a:prstGeom prst="rect">
                      <a:avLst/>
                    </a:prstGeom>
                    <a:noFill/>
                    <a:ln w="9525">
                      <a:noFill/>
                      <a:miter lim="800000"/>
                      <a:headEnd/>
                      <a:tailEnd/>
                    </a:ln>
                  </pic:spPr>
                </pic:pic>
              </a:graphicData>
            </a:graphic>
          </wp:inline>
        </w:drawing>
      </w:r>
      <w:r>
        <w:rPr>
          <w:rFonts w:ascii="Times New Roman" w:hAnsi="Times New Roman" w:cs="Times New Roman"/>
          <w:noProof/>
          <w:sz w:val="36"/>
          <w:szCs w:val="28"/>
        </w:rPr>
        <w:lastRenderedPageBreak/>
        <w:drawing>
          <wp:inline distT="0" distB="0" distL="0" distR="0">
            <wp:extent cx="5943600" cy="1015316"/>
            <wp:effectExtent l="1905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17"/>
                    <a:srcRect/>
                    <a:stretch>
                      <a:fillRect/>
                    </a:stretch>
                  </pic:blipFill>
                  <pic:spPr bwMode="auto">
                    <a:xfrm>
                      <a:off x="0" y="0"/>
                      <a:ext cx="5943600" cy="1015316"/>
                    </a:xfrm>
                    <a:prstGeom prst="rect">
                      <a:avLst/>
                    </a:prstGeom>
                    <a:noFill/>
                    <a:ln w="9525">
                      <a:noFill/>
                      <a:miter lim="800000"/>
                      <a:headEnd/>
                      <a:tailEnd/>
                    </a:ln>
                  </pic:spPr>
                </pic:pic>
              </a:graphicData>
            </a:graphic>
          </wp:inline>
        </w:drawing>
      </w:r>
      <w:r>
        <w:rPr>
          <w:rFonts w:ascii="Times New Roman" w:hAnsi="Times New Roman" w:cs="Times New Roman"/>
          <w:noProof/>
          <w:sz w:val="36"/>
          <w:szCs w:val="28"/>
        </w:rPr>
        <w:drawing>
          <wp:inline distT="0" distB="0" distL="0" distR="0">
            <wp:extent cx="5943600" cy="1998564"/>
            <wp:effectExtent l="1905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18"/>
                    <a:srcRect/>
                    <a:stretch>
                      <a:fillRect/>
                    </a:stretch>
                  </pic:blipFill>
                  <pic:spPr bwMode="auto">
                    <a:xfrm>
                      <a:off x="0" y="0"/>
                      <a:ext cx="5943600" cy="1998564"/>
                    </a:xfrm>
                    <a:prstGeom prst="rect">
                      <a:avLst/>
                    </a:prstGeom>
                    <a:noFill/>
                    <a:ln w="9525">
                      <a:noFill/>
                      <a:miter lim="800000"/>
                      <a:headEnd/>
                      <a:tailEnd/>
                    </a:ln>
                  </pic:spPr>
                </pic:pic>
              </a:graphicData>
            </a:graphic>
          </wp:inline>
        </w:drawing>
      </w:r>
    </w:p>
    <w:p w:rsidR="00E7270E" w:rsidRDefault="006E2F34"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1713835"/>
            <wp:effectExtent l="1905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19"/>
                    <a:srcRect/>
                    <a:stretch>
                      <a:fillRect/>
                    </a:stretch>
                  </pic:blipFill>
                  <pic:spPr bwMode="auto">
                    <a:xfrm>
                      <a:off x="0" y="0"/>
                      <a:ext cx="5943600" cy="1713835"/>
                    </a:xfrm>
                    <a:prstGeom prst="rect">
                      <a:avLst/>
                    </a:prstGeom>
                    <a:noFill/>
                    <a:ln w="9525">
                      <a:noFill/>
                      <a:miter lim="800000"/>
                      <a:headEnd/>
                      <a:tailEnd/>
                    </a:ln>
                  </pic:spPr>
                </pic:pic>
              </a:graphicData>
            </a:graphic>
          </wp:inline>
        </w:drawing>
      </w:r>
    </w:p>
    <w:p w:rsidR="006E2F34" w:rsidRDefault="006E2F34"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1040774"/>
            <wp:effectExtent l="1905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20"/>
                    <a:srcRect/>
                    <a:stretch>
                      <a:fillRect/>
                    </a:stretch>
                  </pic:blipFill>
                  <pic:spPr bwMode="auto">
                    <a:xfrm>
                      <a:off x="0" y="0"/>
                      <a:ext cx="5943600" cy="1040774"/>
                    </a:xfrm>
                    <a:prstGeom prst="rect">
                      <a:avLst/>
                    </a:prstGeom>
                    <a:noFill/>
                    <a:ln w="9525">
                      <a:noFill/>
                      <a:miter lim="800000"/>
                      <a:headEnd/>
                      <a:tailEnd/>
                    </a:ln>
                  </pic:spPr>
                </pic:pic>
              </a:graphicData>
            </a:graphic>
          </wp:inline>
        </w:drawing>
      </w:r>
    </w:p>
    <w:p w:rsidR="006E2F34" w:rsidRDefault="006E2F34"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lastRenderedPageBreak/>
        <w:drawing>
          <wp:inline distT="0" distB="0" distL="0" distR="0">
            <wp:extent cx="5943600" cy="1826388"/>
            <wp:effectExtent l="1905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21"/>
                    <a:srcRect/>
                    <a:stretch>
                      <a:fillRect/>
                    </a:stretch>
                  </pic:blipFill>
                  <pic:spPr bwMode="auto">
                    <a:xfrm>
                      <a:off x="0" y="0"/>
                      <a:ext cx="5943600" cy="1826388"/>
                    </a:xfrm>
                    <a:prstGeom prst="rect">
                      <a:avLst/>
                    </a:prstGeom>
                    <a:noFill/>
                    <a:ln w="9525">
                      <a:noFill/>
                      <a:miter lim="800000"/>
                      <a:headEnd/>
                      <a:tailEnd/>
                    </a:ln>
                  </pic:spPr>
                </pic:pic>
              </a:graphicData>
            </a:graphic>
          </wp:inline>
        </w:drawing>
      </w:r>
      <w:r>
        <w:rPr>
          <w:rFonts w:ascii="Times New Roman" w:hAnsi="Times New Roman" w:cs="Times New Roman"/>
          <w:noProof/>
          <w:sz w:val="36"/>
          <w:szCs w:val="28"/>
        </w:rPr>
        <w:drawing>
          <wp:inline distT="0" distB="0" distL="0" distR="0">
            <wp:extent cx="5943600" cy="754470"/>
            <wp:effectExtent l="1905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22"/>
                    <a:srcRect/>
                    <a:stretch>
                      <a:fillRect/>
                    </a:stretch>
                  </pic:blipFill>
                  <pic:spPr bwMode="auto">
                    <a:xfrm>
                      <a:off x="0" y="0"/>
                      <a:ext cx="5943600" cy="754470"/>
                    </a:xfrm>
                    <a:prstGeom prst="rect">
                      <a:avLst/>
                    </a:prstGeom>
                    <a:noFill/>
                    <a:ln w="9525">
                      <a:noFill/>
                      <a:miter lim="800000"/>
                      <a:headEnd/>
                      <a:tailEnd/>
                    </a:ln>
                  </pic:spPr>
                </pic:pic>
              </a:graphicData>
            </a:graphic>
          </wp:inline>
        </w:drawing>
      </w:r>
      <w:r>
        <w:rPr>
          <w:rFonts w:ascii="Times New Roman" w:hAnsi="Times New Roman" w:cs="Times New Roman"/>
          <w:noProof/>
          <w:sz w:val="36"/>
          <w:szCs w:val="28"/>
        </w:rPr>
        <w:drawing>
          <wp:inline distT="0" distB="0" distL="0" distR="0">
            <wp:extent cx="5943600" cy="605054"/>
            <wp:effectExtent l="1905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23"/>
                    <a:srcRect/>
                    <a:stretch>
                      <a:fillRect/>
                    </a:stretch>
                  </pic:blipFill>
                  <pic:spPr bwMode="auto">
                    <a:xfrm>
                      <a:off x="0" y="0"/>
                      <a:ext cx="5943600" cy="605054"/>
                    </a:xfrm>
                    <a:prstGeom prst="rect">
                      <a:avLst/>
                    </a:prstGeom>
                    <a:noFill/>
                    <a:ln w="9525">
                      <a:noFill/>
                      <a:miter lim="800000"/>
                      <a:headEnd/>
                      <a:tailEnd/>
                    </a:ln>
                  </pic:spPr>
                </pic:pic>
              </a:graphicData>
            </a:graphic>
          </wp:inline>
        </w:drawing>
      </w:r>
      <w:r w:rsidR="00E033E3">
        <w:rPr>
          <w:rFonts w:ascii="Times New Roman" w:hAnsi="Times New Roman" w:cs="Times New Roman"/>
          <w:noProof/>
          <w:sz w:val="36"/>
          <w:szCs w:val="28"/>
        </w:rPr>
        <w:drawing>
          <wp:inline distT="0" distB="0" distL="0" distR="0">
            <wp:extent cx="5943600" cy="1710535"/>
            <wp:effectExtent l="1905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24"/>
                    <a:srcRect/>
                    <a:stretch>
                      <a:fillRect/>
                    </a:stretch>
                  </pic:blipFill>
                  <pic:spPr bwMode="auto">
                    <a:xfrm>
                      <a:off x="0" y="0"/>
                      <a:ext cx="5943600" cy="1710535"/>
                    </a:xfrm>
                    <a:prstGeom prst="rect">
                      <a:avLst/>
                    </a:prstGeom>
                    <a:noFill/>
                    <a:ln w="9525">
                      <a:noFill/>
                      <a:miter lim="800000"/>
                      <a:headEnd/>
                      <a:tailEnd/>
                    </a:ln>
                  </pic:spPr>
                </pic:pic>
              </a:graphicData>
            </a:graphic>
          </wp:inline>
        </w:drawing>
      </w:r>
      <w:r w:rsidR="00DA195B">
        <w:rPr>
          <w:rFonts w:ascii="Times New Roman" w:hAnsi="Times New Roman" w:cs="Times New Roman"/>
          <w:noProof/>
          <w:sz w:val="36"/>
          <w:szCs w:val="28"/>
        </w:rPr>
        <w:drawing>
          <wp:inline distT="0" distB="0" distL="0" distR="0">
            <wp:extent cx="5943600" cy="711069"/>
            <wp:effectExtent l="1905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5"/>
                    <a:srcRect/>
                    <a:stretch>
                      <a:fillRect/>
                    </a:stretch>
                  </pic:blipFill>
                  <pic:spPr bwMode="auto">
                    <a:xfrm>
                      <a:off x="0" y="0"/>
                      <a:ext cx="5943600" cy="711069"/>
                    </a:xfrm>
                    <a:prstGeom prst="rect">
                      <a:avLst/>
                    </a:prstGeom>
                    <a:noFill/>
                    <a:ln w="9525">
                      <a:noFill/>
                      <a:miter lim="800000"/>
                      <a:headEnd/>
                      <a:tailEnd/>
                    </a:ln>
                  </pic:spPr>
                </pic:pic>
              </a:graphicData>
            </a:graphic>
          </wp:inline>
        </w:drawing>
      </w:r>
      <w:r w:rsidR="00F43AF9">
        <w:rPr>
          <w:rFonts w:ascii="Times New Roman" w:hAnsi="Times New Roman" w:cs="Times New Roman"/>
          <w:noProof/>
          <w:sz w:val="36"/>
          <w:szCs w:val="28"/>
        </w:rPr>
        <w:drawing>
          <wp:inline distT="0" distB="0" distL="0" distR="0">
            <wp:extent cx="5943600" cy="1839804"/>
            <wp:effectExtent l="1905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26"/>
                    <a:srcRect/>
                    <a:stretch>
                      <a:fillRect/>
                    </a:stretch>
                  </pic:blipFill>
                  <pic:spPr bwMode="auto">
                    <a:xfrm>
                      <a:off x="0" y="0"/>
                      <a:ext cx="5943600" cy="1839804"/>
                    </a:xfrm>
                    <a:prstGeom prst="rect">
                      <a:avLst/>
                    </a:prstGeom>
                    <a:noFill/>
                    <a:ln w="9525">
                      <a:noFill/>
                      <a:miter lim="800000"/>
                      <a:headEnd/>
                      <a:tailEnd/>
                    </a:ln>
                  </pic:spPr>
                </pic:pic>
              </a:graphicData>
            </a:graphic>
          </wp:inline>
        </w:drawing>
      </w:r>
      <w:r w:rsidR="00EB7C26">
        <w:rPr>
          <w:rFonts w:ascii="Times New Roman" w:hAnsi="Times New Roman" w:cs="Times New Roman"/>
          <w:noProof/>
          <w:sz w:val="36"/>
          <w:szCs w:val="28"/>
        </w:rPr>
        <w:lastRenderedPageBreak/>
        <w:drawing>
          <wp:inline distT="0" distB="0" distL="0" distR="0">
            <wp:extent cx="5943600" cy="1699906"/>
            <wp:effectExtent l="1905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27"/>
                    <a:srcRect/>
                    <a:stretch>
                      <a:fillRect/>
                    </a:stretch>
                  </pic:blipFill>
                  <pic:spPr bwMode="auto">
                    <a:xfrm>
                      <a:off x="0" y="0"/>
                      <a:ext cx="5943600" cy="1699906"/>
                    </a:xfrm>
                    <a:prstGeom prst="rect">
                      <a:avLst/>
                    </a:prstGeom>
                    <a:noFill/>
                    <a:ln w="9525">
                      <a:noFill/>
                      <a:miter lim="800000"/>
                      <a:headEnd/>
                      <a:tailEnd/>
                    </a:ln>
                  </pic:spPr>
                </pic:pic>
              </a:graphicData>
            </a:graphic>
          </wp:inline>
        </w:drawing>
      </w:r>
      <w:r w:rsidR="002D15B4">
        <w:rPr>
          <w:rFonts w:ascii="Times New Roman" w:hAnsi="Times New Roman" w:cs="Times New Roman"/>
          <w:noProof/>
          <w:sz w:val="36"/>
          <w:szCs w:val="28"/>
        </w:rPr>
        <w:drawing>
          <wp:inline distT="0" distB="0" distL="0" distR="0">
            <wp:extent cx="5943600" cy="1811311"/>
            <wp:effectExtent l="1905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28"/>
                    <a:srcRect/>
                    <a:stretch>
                      <a:fillRect/>
                    </a:stretch>
                  </pic:blipFill>
                  <pic:spPr bwMode="auto">
                    <a:xfrm>
                      <a:off x="0" y="0"/>
                      <a:ext cx="5943600" cy="1811311"/>
                    </a:xfrm>
                    <a:prstGeom prst="rect">
                      <a:avLst/>
                    </a:prstGeom>
                    <a:noFill/>
                    <a:ln w="9525">
                      <a:noFill/>
                      <a:miter lim="800000"/>
                      <a:headEnd/>
                      <a:tailEnd/>
                    </a:ln>
                  </pic:spPr>
                </pic:pic>
              </a:graphicData>
            </a:graphic>
          </wp:inline>
        </w:drawing>
      </w:r>
      <w:r w:rsidR="002D15B4">
        <w:rPr>
          <w:rFonts w:ascii="Times New Roman" w:hAnsi="Times New Roman" w:cs="Times New Roman"/>
          <w:noProof/>
          <w:sz w:val="36"/>
          <w:szCs w:val="28"/>
        </w:rPr>
        <w:drawing>
          <wp:inline distT="0" distB="0" distL="0" distR="0">
            <wp:extent cx="5943600" cy="2254097"/>
            <wp:effectExtent l="1905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29"/>
                    <a:srcRect/>
                    <a:stretch>
                      <a:fillRect/>
                    </a:stretch>
                  </pic:blipFill>
                  <pic:spPr bwMode="auto">
                    <a:xfrm>
                      <a:off x="0" y="0"/>
                      <a:ext cx="5943600" cy="2254097"/>
                    </a:xfrm>
                    <a:prstGeom prst="rect">
                      <a:avLst/>
                    </a:prstGeom>
                    <a:noFill/>
                    <a:ln w="9525">
                      <a:noFill/>
                      <a:miter lim="800000"/>
                      <a:headEnd/>
                      <a:tailEnd/>
                    </a:ln>
                  </pic:spPr>
                </pic:pic>
              </a:graphicData>
            </a:graphic>
          </wp:inline>
        </w:drawing>
      </w:r>
    </w:p>
    <w:p w:rsidR="002D15B4" w:rsidRDefault="008B60F2"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1219856"/>
            <wp:effectExtent l="1905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30"/>
                    <a:srcRect/>
                    <a:stretch>
                      <a:fillRect/>
                    </a:stretch>
                  </pic:blipFill>
                  <pic:spPr bwMode="auto">
                    <a:xfrm>
                      <a:off x="0" y="0"/>
                      <a:ext cx="5943600" cy="1219856"/>
                    </a:xfrm>
                    <a:prstGeom prst="rect">
                      <a:avLst/>
                    </a:prstGeom>
                    <a:noFill/>
                    <a:ln w="9525">
                      <a:noFill/>
                      <a:miter lim="800000"/>
                      <a:headEnd/>
                      <a:tailEnd/>
                    </a:ln>
                  </pic:spPr>
                </pic:pic>
              </a:graphicData>
            </a:graphic>
          </wp:inline>
        </w:drawing>
      </w:r>
    </w:p>
    <w:p w:rsidR="008B60F2" w:rsidRDefault="008B60F2"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lastRenderedPageBreak/>
        <w:drawing>
          <wp:inline distT="0" distB="0" distL="0" distR="0">
            <wp:extent cx="5943600" cy="1678433"/>
            <wp:effectExtent l="1905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31"/>
                    <a:srcRect/>
                    <a:stretch>
                      <a:fillRect/>
                    </a:stretch>
                  </pic:blipFill>
                  <pic:spPr bwMode="auto">
                    <a:xfrm>
                      <a:off x="0" y="0"/>
                      <a:ext cx="5943600" cy="1678433"/>
                    </a:xfrm>
                    <a:prstGeom prst="rect">
                      <a:avLst/>
                    </a:prstGeom>
                    <a:noFill/>
                    <a:ln w="9525">
                      <a:noFill/>
                      <a:miter lim="800000"/>
                      <a:headEnd/>
                      <a:tailEnd/>
                    </a:ln>
                  </pic:spPr>
                </pic:pic>
              </a:graphicData>
            </a:graphic>
          </wp:inline>
        </w:drawing>
      </w:r>
    </w:p>
    <w:p w:rsidR="008B60F2" w:rsidRDefault="006647C7"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2693250"/>
            <wp:effectExtent l="1905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32"/>
                    <a:srcRect/>
                    <a:stretch>
                      <a:fillRect/>
                    </a:stretch>
                  </pic:blipFill>
                  <pic:spPr bwMode="auto">
                    <a:xfrm>
                      <a:off x="0" y="0"/>
                      <a:ext cx="5943600" cy="2693250"/>
                    </a:xfrm>
                    <a:prstGeom prst="rect">
                      <a:avLst/>
                    </a:prstGeom>
                    <a:noFill/>
                    <a:ln w="9525">
                      <a:noFill/>
                      <a:miter lim="800000"/>
                      <a:headEnd/>
                      <a:tailEnd/>
                    </a:ln>
                  </pic:spPr>
                </pic:pic>
              </a:graphicData>
            </a:graphic>
          </wp:inline>
        </w:drawing>
      </w:r>
    </w:p>
    <w:p w:rsidR="006647C7" w:rsidRDefault="00133EED"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548570"/>
            <wp:effectExtent l="1905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33"/>
                    <a:srcRect/>
                    <a:stretch>
                      <a:fillRect/>
                    </a:stretch>
                  </pic:blipFill>
                  <pic:spPr bwMode="auto">
                    <a:xfrm>
                      <a:off x="0" y="0"/>
                      <a:ext cx="5943600" cy="548570"/>
                    </a:xfrm>
                    <a:prstGeom prst="rect">
                      <a:avLst/>
                    </a:prstGeom>
                    <a:noFill/>
                    <a:ln w="9525">
                      <a:noFill/>
                      <a:miter lim="800000"/>
                      <a:headEnd/>
                      <a:tailEnd/>
                    </a:ln>
                  </pic:spPr>
                </pic:pic>
              </a:graphicData>
            </a:graphic>
          </wp:inline>
        </w:drawing>
      </w:r>
    </w:p>
    <w:p w:rsidR="00133EED" w:rsidRDefault="00CA3269"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1294362"/>
            <wp:effectExtent l="1905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34"/>
                    <a:srcRect/>
                    <a:stretch>
                      <a:fillRect/>
                    </a:stretch>
                  </pic:blipFill>
                  <pic:spPr bwMode="auto">
                    <a:xfrm>
                      <a:off x="0" y="0"/>
                      <a:ext cx="5943600" cy="1294362"/>
                    </a:xfrm>
                    <a:prstGeom prst="rect">
                      <a:avLst/>
                    </a:prstGeom>
                    <a:noFill/>
                    <a:ln w="9525">
                      <a:noFill/>
                      <a:miter lim="800000"/>
                      <a:headEnd/>
                      <a:tailEnd/>
                    </a:ln>
                  </pic:spPr>
                </pic:pic>
              </a:graphicData>
            </a:graphic>
          </wp:inline>
        </w:drawing>
      </w:r>
    </w:p>
    <w:p w:rsidR="00CA3269" w:rsidRDefault="00487009"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lastRenderedPageBreak/>
        <w:drawing>
          <wp:inline distT="0" distB="0" distL="0" distR="0">
            <wp:extent cx="5943600" cy="1157354"/>
            <wp:effectExtent l="1905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35"/>
                    <a:srcRect/>
                    <a:stretch>
                      <a:fillRect/>
                    </a:stretch>
                  </pic:blipFill>
                  <pic:spPr bwMode="auto">
                    <a:xfrm>
                      <a:off x="0" y="0"/>
                      <a:ext cx="5943600" cy="1157354"/>
                    </a:xfrm>
                    <a:prstGeom prst="rect">
                      <a:avLst/>
                    </a:prstGeom>
                    <a:noFill/>
                    <a:ln w="9525">
                      <a:noFill/>
                      <a:miter lim="800000"/>
                      <a:headEnd/>
                      <a:tailEnd/>
                    </a:ln>
                  </pic:spPr>
                </pic:pic>
              </a:graphicData>
            </a:graphic>
          </wp:inline>
        </w:drawing>
      </w:r>
      <w:r w:rsidR="00944794">
        <w:rPr>
          <w:rFonts w:ascii="Times New Roman" w:hAnsi="Times New Roman" w:cs="Times New Roman"/>
          <w:noProof/>
          <w:sz w:val="36"/>
          <w:szCs w:val="28"/>
        </w:rPr>
        <w:drawing>
          <wp:inline distT="0" distB="0" distL="0" distR="0">
            <wp:extent cx="5943600" cy="2135368"/>
            <wp:effectExtent l="1905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36"/>
                    <a:srcRect/>
                    <a:stretch>
                      <a:fillRect/>
                    </a:stretch>
                  </pic:blipFill>
                  <pic:spPr bwMode="auto">
                    <a:xfrm>
                      <a:off x="0" y="0"/>
                      <a:ext cx="5943600" cy="2135368"/>
                    </a:xfrm>
                    <a:prstGeom prst="rect">
                      <a:avLst/>
                    </a:prstGeom>
                    <a:noFill/>
                    <a:ln w="9525">
                      <a:noFill/>
                      <a:miter lim="800000"/>
                      <a:headEnd/>
                      <a:tailEnd/>
                    </a:ln>
                  </pic:spPr>
                </pic:pic>
              </a:graphicData>
            </a:graphic>
          </wp:inline>
        </w:drawing>
      </w:r>
      <w:r w:rsidR="00DE640B">
        <w:rPr>
          <w:rFonts w:ascii="Times New Roman" w:hAnsi="Times New Roman" w:cs="Times New Roman"/>
          <w:noProof/>
          <w:sz w:val="36"/>
          <w:szCs w:val="28"/>
        </w:rPr>
        <w:drawing>
          <wp:inline distT="0" distB="0" distL="0" distR="0">
            <wp:extent cx="5943600" cy="1427928"/>
            <wp:effectExtent l="1905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37"/>
                    <a:srcRect/>
                    <a:stretch>
                      <a:fillRect/>
                    </a:stretch>
                  </pic:blipFill>
                  <pic:spPr bwMode="auto">
                    <a:xfrm>
                      <a:off x="0" y="0"/>
                      <a:ext cx="5943600" cy="1427928"/>
                    </a:xfrm>
                    <a:prstGeom prst="rect">
                      <a:avLst/>
                    </a:prstGeom>
                    <a:noFill/>
                    <a:ln w="9525">
                      <a:noFill/>
                      <a:miter lim="800000"/>
                      <a:headEnd/>
                      <a:tailEnd/>
                    </a:ln>
                  </pic:spPr>
                </pic:pic>
              </a:graphicData>
            </a:graphic>
          </wp:inline>
        </w:drawing>
      </w:r>
      <w:r w:rsidR="00DE640B">
        <w:rPr>
          <w:rFonts w:ascii="Times New Roman" w:hAnsi="Times New Roman" w:cs="Times New Roman"/>
          <w:noProof/>
          <w:sz w:val="36"/>
          <w:szCs w:val="28"/>
        </w:rPr>
        <w:drawing>
          <wp:inline distT="0" distB="0" distL="0" distR="0">
            <wp:extent cx="5943600" cy="1286484"/>
            <wp:effectExtent l="1905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38"/>
                    <a:srcRect/>
                    <a:stretch>
                      <a:fillRect/>
                    </a:stretch>
                  </pic:blipFill>
                  <pic:spPr bwMode="auto">
                    <a:xfrm>
                      <a:off x="0" y="0"/>
                      <a:ext cx="5943600" cy="1286484"/>
                    </a:xfrm>
                    <a:prstGeom prst="rect">
                      <a:avLst/>
                    </a:prstGeom>
                    <a:noFill/>
                    <a:ln w="9525">
                      <a:noFill/>
                      <a:miter lim="800000"/>
                      <a:headEnd/>
                      <a:tailEnd/>
                    </a:ln>
                  </pic:spPr>
                </pic:pic>
              </a:graphicData>
            </a:graphic>
          </wp:inline>
        </w:drawing>
      </w:r>
      <w:r w:rsidR="00CA07B4">
        <w:rPr>
          <w:rFonts w:ascii="Times New Roman" w:hAnsi="Times New Roman" w:cs="Times New Roman"/>
          <w:noProof/>
          <w:sz w:val="36"/>
          <w:szCs w:val="28"/>
        </w:rPr>
        <w:drawing>
          <wp:inline distT="0" distB="0" distL="0" distR="0">
            <wp:extent cx="5943600" cy="1577450"/>
            <wp:effectExtent l="1905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39"/>
                    <a:srcRect/>
                    <a:stretch>
                      <a:fillRect/>
                    </a:stretch>
                  </pic:blipFill>
                  <pic:spPr bwMode="auto">
                    <a:xfrm>
                      <a:off x="0" y="0"/>
                      <a:ext cx="5943600" cy="1577450"/>
                    </a:xfrm>
                    <a:prstGeom prst="rect">
                      <a:avLst/>
                    </a:prstGeom>
                    <a:noFill/>
                    <a:ln w="9525">
                      <a:noFill/>
                      <a:miter lim="800000"/>
                      <a:headEnd/>
                      <a:tailEnd/>
                    </a:ln>
                  </pic:spPr>
                </pic:pic>
              </a:graphicData>
            </a:graphic>
          </wp:inline>
        </w:drawing>
      </w:r>
      <w:r w:rsidR="00F97446">
        <w:rPr>
          <w:rFonts w:ascii="Times New Roman" w:hAnsi="Times New Roman" w:cs="Times New Roman"/>
          <w:noProof/>
          <w:sz w:val="36"/>
          <w:szCs w:val="28"/>
        </w:rPr>
        <w:lastRenderedPageBreak/>
        <w:drawing>
          <wp:inline distT="0" distB="0" distL="0" distR="0">
            <wp:extent cx="5943600" cy="1815309"/>
            <wp:effectExtent l="1905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40"/>
                    <a:srcRect/>
                    <a:stretch>
                      <a:fillRect/>
                    </a:stretch>
                  </pic:blipFill>
                  <pic:spPr bwMode="auto">
                    <a:xfrm>
                      <a:off x="0" y="0"/>
                      <a:ext cx="5943600" cy="1815309"/>
                    </a:xfrm>
                    <a:prstGeom prst="rect">
                      <a:avLst/>
                    </a:prstGeom>
                    <a:noFill/>
                    <a:ln w="9525">
                      <a:noFill/>
                      <a:miter lim="800000"/>
                      <a:headEnd/>
                      <a:tailEnd/>
                    </a:ln>
                  </pic:spPr>
                </pic:pic>
              </a:graphicData>
            </a:graphic>
          </wp:inline>
        </w:drawing>
      </w:r>
      <w:r w:rsidR="00AC0DEE">
        <w:rPr>
          <w:rFonts w:ascii="Times New Roman" w:hAnsi="Times New Roman" w:cs="Times New Roman"/>
          <w:noProof/>
          <w:sz w:val="36"/>
          <w:szCs w:val="28"/>
        </w:rPr>
        <w:drawing>
          <wp:inline distT="0" distB="0" distL="0" distR="0">
            <wp:extent cx="5943600" cy="2425489"/>
            <wp:effectExtent l="1905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41"/>
                    <a:srcRect/>
                    <a:stretch>
                      <a:fillRect/>
                    </a:stretch>
                  </pic:blipFill>
                  <pic:spPr bwMode="auto">
                    <a:xfrm>
                      <a:off x="0" y="0"/>
                      <a:ext cx="5943600" cy="2425489"/>
                    </a:xfrm>
                    <a:prstGeom prst="rect">
                      <a:avLst/>
                    </a:prstGeom>
                    <a:noFill/>
                    <a:ln w="9525">
                      <a:noFill/>
                      <a:miter lim="800000"/>
                      <a:headEnd/>
                      <a:tailEnd/>
                    </a:ln>
                  </pic:spPr>
                </pic:pic>
              </a:graphicData>
            </a:graphic>
          </wp:inline>
        </w:drawing>
      </w:r>
      <w:r w:rsidR="009240BD">
        <w:rPr>
          <w:rFonts w:ascii="Times New Roman" w:hAnsi="Times New Roman" w:cs="Times New Roman"/>
          <w:noProof/>
          <w:sz w:val="36"/>
          <w:szCs w:val="28"/>
        </w:rPr>
        <w:drawing>
          <wp:inline distT="0" distB="0" distL="0" distR="0">
            <wp:extent cx="5943600" cy="1999945"/>
            <wp:effectExtent l="1905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42"/>
                    <a:srcRect/>
                    <a:stretch>
                      <a:fillRect/>
                    </a:stretch>
                  </pic:blipFill>
                  <pic:spPr bwMode="auto">
                    <a:xfrm>
                      <a:off x="0" y="0"/>
                      <a:ext cx="5943600" cy="1999945"/>
                    </a:xfrm>
                    <a:prstGeom prst="rect">
                      <a:avLst/>
                    </a:prstGeom>
                    <a:noFill/>
                    <a:ln w="9525">
                      <a:noFill/>
                      <a:miter lim="800000"/>
                      <a:headEnd/>
                      <a:tailEnd/>
                    </a:ln>
                  </pic:spPr>
                </pic:pic>
              </a:graphicData>
            </a:graphic>
          </wp:inline>
        </w:drawing>
      </w:r>
      <w:r w:rsidR="00BC1C08">
        <w:rPr>
          <w:rFonts w:ascii="Times New Roman" w:hAnsi="Times New Roman" w:cs="Times New Roman"/>
          <w:noProof/>
          <w:sz w:val="36"/>
          <w:szCs w:val="28"/>
        </w:rPr>
        <w:drawing>
          <wp:inline distT="0" distB="0" distL="0" distR="0">
            <wp:extent cx="5943600" cy="1627769"/>
            <wp:effectExtent l="1905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43"/>
                    <a:srcRect/>
                    <a:stretch>
                      <a:fillRect/>
                    </a:stretch>
                  </pic:blipFill>
                  <pic:spPr bwMode="auto">
                    <a:xfrm>
                      <a:off x="0" y="0"/>
                      <a:ext cx="5943600" cy="1627769"/>
                    </a:xfrm>
                    <a:prstGeom prst="rect">
                      <a:avLst/>
                    </a:prstGeom>
                    <a:noFill/>
                    <a:ln w="9525">
                      <a:noFill/>
                      <a:miter lim="800000"/>
                      <a:headEnd/>
                      <a:tailEnd/>
                    </a:ln>
                  </pic:spPr>
                </pic:pic>
              </a:graphicData>
            </a:graphic>
          </wp:inline>
        </w:drawing>
      </w:r>
      <w:r w:rsidR="0084309E">
        <w:rPr>
          <w:rFonts w:ascii="Times New Roman" w:hAnsi="Times New Roman" w:cs="Times New Roman"/>
          <w:noProof/>
          <w:sz w:val="36"/>
          <w:szCs w:val="28"/>
        </w:rPr>
        <w:lastRenderedPageBreak/>
        <w:drawing>
          <wp:inline distT="0" distB="0" distL="0" distR="0">
            <wp:extent cx="5943600" cy="1940169"/>
            <wp:effectExtent l="1905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44"/>
                    <a:srcRect/>
                    <a:stretch>
                      <a:fillRect/>
                    </a:stretch>
                  </pic:blipFill>
                  <pic:spPr bwMode="auto">
                    <a:xfrm>
                      <a:off x="0" y="0"/>
                      <a:ext cx="5943600" cy="1940169"/>
                    </a:xfrm>
                    <a:prstGeom prst="rect">
                      <a:avLst/>
                    </a:prstGeom>
                    <a:noFill/>
                    <a:ln w="9525">
                      <a:noFill/>
                      <a:miter lim="800000"/>
                      <a:headEnd/>
                      <a:tailEnd/>
                    </a:ln>
                  </pic:spPr>
                </pic:pic>
              </a:graphicData>
            </a:graphic>
          </wp:inline>
        </w:drawing>
      </w:r>
      <w:r w:rsidR="001A428C">
        <w:rPr>
          <w:rFonts w:ascii="Times New Roman" w:hAnsi="Times New Roman" w:cs="Times New Roman"/>
          <w:noProof/>
          <w:sz w:val="36"/>
          <w:szCs w:val="28"/>
        </w:rPr>
        <w:drawing>
          <wp:inline distT="0" distB="0" distL="0" distR="0">
            <wp:extent cx="5943600" cy="2226434"/>
            <wp:effectExtent l="1905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45"/>
                    <a:srcRect/>
                    <a:stretch>
                      <a:fillRect/>
                    </a:stretch>
                  </pic:blipFill>
                  <pic:spPr bwMode="auto">
                    <a:xfrm>
                      <a:off x="0" y="0"/>
                      <a:ext cx="5943600" cy="2226434"/>
                    </a:xfrm>
                    <a:prstGeom prst="rect">
                      <a:avLst/>
                    </a:prstGeom>
                    <a:noFill/>
                    <a:ln w="9525">
                      <a:noFill/>
                      <a:miter lim="800000"/>
                      <a:headEnd/>
                      <a:tailEnd/>
                    </a:ln>
                  </pic:spPr>
                </pic:pic>
              </a:graphicData>
            </a:graphic>
          </wp:inline>
        </w:drawing>
      </w:r>
    </w:p>
    <w:p w:rsidR="001A428C" w:rsidRDefault="008E4FBD"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2239319"/>
            <wp:effectExtent l="1905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46"/>
                    <a:srcRect/>
                    <a:stretch>
                      <a:fillRect/>
                    </a:stretch>
                  </pic:blipFill>
                  <pic:spPr bwMode="auto">
                    <a:xfrm>
                      <a:off x="0" y="0"/>
                      <a:ext cx="5943600" cy="2239319"/>
                    </a:xfrm>
                    <a:prstGeom prst="rect">
                      <a:avLst/>
                    </a:prstGeom>
                    <a:noFill/>
                    <a:ln w="9525">
                      <a:noFill/>
                      <a:miter lim="800000"/>
                      <a:headEnd/>
                      <a:tailEnd/>
                    </a:ln>
                  </pic:spPr>
                </pic:pic>
              </a:graphicData>
            </a:graphic>
          </wp:inline>
        </w:drawing>
      </w:r>
    </w:p>
    <w:p w:rsidR="008E4FBD" w:rsidRDefault="000D5C40"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lastRenderedPageBreak/>
        <w:drawing>
          <wp:inline distT="0" distB="0" distL="0" distR="0">
            <wp:extent cx="5943600" cy="3689503"/>
            <wp:effectExtent l="1905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47"/>
                    <a:srcRect/>
                    <a:stretch>
                      <a:fillRect/>
                    </a:stretch>
                  </pic:blipFill>
                  <pic:spPr bwMode="auto">
                    <a:xfrm>
                      <a:off x="0" y="0"/>
                      <a:ext cx="5943600" cy="3689503"/>
                    </a:xfrm>
                    <a:prstGeom prst="rect">
                      <a:avLst/>
                    </a:prstGeom>
                    <a:noFill/>
                    <a:ln w="9525">
                      <a:noFill/>
                      <a:miter lim="800000"/>
                      <a:headEnd/>
                      <a:tailEnd/>
                    </a:ln>
                  </pic:spPr>
                </pic:pic>
              </a:graphicData>
            </a:graphic>
          </wp:inline>
        </w:drawing>
      </w:r>
    </w:p>
    <w:p w:rsidR="000D5C40" w:rsidRDefault="00536329"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2008261"/>
            <wp:effectExtent l="1905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48"/>
                    <a:srcRect/>
                    <a:stretch>
                      <a:fillRect/>
                    </a:stretch>
                  </pic:blipFill>
                  <pic:spPr bwMode="auto">
                    <a:xfrm>
                      <a:off x="0" y="0"/>
                      <a:ext cx="5943600" cy="2008261"/>
                    </a:xfrm>
                    <a:prstGeom prst="rect">
                      <a:avLst/>
                    </a:prstGeom>
                    <a:noFill/>
                    <a:ln w="9525">
                      <a:noFill/>
                      <a:miter lim="800000"/>
                      <a:headEnd/>
                      <a:tailEnd/>
                    </a:ln>
                  </pic:spPr>
                </pic:pic>
              </a:graphicData>
            </a:graphic>
          </wp:inline>
        </w:drawing>
      </w:r>
      <w:r w:rsidR="00BE3E68">
        <w:rPr>
          <w:rFonts w:ascii="Times New Roman" w:hAnsi="Times New Roman" w:cs="Times New Roman"/>
          <w:noProof/>
          <w:sz w:val="36"/>
          <w:szCs w:val="28"/>
        </w:rPr>
        <w:drawing>
          <wp:inline distT="0" distB="0" distL="0" distR="0">
            <wp:extent cx="5943600" cy="1996577"/>
            <wp:effectExtent l="1905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49"/>
                    <a:srcRect/>
                    <a:stretch>
                      <a:fillRect/>
                    </a:stretch>
                  </pic:blipFill>
                  <pic:spPr bwMode="auto">
                    <a:xfrm>
                      <a:off x="0" y="0"/>
                      <a:ext cx="5943600" cy="1996577"/>
                    </a:xfrm>
                    <a:prstGeom prst="rect">
                      <a:avLst/>
                    </a:prstGeom>
                    <a:noFill/>
                    <a:ln w="9525">
                      <a:noFill/>
                      <a:miter lim="800000"/>
                      <a:headEnd/>
                      <a:tailEnd/>
                    </a:ln>
                  </pic:spPr>
                </pic:pic>
              </a:graphicData>
            </a:graphic>
          </wp:inline>
        </w:drawing>
      </w:r>
      <w:r w:rsidR="00046BB6">
        <w:rPr>
          <w:rFonts w:ascii="Times New Roman" w:hAnsi="Times New Roman" w:cs="Times New Roman"/>
          <w:noProof/>
          <w:sz w:val="36"/>
          <w:szCs w:val="28"/>
        </w:rPr>
        <w:lastRenderedPageBreak/>
        <w:drawing>
          <wp:inline distT="0" distB="0" distL="0" distR="0">
            <wp:extent cx="5943600" cy="1679266"/>
            <wp:effectExtent l="1905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50"/>
                    <a:srcRect/>
                    <a:stretch>
                      <a:fillRect/>
                    </a:stretch>
                  </pic:blipFill>
                  <pic:spPr bwMode="auto">
                    <a:xfrm>
                      <a:off x="0" y="0"/>
                      <a:ext cx="5943600" cy="1679266"/>
                    </a:xfrm>
                    <a:prstGeom prst="rect">
                      <a:avLst/>
                    </a:prstGeom>
                    <a:noFill/>
                    <a:ln w="9525">
                      <a:noFill/>
                      <a:miter lim="800000"/>
                      <a:headEnd/>
                      <a:tailEnd/>
                    </a:ln>
                  </pic:spPr>
                </pic:pic>
              </a:graphicData>
            </a:graphic>
          </wp:inline>
        </w:drawing>
      </w:r>
      <w:r w:rsidR="00792CEA">
        <w:rPr>
          <w:rFonts w:ascii="Times New Roman" w:hAnsi="Times New Roman" w:cs="Times New Roman"/>
          <w:noProof/>
          <w:sz w:val="36"/>
          <w:szCs w:val="28"/>
        </w:rPr>
        <w:drawing>
          <wp:inline distT="0" distB="0" distL="0" distR="0">
            <wp:extent cx="5943600" cy="2311079"/>
            <wp:effectExtent l="1905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51"/>
                    <a:srcRect/>
                    <a:stretch>
                      <a:fillRect/>
                    </a:stretch>
                  </pic:blipFill>
                  <pic:spPr bwMode="auto">
                    <a:xfrm>
                      <a:off x="0" y="0"/>
                      <a:ext cx="5943600" cy="2311079"/>
                    </a:xfrm>
                    <a:prstGeom prst="rect">
                      <a:avLst/>
                    </a:prstGeom>
                    <a:noFill/>
                    <a:ln w="9525">
                      <a:noFill/>
                      <a:miter lim="800000"/>
                      <a:headEnd/>
                      <a:tailEnd/>
                    </a:ln>
                  </pic:spPr>
                </pic:pic>
              </a:graphicData>
            </a:graphic>
          </wp:inline>
        </w:drawing>
      </w:r>
      <w:r w:rsidR="007E5393">
        <w:rPr>
          <w:rFonts w:ascii="Times New Roman" w:hAnsi="Times New Roman" w:cs="Times New Roman"/>
          <w:noProof/>
          <w:sz w:val="36"/>
          <w:szCs w:val="28"/>
        </w:rPr>
        <w:drawing>
          <wp:inline distT="0" distB="0" distL="0" distR="0">
            <wp:extent cx="5943600" cy="1645123"/>
            <wp:effectExtent l="1905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52"/>
                    <a:srcRect/>
                    <a:stretch>
                      <a:fillRect/>
                    </a:stretch>
                  </pic:blipFill>
                  <pic:spPr bwMode="auto">
                    <a:xfrm>
                      <a:off x="0" y="0"/>
                      <a:ext cx="5943600" cy="1645123"/>
                    </a:xfrm>
                    <a:prstGeom prst="rect">
                      <a:avLst/>
                    </a:prstGeom>
                    <a:noFill/>
                    <a:ln w="9525">
                      <a:noFill/>
                      <a:miter lim="800000"/>
                      <a:headEnd/>
                      <a:tailEnd/>
                    </a:ln>
                  </pic:spPr>
                </pic:pic>
              </a:graphicData>
            </a:graphic>
          </wp:inline>
        </w:drawing>
      </w:r>
      <w:r w:rsidR="00493ECA">
        <w:rPr>
          <w:rFonts w:ascii="Times New Roman" w:hAnsi="Times New Roman" w:cs="Times New Roman"/>
          <w:noProof/>
          <w:sz w:val="36"/>
          <w:szCs w:val="28"/>
        </w:rPr>
        <w:drawing>
          <wp:inline distT="0" distB="0" distL="0" distR="0">
            <wp:extent cx="5943600" cy="2208501"/>
            <wp:effectExtent l="1905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53"/>
                    <a:srcRect/>
                    <a:stretch>
                      <a:fillRect/>
                    </a:stretch>
                  </pic:blipFill>
                  <pic:spPr bwMode="auto">
                    <a:xfrm>
                      <a:off x="0" y="0"/>
                      <a:ext cx="5943600" cy="2208501"/>
                    </a:xfrm>
                    <a:prstGeom prst="rect">
                      <a:avLst/>
                    </a:prstGeom>
                    <a:noFill/>
                    <a:ln w="9525">
                      <a:noFill/>
                      <a:miter lim="800000"/>
                      <a:headEnd/>
                      <a:tailEnd/>
                    </a:ln>
                  </pic:spPr>
                </pic:pic>
              </a:graphicData>
            </a:graphic>
          </wp:inline>
        </w:drawing>
      </w:r>
      <w:r w:rsidR="004D055B">
        <w:rPr>
          <w:rFonts w:ascii="Times New Roman" w:hAnsi="Times New Roman" w:cs="Times New Roman"/>
          <w:noProof/>
          <w:sz w:val="36"/>
          <w:szCs w:val="28"/>
        </w:rPr>
        <w:drawing>
          <wp:inline distT="0" distB="0" distL="0" distR="0">
            <wp:extent cx="5943600" cy="209737"/>
            <wp:effectExtent l="1905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54"/>
                    <a:srcRect/>
                    <a:stretch>
                      <a:fillRect/>
                    </a:stretch>
                  </pic:blipFill>
                  <pic:spPr bwMode="auto">
                    <a:xfrm>
                      <a:off x="0" y="0"/>
                      <a:ext cx="5943600" cy="209737"/>
                    </a:xfrm>
                    <a:prstGeom prst="rect">
                      <a:avLst/>
                    </a:prstGeom>
                    <a:noFill/>
                    <a:ln w="9525">
                      <a:noFill/>
                      <a:miter lim="800000"/>
                      <a:headEnd/>
                      <a:tailEnd/>
                    </a:ln>
                  </pic:spPr>
                </pic:pic>
              </a:graphicData>
            </a:graphic>
          </wp:inline>
        </w:drawing>
      </w:r>
    </w:p>
    <w:p w:rsidR="004D055B" w:rsidRDefault="008C283F"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lastRenderedPageBreak/>
        <w:drawing>
          <wp:inline distT="0" distB="0" distL="0" distR="0">
            <wp:extent cx="5943600" cy="1641570"/>
            <wp:effectExtent l="1905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55"/>
                    <a:srcRect/>
                    <a:stretch>
                      <a:fillRect/>
                    </a:stretch>
                  </pic:blipFill>
                  <pic:spPr bwMode="auto">
                    <a:xfrm>
                      <a:off x="0" y="0"/>
                      <a:ext cx="5943600" cy="1641570"/>
                    </a:xfrm>
                    <a:prstGeom prst="rect">
                      <a:avLst/>
                    </a:prstGeom>
                    <a:noFill/>
                    <a:ln w="9525">
                      <a:noFill/>
                      <a:miter lim="800000"/>
                      <a:headEnd/>
                      <a:tailEnd/>
                    </a:ln>
                  </pic:spPr>
                </pic:pic>
              </a:graphicData>
            </a:graphic>
          </wp:inline>
        </w:drawing>
      </w:r>
    </w:p>
    <w:p w:rsidR="008C283F" w:rsidRDefault="008C283F"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1823229"/>
            <wp:effectExtent l="1905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56"/>
                    <a:srcRect/>
                    <a:stretch>
                      <a:fillRect/>
                    </a:stretch>
                  </pic:blipFill>
                  <pic:spPr bwMode="auto">
                    <a:xfrm>
                      <a:off x="0" y="0"/>
                      <a:ext cx="5943600" cy="1823229"/>
                    </a:xfrm>
                    <a:prstGeom prst="rect">
                      <a:avLst/>
                    </a:prstGeom>
                    <a:noFill/>
                    <a:ln w="9525">
                      <a:noFill/>
                      <a:miter lim="800000"/>
                      <a:headEnd/>
                      <a:tailEnd/>
                    </a:ln>
                  </pic:spPr>
                </pic:pic>
              </a:graphicData>
            </a:graphic>
          </wp:inline>
        </w:drawing>
      </w:r>
    </w:p>
    <w:p w:rsidR="008C283F" w:rsidRDefault="008C283F"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1531951"/>
            <wp:effectExtent l="1905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57"/>
                    <a:srcRect/>
                    <a:stretch>
                      <a:fillRect/>
                    </a:stretch>
                  </pic:blipFill>
                  <pic:spPr bwMode="auto">
                    <a:xfrm>
                      <a:off x="0" y="0"/>
                      <a:ext cx="5943600" cy="1531951"/>
                    </a:xfrm>
                    <a:prstGeom prst="rect">
                      <a:avLst/>
                    </a:prstGeom>
                    <a:noFill/>
                    <a:ln w="9525">
                      <a:noFill/>
                      <a:miter lim="800000"/>
                      <a:headEnd/>
                      <a:tailEnd/>
                    </a:ln>
                  </pic:spPr>
                </pic:pic>
              </a:graphicData>
            </a:graphic>
          </wp:inline>
        </w:drawing>
      </w:r>
    </w:p>
    <w:p w:rsidR="008C283F" w:rsidRDefault="00002A70"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1868557"/>
            <wp:effectExtent l="1905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58"/>
                    <a:srcRect/>
                    <a:stretch>
                      <a:fillRect/>
                    </a:stretch>
                  </pic:blipFill>
                  <pic:spPr bwMode="auto">
                    <a:xfrm>
                      <a:off x="0" y="0"/>
                      <a:ext cx="5943600" cy="1868557"/>
                    </a:xfrm>
                    <a:prstGeom prst="rect">
                      <a:avLst/>
                    </a:prstGeom>
                    <a:noFill/>
                    <a:ln w="9525">
                      <a:noFill/>
                      <a:miter lim="800000"/>
                      <a:headEnd/>
                      <a:tailEnd/>
                    </a:ln>
                  </pic:spPr>
                </pic:pic>
              </a:graphicData>
            </a:graphic>
          </wp:inline>
        </w:drawing>
      </w:r>
    </w:p>
    <w:p w:rsidR="00002A70" w:rsidRDefault="00002A70"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852197"/>
            <wp:effectExtent l="1905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59"/>
                    <a:srcRect/>
                    <a:stretch>
                      <a:fillRect/>
                    </a:stretch>
                  </pic:blipFill>
                  <pic:spPr bwMode="auto">
                    <a:xfrm>
                      <a:off x="0" y="0"/>
                      <a:ext cx="5943600" cy="852197"/>
                    </a:xfrm>
                    <a:prstGeom prst="rect">
                      <a:avLst/>
                    </a:prstGeom>
                    <a:noFill/>
                    <a:ln w="9525">
                      <a:noFill/>
                      <a:miter lim="800000"/>
                      <a:headEnd/>
                      <a:tailEnd/>
                    </a:ln>
                  </pic:spPr>
                </pic:pic>
              </a:graphicData>
            </a:graphic>
          </wp:inline>
        </w:drawing>
      </w:r>
    </w:p>
    <w:p w:rsidR="00002A70" w:rsidRDefault="00002A70"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lastRenderedPageBreak/>
        <w:drawing>
          <wp:inline distT="0" distB="0" distL="0" distR="0">
            <wp:extent cx="5943600" cy="1064152"/>
            <wp:effectExtent l="1905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60"/>
                    <a:srcRect/>
                    <a:stretch>
                      <a:fillRect/>
                    </a:stretch>
                  </pic:blipFill>
                  <pic:spPr bwMode="auto">
                    <a:xfrm>
                      <a:off x="0" y="0"/>
                      <a:ext cx="5943600" cy="1064152"/>
                    </a:xfrm>
                    <a:prstGeom prst="rect">
                      <a:avLst/>
                    </a:prstGeom>
                    <a:noFill/>
                    <a:ln w="9525">
                      <a:noFill/>
                      <a:miter lim="800000"/>
                      <a:headEnd/>
                      <a:tailEnd/>
                    </a:ln>
                  </pic:spPr>
                </pic:pic>
              </a:graphicData>
            </a:graphic>
          </wp:inline>
        </w:drawing>
      </w:r>
    </w:p>
    <w:p w:rsidR="00002A70" w:rsidRDefault="00002A70"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3504749"/>
            <wp:effectExtent l="1905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61"/>
                    <a:srcRect/>
                    <a:stretch>
                      <a:fillRect/>
                    </a:stretch>
                  </pic:blipFill>
                  <pic:spPr bwMode="auto">
                    <a:xfrm>
                      <a:off x="0" y="0"/>
                      <a:ext cx="5943600" cy="3504749"/>
                    </a:xfrm>
                    <a:prstGeom prst="rect">
                      <a:avLst/>
                    </a:prstGeom>
                    <a:noFill/>
                    <a:ln w="9525">
                      <a:noFill/>
                      <a:miter lim="800000"/>
                      <a:headEnd/>
                      <a:tailEnd/>
                    </a:ln>
                  </pic:spPr>
                </pic:pic>
              </a:graphicData>
            </a:graphic>
          </wp:inline>
        </w:drawing>
      </w:r>
    </w:p>
    <w:p w:rsidR="00002A70" w:rsidRDefault="00002A70"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1921903"/>
            <wp:effectExtent l="1905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62"/>
                    <a:srcRect/>
                    <a:stretch>
                      <a:fillRect/>
                    </a:stretch>
                  </pic:blipFill>
                  <pic:spPr bwMode="auto">
                    <a:xfrm>
                      <a:off x="0" y="0"/>
                      <a:ext cx="5943600" cy="1921903"/>
                    </a:xfrm>
                    <a:prstGeom prst="rect">
                      <a:avLst/>
                    </a:prstGeom>
                    <a:noFill/>
                    <a:ln w="9525">
                      <a:noFill/>
                      <a:miter lim="800000"/>
                      <a:headEnd/>
                      <a:tailEnd/>
                    </a:ln>
                  </pic:spPr>
                </pic:pic>
              </a:graphicData>
            </a:graphic>
          </wp:inline>
        </w:drawing>
      </w:r>
    </w:p>
    <w:p w:rsidR="00002A70" w:rsidRDefault="00B473DF"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lastRenderedPageBreak/>
        <w:drawing>
          <wp:inline distT="0" distB="0" distL="0" distR="0">
            <wp:extent cx="5943600" cy="2579162"/>
            <wp:effectExtent l="1905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63"/>
                    <a:srcRect/>
                    <a:stretch>
                      <a:fillRect/>
                    </a:stretch>
                  </pic:blipFill>
                  <pic:spPr bwMode="auto">
                    <a:xfrm>
                      <a:off x="0" y="0"/>
                      <a:ext cx="5943600" cy="2579162"/>
                    </a:xfrm>
                    <a:prstGeom prst="rect">
                      <a:avLst/>
                    </a:prstGeom>
                    <a:noFill/>
                    <a:ln w="9525">
                      <a:noFill/>
                      <a:miter lim="800000"/>
                      <a:headEnd/>
                      <a:tailEnd/>
                    </a:ln>
                  </pic:spPr>
                </pic:pic>
              </a:graphicData>
            </a:graphic>
          </wp:inline>
        </w:drawing>
      </w:r>
      <w:r>
        <w:rPr>
          <w:rFonts w:ascii="Times New Roman" w:hAnsi="Times New Roman" w:cs="Times New Roman"/>
          <w:noProof/>
          <w:sz w:val="36"/>
          <w:szCs w:val="28"/>
        </w:rPr>
        <w:drawing>
          <wp:inline distT="0" distB="0" distL="0" distR="0">
            <wp:extent cx="5943600" cy="3253386"/>
            <wp:effectExtent l="1905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64"/>
                    <a:srcRect/>
                    <a:stretch>
                      <a:fillRect/>
                    </a:stretch>
                  </pic:blipFill>
                  <pic:spPr bwMode="auto">
                    <a:xfrm>
                      <a:off x="0" y="0"/>
                      <a:ext cx="5943600" cy="3253386"/>
                    </a:xfrm>
                    <a:prstGeom prst="rect">
                      <a:avLst/>
                    </a:prstGeom>
                    <a:noFill/>
                    <a:ln w="9525">
                      <a:noFill/>
                      <a:miter lim="800000"/>
                      <a:headEnd/>
                      <a:tailEnd/>
                    </a:ln>
                  </pic:spPr>
                </pic:pic>
              </a:graphicData>
            </a:graphic>
          </wp:inline>
        </w:drawing>
      </w:r>
    </w:p>
    <w:p w:rsidR="00B473DF" w:rsidRDefault="00B473DF"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1114660"/>
            <wp:effectExtent l="1905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65"/>
                    <a:srcRect/>
                    <a:stretch>
                      <a:fillRect/>
                    </a:stretch>
                  </pic:blipFill>
                  <pic:spPr bwMode="auto">
                    <a:xfrm>
                      <a:off x="0" y="0"/>
                      <a:ext cx="5943600" cy="1114660"/>
                    </a:xfrm>
                    <a:prstGeom prst="rect">
                      <a:avLst/>
                    </a:prstGeom>
                    <a:noFill/>
                    <a:ln w="9525">
                      <a:noFill/>
                      <a:miter lim="800000"/>
                      <a:headEnd/>
                      <a:tailEnd/>
                    </a:ln>
                  </pic:spPr>
                </pic:pic>
              </a:graphicData>
            </a:graphic>
          </wp:inline>
        </w:drawing>
      </w:r>
    </w:p>
    <w:p w:rsidR="00B473DF" w:rsidRDefault="00B473DF"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lastRenderedPageBreak/>
        <w:drawing>
          <wp:inline distT="0" distB="0" distL="0" distR="0">
            <wp:extent cx="5943600" cy="2786513"/>
            <wp:effectExtent l="1905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66"/>
                    <a:srcRect/>
                    <a:stretch>
                      <a:fillRect/>
                    </a:stretch>
                  </pic:blipFill>
                  <pic:spPr bwMode="auto">
                    <a:xfrm>
                      <a:off x="0" y="0"/>
                      <a:ext cx="5943600" cy="2786513"/>
                    </a:xfrm>
                    <a:prstGeom prst="rect">
                      <a:avLst/>
                    </a:prstGeom>
                    <a:noFill/>
                    <a:ln w="9525">
                      <a:noFill/>
                      <a:miter lim="800000"/>
                      <a:headEnd/>
                      <a:tailEnd/>
                    </a:ln>
                  </pic:spPr>
                </pic:pic>
              </a:graphicData>
            </a:graphic>
          </wp:inline>
        </w:drawing>
      </w:r>
      <w:r>
        <w:rPr>
          <w:rFonts w:ascii="Times New Roman" w:hAnsi="Times New Roman" w:cs="Times New Roman"/>
          <w:noProof/>
          <w:sz w:val="36"/>
          <w:szCs w:val="28"/>
        </w:rPr>
        <w:drawing>
          <wp:inline distT="0" distB="0" distL="0" distR="0">
            <wp:extent cx="5943600" cy="1598302"/>
            <wp:effectExtent l="1905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167"/>
                    <a:srcRect/>
                    <a:stretch>
                      <a:fillRect/>
                    </a:stretch>
                  </pic:blipFill>
                  <pic:spPr bwMode="auto">
                    <a:xfrm>
                      <a:off x="0" y="0"/>
                      <a:ext cx="5943600" cy="1598302"/>
                    </a:xfrm>
                    <a:prstGeom prst="rect">
                      <a:avLst/>
                    </a:prstGeom>
                    <a:noFill/>
                    <a:ln w="9525">
                      <a:noFill/>
                      <a:miter lim="800000"/>
                      <a:headEnd/>
                      <a:tailEnd/>
                    </a:ln>
                  </pic:spPr>
                </pic:pic>
              </a:graphicData>
            </a:graphic>
          </wp:inline>
        </w:drawing>
      </w:r>
      <w:r>
        <w:rPr>
          <w:rFonts w:ascii="Times New Roman" w:hAnsi="Times New Roman" w:cs="Times New Roman"/>
          <w:noProof/>
          <w:sz w:val="36"/>
          <w:szCs w:val="28"/>
        </w:rPr>
        <w:drawing>
          <wp:inline distT="0" distB="0" distL="0" distR="0">
            <wp:extent cx="5943600" cy="2268794"/>
            <wp:effectExtent l="1905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68"/>
                    <a:srcRect/>
                    <a:stretch>
                      <a:fillRect/>
                    </a:stretch>
                  </pic:blipFill>
                  <pic:spPr bwMode="auto">
                    <a:xfrm>
                      <a:off x="0" y="0"/>
                      <a:ext cx="5943600" cy="2268794"/>
                    </a:xfrm>
                    <a:prstGeom prst="rect">
                      <a:avLst/>
                    </a:prstGeom>
                    <a:noFill/>
                    <a:ln w="9525">
                      <a:noFill/>
                      <a:miter lim="800000"/>
                      <a:headEnd/>
                      <a:tailEnd/>
                    </a:ln>
                  </pic:spPr>
                </pic:pic>
              </a:graphicData>
            </a:graphic>
          </wp:inline>
        </w:drawing>
      </w:r>
      <w:r>
        <w:rPr>
          <w:rFonts w:ascii="Times New Roman" w:hAnsi="Times New Roman" w:cs="Times New Roman"/>
          <w:noProof/>
          <w:sz w:val="36"/>
          <w:szCs w:val="28"/>
        </w:rPr>
        <w:drawing>
          <wp:inline distT="0" distB="0" distL="0" distR="0">
            <wp:extent cx="5943600" cy="1502272"/>
            <wp:effectExtent l="1905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69"/>
                    <a:srcRect/>
                    <a:stretch>
                      <a:fillRect/>
                    </a:stretch>
                  </pic:blipFill>
                  <pic:spPr bwMode="auto">
                    <a:xfrm>
                      <a:off x="0" y="0"/>
                      <a:ext cx="5943600" cy="1502272"/>
                    </a:xfrm>
                    <a:prstGeom prst="rect">
                      <a:avLst/>
                    </a:prstGeom>
                    <a:noFill/>
                    <a:ln w="9525">
                      <a:noFill/>
                      <a:miter lim="800000"/>
                      <a:headEnd/>
                      <a:tailEnd/>
                    </a:ln>
                  </pic:spPr>
                </pic:pic>
              </a:graphicData>
            </a:graphic>
          </wp:inline>
        </w:drawing>
      </w:r>
      <w:r>
        <w:rPr>
          <w:rFonts w:ascii="Times New Roman" w:hAnsi="Times New Roman" w:cs="Times New Roman"/>
          <w:noProof/>
          <w:sz w:val="36"/>
          <w:szCs w:val="28"/>
        </w:rPr>
        <w:lastRenderedPageBreak/>
        <w:drawing>
          <wp:inline distT="0" distB="0" distL="0" distR="0">
            <wp:extent cx="5943600" cy="2463756"/>
            <wp:effectExtent l="1905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70"/>
                    <a:srcRect/>
                    <a:stretch>
                      <a:fillRect/>
                    </a:stretch>
                  </pic:blipFill>
                  <pic:spPr bwMode="auto">
                    <a:xfrm>
                      <a:off x="0" y="0"/>
                      <a:ext cx="5943600" cy="2463756"/>
                    </a:xfrm>
                    <a:prstGeom prst="rect">
                      <a:avLst/>
                    </a:prstGeom>
                    <a:noFill/>
                    <a:ln w="9525">
                      <a:noFill/>
                      <a:miter lim="800000"/>
                      <a:headEnd/>
                      <a:tailEnd/>
                    </a:ln>
                  </pic:spPr>
                </pic:pic>
              </a:graphicData>
            </a:graphic>
          </wp:inline>
        </w:drawing>
      </w:r>
      <w:r>
        <w:rPr>
          <w:rFonts w:ascii="Times New Roman" w:hAnsi="Times New Roman" w:cs="Times New Roman"/>
          <w:noProof/>
          <w:sz w:val="36"/>
          <w:szCs w:val="28"/>
        </w:rPr>
        <w:drawing>
          <wp:inline distT="0" distB="0" distL="0" distR="0">
            <wp:extent cx="5943600" cy="1290905"/>
            <wp:effectExtent l="1905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71"/>
                    <a:srcRect/>
                    <a:stretch>
                      <a:fillRect/>
                    </a:stretch>
                  </pic:blipFill>
                  <pic:spPr bwMode="auto">
                    <a:xfrm>
                      <a:off x="0" y="0"/>
                      <a:ext cx="5943600" cy="1290905"/>
                    </a:xfrm>
                    <a:prstGeom prst="rect">
                      <a:avLst/>
                    </a:prstGeom>
                    <a:noFill/>
                    <a:ln w="9525">
                      <a:noFill/>
                      <a:miter lim="800000"/>
                      <a:headEnd/>
                      <a:tailEnd/>
                    </a:ln>
                  </pic:spPr>
                </pic:pic>
              </a:graphicData>
            </a:graphic>
          </wp:inline>
        </w:drawing>
      </w:r>
      <w:r w:rsidR="006D3F22">
        <w:rPr>
          <w:rFonts w:ascii="Times New Roman" w:hAnsi="Times New Roman" w:cs="Times New Roman"/>
          <w:noProof/>
          <w:sz w:val="36"/>
          <w:szCs w:val="28"/>
        </w:rPr>
        <w:drawing>
          <wp:inline distT="0" distB="0" distL="0" distR="0">
            <wp:extent cx="5943600" cy="2382221"/>
            <wp:effectExtent l="1905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72"/>
                    <a:srcRect/>
                    <a:stretch>
                      <a:fillRect/>
                    </a:stretch>
                  </pic:blipFill>
                  <pic:spPr bwMode="auto">
                    <a:xfrm>
                      <a:off x="0" y="0"/>
                      <a:ext cx="5943600" cy="2382221"/>
                    </a:xfrm>
                    <a:prstGeom prst="rect">
                      <a:avLst/>
                    </a:prstGeom>
                    <a:noFill/>
                    <a:ln w="9525">
                      <a:noFill/>
                      <a:miter lim="800000"/>
                      <a:headEnd/>
                      <a:tailEnd/>
                    </a:ln>
                  </pic:spPr>
                </pic:pic>
              </a:graphicData>
            </a:graphic>
          </wp:inline>
        </w:drawing>
      </w:r>
      <w:r w:rsidR="009D1B2D">
        <w:rPr>
          <w:rFonts w:ascii="Times New Roman" w:hAnsi="Times New Roman" w:cs="Times New Roman"/>
          <w:noProof/>
          <w:sz w:val="36"/>
          <w:szCs w:val="28"/>
        </w:rPr>
        <w:drawing>
          <wp:inline distT="0" distB="0" distL="0" distR="0">
            <wp:extent cx="5943600" cy="2035580"/>
            <wp:effectExtent l="1905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173"/>
                    <a:srcRect/>
                    <a:stretch>
                      <a:fillRect/>
                    </a:stretch>
                  </pic:blipFill>
                  <pic:spPr bwMode="auto">
                    <a:xfrm>
                      <a:off x="0" y="0"/>
                      <a:ext cx="5943600" cy="2035580"/>
                    </a:xfrm>
                    <a:prstGeom prst="rect">
                      <a:avLst/>
                    </a:prstGeom>
                    <a:noFill/>
                    <a:ln w="9525">
                      <a:noFill/>
                      <a:miter lim="800000"/>
                      <a:headEnd/>
                      <a:tailEnd/>
                    </a:ln>
                  </pic:spPr>
                </pic:pic>
              </a:graphicData>
            </a:graphic>
          </wp:inline>
        </w:drawing>
      </w:r>
      <w:r w:rsidR="009D1B2D">
        <w:rPr>
          <w:rFonts w:ascii="Times New Roman" w:hAnsi="Times New Roman" w:cs="Times New Roman"/>
          <w:noProof/>
          <w:sz w:val="36"/>
          <w:szCs w:val="28"/>
        </w:rPr>
        <w:lastRenderedPageBreak/>
        <w:drawing>
          <wp:inline distT="0" distB="0" distL="0" distR="0">
            <wp:extent cx="5943600" cy="2011126"/>
            <wp:effectExtent l="1905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74"/>
                    <a:srcRect/>
                    <a:stretch>
                      <a:fillRect/>
                    </a:stretch>
                  </pic:blipFill>
                  <pic:spPr bwMode="auto">
                    <a:xfrm>
                      <a:off x="0" y="0"/>
                      <a:ext cx="5943600" cy="2011126"/>
                    </a:xfrm>
                    <a:prstGeom prst="rect">
                      <a:avLst/>
                    </a:prstGeom>
                    <a:noFill/>
                    <a:ln w="9525">
                      <a:noFill/>
                      <a:miter lim="800000"/>
                      <a:headEnd/>
                      <a:tailEnd/>
                    </a:ln>
                  </pic:spPr>
                </pic:pic>
              </a:graphicData>
            </a:graphic>
          </wp:inline>
        </w:drawing>
      </w:r>
      <w:r w:rsidR="009D1B2D">
        <w:rPr>
          <w:rFonts w:ascii="Times New Roman" w:hAnsi="Times New Roman" w:cs="Times New Roman"/>
          <w:noProof/>
          <w:sz w:val="36"/>
          <w:szCs w:val="28"/>
        </w:rPr>
        <w:drawing>
          <wp:inline distT="0" distB="0" distL="0" distR="0">
            <wp:extent cx="5943600" cy="2000431"/>
            <wp:effectExtent l="1905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75"/>
                    <a:srcRect/>
                    <a:stretch>
                      <a:fillRect/>
                    </a:stretch>
                  </pic:blipFill>
                  <pic:spPr bwMode="auto">
                    <a:xfrm>
                      <a:off x="0" y="0"/>
                      <a:ext cx="5943600" cy="2000431"/>
                    </a:xfrm>
                    <a:prstGeom prst="rect">
                      <a:avLst/>
                    </a:prstGeom>
                    <a:noFill/>
                    <a:ln w="9525">
                      <a:noFill/>
                      <a:miter lim="800000"/>
                      <a:headEnd/>
                      <a:tailEnd/>
                    </a:ln>
                  </pic:spPr>
                </pic:pic>
              </a:graphicData>
            </a:graphic>
          </wp:inline>
        </w:drawing>
      </w:r>
      <w:r w:rsidR="00B02E94">
        <w:rPr>
          <w:rFonts w:ascii="Times New Roman" w:hAnsi="Times New Roman" w:cs="Times New Roman"/>
          <w:noProof/>
          <w:sz w:val="36"/>
          <w:szCs w:val="28"/>
        </w:rPr>
        <w:drawing>
          <wp:inline distT="0" distB="0" distL="0" distR="0">
            <wp:extent cx="5943600" cy="3787605"/>
            <wp:effectExtent l="1905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176"/>
                    <a:srcRect/>
                    <a:stretch>
                      <a:fillRect/>
                    </a:stretch>
                  </pic:blipFill>
                  <pic:spPr bwMode="auto">
                    <a:xfrm>
                      <a:off x="0" y="0"/>
                      <a:ext cx="5943600" cy="3787605"/>
                    </a:xfrm>
                    <a:prstGeom prst="rect">
                      <a:avLst/>
                    </a:prstGeom>
                    <a:noFill/>
                    <a:ln w="9525">
                      <a:noFill/>
                      <a:miter lim="800000"/>
                      <a:headEnd/>
                      <a:tailEnd/>
                    </a:ln>
                  </pic:spPr>
                </pic:pic>
              </a:graphicData>
            </a:graphic>
          </wp:inline>
        </w:drawing>
      </w:r>
      <w:r w:rsidR="001A2E86">
        <w:rPr>
          <w:rFonts w:ascii="Times New Roman" w:hAnsi="Times New Roman" w:cs="Times New Roman"/>
          <w:noProof/>
          <w:sz w:val="36"/>
          <w:szCs w:val="28"/>
        </w:rPr>
        <w:lastRenderedPageBreak/>
        <w:drawing>
          <wp:inline distT="0" distB="0" distL="0" distR="0">
            <wp:extent cx="5943600" cy="1718434"/>
            <wp:effectExtent l="1905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177"/>
                    <a:srcRect/>
                    <a:stretch>
                      <a:fillRect/>
                    </a:stretch>
                  </pic:blipFill>
                  <pic:spPr bwMode="auto">
                    <a:xfrm>
                      <a:off x="0" y="0"/>
                      <a:ext cx="5943600" cy="1718434"/>
                    </a:xfrm>
                    <a:prstGeom prst="rect">
                      <a:avLst/>
                    </a:prstGeom>
                    <a:noFill/>
                    <a:ln w="9525">
                      <a:noFill/>
                      <a:miter lim="800000"/>
                      <a:headEnd/>
                      <a:tailEnd/>
                    </a:ln>
                  </pic:spPr>
                </pic:pic>
              </a:graphicData>
            </a:graphic>
          </wp:inline>
        </w:drawing>
      </w:r>
      <w:r w:rsidR="000626C0">
        <w:rPr>
          <w:rFonts w:ascii="Times New Roman" w:hAnsi="Times New Roman" w:cs="Times New Roman"/>
          <w:noProof/>
          <w:sz w:val="36"/>
          <w:szCs w:val="28"/>
        </w:rPr>
        <w:drawing>
          <wp:inline distT="0" distB="0" distL="0" distR="0">
            <wp:extent cx="5943600" cy="2161463"/>
            <wp:effectExtent l="1905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78"/>
                    <a:srcRect/>
                    <a:stretch>
                      <a:fillRect/>
                    </a:stretch>
                  </pic:blipFill>
                  <pic:spPr bwMode="auto">
                    <a:xfrm>
                      <a:off x="0" y="0"/>
                      <a:ext cx="5943600" cy="2161463"/>
                    </a:xfrm>
                    <a:prstGeom prst="rect">
                      <a:avLst/>
                    </a:prstGeom>
                    <a:noFill/>
                    <a:ln w="9525">
                      <a:noFill/>
                      <a:miter lim="800000"/>
                      <a:headEnd/>
                      <a:tailEnd/>
                    </a:ln>
                  </pic:spPr>
                </pic:pic>
              </a:graphicData>
            </a:graphic>
          </wp:inline>
        </w:drawing>
      </w:r>
      <w:r w:rsidR="00535809">
        <w:rPr>
          <w:rFonts w:ascii="Times New Roman" w:hAnsi="Times New Roman" w:cs="Times New Roman"/>
          <w:noProof/>
          <w:sz w:val="36"/>
          <w:szCs w:val="28"/>
        </w:rPr>
        <w:drawing>
          <wp:inline distT="0" distB="0" distL="0" distR="0">
            <wp:extent cx="5943600" cy="753072"/>
            <wp:effectExtent l="1905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179"/>
                    <a:srcRect/>
                    <a:stretch>
                      <a:fillRect/>
                    </a:stretch>
                  </pic:blipFill>
                  <pic:spPr bwMode="auto">
                    <a:xfrm>
                      <a:off x="0" y="0"/>
                      <a:ext cx="5943600" cy="753072"/>
                    </a:xfrm>
                    <a:prstGeom prst="rect">
                      <a:avLst/>
                    </a:prstGeom>
                    <a:noFill/>
                    <a:ln w="9525">
                      <a:noFill/>
                      <a:miter lim="800000"/>
                      <a:headEnd/>
                      <a:tailEnd/>
                    </a:ln>
                  </pic:spPr>
                </pic:pic>
              </a:graphicData>
            </a:graphic>
          </wp:inline>
        </w:drawing>
      </w:r>
      <w:r w:rsidR="00473357">
        <w:rPr>
          <w:rFonts w:ascii="Times New Roman" w:hAnsi="Times New Roman" w:cs="Times New Roman"/>
          <w:noProof/>
          <w:sz w:val="36"/>
          <w:szCs w:val="28"/>
        </w:rPr>
        <w:drawing>
          <wp:inline distT="0" distB="0" distL="0" distR="0">
            <wp:extent cx="3964828" cy="2633472"/>
            <wp:effectExtent l="1905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180"/>
                    <a:srcRect/>
                    <a:stretch>
                      <a:fillRect/>
                    </a:stretch>
                  </pic:blipFill>
                  <pic:spPr bwMode="auto">
                    <a:xfrm>
                      <a:off x="0" y="0"/>
                      <a:ext cx="3964940" cy="2633546"/>
                    </a:xfrm>
                    <a:prstGeom prst="rect">
                      <a:avLst/>
                    </a:prstGeom>
                    <a:noFill/>
                    <a:ln w="9525">
                      <a:noFill/>
                      <a:miter lim="800000"/>
                      <a:headEnd/>
                      <a:tailEnd/>
                    </a:ln>
                  </pic:spPr>
                </pic:pic>
              </a:graphicData>
            </a:graphic>
          </wp:inline>
        </w:drawing>
      </w:r>
    </w:p>
    <w:p w:rsidR="00EA394A" w:rsidRDefault="00717337"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lastRenderedPageBreak/>
        <w:drawing>
          <wp:inline distT="0" distB="0" distL="0" distR="0">
            <wp:extent cx="5943600" cy="1850280"/>
            <wp:effectExtent l="1905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81"/>
                    <a:srcRect/>
                    <a:stretch>
                      <a:fillRect/>
                    </a:stretch>
                  </pic:blipFill>
                  <pic:spPr bwMode="auto">
                    <a:xfrm>
                      <a:off x="0" y="0"/>
                      <a:ext cx="5943600" cy="1850280"/>
                    </a:xfrm>
                    <a:prstGeom prst="rect">
                      <a:avLst/>
                    </a:prstGeom>
                    <a:noFill/>
                    <a:ln w="9525">
                      <a:noFill/>
                      <a:miter lim="800000"/>
                      <a:headEnd/>
                      <a:tailEnd/>
                    </a:ln>
                  </pic:spPr>
                </pic:pic>
              </a:graphicData>
            </a:graphic>
          </wp:inline>
        </w:drawing>
      </w:r>
    </w:p>
    <w:p w:rsidR="00717337" w:rsidRDefault="00C337E3"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1552178"/>
            <wp:effectExtent l="1905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82"/>
                    <a:srcRect/>
                    <a:stretch>
                      <a:fillRect/>
                    </a:stretch>
                  </pic:blipFill>
                  <pic:spPr bwMode="auto">
                    <a:xfrm>
                      <a:off x="0" y="0"/>
                      <a:ext cx="5943600" cy="1552178"/>
                    </a:xfrm>
                    <a:prstGeom prst="rect">
                      <a:avLst/>
                    </a:prstGeom>
                    <a:noFill/>
                    <a:ln w="9525">
                      <a:noFill/>
                      <a:miter lim="800000"/>
                      <a:headEnd/>
                      <a:tailEnd/>
                    </a:ln>
                  </pic:spPr>
                </pic:pic>
              </a:graphicData>
            </a:graphic>
          </wp:inline>
        </w:drawing>
      </w:r>
      <w:r w:rsidR="009F0EBD">
        <w:rPr>
          <w:rFonts w:ascii="Times New Roman" w:hAnsi="Times New Roman" w:cs="Times New Roman"/>
          <w:noProof/>
          <w:sz w:val="36"/>
          <w:szCs w:val="28"/>
        </w:rPr>
        <w:drawing>
          <wp:inline distT="0" distB="0" distL="0" distR="0">
            <wp:extent cx="5943600" cy="1710935"/>
            <wp:effectExtent l="1905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83"/>
                    <a:srcRect/>
                    <a:stretch>
                      <a:fillRect/>
                    </a:stretch>
                  </pic:blipFill>
                  <pic:spPr bwMode="auto">
                    <a:xfrm>
                      <a:off x="0" y="0"/>
                      <a:ext cx="5943600" cy="1710935"/>
                    </a:xfrm>
                    <a:prstGeom prst="rect">
                      <a:avLst/>
                    </a:prstGeom>
                    <a:noFill/>
                    <a:ln w="9525">
                      <a:noFill/>
                      <a:miter lim="800000"/>
                      <a:headEnd/>
                      <a:tailEnd/>
                    </a:ln>
                  </pic:spPr>
                </pic:pic>
              </a:graphicData>
            </a:graphic>
          </wp:inline>
        </w:drawing>
      </w:r>
      <w:r w:rsidR="006445DF">
        <w:rPr>
          <w:rFonts w:ascii="Times New Roman" w:hAnsi="Times New Roman" w:cs="Times New Roman"/>
          <w:noProof/>
          <w:sz w:val="36"/>
          <w:szCs w:val="28"/>
        </w:rPr>
        <w:lastRenderedPageBreak/>
        <w:drawing>
          <wp:inline distT="0" distB="0" distL="0" distR="0">
            <wp:extent cx="5943600" cy="3467100"/>
            <wp:effectExtent l="1905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84"/>
                    <a:srcRect/>
                    <a:stretch>
                      <a:fillRect/>
                    </a:stretch>
                  </pic:blipFill>
                  <pic:spPr bwMode="auto">
                    <a:xfrm>
                      <a:off x="0" y="0"/>
                      <a:ext cx="5943600" cy="3467100"/>
                    </a:xfrm>
                    <a:prstGeom prst="rect">
                      <a:avLst/>
                    </a:prstGeom>
                    <a:noFill/>
                    <a:ln w="9525">
                      <a:noFill/>
                      <a:miter lim="800000"/>
                      <a:headEnd/>
                      <a:tailEnd/>
                    </a:ln>
                  </pic:spPr>
                </pic:pic>
              </a:graphicData>
            </a:graphic>
          </wp:inline>
        </w:drawing>
      </w:r>
      <w:r w:rsidR="0097222C">
        <w:rPr>
          <w:rFonts w:ascii="Times New Roman" w:hAnsi="Times New Roman" w:cs="Times New Roman"/>
          <w:noProof/>
          <w:sz w:val="36"/>
          <w:szCs w:val="28"/>
        </w:rPr>
        <w:drawing>
          <wp:inline distT="0" distB="0" distL="0" distR="0">
            <wp:extent cx="5943600" cy="1196649"/>
            <wp:effectExtent l="1905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85"/>
                    <a:srcRect/>
                    <a:stretch>
                      <a:fillRect/>
                    </a:stretch>
                  </pic:blipFill>
                  <pic:spPr bwMode="auto">
                    <a:xfrm>
                      <a:off x="0" y="0"/>
                      <a:ext cx="5943600" cy="1196649"/>
                    </a:xfrm>
                    <a:prstGeom prst="rect">
                      <a:avLst/>
                    </a:prstGeom>
                    <a:noFill/>
                    <a:ln w="9525">
                      <a:noFill/>
                      <a:miter lim="800000"/>
                      <a:headEnd/>
                      <a:tailEnd/>
                    </a:ln>
                  </pic:spPr>
                </pic:pic>
              </a:graphicData>
            </a:graphic>
          </wp:inline>
        </w:drawing>
      </w:r>
      <w:r w:rsidR="006E6E5E">
        <w:rPr>
          <w:rFonts w:ascii="Times New Roman" w:hAnsi="Times New Roman" w:cs="Times New Roman"/>
          <w:noProof/>
          <w:sz w:val="36"/>
          <w:szCs w:val="28"/>
        </w:rPr>
        <w:drawing>
          <wp:inline distT="0" distB="0" distL="0" distR="0">
            <wp:extent cx="5943600" cy="2240938"/>
            <wp:effectExtent l="1905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186"/>
                    <a:srcRect/>
                    <a:stretch>
                      <a:fillRect/>
                    </a:stretch>
                  </pic:blipFill>
                  <pic:spPr bwMode="auto">
                    <a:xfrm>
                      <a:off x="0" y="0"/>
                      <a:ext cx="5943600" cy="2240938"/>
                    </a:xfrm>
                    <a:prstGeom prst="rect">
                      <a:avLst/>
                    </a:prstGeom>
                    <a:noFill/>
                    <a:ln w="9525">
                      <a:noFill/>
                      <a:miter lim="800000"/>
                      <a:headEnd/>
                      <a:tailEnd/>
                    </a:ln>
                  </pic:spPr>
                </pic:pic>
              </a:graphicData>
            </a:graphic>
          </wp:inline>
        </w:drawing>
      </w:r>
    </w:p>
    <w:p w:rsidR="006E6E5E" w:rsidRDefault="005E75F6" w:rsidP="001C2B85">
      <w:pPr>
        <w:pStyle w:val="HTMLPreformatted"/>
        <w:spacing w:line="184" w:lineRule="atLeast"/>
        <w:ind w:left="196"/>
        <w:rPr>
          <w:rFonts w:ascii="Times New Roman" w:hAnsi="Times New Roman" w:cs="Times New Roman"/>
          <w:sz w:val="36"/>
          <w:szCs w:val="28"/>
        </w:rPr>
      </w:pPr>
      <w:r>
        <w:rPr>
          <w:rFonts w:ascii="Times New Roman" w:hAnsi="Times New Roman" w:cs="Times New Roman"/>
          <w:noProof/>
          <w:sz w:val="36"/>
          <w:szCs w:val="28"/>
        </w:rPr>
        <w:lastRenderedPageBreak/>
        <w:drawing>
          <wp:inline distT="0" distB="0" distL="0" distR="0">
            <wp:extent cx="5943600" cy="2000065"/>
            <wp:effectExtent l="1905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187"/>
                    <a:srcRect/>
                    <a:stretch>
                      <a:fillRect/>
                    </a:stretch>
                  </pic:blipFill>
                  <pic:spPr bwMode="auto">
                    <a:xfrm>
                      <a:off x="0" y="0"/>
                      <a:ext cx="5943600" cy="2000065"/>
                    </a:xfrm>
                    <a:prstGeom prst="rect">
                      <a:avLst/>
                    </a:prstGeom>
                    <a:noFill/>
                    <a:ln w="9525">
                      <a:noFill/>
                      <a:miter lim="800000"/>
                      <a:headEnd/>
                      <a:tailEnd/>
                    </a:ln>
                  </pic:spPr>
                </pic:pic>
              </a:graphicData>
            </a:graphic>
          </wp:inline>
        </w:drawing>
      </w:r>
    </w:p>
    <w:p w:rsidR="006E09A2" w:rsidRDefault="006E09A2" w:rsidP="006E09A2">
      <w:pPr>
        <w:widowControl w:val="0"/>
        <w:autoSpaceDE w:val="0"/>
        <w:autoSpaceDN w:val="0"/>
        <w:adjustRightInd w:val="0"/>
        <w:rPr>
          <w:rFonts w:ascii="Times New Roman" w:hAnsi="Times New Roman" w:cs="Times New Roman"/>
          <w:b/>
          <w:bCs/>
          <w:sz w:val="28"/>
          <w:szCs w:val="28"/>
          <w:u w:val="single"/>
          <w:lang w:val="en"/>
        </w:rPr>
      </w:pPr>
      <w:r>
        <w:rPr>
          <w:rFonts w:ascii="Times New Roman" w:hAnsi="Times New Roman" w:cs="Times New Roman"/>
          <w:b/>
          <w:bCs/>
          <w:sz w:val="28"/>
          <w:szCs w:val="28"/>
          <w:u w:val="single"/>
          <w:lang w:val="en"/>
        </w:rPr>
        <w:t xml:space="preserve">Flow Control - Objective Questions </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1)</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public void foo( boolean a, boolean b){</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if( a )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ab/>
        <w:t xml:space="preserve">System.out.println("A"); /* Line 5 */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}else if(a &amp;&amp; b) /* Line 7 */{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ab/>
        <w:t xml:space="preserve">System.out.println( "A &amp;&amp; B");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}else /* Line 11 */{         </w:t>
      </w:r>
    </w:p>
    <w:p w:rsidR="006E09A2" w:rsidRDefault="006E09A2" w:rsidP="006E09A2">
      <w:pPr>
        <w:widowControl w:val="0"/>
        <w:autoSpaceDE w:val="0"/>
        <w:autoSpaceDN w:val="0"/>
        <w:adjustRightInd w:val="0"/>
        <w:ind w:left="144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if ( !b ) { </w:t>
      </w:r>
    </w:p>
    <w:p w:rsidR="006E09A2" w:rsidRDefault="006E09A2" w:rsidP="006E09A2">
      <w:pPr>
        <w:widowControl w:val="0"/>
        <w:autoSpaceDE w:val="0"/>
        <w:autoSpaceDN w:val="0"/>
        <w:adjustRightInd w:val="0"/>
        <w:ind w:left="1440"/>
        <w:rPr>
          <w:rFonts w:ascii="Times New Roman" w:hAnsi="Times New Roman" w:cs="Times New Roman"/>
          <w:i/>
          <w:iCs/>
          <w:sz w:val="28"/>
          <w:szCs w:val="28"/>
          <w:lang w:val="en"/>
        </w:rPr>
      </w:pPr>
      <w:r>
        <w:rPr>
          <w:rFonts w:ascii="Times New Roman" w:hAnsi="Times New Roman" w:cs="Times New Roman"/>
          <w:i/>
          <w:iCs/>
          <w:sz w:val="28"/>
          <w:szCs w:val="28"/>
          <w:lang w:val="en"/>
        </w:rPr>
        <w:tab/>
        <w:t>System.out.println( "notB") ;</w:t>
      </w:r>
    </w:p>
    <w:p w:rsidR="006E09A2" w:rsidRDefault="006E09A2" w:rsidP="006E09A2">
      <w:pPr>
        <w:widowControl w:val="0"/>
        <w:autoSpaceDE w:val="0"/>
        <w:autoSpaceDN w:val="0"/>
        <w:adjustRightInd w:val="0"/>
        <w:ind w:left="144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}else{ </w:t>
      </w:r>
    </w:p>
    <w:p w:rsidR="006E09A2" w:rsidRDefault="006E09A2" w:rsidP="006E09A2">
      <w:pPr>
        <w:widowControl w:val="0"/>
        <w:autoSpaceDE w:val="0"/>
        <w:autoSpaceDN w:val="0"/>
        <w:adjustRightInd w:val="0"/>
        <w:ind w:left="1440"/>
        <w:rPr>
          <w:rFonts w:ascii="Times New Roman" w:hAnsi="Times New Roman" w:cs="Times New Roman"/>
          <w:i/>
          <w:iCs/>
          <w:sz w:val="28"/>
          <w:szCs w:val="28"/>
          <w:lang w:val="en"/>
        </w:rPr>
      </w:pPr>
      <w:r>
        <w:rPr>
          <w:rFonts w:ascii="Times New Roman" w:hAnsi="Times New Roman" w:cs="Times New Roman"/>
          <w:i/>
          <w:iCs/>
          <w:sz w:val="28"/>
          <w:szCs w:val="28"/>
          <w:lang w:val="en"/>
        </w:rPr>
        <w:tab/>
        <w:t>System.out.println( "ELSE" ) ;</w:t>
      </w:r>
    </w:p>
    <w:p w:rsidR="006E09A2" w:rsidRDefault="006E09A2" w:rsidP="006E09A2">
      <w:pPr>
        <w:widowControl w:val="0"/>
        <w:autoSpaceDE w:val="0"/>
        <w:autoSpaceDN w:val="0"/>
        <w:adjustRightInd w:val="0"/>
        <w:ind w:left="144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 </w:t>
      </w:r>
    </w:p>
    <w:p w:rsidR="006E09A2" w:rsidRDefault="006E09A2" w:rsidP="006E09A2">
      <w:pPr>
        <w:widowControl w:val="0"/>
        <w:autoSpaceDE w:val="0"/>
        <w:autoSpaceDN w:val="0"/>
        <w:adjustRightInd w:val="0"/>
        <w:ind w:left="720"/>
        <w:rPr>
          <w:rFonts w:ascii="Times New Roman" w:hAnsi="Times New Roman" w:cs="Times New Roman"/>
          <w:sz w:val="28"/>
          <w:szCs w:val="28"/>
          <w:lang w:val="en"/>
        </w:rPr>
      </w:pPr>
      <w:r>
        <w:rPr>
          <w:rFonts w:ascii="Times New Roman" w:hAnsi="Times New Roman" w:cs="Times New Roman"/>
          <w:i/>
          <w:iCs/>
          <w:sz w:val="28"/>
          <w:szCs w:val="28"/>
          <w:lang w:val="en"/>
        </w:rPr>
        <w:t>}</w:t>
      </w:r>
    </w:p>
    <w:p w:rsidR="006E09A2" w:rsidRDefault="006E09A2" w:rsidP="006E09A2">
      <w:pPr>
        <w:widowControl w:val="0"/>
        <w:autoSpaceDE w:val="0"/>
        <w:autoSpaceDN w:val="0"/>
        <w:adjustRightInd w:val="0"/>
        <w:rPr>
          <w:rFonts w:ascii="Times New Roman" w:hAnsi="Times New Roman" w:cs="Times New Roman"/>
          <w:sz w:val="28"/>
          <w:szCs w:val="28"/>
          <w:lang w:val="en"/>
        </w:rPr>
      </w:pP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A. If a is true and b is true then the output is "A &amp;&amp; B"</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lastRenderedPageBreak/>
        <w:t>B. If a is true and b is false then the output is "notB"</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C. If a is false and b is true then the output is "ELSE"</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D. If a is false and b is false then the output is "ELSE"</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b/>
          <w:bCs/>
          <w:sz w:val="28"/>
          <w:szCs w:val="28"/>
          <w:lang w:val="en"/>
        </w:rPr>
        <w:t xml:space="preserve">Answer: C </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The output is "ELSE". Only when a is false do the output lines after 11 get some chance of executing.If b is true then !b become false,then else block will execute.</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sz w:val="28"/>
          <w:szCs w:val="28"/>
          <w:lang w:val="en"/>
        </w:rPr>
        <w:t xml:space="preserve">2) </w:t>
      </w:r>
      <w:r>
        <w:rPr>
          <w:rFonts w:ascii="Times New Roman" w:hAnsi="Times New Roman" w:cs="Times New Roman"/>
          <w:b/>
          <w:bCs/>
          <w:sz w:val="28"/>
          <w:szCs w:val="28"/>
          <w:lang w:val="en"/>
        </w:rPr>
        <w:t>What will be the output of the program?</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int i = l, j = -1;</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switch (i){</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case 0, 1: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ab/>
        <w:t>j = 1; /* Line 4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case 2: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ab/>
        <w:t>j = 2;</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default: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ab/>
        <w:t>j = 0;</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System.out.println("j = " + j);</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A. j = -1</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B. j = 0</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C. j = 1</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D. Compilation fails.</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Answer: D </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 xml:space="preserve">The case statement takes only a single argument. The case statement on line 4 is </w:t>
      </w:r>
      <w:r>
        <w:rPr>
          <w:rFonts w:ascii="Times New Roman" w:hAnsi="Times New Roman" w:cs="Times New Roman"/>
          <w:sz w:val="28"/>
          <w:szCs w:val="28"/>
          <w:lang w:val="en"/>
        </w:rPr>
        <w:lastRenderedPageBreak/>
        <w:t>given two arguments so the compiler complains.</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3)  </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b/>
          <w:bCs/>
          <w:sz w:val="28"/>
          <w:szCs w:val="28"/>
          <w:lang w:val="en"/>
        </w:rPr>
        <w:t>What will be the output of the program?</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public class Switch2{</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final static short x = 2;</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public static int y = 0;</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public static void main(String [] args){</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for (int z=0; z &lt; 3; z++){</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switch (z){</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case x: System.out.print("0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case x-1: System.out.print("1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case x-2: System.out.print("2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sz w:val="28"/>
          <w:szCs w:val="28"/>
          <w:lang w:val="en"/>
        </w:rPr>
      </w:pPr>
      <w:r>
        <w:rPr>
          <w:rFonts w:ascii="Times New Roman" w:hAnsi="Times New Roman" w:cs="Times New Roman"/>
          <w:i/>
          <w:iCs/>
          <w:sz w:val="28"/>
          <w:szCs w:val="28"/>
          <w:lang w:val="en"/>
        </w:rPr>
        <w:t>}</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A. 0 1 2</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B. 0 1 2 1 2 2</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C. 2 1 0 1 0 0</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D. 2 1 2 0 1 2</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Answer: D </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 xml:space="preserve">The case expressions are all legal because x is marked final, which means the expressions can be evaluated at compile time. In the first iteration of the for loop </w:t>
      </w:r>
      <w:r>
        <w:rPr>
          <w:rFonts w:ascii="Times New Roman" w:hAnsi="Times New Roman" w:cs="Times New Roman"/>
          <w:sz w:val="28"/>
          <w:szCs w:val="28"/>
          <w:lang w:val="en"/>
        </w:rPr>
        <w:lastRenderedPageBreak/>
        <w:t>case x-2 matches, so 2 is printed. In the second iteration, x-1 is matched so 1 and 2 are printed (remember, once a match is found all remaining statements are executed until a break statement is encountered). In the third iteration, x is matched. So 0 1 and 2 are printed.</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4)</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public void test(int x){</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int odd = 1;</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if(odd) /* Line 4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System.out.println("odd");</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}else{</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System.out.println("even");</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sz w:val="28"/>
          <w:szCs w:val="28"/>
          <w:lang w:val="en"/>
        </w:rPr>
      </w:pPr>
      <w:r>
        <w:rPr>
          <w:rFonts w:ascii="Times New Roman" w:hAnsi="Times New Roman" w:cs="Times New Roman"/>
          <w:i/>
          <w:iCs/>
          <w:sz w:val="28"/>
          <w:szCs w:val="28"/>
          <w:lang w:val="en"/>
        </w:rPr>
        <w:t>}</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Which statement is true?</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A. Compilation fails.</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B. "odd" will always be output.</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C. "even" will always be output.</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D. "odd" will be output for odd values of x, and "even" for even values.</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Answer: A </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The compiler will complain because of incompatible types (line 4), the if expects a boolean but it gets an integer.</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5)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public class While{</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public void loop(){</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lastRenderedPageBreak/>
        <w:t xml:space="preserve">        int x= 0;</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while ( 1 ) /* Line 6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System.out.print("x plus one is " + (x + 1)); /* Line 8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sz w:val="28"/>
          <w:szCs w:val="28"/>
          <w:lang w:val="en"/>
        </w:rPr>
      </w:pPr>
      <w:r>
        <w:rPr>
          <w:rFonts w:ascii="Times New Roman" w:hAnsi="Times New Roman" w:cs="Times New Roman"/>
          <w:i/>
          <w:iCs/>
          <w:sz w:val="28"/>
          <w:szCs w:val="28"/>
          <w:lang w:val="en"/>
        </w:rPr>
        <w:t>}</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A. There is a syntax error on line 1.</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B. There are syntax errors on lines 1 and 6</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C. There are syntax errors on lines 1, 6, and 8.</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D. There is a syntax error on line 6.</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Answer: D </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Using the integer 1 in the while statement, or any other looping or conditional construct for that matter, will result in a compiler error. This is old C Program syntax, not valid Java.</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A, B and C are incorrect because line 1 is valid (Java is case sensitive so While is a valid class name). Line 8 is also valid because an equation may be placed in a String operation as shown.</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6)</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What will be the output of the program?</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int i = 1, j = 10;</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do{</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if(i &gt; j){</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break;</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lastRenderedPageBreak/>
        <w:t xml:space="preserve">    j--;</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while (++i &lt; 5);</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System.out.println("i = " + i + " and j = " + j);</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A. i = 6 and j = 5</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B. i = 5 and j = 5</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C. i = 6 and j = 4</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D. i = 5 and j = 6</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Answer: D </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The order is, test i against j, if bigger, it breaks from the loop, decrements j by one, and then tests the</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loop condition, where a pre-incremented by one i is tested for being lower than 5. The test is at the end of the loop, so i can reach the value of 5 before it fails. So it goes, start:</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(1, 10) ( 2, 9) ( 3, 8) ( 4, 7) ( 5, 6) loop condition fails.</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 xml:space="preserve">7)  </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What will be the output of the program?</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boolean bool = true;</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if(bool = false) /* Line 2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System.out.println("a");</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}else if(bool) /* Line 6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System.out.println("b");</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}else if(!bool) /* Line 10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System.out.println("c"); /* Line 12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}else{</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lastRenderedPageBreak/>
        <w:t xml:space="preserve">    System.out.println("d");</w:t>
      </w:r>
    </w:p>
    <w:p w:rsidR="006E09A2" w:rsidRDefault="006E09A2" w:rsidP="006E09A2">
      <w:pPr>
        <w:widowControl w:val="0"/>
        <w:autoSpaceDE w:val="0"/>
        <w:autoSpaceDN w:val="0"/>
        <w:adjustRightInd w:val="0"/>
        <w:ind w:left="720"/>
        <w:rPr>
          <w:rFonts w:ascii="Times New Roman" w:hAnsi="Times New Roman" w:cs="Times New Roman"/>
          <w:sz w:val="28"/>
          <w:szCs w:val="28"/>
          <w:lang w:val="en"/>
        </w:rPr>
      </w:pPr>
      <w:r>
        <w:rPr>
          <w:rFonts w:ascii="Times New Roman" w:hAnsi="Times New Roman" w:cs="Times New Roman"/>
          <w:i/>
          <w:iCs/>
          <w:sz w:val="28"/>
          <w:szCs w:val="28"/>
          <w:lang w:val="en"/>
        </w:rPr>
        <w:t>}</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A. a</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B. b</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C. c</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D. d</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Answer: C </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Look closely at line 2, is this an equality check (==) or an assignment (=). The condition at line 2 evaluates to false and also assigns false to bool. bool is now false so the condition at line 6 is not true. The condition at line 10 checks to see if bool is not true ( if !(bool == true) ), it isn't so line 12 is executed.</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8)</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What will be the output of the program?</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public class If1{</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static boolean b;</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public static void main(String [] args){</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short hand = 42;</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if ( hand &lt; 50 &amp; !b ) /* Line 7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hand++;</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if ( hand &gt; 50 );     /* Line 9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else if ( hand &gt; 40 ){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hand += 7;</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hand++;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}else</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lastRenderedPageBreak/>
        <w:t xml:space="preserve">            --hand;</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System.out.println(hand);</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sz w:val="28"/>
          <w:szCs w:val="28"/>
          <w:lang w:val="en"/>
        </w:rPr>
      </w:pPr>
      <w:r>
        <w:rPr>
          <w:rFonts w:ascii="Times New Roman" w:hAnsi="Times New Roman" w:cs="Times New Roman"/>
          <w:i/>
          <w:iCs/>
          <w:sz w:val="28"/>
          <w:szCs w:val="28"/>
          <w:lang w:val="en"/>
        </w:rPr>
        <w:t>}</w:t>
      </w:r>
    </w:p>
    <w:p w:rsidR="006E09A2" w:rsidRDefault="006E09A2" w:rsidP="006E09A2">
      <w:pPr>
        <w:widowControl w:val="0"/>
        <w:autoSpaceDE w:val="0"/>
        <w:autoSpaceDN w:val="0"/>
        <w:adjustRightInd w:val="0"/>
        <w:rPr>
          <w:rFonts w:ascii="Times New Roman" w:hAnsi="Times New Roman" w:cs="Times New Roman"/>
          <w:sz w:val="28"/>
          <w:szCs w:val="28"/>
          <w:lang w:val="en"/>
        </w:rPr>
      </w:pP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A. 41</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B. 42</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C. 50</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D. 51</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Answer: D </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In Java, boolean instance variables are initialized to false, so the if test on line 7 is true and hand is</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incremented. Line 9 is legal syntax, a do nothing statement. The else-if is true so hand has 7 added to it and</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is then incremented.</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 xml:space="preserve">9)  </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What will be the output of the program?</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for (int i = 0; i &lt; 4; i += 2){</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System.out.print(i + "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System.out.println(i); /* Line 5 */</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A. 0 2 4</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B. 0 2 4 5</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lastRenderedPageBreak/>
        <w:t>C. 0 1 2 3 4</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D. Compilation fails.</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Answer: D </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Compilation fails on the line 5 - System.out.println(i);  as the variable i has only been declared within the for loop. It is not a recognized variable outside the code block of loop.</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10)</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What will be the output of the program?</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public class Delta{</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static boolean foo(char c){</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System.out.print(c);</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return true;</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public static void main( String[] argv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int i = 0;</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for (foo('A'); foo('B') &amp;&amp; (i &lt; 2); foo('C')){</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i++;</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foo('D');</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sz w:val="28"/>
          <w:szCs w:val="28"/>
          <w:lang w:val="en"/>
        </w:rPr>
      </w:pPr>
      <w:r>
        <w:rPr>
          <w:rFonts w:ascii="Times New Roman" w:hAnsi="Times New Roman" w:cs="Times New Roman"/>
          <w:i/>
          <w:iCs/>
          <w:sz w:val="28"/>
          <w:szCs w:val="28"/>
          <w:lang w:val="en"/>
        </w:rPr>
        <w:t>}</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A. ABDCBDCB</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B. ABCDABCD</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lastRenderedPageBreak/>
        <w:t>C. Compilation fails</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D. An exception is thrown at runtime.</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Answer: A </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In the for loop first initialization part will execute only once.then condition part,if it is true loop body</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will be executed.After that increment/decrement section will be executed.and then again condition and so on.</w:t>
      </w:r>
    </w:p>
    <w:p w:rsidR="006E09A2" w:rsidRDefault="006E09A2" w:rsidP="006E09A2">
      <w:pPr>
        <w:widowControl w:val="0"/>
        <w:autoSpaceDE w:val="0"/>
        <w:autoSpaceDN w:val="0"/>
        <w:adjustRightInd w:val="0"/>
        <w:rPr>
          <w:rFonts w:ascii="Times New Roman" w:hAnsi="Times New Roman" w:cs="Times New Roman"/>
          <w:b/>
          <w:bCs/>
          <w:sz w:val="28"/>
          <w:szCs w:val="28"/>
          <w:u w:val="single"/>
          <w:lang w:val="en"/>
        </w:rPr>
      </w:pPr>
      <w:r>
        <w:rPr>
          <w:rFonts w:ascii="Times New Roman" w:hAnsi="Times New Roman" w:cs="Times New Roman"/>
          <w:b/>
          <w:bCs/>
          <w:sz w:val="28"/>
          <w:szCs w:val="28"/>
          <w:u w:val="single"/>
          <w:lang w:val="en"/>
        </w:rPr>
        <w:t>Directions:</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1.  int i = 10;</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2.  while(i++ &lt;= 10){</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3.        i++;</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4.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5.  System.out.print(i);</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Question:</w:t>
      </w:r>
    </w:p>
    <w:p w:rsidR="006E09A2" w:rsidRDefault="006E09A2" w:rsidP="006E09A2">
      <w:pPr>
        <w:widowControl w:val="0"/>
        <w:autoSpaceDE w:val="0"/>
        <w:autoSpaceDN w:val="0"/>
        <w:adjustRightInd w:val="0"/>
        <w:ind w:left="720"/>
        <w:rPr>
          <w:rFonts w:ascii="Times New Roman" w:hAnsi="Times New Roman" w:cs="Times New Roman"/>
          <w:b/>
          <w:bCs/>
          <w:sz w:val="28"/>
          <w:szCs w:val="28"/>
          <w:lang w:val="en"/>
        </w:rPr>
      </w:pPr>
      <w:r>
        <w:rPr>
          <w:rFonts w:ascii="Times New Roman" w:hAnsi="Times New Roman" w:cs="Times New Roman"/>
          <w:b/>
          <w:bCs/>
          <w:sz w:val="28"/>
          <w:szCs w:val="28"/>
          <w:lang w:val="en"/>
        </w:rPr>
        <w:t>What will be the result?</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Option A): 13</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Option B): 10</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Option C): 12</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Option D): 14</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Correct Answer is Option A):13</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1. </w:t>
      </w:r>
      <w:r>
        <w:rPr>
          <w:rFonts w:ascii="Times New Roman" w:hAnsi="Times New Roman" w:cs="Times New Roman"/>
          <w:b/>
          <w:bCs/>
          <w:sz w:val="28"/>
          <w:szCs w:val="28"/>
          <w:lang w:val="en"/>
        </w:rPr>
        <w:tab/>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What will be the output of the program?</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lastRenderedPageBreak/>
        <w:t>class PassA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public static void main(String [] args)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PassA p = new PassA();</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p.start();</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void start()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long [] a1 = {3,4,5};</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long [] a2 = fix(a1);</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System.out.print(a1[0] + a1[1] + a1[2] + "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System.out.println(a2[0] + a2[1] + a2[2]);</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long [] fix(long [] a3)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a3[1] = 7;</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return a3;</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w:t>
      </w:r>
    </w:p>
    <w:p w:rsidR="006E09A2" w:rsidRDefault="006E09A2" w:rsidP="006E09A2">
      <w:pPr>
        <w:widowControl w:val="0"/>
        <w:autoSpaceDE w:val="0"/>
        <w:autoSpaceDN w:val="0"/>
        <w:adjustRightInd w:val="0"/>
        <w:ind w:left="720"/>
        <w:rPr>
          <w:rFonts w:ascii="Times New Roman" w:hAnsi="Times New Roman" w:cs="Times New Roman"/>
          <w:b/>
          <w:bCs/>
          <w:sz w:val="28"/>
          <w:szCs w:val="28"/>
          <w:u w:val="single"/>
          <w:lang w:val="en"/>
        </w:rPr>
      </w:pPr>
      <w:r>
        <w:rPr>
          <w:rFonts w:ascii="Times New Roman" w:hAnsi="Times New Roman" w:cs="Times New Roman"/>
          <w:b/>
          <w:bCs/>
          <w:sz w:val="28"/>
          <w:szCs w:val="28"/>
          <w:u w:val="single"/>
          <w:lang w:val="en"/>
        </w:rPr>
        <w:t>Explanation:</w:t>
      </w:r>
    </w:p>
    <w:p w:rsidR="006E09A2" w:rsidRDefault="006E09A2" w:rsidP="006E09A2">
      <w:pPr>
        <w:widowControl w:val="0"/>
        <w:autoSpaceDE w:val="0"/>
        <w:autoSpaceDN w:val="0"/>
        <w:adjustRightInd w:val="0"/>
        <w:ind w:left="720"/>
        <w:rPr>
          <w:rFonts w:ascii="Times New Roman" w:hAnsi="Times New Roman" w:cs="Times New Roman"/>
          <w:b/>
          <w:bCs/>
          <w:sz w:val="28"/>
          <w:szCs w:val="28"/>
          <w:lang w:val="en"/>
        </w:rPr>
      </w:pPr>
      <w:r>
        <w:rPr>
          <w:rFonts w:ascii="Times New Roman" w:hAnsi="Times New Roman" w:cs="Times New Roman"/>
          <w:b/>
          <w:bCs/>
          <w:sz w:val="28"/>
          <w:szCs w:val="28"/>
          <w:lang w:val="en"/>
        </w:rPr>
        <w:t>Output: 15 15</w:t>
      </w:r>
    </w:p>
    <w:p w:rsidR="006E09A2" w:rsidRDefault="006E09A2" w:rsidP="006E09A2">
      <w:pPr>
        <w:widowControl w:val="0"/>
        <w:autoSpaceDE w:val="0"/>
        <w:autoSpaceDN w:val="0"/>
        <w:adjustRightInd w:val="0"/>
        <w:ind w:left="720"/>
        <w:rPr>
          <w:rFonts w:ascii="Times New Roman" w:hAnsi="Times New Roman" w:cs="Times New Roman"/>
          <w:sz w:val="28"/>
          <w:szCs w:val="28"/>
          <w:lang w:val="en"/>
        </w:rPr>
      </w:pPr>
      <w:r>
        <w:rPr>
          <w:rFonts w:ascii="Times New Roman" w:hAnsi="Times New Roman" w:cs="Times New Roman"/>
          <w:sz w:val="28"/>
          <w:szCs w:val="28"/>
          <w:lang w:val="en"/>
        </w:rPr>
        <w:t>The reference variables a1 and a3 refer to the same long array object. When the [1] element is updated in the fix() method, it is updating the array referred to by a1. The reference variable a2 refers to the same array object.</w:t>
      </w:r>
    </w:p>
    <w:p w:rsidR="006E09A2" w:rsidRDefault="006E09A2" w:rsidP="006E09A2">
      <w:pPr>
        <w:widowControl w:val="0"/>
        <w:autoSpaceDE w:val="0"/>
        <w:autoSpaceDN w:val="0"/>
        <w:adjustRightInd w:val="0"/>
        <w:ind w:left="720"/>
        <w:rPr>
          <w:rFonts w:ascii="Times New Roman" w:hAnsi="Times New Roman" w:cs="Times New Roman"/>
          <w:sz w:val="28"/>
          <w:szCs w:val="28"/>
          <w:lang w:val="en"/>
        </w:rPr>
      </w:pPr>
      <w:r>
        <w:rPr>
          <w:rFonts w:ascii="Times New Roman" w:hAnsi="Times New Roman" w:cs="Times New Roman"/>
          <w:sz w:val="28"/>
          <w:szCs w:val="28"/>
          <w:lang w:val="en"/>
        </w:rPr>
        <w:t>So Output: 3+7+5+" "3+7+5</w:t>
      </w:r>
    </w:p>
    <w:p w:rsidR="006E09A2" w:rsidRDefault="006E09A2" w:rsidP="006E09A2">
      <w:pPr>
        <w:widowControl w:val="0"/>
        <w:autoSpaceDE w:val="0"/>
        <w:autoSpaceDN w:val="0"/>
        <w:adjustRightInd w:val="0"/>
        <w:ind w:left="720"/>
        <w:rPr>
          <w:rFonts w:ascii="Times New Roman" w:hAnsi="Times New Roman" w:cs="Times New Roman"/>
          <w:sz w:val="28"/>
          <w:szCs w:val="28"/>
          <w:lang w:val="en"/>
        </w:rPr>
      </w:pPr>
      <w:r>
        <w:rPr>
          <w:rFonts w:ascii="Times New Roman" w:hAnsi="Times New Roman" w:cs="Times New Roman"/>
          <w:sz w:val="28"/>
          <w:szCs w:val="28"/>
          <w:lang w:val="en"/>
        </w:rPr>
        <w:t>Output: 15 15 Because Numeric values will be added</w:t>
      </w:r>
    </w:p>
    <w:p w:rsidR="006E09A2" w:rsidRDefault="006E09A2" w:rsidP="006E09A2">
      <w:pPr>
        <w:widowControl w:val="0"/>
        <w:autoSpaceDE w:val="0"/>
        <w:autoSpaceDN w:val="0"/>
        <w:adjustRightInd w:val="0"/>
        <w:ind w:left="720"/>
        <w:rPr>
          <w:rFonts w:ascii="Times New Roman" w:hAnsi="Times New Roman" w:cs="Times New Roman"/>
          <w:sz w:val="28"/>
          <w:szCs w:val="28"/>
          <w:lang w:val="en"/>
        </w:rPr>
      </w:pPr>
    </w:p>
    <w:p w:rsidR="006E09A2" w:rsidRDefault="006E09A2" w:rsidP="006E09A2">
      <w:pPr>
        <w:widowControl w:val="0"/>
        <w:autoSpaceDE w:val="0"/>
        <w:autoSpaceDN w:val="0"/>
        <w:adjustRightInd w:val="0"/>
        <w:ind w:left="720"/>
        <w:rPr>
          <w:rFonts w:ascii="Times New Roman" w:hAnsi="Times New Roman" w:cs="Times New Roman"/>
          <w:b/>
          <w:bCs/>
          <w:sz w:val="28"/>
          <w:szCs w:val="28"/>
          <w:lang w:val="en"/>
        </w:rPr>
      </w:pPr>
      <w:r>
        <w:rPr>
          <w:rFonts w:ascii="Times New Roman" w:hAnsi="Times New Roman" w:cs="Times New Roman"/>
          <w:b/>
          <w:bCs/>
          <w:sz w:val="28"/>
          <w:szCs w:val="28"/>
          <w:lang w:val="en"/>
        </w:rPr>
        <w:t>What will be the output of the program?</w:t>
      </w:r>
    </w:p>
    <w:p w:rsidR="006E09A2" w:rsidRDefault="006E09A2" w:rsidP="006E09A2">
      <w:pPr>
        <w:widowControl w:val="0"/>
        <w:autoSpaceDE w:val="0"/>
        <w:autoSpaceDN w:val="0"/>
        <w:adjustRightInd w:val="0"/>
        <w:ind w:left="1440"/>
        <w:rPr>
          <w:rFonts w:ascii="Times New Roman" w:hAnsi="Times New Roman" w:cs="Times New Roman"/>
          <w:i/>
          <w:iCs/>
          <w:sz w:val="28"/>
          <w:szCs w:val="28"/>
          <w:lang w:val="en"/>
        </w:rPr>
      </w:pPr>
      <w:r>
        <w:rPr>
          <w:rFonts w:ascii="Times New Roman" w:hAnsi="Times New Roman" w:cs="Times New Roman"/>
          <w:i/>
          <w:iCs/>
          <w:sz w:val="28"/>
          <w:szCs w:val="28"/>
          <w:lang w:val="en"/>
        </w:rPr>
        <w:t>class Test {</w:t>
      </w:r>
    </w:p>
    <w:p w:rsidR="006E09A2" w:rsidRDefault="006E09A2" w:rsidP="006E09A2">
      <w:pPr>
        <w:widowControl w:val="0"/>
        <w:autoSpaceDE w:val="0"/>
        <w:autoSpaceDN w:val="0"/>
        <w:adjustRightInd w:val="0"/>
        <w:ind w:left="144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public static void main(String [] args){</w:t>
      </w:r>
    </w:p>
    <w:p w:rsidR="006E09A2" w:rsidRDefault="006E09A2" w:rsidP="006E09A2">
      <w:pPr>
        <w:widowControl w:val="0"/>
        <w:autoSpaceDE w:val="0"/>
        <w:autoSpaceDN w:val="0"/>
        <w:adjustRightInd w:val="0"/>
        <w:ind w:left="144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Test p = new Test();</w:t>
      </w:r>
    </w:p>
    <w:p w:rsidR="006E09A2" w:rsidRDefault="006E09A2" w:rsidP="006E09A2">
      <w:pPr>
        <w:widowControl w:val="0"/>
        <w:autoSpaceDE w:val="0"/>
        <w:autoSpaceDN w:val="0"/>
        <w:adjustRightInd w:val="0"/>
        <w:ind w:left="144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p.start();</w:t>
      </w:r>
    </w:p>
    <w:p w:rsidR="006E09A2" w:rsidRDefault="006E09A2" w:rsidP="006E09A2">
      <w:pPr>
        <w:widowControl w:val="0"/>
        <w:autoSpaceDE w:val="0"/>
        <w:autoSpaceDN w:val="0"/>
        <w:adjustRightInd w:val="0"/>
        <w:ind w:left="144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144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void start() {</w:t>
      </w:r>
    </w:p>
    <w:p w:rsidR="006E09A2" w:rsidRDefault="006E09A2" w:rsidP="006E09A2">
      <w:pPr>
        <w:widowControl w:val="0"/>
        <w:autoSpaceDE w:val="0"/>
        <w:autoSpaceDN w:val="0"/>
        <w:adjustRightInd w:val="0"/>
        <w:ind w:left="144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boolean b1 = false;</w:t>
      </w:r>
    </w:p>
    <w:p w:rsidR="006E09A2" w:rsidRDefault="006E09A2" w:rsidP="006E09A2">
      <w:pPr>
        <w:widowControl w:val="0"/>
        <w:autoSpaceDE w:val="0"/>
        <w:autoSpaceDN w:val="0"/>
        <w:adjustRightInd w:val="0"/>
        <w:ind w:left="144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boolean b2 = fix(b1);</w:t>
      </w:r>
    </w:p>
    <w:p w:rsidR="006E09A2" w:rsidRDefault="006E09A2" w:rsidP="006E09A2">
      <w:pPr>
        <w:widowControl w:val="0"/>
        <w:autoSpaceDE w:val="0"/>
        <w:autoSpaceDN w:val="0"/>
        <w:adjustRightInd w:val="0"/>
        <w:ind w:left="144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System.out.println(b1 + " " + b2);</w:t>
      </w:r>
    </w:p>
    <w:p w:rsidR="006E09A2" w:rsidRDefault="006E09A2" w:rsidP="006E09A2">
      <w:pPr>
        <w:widowControl w:val="0"/>
        <w:autoSpaceDE w:val="0"/>
        <w:autoSpaceDN w:val="0"/>
        <w:adjustRightInd w:val="0"/>
        <w:ind w:left="144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144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boolean fix(boolean b1) {</w:t>
      </w:r>
    </w:p>
    <w:p w:rsidR="006E09A2" w:rsidRDefault="006E09A2" w:rsidP="006E09A2">
      <w:pPr>
        <w:widowControl w:val="0"/>
        <w:autoSpaceDE w:val="0"/>
        <w:autoSpaceDN w:val="0"/>
        <w:adjustRightInd w:val="0"/>
        <w:ind w:left="144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b1 = true;</w:t>
      </w:r>
    </w:p>
    <w:p w:rsidR="006E09A2" w:rsidRDefault="006E09A2" w:rsidP="006E09A2">
      <w:pPr>
        <w:widowControl w:val="0"/>
        <w:autoSpaceDE w:val="0"/>
        <w:autoSpaceDN w:val="0"/>
        <w:adjustRightInd w:val="0"/>
        <w:ind w:left="144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return b1;</w:t>
      </w:r>
    </w:p>
    <w:p w:rsidR="006E09A2" w:rsidRDefault="006E09A2" w:rsidP="006E09A2">
      <w:pPr>
        <w:widowControl w:val="0"/>
        <w:autoSpaceDE w:val="0"/>
        <w:autoSpaceDN w:val="0"/>
        <w:adjustRightInd w:val="0"/>
        <w:ind w:left="144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1440"/>
        <w:rPr>
          <w:rFonts w:ascii="Times New Roman" w:hAnsi="Times New Roman" w:cs="Times New Roman"/>
          <w:i/>
          <w:iCs/>
          <w:sz w:val="28"/>
          <w:szCs w:val="28"/>
          <w:lang w:val="en"/>
        </w:rPr>
      </w:pPr>
      <w:r>
        <w:rPr>
          <w:rFonts w:ascii="Times New Roman" w:hAnsi="Times New Roman" w:cs="Times New Roman"/>
          <w:i/>
          <w:iCs/>
          <w:sz w:val="28"/>
          <w:szCs w:val="28"/>
          <w:lang w:val="en"/>
        </w:rPr>
        <w:t>}</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b/>
          <w:bCs/>
          <w:sz w:val="28"/>
          <w:szCs w:val="28"/>
          <w:lang w:val="en"/>
        </w:rPr>
        <w:t>Answer:</w:t>
      </w:r>
      <w:r>
        <w:rPr>
          <w:rFonts w:ascii="Times New Roman" w:hAnsi="Times New Roman" w:cs="Times New Roman"/>
          <w:sz w:val="28"/>
          <w:szCs w:val="28"/>
          <w:lang w:val="en"/>
        </w:rPr>
        <w:t xml:space="preserve"> false true</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Explanation:</w:t>
      </w:r>
    </w:p>
    <w:p w:rsidR="006E09A2" w:rsidRDefault="006E09A2" w:rsidP="006E09A2">
      <w:pPr>
        <w:widowControl w:val="0"/>
        <w:autoSpaceDE w:val="0"/>
        <w:autoSpaceDN w:val="0"/>
        <w:adjustRightInd w:val="0"/>
        <w:ind w:left="1440"/>
        <w:rPr>
          <w:rFonts w:ascii="Times New Roman" w:hAnsi="Times New Roman" w:cs="Times New Roman"/>
          <w:sz w:val="28"/>
          <w:szCs w:val="28"/>
          <w:lang w:val="en"/>
        </w:rPr>
      </w:pPr>
      <w:r>
        <w:rPr>
          <w:rFonts w:ascii="Times New Roman" w:hAnsi="Times New Roman" w:cs="Times New Roman"/>
          <w:sz w:val="28"/>
          <w:szCs w:val="28"/>
          <w:lang w:val="en"/>
        </w:rPr>
        <w:t>The boolean b1 in the fix() method is a different boolean than the b1 in the start() method. The b1 in the start() method is not updated by the fix() method.</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What will be the output of the program?</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lastRenderedPageBreak/>
        <w:t>class PassS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public static void main(String [] args)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PassS p = new PassS();</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p.start();</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void start()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String s1 = "slip";</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String s2 = fix(s1);</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System.out.println(s1 + " " + s2);</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String fix(String s1)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s1 = s1 + "stream";</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System.out.print(s1 + "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return "stream";</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w:t>
      </w:r>
    </w:p>
    <w:p w:rsidR="006E09A2" w:rsidRDefault="006E09A2" w:rsidP="006E09A2">
      <w:pPr>
        <w:widowControl w:val="0"/>
        <w:autoSpaceDE w:val="0"/>
        <w:autoSpaceDN w:val="0"/>
        <w:adjustRightInd w:val="0"/>
        <w:ind w:firstLine="720"/>
        <w:rPr>
          <w:rFonts w:ascii="Times New Roman" w:hAnsi="Times New Roman" w:cs="Times New Roman"/>
          <w:sz w:val="28"/>
          <w:szCs w:val="28"/>
          <w:lang w:val="en"/>
        </w:rPr>
      </w:pPr>
      <w:r>
        <w:rPr>
          <w:rFonts w:ascii="Times New Roman" w:hAnsi="Times New Roman" w:cs="Times New Roman"/>
          <w:b/>
          <w:bCs/>
          <w:sz w:val="28"/>
          <w:szCs w:val="28"/>
          <w:lang w:val="en"/>
        </w:rPr>
        <w:t>Answer:</w:t>
      </w:r>
      <w:r>
        <w:rPr>
          <w:rFonts w:ascii="Times New Roman" w:hAnsi="Times New Roman" w:cs="Times New Roman"/>
          <w:sz w:val="28"/>
          <w:szCs w:val="28"/>
          <w:lang w:val="en"/>
        </w:rPr>
        <w:t xml:space="preserve"> slipstream slip stream</w:t>
      </w:r>
    </w:p>
    <w:p w:rsidR="006E09A2" w:rsidRDefault="006E09A2" w:rsidP="00650F3A">
      <w:pPr>
        <w:widowControl w:val="0"/>
        <w:autoSpaceDE w:val="0"/>
        <w:autoSpaceDN w:val="0"/>
        <w:adjustRightInd w:val="0"/>
        <w:rPr>
          <w:rFonts w:ascii="Times New Roman" w:hAnsi="Times New Roman" w:cs="Times New Roman"/>
          <w:sz w:val="28"/>
          <w:szCs w:val="28"/>
          <w:lang w:val="en"/>
        </w:rPr>
      </w:pPr>
      <w:bookmarkStart w:id="22" w:name="_GoBack"/>
      <w:bookmarkEnd w:id="22"/>
      <w:r>
        <w:rPr>
          <w:rFonts w:ascii="Times New Roman" w:hAnsi="Times New Roman" w:cs="Times New Roman"/>
          <w:b/>
          <w:bCs/>
          <w:sz w:val="28"/>
          <w:szCs w:val="28"/>
          <w:lang w:val="en"/>
        </w:rPr>
        <w:t>Explanation:</w:t>
      </w:r>
      <w:r>
        <w:rPr>
          <w:rFonts w:ascii="Times New Roman" w:hAnsi="Times New Roman" w:cs="Times New Roman"/>
          <w:sz w:val="28"/>
          <w:szCs w:val="28"/>
          <w:lang w:val="en"/>
        </w:rPr>
        <w:t>When the fix() method is first entered, start()'s s1 and fix()'s s1 reference variables both refer to the same String object (with a value of "slip"). Fix()'s s1 is reassigned to a new object that is created when the concatenation occurs (this second String object has a value of "slipstream"). When the program returns to start(), another String object is created, referred to by s2 and with a value of "stream".</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What will be the output of the program?</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lastRenderedPageBreak/>
        <w:t>class BitShift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public static void main(String [] args)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int x = 0x80000000;</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System.out.print(x + " and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x = x &gt;&gt;&gt; 31;</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System.out.println(x);</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i/>
          <w:iCs/>
          <w:sz w:val="28"/>
          <w:szCs w:val="28"/>
          <w:lang w:val="en"/>
        </w:rPr>
        <w:t>Answer: -2147483648 and 1</w:t>
      </w:r>
    </w:p>
    <w:p w:rsidR="006E09A2" w:rsidRDefault="006E09A2" w:rsidP="006E09A2">
      <w:pPr>
        <w:widowControl w:val="0"/>
        <w:autoSpaceDE w:val="0"/>
        <w:autoSpaceDN w:val="0"/>
        <w:adjustRightInd w:val="0"/>
        <w:rPr>
          <w:rFonts w:ascii="Times New Roman" w:hAnsi="Times New Roman" w:cs="Times New Roman"/>
          <w:b/>
          <w:bCs/>
          <w:i/>
          <w:iCs/>
          <w:sz w:val="28"/>
          <w:szCs w:val="28"/>
          <w:lang w:val="en"/>
        </w:rPr>
      </w:pPr>
      <w:r>
        <w:rPr>
          <w:rFonts w:ascii="Times New Roman" w:hAnsi="Times New Roman" w:cs="Times New Roman"/>
          <w:b/>
          <w:bCs/>
          <w:i/>
          <w:iCs/>
          <w:sz w:val="28"/>
          <w:szCs w:val="28"/>
          <w:lang w:val="en"/>
        </w:rPr>
        <w:t>Explanation:</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i/>
          <w:iCs/>
          <w:sz w:val="28"/>
          <w:szCs w:val="28"/>
          <w:lang w:val="en"/>
        </w:rPr>
        <w:t>Option A is correct. The &gt;&gt;&gt; operator moves all bits to the right, zero filling the left bits. The bit transformation looks like this:</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b/>
          <w:bCs/>
          <w:i/>
          <w:iCs/>
          <w:sz w:val="28"/>
          <w:szCs w:val="28"/>
          <w:lang w:val="en"/>
        </w:rPr>
        <w:t>Before</w:t>
      </w:r>
      <w:r>
        <w:rPr>
          <w:rFonts w:ascii="Times New Roman" w:hAnsi="Times New Roman" w:cs="Times New Roman"/>
          <w:i/>
          <w:iCs/>
          <w:sz w:val="28"/>
          <w:szCs w:val="28"/>
          <w:lang w:val="en"/>
        </w:rPr>
        <w:t>: 1000 0000 0000 0000 0000 0000 0000 0000</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b/>
          <w:bCs/>
          <w:i/>
          <w:iCs/>
          <w:sz w:val="28"/>
          <w:szCs w:val="28"/>
          <w:lang w:val="en"/>
        </w:rPr>
        <w:t>After</w:t>
      </w:r>
      <w:r>
        <w:rPr>
          <w:rFonts w:ascii="Times New Roman" w:hAnsi="Times New Roman" w:cs="Times New Roman"/>
          <w:i/>
          <w:iCs/>
          <w:sz w:val="28"/>
          <w:szCs w:val="28"/>
          <w:lang w:val="en"/>
        </w:rPr>
        <w:t>: 0000 0000 0000 0000 0000 0000 0000 0001</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i/>
          <w:iCs/>
          <w:sz w:val="28"/>
          <w:szCs w:val="28"/>
          <w:lang w:val="en"/>
        </w:rPr>
        <w:t>Option C is incorrect because the &gt;&gt;&gt; operator zero fills the left bits, which in this case changes the sign of x, as shown.</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i/>
          <w:iCs/>
          <w:sz w:val="28"/>
          <w:szCs w:val="28"/>
          <w:lang w:val="en"/>
        </w:rPr>
        <w:t>Option B is incorrect because the output method print() always displays integers in base 10.</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i/>
          <w:iCs/>
          <w:sz w:val="28"/>
          <w:szCs w:val="28"/>
          <w:lang w:val="en"/>
        </w:rPr>
        <w:t>Option D is incorrect because this is the reverse order of the two output numbers.</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What will be the output of the program?</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class Equals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public static void main(String [] args)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int x = 100;</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double y = 100.1;</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lastRenderedPageBreak/>
        <w:t xml:space="preserve">        boolean b = (x = y); /* Line 7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System.out.println(b);</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b/>
          <w:bCs/>
          <w:i/>
          <w:iCs/>
          <w:sz w:val="28"/>
          <w:szCs w:val="28"/>
          <w:lang w:val="en"/>
        </w:rPr>
        <w:t>Answer:</w:t>
      </w:r>
      <w:r>
        <w:rPr>
          <w:rFonts w:ascii="Times New Roman" w:hAnsi="Times New Roman" w:cs="Times New Roman"/>
          <w:i/>
          <w:iCs/>
          <w:sz w:val="28"/>
          <w:szCs w:val="28"/>
          <w:lang w:val="en"/>
        </w:rPr>
        <w:t xml:space="preserve"> Compilation fails</w:t>
      </w:r>
    </w:p>
    <w:p w:rsidR="006E09A2" w:rsidRDefault="006E09A2" w:rsidP="006E09A2">
      <w:pPr>
        <w:widowControl w:val="0"/>
        <w:autoSpaceDE w:val="0"/>
        <w:autoSpaceDN w:val="0"/>
        <w:adjustRightInd w:val="0"/>
        <w:rPr>
          <w:rFonts w:ascii="Times New Roman" w:hAnsi="Times New Roman" w:cs="Times New Roman"/>
          <w:b/>
          <w:bCs/>
          <w:i/>
          <w:iCs/>
          <w:sz w:val="28"/>
          <w:szCs w:val="28"/>
          <w:lang w:val="en"/>
        </w:rPr>
      </w:pPr>
      <w:r>
        <w:rPr>
          <w:rFonts w:ascii="Times New Roman" w:hAnsi="Times New Roman" w:cs="Times New Roman"/>
          <w:b/>
          <w:bCs/>
          <w:i/>
          <w:iCs/>
          <w:sz w:val="28"/>
          <w:szCs w:val="28"/>
          <w:lang w:val="en"/>
        </w:rPr>
        <w:t>Explanation:</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i/>
          <w:iCs/>
          <w:sz w:val="28"/>
          <w:szCs w:val="28"/>
          <w:lang w:val="en"/>
        </w:rPr>
        <w:t>The code will not compile because in line 7, the line will work only if we use (x==y) in the line. The == operator compares values to produce a boolean, whereas the = operator assigns a value to variables.</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i/>
          <w:iCs/>
          <w:sz w:val="28"/>
          <w:szCs w:val="28"/>
          <w:lang w:val="en"/>
        </w:rPr>
        <w:t>Option A, B, and D are incorrect because the code does not get as far as compiling. If we corrected this code, the output would be false.</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What will be the output of the program?</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class Test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public static void main(String [] args)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int x=20;</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String sup = (x &lt; 15) ? "small" : (x &lt; 22)? "tiny" : "huge";</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System.out.println(sup);</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b/>
          <w:bCs/>
          <w:i/>
          <w:iCs/>
          <w:sz w:val="28"/>
          <w:szCs w:val="28"/>
          <w:lang w:val="en"/>
        </w:rPr>
        <w:t>Answer:</w:t>
      </w:r>
      <w:r>
        <w:rPr>
          <w:rFonts w:ascii="Times New Roman" w:hAnsi="Times New Roman" w:cs="Times New Roman"/>
          <w:i/>
          <w:iCs/>
          <w:sz w:val="28"/>
          <w:szCs w:val="28"/>
          <w:lang w:val="en"/>
        </w:rPr>
        <w:t xml:space="preserve"> tiny</w:t>
      </w:r>
    </w:p>
    <w:p w:rsidR="006E09A2" w:rsidRDefault="006E09A2" w:rsidP="006E09A2">
      <w:pPr>
        <w:widowControl w:val="0"/>
        <w:autoSpaceDE w:val="0"/>
        <w:autoSpaceDN w:val="0"/>
        <w:adjustRightInd w:val="0"/>
        <w:rPr>
          <w:rFonts w:ascii="Times New Roman" w:hAnsi="Times New Roman" w:cs="Times New Roman"/>
          <w:b/>
          <w:bCs/>
          <w:i/>
          <w:iCs/>
          <w:sz w:val="28"/>
          <w:szCs w:val="28"/>
          <w:lang w:val="en"/>
        </w:rPr>
      </w:pPr>
      <w:r>
        <w:rPr>
          <w:rFonts w:ascii="Times New Roman" w:hAnsi="Times New Roman" w:cs="Times New Roman"/>
          <w:b/>
          <w:bCs/>
          <w:i/>
          <w:iCs/>
          <w:sz w:val="28"/>
          <w:szCs w:val="28"/>
          <w:lang w:val="en"/>
        </w:rPr>
        <w:t>Explanation:</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i/>
          <w:iCs/>
          <w:sz w:val="28"/>
          <w:szCs w:val="28"/>
          <w:lang w:val="en"/>
        </w:rPr>
        <w:t>This is an example of a nested ternary operator. The second evaluation (x &lt; 22) is true, so the "tiny" value is assigned to sup.</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What will be the output of the program?</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lastRenderedPageBreak/>
        <w:t>class Test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public static void main(String [] args)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int x= 0;</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int y= 0;</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for (int z = 0; z &lt; 5; z++)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if (( ++x &gt; 2 ) &amp;&amp; (++y &gt; 2))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x++;</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System.out.println(x + " " + y);</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b/>
          <w:bCs/>
          <w:i/>
          <w:iCs/>
          <w:sz w:val="28"/>
          <w:szCs w:val="28"/>
          <w:lang w:val="en"/>
        </w:rPr>
        <w:t>Answer:</w:t>
      </w:r>
      <w:r>
        <w:rPr>
          <w:rFonts w:ascii="Times New Roman" w:hAnsi="Times New Roman" w:cs="Times New Roman"/>
          <w:i/>
          <w:iCs/>
          <w:sz w:val="28"/>
          <w:szCs w:val="28"/>
          <w:lang w:val="en"/>
        </w:rPr>
        <w:t xml:space="preserve"> 6 3</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b/>
          <w:bCs/>
          <w:i/>
          <w:iCs/>
          <w:sz w:val="28"/>
          <w:szCs w:val="28"/>
          <w:lang w:val="en"/>
        </w:rPr>
        <w:t>Explanation</w:t>
      </w:r>
      <w:r>
        <w:rPr>
          <w:rFonts w:ascii="Times New Roman" w:hAnsi="Times New Roman" w:cs="Times New Roman"/>
          <w:i/>
          <w:iCs/>
          <w:sz w:val="28"/>
          <w:szCs w:val="28"/>
          <w:lang w:val="en"/>
        </w:rPr>
        <w:t>:</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i/>
          <w:iCs/>
          <w:sz w:val="28"/>
          <w:szCs w:val="28"/>
          <w:lang w:val="en"/>
        </w:rPr>
        <w:t>In the first two iterations x is incremented once and y is not because of the short circuit &amp;&amp; operator. In the third and forth iterations x and y are each incremented, and in the fifth iteration x is doubly incremented and y is incremented.</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What will be the output of the program?</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class Test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public static void main(String [] args)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int x= 0;</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int y= 0;</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for (int z = 0; z &lt; 5; z++)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lastRenderedPageBreak/>
        <w:t xml:space="preserve">            if (( ++x &gt; 2 ) || (++y &gt; 2))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x++;</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System.out.println(x + " " + y);</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b/>
          <w:bCs/>
          <w:i/>
          <w:iCs/>
          <w:sz w:val="28"/>
          <w:szCs w:val="28"/>
          <w:lang w:val="en"/>
        </w:rPr>
        <w:t>Answer:</w:t>
      </w:r>
      <w:r>
        <w:rPr>
          <w:rFonts w:ascii="Times New Roman" w:hAnsi="Times New Roman" w:cs="Times New Roman"/>
          <w:i/>
          <w:iCs/>
          <w:sz w:val="28"/>
          <w:szCs w:val="28"/>
          <w:lang w:val="en"/>
        </w:rPr>
        <w:t xml:space="preserve"> 8 2</w:t>
      </w:r>
    </w:p>
    <w:p w:rsidR="006E09A2" w:rsidRDefault="006E09A2" w:rsidP="006E09A2">
      <w:pPr>
        <w:widowControl w:val="0"/>
        <w:autoSpaceDE w:val="0"/>
        <w:autoSpaceDN w:val="0"/>
        <w:adjustRightInd w:val="0"/>
        <w:rPr>
          <w:rFonts w:ascii="Times New Roman" w:hAnsi="Times New Roman" w:cs="Times New Roman"/>
          <w:b/>
          <w:bCs/>
          <w:i/>
          <w:iCs/>
          <w:sz w:val="28"/>
          <w:szCs w:val="28"/>
          <w:lang w:val="en"/>
        </w:rPr>
      </w:pPr>
      <w:r>
        <w:rPr>
          <w:rFonts w:ascii="Times New Roman" w:hAnsi="Times New Roman" w:cs="Times New Roman"/>
          <w:b/>
          <w:bCs/>
          <w:i/>
          <w:iCs/>
          <w:sz w:val="28"/>
          <w:szCs w:val="28"/>
          <w:lang w:val="en"/>
        </w:rPr>
        <w:t>Explanation:</w:t>
      </w:r>
    </w:p>
    <w:p w:rsidR="006E09A2" w:rsidRDefault="006E09A2" w:rsidP="006E09A2">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The first two iterations of the for loop both x and y are incremented. On the third iteration x is incremented, and for the first time becomes greater than 2. The short circuit or operator || keeps y from ever being incremented again and x is incremented twice on each of the last three iterations.</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What will be the output of the program?</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class Bitwise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public static void main(String [] args)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int x = 11 &amp; 9;</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int y = x ^ 3;</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System.out.println( y | 12 );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w:t>
      </w:r>
    </w:p>
    <w:p w:rsidR="006E09A2" w:rsidRDefault="006E09A2" w:rsidP="006E09A2">
      <w:pPr>
        <w:widowControl w:val="0"/>
        <w:autoSpaceDE w:val="0"/>
        <w:autoSpaceDN w:val="0"/>
        <w:adjustRightInd w:val="0"/>
        <w:ind w:left="90" w:hanging="90"/>
        <w:rPr>
          <w:rFonts w:ascii="Times New Roman" w:hAnsi="Times New Roman" w:cs="Times New Roman"/>
          <w:i/>
          <w:iCs/>
          <w:sz w:val="28"/>
          <w:szCs w:val="28"/>
          <w:lang w:val="en"/>
        </w:rPr>
      </w:pPr>
      <w:r>
        <w:rPr>
          <w:rFonts w:ascii="Times New Roman" w:hAnsi="Times New Roman" w:cs="Times New Roman"/>
          <w:b/>
          <w:bCs/>
          <w:i/>
          <w:iCs/>
          <w:sz w:val="28"/>
          <w:szCs w:val="28"/>
          <w:lang w:val="en"/>
        </w:rPr>
        <w:t>Answer:</w:t>
      </w:r>
      <w:r>
        <w:rPr>
          <w:rFonts w:ascii="Times New Roman" w:hAnsi="Times New Roman" w:cs="Times New Roman"/>
          <w:i/>
          <w:iCs/>
          <w:sz w:val="28"/>
          <w:szCs w:val="28"/>
          <w:lang w:val="en"/>
        </w:rPr>
        <w:t xml:space="preserve"> 14</w:t>
      </w:r>
    </w:p>
    <w:p w:rsidR="006E09A2" w:rsidRDefault="006E09A2" w:rsidP="006E09A2">
      <w:pPr>
        <w:widowControl w:val="0"/>
        <w:autoSpaceDE w:val="0"/>
        <w:autoSpaceDN w:val="0"/>
        <w:adjustRightInd w:val="0"/>
        <w:ind w:left="90" w:hanging="90"/>
        <w:rPr>
          <w:rFonts w:ascii="Times New Roman" w:hAnsi="Times New Roman" w:cs="Times New Roman"/>
          <w:b/>
          <w:bCs/>
          <w:i/>
          <w:iCs/>
          <w:sz w:val="28"/>
          <w:szCs w:val="28"/>
          <w:lang w:val="en"/>
        </w:rPr>
      </w:pPr>
      <w:r>
        <w:rPr>
          <w:rFonts w:ascii="Times New Roman" w:hAnsi="Times New Roman" w:cs="Times New Roman"/>
          <w:b/>
          <w:bCs/>
          <w:i/>
          <w:iCs/>
          <w:sz w:val="28"/>
          <w:szCs w:val="28"/>
          <w:lang w:val="en"/>
        </w:rPr>
        <w:t>Explanation:</w:t>
      </w:r>
    </w:p>
    <w:p w:rsidR="006E09A2" w:rsidRDefault="006E09A2" w:rsidP="006E09A2">
      <w:pPr>
        <w:widowControl w:val="0"/>
        <w:autoSpaceDE w:val="0"/>
        <w:autoSpaceDN w:val="0"/>
        <w:adjustRightInd w:val="0"/>
        <w:ind w:left="90" w:hanging="9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The &amp; operator produces a 1 bit when both bits are 1. The result of the &amp; </w:t>
      </w:r>
      <w:r>
        <w:rPr>
          <w:rFonts w:ascii="Times New Roman" w:hAnsi="Times New Roman" w:cs="Times New Roman"/>
          <w:i/>
          <w:iCs/>
          <w:sz w:val="28"/>
          <w:szCs w:val="28"/>
          <w:lang w:val="en"/>
        </w:rPr>
        <w:lastRenderedPageBreak/>
        <w:t>operation is 9. The ^ operator produces a 1 bit when exactly one bit is 1; the result of this operation is 10. The | operator produces a 1 bit when at least one bit is 1; the result of this operation is 14.</w:t>
      </w:r>
    </w:p>
    <w:p w:rsidR="006E09A2" w:rsidRDefault="006E09A2" w:rsidP="006E09A2">
      <w:pPr>
        <w:widowControl w:val="0"/>
        <w:autoSpaceDE w:val="0"/>
        <w:autoSpaceDN w:val="0"/>
        <w:adjustRightInd w:val="0"/>
        <w:ind w:left="90" w:hanging="90"/>
        <w:rPr>
          <w:rFonts w:ascii="Times New Roman" w:hAnsi="Times New Roman" w:cs="Times New Roman"/>
          <w:b/>
          <w:bCs/>
          <w:sz w:val="28"/>
          <w:szCs w:val="28"/>
          <w:lang w:val="en"/>
        </w:rPr>
      </w:pPr>
      <w:r>
        <w:rPr>
          <w:rFonts w:ascii="Times New Roman" w:hAnsi="Times New Roman" w:cs="Times New Roman"/>
          <w:b/>
          <w:bCs/>
          <w:sz w:val="28"/>
          <w:szCs w:val="28"/>
          <w:lang w:val="en"/>
        </w:rPr>
        <w:t>What will be the output of the program?</w:t>
      </w:r>
    </w:p>
    <w:p w:rsidR="006E09A2" w:rsidRDefault="006E09A2" w:rsidP="006E09A2">
      <w:pPr>
        <w:widowControl w:val="0"/>
        <w:autoSpaceDE w:val="0"/>
        <w:autoSpaceDN w:val="0"/>
        <w:adjustRightInd w:val="0"/>
        <w:ind w:left="810" w:hanging="90"/>
        <w:rPr>
          <w:rFonts w:ascii="Times New Roman" w:hAnsi="Times New Roman" w:cs="Times New Roman"/>
          <w:i/>
          <w:iCs/>
          <w:sz w:val="28"/>
          <w:szCs w:val="28"/>
          <w:lang w:val="en"/>
        </w:rPr>
      </w:pPr>
      <w:r>
        <w:rPr>
          <w:rFonts w:ascii="Times New Roman" w:hAnsi="Times New Roman" w:cs="Times New Roman"/>
          <w:i/>
          <w:iCs/>
          <w:sz w:val="28"/>
          <w:szCs w:val="28"/>
          <w:lang w:val="en"/>
        </w:rPr>
        <w:t>class SSBool {</w:t>
      </w:r>
    </w:p>
    <w:p w:rsidR="006E09A2" w:rsidRDefault="006E09A2" w:rsidP="006E09A2">
      <w:pPr>
        <w:widowControl w:val="0"/>
        <w:autoSpaceDE w:val="0"/>
        <w:autoSpaceDN w:val="0"/>
        <w:adjustRightInd w:val="0"/>
        <w:ind w:left="810" w:hanging="9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public static void main(String [] args) {</w:t>
      </w:r>
    </w:p>
    <w:p w:rsidR="006E09A2" w:rsidRDefault="006E09A2" w:rsidP="006E09A2">
      <w:pPr>
        <w:widowControl w:val="0"/>
        <w:autoSpaceDE w:val="0"/>
        <w:autoSpaceDN w:val="0"/>
        <w:adjustRightInd w:val="0"/>
        <w:ind w:left="810" w:hanging="9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boolean b1 = true;</w:t>
      </w:r>
    </w:p>
    <w:p w:rsidR="006E09A2" w:rsidRDefault="006E09A2" w:rsidP="006E09A2">
      <w:pPr>
        <w:widowControl w:val="0"/>
        <w:autoSpaceDE w:val="0"/>
        <w:autoSpaceDN w:val="0"/>
        <w:adjustRightInd w:val="0"/>
        <w:ind w:left="810" w:hanging="9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boolean b2 = false;</w:t>
      </w:r>
    </w:p>
    <w:p w:rsidR="006E09A2" w:rsidRDefault="006E09A2" w:rsidP="006E09A2">
      <w:pPr>
        <w:widowControl w:val="0"/>
        <w:autoSpaceDE w:val="0"/>
        <w:autoSpaceDN w:val="0"/>
        <w:adjustRightInd w:val="0"/>
        <w:ind w:left="810" w:hanging="9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boolean b3 = true;</w:t>
      </w:r>
    </w:p>
    <w:p w:rsidR="006E09A2" w:rsidRDefault="006E09A2" w:rsidP="006E09A2">
      <w:pPr>
        <w:widowControl w:val="0"/>
        <w:autoSpaceDE w:val="0"/>
        <w:autoSpaceDN w:val="0"/>
        <w:adjustRightInd w:val="0"/>
        <w:ind w:left="810" w:hanging="9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if ( b1 &amp; b2 | b2 &amp; b3 | b2 ) /* Line 8 */</w:t>
      </w:r>
    </w:p>
    <w:p w:rsidR="006E09A2" w:rsidRDefault="006E09A2" w:rsidP="006E09A2">
      <w:pPr>
        <w:widowControl w:val="0"/>
        <w:autoSpaceDE w:val="0"/>
        <w:autoSpaceDN w:val="0"/>
        <w:adjustRightInd w:val="0"/>
        <w:ind w:left="810" w:hanging="9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System.out.print("ok ");</w:t>
      </w:r>
    </w:p>
    <w:p w:rsidR="006E09A2" w:rsidRDefault="006E09A2" w:rsidP="006E09A2">
      <w:pPr>
        <w:widowControl w:val="0"/>
        <w:autoSpaceDE w:val="0"/>
        <w:autoSpaceDN w:val="0"/>
        <w:adjustRightInd w:val="0"/>
        <w:ind w:left="810" w:hanging="9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if ( b1 &amp; b2 | b2 &amp; b3 | b2 | b1 ) /*Line 10*/</w:t>
      </w:r>
    </w:p>
    <w:p w:rsidR="006E09A2" w:rsidRDefault="006E09A2" w:rsidP="006E09A2">
      <w:pPr>
        <w:widowControl w:val="0"/>
        <w:autoSpaceDE w:val="0"/>
        <w:autoSpaceDN w:val="0"/>
        <w:adjustRightInd w:val="0"/>
        <w:ind w:left="810" w:hanging="9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System.out.println("dokey");</w:t>
      </w:r>
    </w:p>
    <w:p w:rsidR="006E09A2" w:rsidRDefault="006E09A2" w:rsidP="006E09A2">
      <w:pPr>
        <w:widowControl w:val="0"/>
        <w:autoSpaceDE w:val="0"/>
        <w:autoSpaceDN w:val="0"/>
        <w:adjustRightInd w:val="0"/>
        <w:ind w:left="810" w:hanging="9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810" w:hanging="90"/>
        <w:rPr>
          <w:rFonts w:ascii="Times New Roman" w:hAnsi="Times New Roman" w:cs="Times New Roman"/>
          <w:i/>
          <w:iCs/>
          <w:sz w:val="28"/>
          <w:szCs w:val="28"/>
          <w:lang w:val="en"/>
        </w:rPr>
      </w:pPr>
      <w:r>
        <w:rPr>
          <w:rFonts w:ascii="Times New Roman" w:hAnsi="Times New Roman" w:cs="Times New Roman"/>
          <w:i/>
          <w:iCs/>
          <w:sz w:val="28"/>
          <w:szCs w:val="28"/>
          <w:lang w:val="en"/>
        </w:rPr>
        <w:t>}</w:t>
      </w:r>
    </w:p>
    <w:p w:rsidR="006E09A2" w:rsidRDefault="006E09A2" w:rsidP="006E09A2">
      <w:pPr>
        <w:widowControl w:val="0"/>
        <w:autoSpaceDE w:val="0"/>
        <w:autoSpaceDN w:val="0"/>
        <w:adjustRightInd w:val="0"/>
        <w:ind w:left="90" w:hanging="90"/>
        <w:rPr>
          <w:rFonts w:ascii="Times New Roman" w:hAnsi="Times New Roman" w:cs="Times New Roman"/>
          <w:i/>
          <w:iCs/>
          <w:sz w:val="28"/>
          <w:szCs w:val="28"/>
          <w:lang w:val="en"/>
        </w:rPr>
      </w:pPr>
      <w:r>
        <w:rPr>
          <w:rFonts w:ascii="Times New Roman" w:hAnsi="Times New Roman" w:cs="Times New Roman"/>
          <w:b/>
          <w:bCs/>
          <w:i/>
          <w:iCs/>
          <w:sz w:val="28"/>
          <w:szCs w:val="28"/>
          <w:lang w:val="en"/>
        </w:rPr>
        <w:t>Answer</w:t>
      </w:r>
      <w:r>
        <w:rPr>
          <w:rFonts w:ascii="Times New Roman" w:hAnsi="Times New Roman" w:cs="Times New Roman"/>
          <w:i/>
          <w:iCs/>
          <w:sz w:val="28"/>
          <w:szCs w:val="28"/>
          <w:lang w:val="en"/>
        </w:rPr>
        <w:t>: dokey</w:t>
      </w:r>
    </w:p>
    <w:p w:rsidR="006E09A2" w:rsidRDefault="006E09A2" w:rsidP="006E09A2">
      <w:pPr>
        <w:widowControl w:val="0"/>
        <w:autoSpaceDE w:val="0"/>
        <w:autoSpaceDN w:val="0"/>
        <w:adjustRightInd w:val="0"/>
        <w:ind w:left="90" w:hanging="90"/>
        <w:rPr>
          <w:rFonts w:ascii="Times New Roman" w:hAnsi="Times New Roman" w:cs="Times New Roman"/>
          <w:b/>
          <w:bCs/>
          <w:i/>
          <w:iCs/>
          <w:sz w:val="28"/>
          <w:szCs w:val="28"/>
          <w:lang w:val="en"/>
        </w:rPr>
      </w:pPr>
      <w:r>
        <w:rPr>
          <w:rFonts w:ascii="Times New Roman" w:hAnsi="Times New Roman" w:cs="Times New Roman"/>
          <w:b/>
          <w:bCs/>
          <w:i/>
          <w:iCs/>
          <w:sz w:val="28"/>
          <w:szCs w:val="28"/>
          <w:lang w:val="en"/>
        </w:rPr>
        <w:t>Explanation:</w:t>
      </w:r>
    </w:p>
    <w:p w:rsidR="006E09A2" w:rsidRDefault="006E09A2" w:rsidP="006E09A2">
      <w:pPr>
        <w:widowControl w:val="0"/>
        <w:autoSpaceDE w:val="0"/>
        <w:autoSpaceDN w:val="0"/>
        <w:adjustRightInd w:val="0"/>
        <w:ind w:left="90" w:hanging="90"/>
        <w:rPr>
          <w:rFonts w:ascii="Times New Roman" w:hAnsi="Times New Roman" w:cs="Times New Roman"/>
          <w:i/>
          <w:iCs/>
          <w:sz w:val="28"/>
          <w:szCs w:val="28"/>
          <w:lang w:val="en"/>
        </w:rPr>
      </w:pPr>
      <w:r>
        <w:rPr>
          <w:rFonts w:ascii="Times New Roman" w:hAnsi="Times New Roman" w:cs="Times New Roman"/>
          <w:i/>
          <w:iCs/>
          <w:sz w:val="28"/>
          <w:szCs w:val="28"/>
          <w:lang w:val="en"/>
        </w:rPr>
        <w:t>The &amp; operator has a higher precedence than the | operator so that on line 8 b1 and b2 are evaluated together as are b2 &amp; b3. The final b1 in line 10 is what causes that if test to be true. Hence it prints "dokey".</w:t>
      </w:r>
    </w:p>
    <w:p w:rsidR="006E09A2" w:rsidRDefault="006E09A2" w:rsidP="006E09A2">
      <w:pPr>
        <w:widowControl w:val="0"/>
        <w:autoSpaceDE w:val="0"/>
        <w:autoSpaceDN w:val="0"/>
        <w:adjustRightInd w:val="0"/>
        <w:ind w:left="90" w:hanging="90"/>
        <w:rPr>
          <w:rFonts w:ascii="Times New Roman" w:hAnsi="Times New Roman" w:cs="Times New Roman"/>
          <w:b/>
          <w:bCs/>
          <w:i/>
          <w:iCs/>
          <w:sz w:val="28"/>
          <w:szCs w:val="28"/>
          <w:lang w:val="en"/>
        </w:rPr>
      </w:pPr>
      <w:r>
        <w:rPr>
          <w:rFonts w:ascii="Times New Roman" w:hAnsi="Times New Roman" w:cs="Times New Roman"/>
          <w:b/>
          <w:bCs/>
          <w:i/>
          <w:iCs/>
          <w:sz w:val="28"/>
          <w:szCs w:val="28"/>
          <w:lang w:val="en"/>
        </w:rPr>
        <w:t>What will be the output of the program?</w:t>
      </w:r>
    </w:p>
    <w:p w:rsidR="006E09A2" w:rsidRDefault="006E09A2" w:rsidP="006E09A2">
      <w:pPr>
        <w:widowControl w:val="0"/>
        <w:autoSpaceDE w:val="0"/>
        <w:autoSpaceDN w:val="0"/>
        <w:adjustRightInd w:val="0"/>
        <w:ind w:left="810" w:hanging="90"/>
        <w:rPr>
          <w:rFonts w:ascii="Times New Roman" w:hAnsi="Times New Roman" w:cs="Times New Roman"/>
          <w:i/>
          <w:iCs/>
          <w:sz w:val="28"/>
          <w:szCs w:val="28"/>
          <w:lang w:val="en"/>
        </w:rPr>
      </w:pPr>
      <w:r>
        <w:rPr>
          <w:rFonts w:ascii="Times New Roman" w:hAnsi="Times New Roman" w:cs="Times New Roman"/>
          <w:i/>
          <w:iCs/>
          <w:sz w:val="28"/>
          <w:szCs w:val="28"/>
          <w:lang w:val="en"/>
        </w:rPr>
        <w:t>class SC2 {</w:t>
      </w:r>
    </w:p>
    <w:p w:rsidR="006E09A2" w:rsidRDefault="006E09A2" w:rsidP="006E09A2">
      <w:pPr>
        <w:widowControl w:val="0"/>
        <w:autoSpaceDE w:val="0"/>
        <w:autoSpaceDN w:val="0"/>
        <w:adjustRightInd w:val="0"/>
        <w:ind w:left="810" w:hanging="9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public static void main(String [] args) {</w:t>
      </w:r>
    </w:p>
    <w:p w:rsidR="006E09A2" w:rsidRDefault="006E09A2" w:rsidP="006E09A2">
      <w:pPr>
        <w:widowControl w:val="0"/>
        <w:autoSpaceDE w:val="0"/>
        <w:autoSpaceDN w:val="0"/>
        <w:adjustRightInd w:val="0"/>
        <w:ind w:left="810" w:hanging="9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SC2 s = new SC2();</w:t>
      </w:r>
    </w:p>
    <w:p w:rsidR="006E09A2" w:rsidRDefault="006E09A2" w:rsidP="006E09A2">
      <w:pPr>
        <w:widowControl w:val="0"/>
        <w:autoSpaceDE w:val="0"/>
        <w:autoSpaceDN w:val="0"/>
        <w:adjustRightInd w:val="0"/>
        <w:ind w:left="810" w:hanging="90"/>
        <w:rPr>
          <w:rFonts w:ascii="Times New Roman" w:hAnsi="Times New Roman" w:cs="Times New Roman"/>
          <w:i/>
          <w:iCs/>
          <w:sz w:val="28"/>
          <w:szCs w:val="28"/>
          <w:lang w:val="en"/>
        </w:rPr>
      </w:pPr>
      <w:r>
        <w:rPr>
          <w:rFonts w:ascii="Times New Roman" w:hAnsi="Times New Roman" w:cs="Times New Roman"/>
          <w:i/>
          <w:iCs/>
          <w:sz w:val="28"/>
          <w:szCs w:val="28"/>
          <w:lang w:val="en"/>
        </w:rPr>
        <w:lastRenderedPageBreak/>
        <w:t xml:space="preserve">        s.start();</w:t>
      </w:r>
    </w:p>
    <w:p w:rsidR="006E09A2" w:rsidRDefault="006E09A2" w:rsidP="006E09A2">
      <w:pPr>
        <w:widowControl w:val="0"/>
        <w:autoSpaceDE w:val="0"/>
        <w:autoSpaceDN w:val="0"/>
        <w:adjustRightInd w:val="0"/>
        <w:ind w:left="810" w:hanging="9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810" w:hanging="9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void start() {</w:t>
      </w:r>
    </w:p>
    <w:p w:rsidR="006E09A2" w:rsidRDefault="006E09A2" w:rsidP="006E09A2">
      <w:pPr>
        <w:widowControl w:val="0"/>
        <w:autoSpaceDE w:val="0"/>
        <w:autoSpaceDN w:val="0"/>
        <w:adjustRightInd w:val="0"/>
        <w:ind w:left="810" w:hanging="9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int a = 3;</w:t>
      </w:r>
    </w:p>
    <w:p w:rsidR="006E09A2" w:rsidRDefault="006E09A2" w:rsidP="006E09A2">
      <w:pPr>
        <w:widowControl w:val="0"/>
        <w:autoSpaceDE w:val="0"/>
        <w:autoSpaceDN w:val="0"/>
        <w:adjustRightInd w:val="0"/>
        <w:ind w:left="810" w:hanging="9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int b = 4;</w:t>
      </w:r>
    </w:p>
    <w:p w:rsidR="006E09A2" w:rsidRDefault="006E09A2" w:rsidP="006E09A2">
      <w:pPr>
        <w:widowControl w:val="0"/>
        <w:autoSpaceDE w:val="0"/>
        <w:autoSpaceDN w:val="0"/>
        <w:adjustRightInd w:val="0"/>
        <w:ind w:left="810" w:hanging="9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 " + 7 + 2 + " ");</w:t>
      </w:r>
    </w:p>
    <w:p w:rsidR="006E09A2" w:rsidRDefault="006E09A2" w:rsidP="006E09A2">
      <w:pPr>
        <w:widowControl w:val="0"/>
        <w:autoSpaceDE w:val="0"/>
        <w:autoSpaceDN w:val="0"/>
        <w:adjustRightInd w:val="0"/>
        <w:ind w:left="810" w:hanging="9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System.out.print(a + b);</w:t>
      </w:r>
    </w:p>
    <w:p w:rsidR="006E09A2" w:rsidRDefault="006E09A2" w:rsidP="006E09A2">
      <w:pPr>
        <w:widowControl w:val="0"/>
        <w:autoSpaceDE w:val="0"/>
        <w:autoSpaceDN w:val="0"/>
        <w:adjustRightInd w:val="0"/>
        <w:ind w:left="810" w:hanging="9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 " + a + b + " ");</w:t>
      </w:r>
    </w:p>
    <w:p w:rsidR="006E09A2" w:rsidRDefault="006E09A2" w:rsidP="006E09A2">
      <w:pPr>
        <w:widowControl w:val="0"/>
        <w:autoSpaceDE w:val="0"/>
        <w:autoSpaceDN w:val="0"/>
        <w:adjustRightInd w:val="0"/>
        <w:ind w:left="810" w:hanging="9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System.out.print(foo() + a + b + " ");</w:t>
      </w:r>
    </w:p>
    <w:p w:rsidR="006E09A2" w:rsidRDefault="006E09A2" w:rsidP="006E09A2">
      <w:pPr>
        <w:widowControl w:val="0"/>
        <w:autoSpaceDE w:val="0"/>
        <w:autoSpaceDN w:val="0"/>
        <w:adjustRightInd w:val="0"/>
        <w:ind w:left="810" w:hanging="9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System.out.println(a + b + foo());</w:t>
      </w:r>
    </w:p>
    <w:p w:rsidR="006E09A2" w:rsidRDefault="006E09A2" w:rsidP="006E09A2">
      <w:pPr>
        <w:widowControl w:val="0"/>
        <w:autoSpaceDE w:val="0"/>
        <w:autoSpaceDN w:val="0"/>
        <w:adjustRightInd w:val="0"/>
        <w:ind w:left="810" w:hanging="9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810" w:hanging="9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String foo() {</w:t>
      </w:r>
    </w:p>
    <w:p w:rsidR="006E09A2" w:rsidRDefault="006E09A2" w:rsidP="006E09A2">
      <w:pPr>
        <w:widowControl w:val="0"/>
        <w:autoSpaceDE w:val="0"/>
        <w:autoSpaceDN w:val="0"/>
        <w:adjustRightInd w:val="0"/>
        <w:ind w:left="810" w:hanging="9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return "foo";</w:t>
      </w:r>
    </w:p>
    <w:p w:rsidR="006E09A2" w:rsidRDefault="006E09A2" w:rsidP="006E09A2">
      <w:pPr>
        <w:widowControl w:val="0"/>
        <w:autoSpaceDE w:val="0"/>
        <w:autoSpaceDN w:val="0"/>
        <w:adjustRightInd w:val="0"/>
        <w:ind w:left="810" w:hanging="9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810" w:hanging="90"/>
        <w:rPr>
          <w:rFonts w:ascii="Times New Roman" w:hAnsi="Times New Roman" w:cs="Times New Roman"/>
          <w:i/>
          <w:iCs/>
          <w:sz w:val="28"/>
          <w:szCs w:val="28"/>
          <w:lang w:val="en"/>
        </w:rPr>
      </w:pPr>
      <w:r>
        <w:rPr>
          <w:rFonts w:ascii="Times New Roman" w:hAnsi="Times New Roman" w:cs="Times New Roman"/>
          <w:i/>
          <w:iCs/>
          <w:sz w:val="28"/>
          <w:szCs w:val="28"/>
          <w:lang w:val="en"/>
        </w:rPr>
        <w:t>}</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b/>
          <w:bCs/>
          <w:i/>
          <w:iCs/>
          <w:sz w:val="28"/>
          <w:szCs w:val="28"/>
          <w:lang w:val="en"/>
        </w:rPr>
        <w:t>Answer</w:t>
      </w:r>
      <w:r>
        <w:rPr>
          <w:rFonts w:ascii="Times New Roman" w:hAnsi="Times New Roman" w:cs="Times New Roman"/>
          <w:i/>
          <w:iCs/>
          <w:sz w:val="28"/>
          <w:szCs w:val="28"/>
          <w:lang w:val="en"/>
        </w:rPr>
        <w:t>: 72 7 34 foo34 7foo</w:t>
      </w:r>
    </w:p>
    <w:p w:rsidR="006E09A2" w:rsidRDefault="006E09A2" w:rsidP="006E09A2">
      <w:pPr>
        <w:widowControl w:val="0"/>
        <w:autoSpaceDE w:val="0"/>
        <w:autoSpaceDN w:val="0"/>
        <w:adjustRightInd w:val="0"/>
        <w:rPr>
          <w:rFonts w:ascii="Times New Roman" w:hAnsi="Times New Roman" w:cs="Times New Roman"/>
          <w:b/>
          <w:bCs/>
          <w:i/>
          <w:iCs/>
          <w:sz w:val="28"/>
          <w:szCs w:val="28"/>
          <w:lang w:val="en"/>
        </w:rPr>
      </w:pPr>
      <w:r>
        <w:rPr>
          <w:rFonts w:ascii="Times New Roman" w:hAnsi="Times New Roman" w:cs="Times New Roman"/>
          <w:b/>
          <w:bCs/>
          <w:i/>
          <w:iCs/>
          <w:sz w:val="28"/>
          <w:szCs w:val="28"/>
          <w:lang w:val="en"/>
        </w:rPr>
        <w:t>Explanation:</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i/>
          <w:iCs/>
          <w:sz w:val="28"/>
          <w:szCs w:val="28"/>
          <w:lang w:val="en"/>
        </w:rPr>
        <w:t>Because all of these expressions use the + operator, there is no precedence to worry about and all of the expressions will be evaluated from left to right. If either operand being evaluated is a String, the + operator will concatenate the two operands; if both operands are numeric, the + operator will add the two operands.</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What will be the output of the program?</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class Test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static int s;</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lastRenderedPageBreak/>
        <w:t xml:space="preserve">    public static void main(String [] args)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Test p = new Test();</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p.start();</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System.out.println(s);</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void start()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int x = 7;</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twice(x);</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System.out.print(x + "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void twice(int x)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x = x*2;</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 = x;</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b/>
          <w:bCs/>
          <w:i/>
          <w:iCs/>
          <w:sz w:val="28"/>
          <w:szCs w:val="28"/>
          <w:lang w:val="en"/>
        </w:rPr>
        <w:t>Answer</w:t>
      </w:r>
      <w:r>
        <w:rPr>
          <w:rFonts w:ascii="Times New Roman" w:hAnsi="Times New Roman" w:cs="Times New Roman"/>
          <w:i/>
          <w:iCs/>
          <w:sz w:val="28"/>
          <w:szCs w:val="28"/>
          <w:lang w:val="en"/>
        </w:rPr>
        <w:t>: 7 14</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b/>
          <w:bCs/>
          <w:i/>
          <w:iCs/>
          <w:sz w:val="28"/>
          <w:szCs w:val="28"/>
          <w:lang w:val="en"/>
        </w:rPr>
        <w:t>Explanation:</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i/>
          <w:iCs/>
          <w:sz w:val="28"/>
          <w:szCs w:val="28"/>
          <w:lang w:val="en"/>
        </w:rPr>
        <w:t>The int x in the twice() method is not the same int x as in the start() method. Start()'s x is not affected by the twice() method. The instance variable s is updated by twice()'s x, which is 14.</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What will be the output of the program?</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i/>
          <w:iCs/>
          <w:sz w:val="28"/>
          <w:szCs w:val="28"/>
          <w:lang w:val="en"/>
        </w:rPr>
        <w:t>class Two {</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byte x;</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i/>
          <w:iCs/>
          <w:sz w:val="28"/>
          <w:szCs w:val="28"/>
          <w:lang w:val="en"/>
        </w:rPr>
        <w:lastRenderedPageBreak/>
        <w:t>}</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i/>
          <w:iCs/>
          <w:sz w:val="28"/>
          <w:szCs w:val="28"/>
          <w:lang w:val="en"/>
        </w:rPr>
        <w:t>class PassO {</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public static void main(String [] args) {</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PassO p = new PassO();</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p.start();</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void start() {</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Two t = new Two();</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System.out.print(t.x + " ");</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Two t2 = fix(t);</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System.out.println(t.x + " " + t2.x);</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Two fix(Two tt) {</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tt.x = 42;</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return tt;</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i/>
          <w:iCs/>
          <w:sz w:val="28"/>
          <w:szCs w:val="28"/>
          <w:lang w:val="en"/>
        </w:rPr>
        <w:t>}</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b/>
          <w:bCs/>
          <w:i/>
          <w:iCs/>
          <w:sz w:val="28"/>
          <w:szCs w:val="28"/>
          <w:lang w:val="en"/>
        </w:rPr>
        <w:t>Answer</w:t>
      </w:r>
      <w:r>
        <w:rPr>
          <w:rFonts w:ascii="Times New Roman" w:hAnsi="Times New Roman" w:cs="Times New Roman"/>
          <w:i/>
          <w:iCs/>
          <w:sz w:val="28"/>
          <w:szCs w:val="28"/>
          <w:lang w:val="en"/>
        </w:rPr>
        <w:t>: 0 42 42</w:t>
      </w:r>
    </w:p>
    <w:p w:rsidR="006E09A2" w:rsidRDefault="006E09A2" w:rsidP="006E09A2">
      <w:pPr>
        <w:widowControl w:val="0"/>
        <w:autoSpaceDE w:val="0"/>
        <w:autoSpaceDN w:val="0"/>
        <w:adjustRightInd w:val="0"/>
        <w:rPr>
          <w:rFonts w:ascii="Times New Roman" w:hAnsi="Times New Roman" w:cs="Times New Roman"/>
          <w:b/>
          <w:bCs/>
          <w:i/>
          <w:iCs/>
          <w:sz w:val="28"/>
          <w:szCs w:val="28"/>
          <w:lang w:val="en"/>
        </w:rPr>
      </w:pPr>
      <w:r>
        <w:rPr>
          <w:rFonts w:ascii="Times New Roman" w:hAnsi="Times New Roman" w:cs="Times New Roman"/>
          <w:b/>
          <w:bCs/>
          <w:i/>
          <w:iCs/>
          <w:sz w:val="28"/>
          <w:szCs w:val="28"/>
          <w:lang w:val="en"/>
        </w:rPr>
        <w:t>Explanation:</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i/>
          <w:iCs/>
          <w:sz w:val="28"/>
          <w:szCs w:val="28"/>
          <w:lang w:val="en"/>
        </w:rPr>
        <w:t>In the fix() method, the reference variable tt refers to the same object (class Two) as the t reference variable. Updating tt.x in the fix() method updates t.x (they are one in the same object). Remember also that the instance variable x in the Two class is initialized to 0.</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What will be the output of the program?</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lastRenderedPageBreak/>
        <w:t>class BoolArray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boolean [] b = new boolean[3];</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int count = 0;</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void set(boolean [] x, int i)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x[i] = true;</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++count;</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public static void main(String [] args)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BoolArray ba = new BoolArray();</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ba.set(ba.b, 0);</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ba.set(ba.b, 2);</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ba.test();</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void test()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if ( b[0] &amp;&amp; b[1] | b[2]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count++;</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if ( b[1] &amp;&amp; b[(++count - 2)]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count += 7;</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System.out.println("count = " + count);</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b/>
          <w:bCs/>
          <w:i/>
          <w:iCs/>
          <w:sz w:val="28"/>
          <w:szCs w:val="28"/>
          <w:lang w:val="en"/>
        </w:rPr>
        <w:t>Answer:</w:t>
      </w:r>
      <w:r>
        <w:rPr>
          <w:rFonts w:ascii="Times New Roman" w:hAnsi="Times New Roman" w:cs="Times New Roman"/>
          <w:i/>
          <w:iCs/>
          <w:sz w:val="28"/>
          <w:szCs w:val="28"/>
          <w:lang w:val="en"/>
        </w:rPr>
        <w:t xml:space="preserve"> count = 3</w:t>
      </w:r>
    </w:p>
    <w:p w:rsidR="006E09A2" w:rsidRDefault="006E09A2" w:rsidP="006E09A2">
      <w:pPr>
        <w:widowControl w:val="0"/>
        <w:autoSpaceDE w:val="0"/>
        <w:autoSpaceDN w:val="0"/>
        <w:adjustRightInd w:val="0"/>
        <w:rPr>
          <w:rFonts w:ascii="Times New Roman" w:hAnsi="Times New Roman" w:cs="Times New Roman"/>
          <w:b/>
          <w:bCs/>
          <w:i/>
          <w:iCs/>
          <w:sz w:val="28"/>
          <w:szCs w:val="28"/>
          <w:lang w:val="en"/>
        </w:rPr>
      </w:pPr>
      <w:r>
        <w:rPr>
          <w:rFonts w:ascii="Times New Roman" w:hAnsi="Times New Roman" w:cs="Times New Roman"/>
          <w:b/>
          <w:bCs/>
          <w:i/>
          <w:iCs/>
          <w:sz w:val="28"/>
          <w:szCs w:val="28"/>
          <w:lang w:val="en"/>
        </w:rPr>
        <w:t>Explanation:</w:t>
      </w:r>
    </w:p>
    <w:p w:rsidR="006E09A2" w:rsidRDefault="006E09A2" w:rsidP="006E09A2">
      <w:pPr>
        <w:widowControl w:val="0"/>
        <w:autoSpaceDE w:val="0"/>
        <w:autoSpaceDN w:val="0"/>
        <w:adjustRightInd w:val="0"/>
        <w:rPr>
          <w:rFonts w:ascii="Times New Roman" w:hAnsi="Times New Roman" w:cs="Times New Roman"/>
          <w:i/>
          <w:iCs/>
          <w:sz w:val="28"/>
          <w:szCs w:val="28"/>
          <w:lang w:val="en"/>
        </w:rPr>
      </w:pPr>
      <w:r>
        <w:rPr>
          <w:rFonts w:ascii="Times New Roman" w:hAnsi="Times New Roman" w:cs="Times New Roman"/>
          <w:i/>
          <w:iCs/>
          <w:sz w:val="28"/>
          <w:szCs w:val="28"/>
          <w:lang w:val="en"/>
        </w:rPr>
        <w:lastRenderedPageBreak/>
        <w:t>The reference variables b and x both refer to the same boolean array. count is incremented for each call to the set() method, and once again when the first if test is true. Because of the &amp;&amp; short circuit operator, count is not incremented during the second if test.</w:t>
      </w:r>
    </w:p>
    <w:p w:rsidR="006E09A2" w:rsidRDefault="006E09A2" w:rsidP="006E09A2">
      <w:pPr>
        <w:widowControl w:val="0"/>
        <w:autoSpaceDE w:val="0"/>
        <w:autoSpaceDN w:val="0"/>
        <w:adjustRightInd w:val="0"/>
        <w:rPr>
          <w:rFonts w:ascii="Times New Roman" w:hAnsi="Times New Roman" w:cs="Times New Roman"/>
          <w:b/>
          <w:bCs/>
          <w:sz w:val="28"/>
          <w:szCs w:val="28"/>
          <w:lang w:val="en"/>
        </w:rPr>
      </w:pPr>
      <w:r>
        <w:rPr>
          <w:rFonts w:ascii="Times New Roman" w:hAnsi="Times New Roman" w:cs="Times New Roman"/>
          <w:b/>
          <w:bCs/>
          <w:sz w:val="28"/>
          <w:szCs w:val="28"/>
          <w:lang w:val="en"/>
        </w:rPr>
        <w:t>What will be the output of the program?</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public class Test {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public static void leftshift(int i, int j)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i &lt;&lt;= j;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public static void main(String args[])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int i = 4, j = 2;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leftshift(i, j);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System.out.printIn(i);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 xml:space="preserve">    } </w:t>
      </w:r>
    </w:p>
    <w:p w:rsidR="006E09A2" w:rsidRDefault="006E09A2" w:rsidP="006E09A2">
      <w:pPr>
        <w:widowControl w:val="0"/>
        <w:autoSpaceDE w:val="0"/>
        <w:autoSpaceDN w:val="0"/>
        <w:adjustRightInd w:val="0"/>
        <w:ind w:left="720"/>
        <w:rPr>
          <w:rFonts w:ascii="Times New Roman" w:hAnsi="Times New Roman" w:cs="Times New Roman"/>
          <w:i/>
          <w:iCs/>
          <w:sz w:val="28"/>
          <w:szCs w:val="28"/>
          <w:lang w:val="en"/>
        </w:rPr>
      </w:pPr>
      <w:r>
        <w:rPr>
          <w:rFonts w:ascii="Times New Roman" w:hAnsi="Times New Roman" w:cs="Times New Roman"/>
          <w:i/>
          <w:iCs/>
          <w:sz w:val="28"/>
          <w:szCs w:val="28"/>
          <w:lang w:val="en"/>
        </w:rPr>
        <w:t>}</w:t>
      </w:r>
    </w:p>
    <w:p w:rsidR="006E09A2" w:rsidRDefault="006E09A2" w:rsidP="006E09A2">
      <w:pPr>
        <w:widowControl w:val="0"/>
        <w:autoSpaceDE w:val="0"/>
        <w:autoSpaceDN w:val="0"/>
        <w:adjustRightInd w:val="0"/>
        <w:ind w:left="90" w:hanging="90"/>
        <w:rPr>
          <w:rFonts w:ascii="Times New Roman" w:hAnsi="Times New Roman" w:cs="Times New Roman"/>
          <w:i/>
          <w:iCs/>
          <w:sz w:val="28"/>
          <w:szCs w:val="28"/>
          <w:lang w:val="en"/>
        </w:rPr>
      </w:pPr>
      <w:r>
        <w:rPr>
          <w:rFonts w:ascii="Times New Roman" w:hAnsi="Times New Roman" w:cs="Times New Roman"/>
          <w:b/>
          <w:bCs/>
          <w:i/>
          <w:iCs/>
          <w:sz w:val="28"/>
          <w:szCs w:val="28"/>
          <w:lang w:val="en"/>
        </w:rPr>
        <w:t>Answer:</w:t>
      </w:r>
      <w:r>
        <w:rPr>
          <w:rFonts w:ascii="Times New Roman" w:hAnsi="Times New Roman" w:cs="Times New Roman"/>
          <w:i/>
          <w:iCs/>
          <w:sz w:val="28"/>
          <w:szCs w:val="28"/>
          <w:lang w:val="en"/>
        </w:rPr>
        <w:t xml:space="preserve"> 4</w:t>
      </w:r>
    </w:p>
    <w:p w:rsidR="006E09A2" w:rsidRDefault="006E09A2" w:rsidP="006E09A2">
      <w:pPr>
        <w:widowControl w:val="0"/>
        <w:autoSpaceDE w:val="0"/>
        <w:autoSpaceDN w:val="0"/>
        <w:adjustRightInd w:val="0"/>
        <w:ind w:left="90" w:hanging="90"/>
        <w:rPr>
          <w:rFonts w:ascii="Times New Roman" w:hAnsi="Times New Roman" w:cs="Times New Roman"/>
          <w:b/>
          <w:bCs/>
          <w:i/>
          <w:iCs/>
          <w:sz w:val="28"/>
          <w:szCs w:val="28"/>
          <w:lang w:val="en"/>
        </w:rPr>
      </w:pPr>
      <w:r>
        <w:rPr>
          <w:rFonts w:ascii="Times New Roman" w:hAnsi="Times New Roman" w:cs="Times New Roman"/>
          <w:b/>
          <w:bCs/>
          <w:i/>
          <w:iCs/>
          <w:sz w:val="28"/>
          <w:szCs w:val="28"/>
          <w:lang w:val="en"/>
        </w:rPr>
        <w:t>Explanation:</w:t>
      </w:r>
    </w:p>
    <w:p w:rsidR="006E09A2" w:rsidRDefault="006E09A2" w:rsidP="006E09A2">
      <w:pPr>
        <w:widowControl w:val="0"/>
        <w:autoSpaceDE w:val="0"/>
        <w:autoSpaceDN w:val="0"/>
        <w:adjustRightInd w:val="0"/>
        <w:ind w:left="90" w:hanging="90"/>
        <w:rPr>
          <w:rFonts w:ascii="Times New Roman" w:hAnsi="Times New Roman" w:cs="Times New Roman"/>
          <w:i/>
          <w:iCs/>
          <w:sz w:val="28"/>
          <w:szCs w:val="28"/>
          <w:lang w:val="en"/>
        </w:rPr>
      </w:pPr>
      <w:r>
        <w:rPr>
          <w:rFonts w:ascii="Times New Roman" w:hAnsi="Times New Roman" w:cs="Times New Roman"/>
          <w:i/>
          <w:iCs/>
          <w:sz w:val="28"/>
          <w:szCs w:val="28"/>
          <w:lang w:val="en"/>
        </w:rPr>
        <w:t>Java only ever passes arguments to a method by value (i.e. a copy of the variable) and never by reference. Therefore the value of the variable i remains unchanged in the main method.</w:t>
      </w:r>
    </w:p>
    <w:p w:rsidR="006E09A2" w:rsidRDefault="006E09A2" w:rsidP="006E09A2">
      <w:pPr>
        <w:widowControl w:val="0"/>
        <w:autoSpaceDE w:val="0"/>
        <w:autoSpaceDN w:val="0"/>
        <w:adjustRightInd w:val="0"/>
        <w:ind w:left="90" w:hanging="90"/>
        <w:rPr>
          <w:rFonts w:ascii="Times New Roman" w:hAnsi="Times New Roman" w:cs="Times New Roman"/>
          <w:i/>
          <w:iCs/>
          <w:sz w:val="28"/>
          <w:szCs w:val="28"/>
          <w:lang w:val="en"/>
        </w:rPr>
      </w:pPr>
      <w:r>
        <w:rPr>
          <w:rFonts w:ascii="Times New Roman" w:hAnsi="Times New Roman" w:cs="Times New Roman"/>
          <w:i/>
          <w:iCs/>
          <w:sz w:val="28"/>
          <w:szCs w:val="28"/>
          <w:lang w:val="en"/>
        </w:rPr>
        <w:t>If you are clever you will spot that 16 is 4 multiplied by 2 twice, (4 * 2 * 2) = 16. If you had 16 left shifted by three bits then 16 * 2 * 2 * 2 = 128. If you had 128 right shifted by 2 bits then 128 / 2 / 2 = 32. Keeping these points in mind, you don't have to go converting to binary to do the left and right bit shifts.</w:t>
      </w:r>
    </w:p>
    <w:p w:rsidR="00D62653" w:rsidRPr="00601360" w:rsidRDefault="00D62653" w:rsidP="001C2B85">
      <w:pPr>
        <w:pStyle w:val="HTMLPreformatted"/>
        <w:spacing w:line="184" w:lineRule="atLeast"/>
        <w:ind w:left="196"/>
        <w:rPr>
          <w:rFonts w:ascii="Times New Roman" w:hAnsi="Times New Roman" w:cs="Times New Roman"/>
          <w:sz w:val="36"/>
          <w:szCs w:val="28"/>
        </w:rPr>
      </w:pPr>
    </w:p>
    <w:sectPr w:rsidR="00D62653" w:rsidRPr="00601360" w:rsidSect="007513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465D"/>
    <w:multiLevelType w:val="multilevel"/>
    <w:tmpl w:val="4E1E2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044E08"/>
    <w:multiLevelType w:val="multilevel"/>
    <w:tmpl w:val="7DB28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170792"/>
    <w:multiLevelType w:val="multilevel"/>
    <w:tmpl w:val="1570B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612AE8"/>
    <w:multiLevelType w:val="multilevel"/>
    <w:tmpl w:val="9F6A1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977CAC"/>
    <w:multiLevelType w:val="multilevel"/>
    <w:tmpl w:val="50B0C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451FEB"/>
    <w:multiLevelType w:val="multilevel"/>
    <w:tmpl w:val="87F2D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881E55"/>
    <w:multiLevelType w:val="multilevel"/>
    <w:tmpl w:val="BC465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EE80CFB"/>
    <w:multiLevelType w:val="multilevel"/>
    <w:tmpl w:val="7938E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F0203AE"/>
    <w:multiLevelType w:val="multilevel"/>
    <w:tmpl w:val="B504C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73577B"/>
    <w:multiLevelType w:val="multilevel"/>
    <w:tmpl w:val="C8BC5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0E25CDA"/>
    <w:multiLevelType w:val="multilevel"/>
    <w:tmpl w:val="CCB6D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3167039"/>
    <w:multiLevelType w:val="multilevel"/>
    <w:tmpl w:val="F168B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40B125C"/>
    <w:multiLevelType w:val="multilevel"/>
    <w:tmpl w:val="088078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1425027F"/>
    <w:multiLevelType w:val="multilevel"/>
    <w:tmpl w:val="F78C6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53245DF"/>
    <w:multiLevelType w:val="multilevel"/>
    <w:tmpl w:val="9EE67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82B664B"/>
    <w:multiLevelType w:val="multilevel"/>
    <w:tmpl w:val="177E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DE51D39"/>
    <w:multiLevelType w:val="multilevel"/>
    <w:tmpl w:val="A8A0A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E42133D"/>
    <w:multiLevelType w:val="multilevel"/>
    <w:tmpl w:val="90FCB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40F1B89"/>
    <w:multiLevelType w:val="multilevel"/>
    <w:tmpl w:val="FFD2A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7E24A68"/>
    <w:multiLevelType w:val="multilevel"/>
    <w:tmpl w:val="52E0C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9025D94"/>
    <w:multiLevelType w:val="multilevel"/>
    <w:tmpl w:val="9112E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9485E90"/>
    <w:multiLevelType w:val="multilevel"/>
    <w:tmpl w:val="0EA4F8E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nsid w:val="2AE95A23"/>
    <w:multiLevelType w:val="multilevel"/>
    <w:tmpl w:val="7D20D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CA90BBC"/>
    <w:multiLevelType w:val="multilevel"/>
    <w:tmpl w:val="B7C49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DC063C5"/>
    <w:multiLevelType w:val="multilevel"/>
    <w:tmpl w:val="732CD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E274997"/>
    <w:multiLevelType w:val="multilevel"/>
    <w:tmpl w:val="DB9A1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FB7318C"/>
    <w:multiLevelType w:val="multilevel"/>
    <w:tmpl w:val="16FAB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0B4395F"/>
    <w:multiLevelType w:val="multilevel"/>
    <w:tmpl w:val="3E941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10833D9"/>
    <w:multiLevelType w:val="multilevel"/>
    <w:tmpl w:val="98DCB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23259FA"/>
    <w:multiLevelType w:val="multilevel"/>
    <w:tmpl w:val="22D0F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5180530"/>
    <w:multiLevelType w:val="multilevel"/>
    <w:tmpl w:val="706C82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nsid w:val="352B646C"/>
    <w:multiLevelType w:val="multilevel"/>
    <w:tmpl w:val="BF78E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9EC5DFE"/>
    <w:multiLevelType w:val="multilevel"/>
    <w:tmpl w:val="4EE2B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B3407F5"/>
    <w:multiLevelType w:val="multilevel"/>
    <w:tmpl w:val="C624D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C5B296B"/>
    <w:multiLevelType w:val="multilevel"/>
    <w:tmpl w:val="31F2A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21F6A82"/>
    <w:multiLevelType w:val="multilevel"/>
    <w:tmpl w:val="933CF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4F81905"/>
    <w:multiLevelType w:val="multilevel"/>
    <w:tmpl w:val="FE42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59A59B8"/>
    <w:multiLevelType w:val="multilevel"/>
    <w:tmpl w:val="6C04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7622E36"/>
    <w:multiLevelType w:val="multilevel"/>
    <w:tmpl w:val="36027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7F30726"/>
    <w:multiLevelType w:val="multilevel"/>
    <w:tmpl w:val="C23C2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A7531F3"/>
    <w:multiLevelType w:val="multilevel"/>
    <w:tmpl w:val="D234C0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nsid w:val="4D335F5A"/>
    <w:multiLevelType w:val="multilevel"/>
    <w:tmpl w:val="B31E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01A2D07"/>
    <w:multiLevelType w:val="multilevel"/>
    <w:tmpl w:val="6430F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038461F"/>
    <w:multiLevelType w:val="multilevel"/>
    <w:tmpl w:val="90325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328615E"/>
    <w:multiLevelType w:val="multilevel"/>
    <w:tmpl w:val="5E428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5F44C8E"/>
    <w:multiLevelType w:val="multilevel"/>
    <w:tmpl w:val="64441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6634FFF"/>
    <w:multiLevelType w:val="multilevel"/>
    <w:tmpl w:val="7346BFB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7A77C59"/>
    <w:multiLevelType w:val="multilevel"/>
    <w:tmpl w:val="7A1AC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7BE6AE1"/>
    <w:multiLevelType w:val="multilevel"/>
    <w:tmpl w:val="0C36E5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nsid w:val="5B0F238D"/>
    <w:multiLevelType w:val="multilevel"/>
    <w:tmpl w:val="15189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BC972A2"/>
    <w:multiLevelType w:val="multilevel"/>
    <w:tmpl w:val="1310C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1430F6E"/>
    <w:multiLevelType w:val="multilevel"/>
    <w:tmpl w:val="3EDCD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1A67940"/>
    <w:multiLevelType w:val="multilevel"/>
    <w:tmpl w:val="DA12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269127C"/>
    <w:multiLevelType w:val="multilevel"/>
    <w:tmpl w:val="8B7CA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4E7457A"/>
    <w:multiLevelType w:val="multilevel"/>
    <w:tmpl w:val="281C3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5012353"/>
    <w:multiLevelType w:val="multilevel"/>
    <w:tmpl w:val="C0F40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682504E"/>
    <w:multiLevelType w:val="multilevel"/>
    <w:tmpl w:val="3060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B6126B4"/>
    <w:multiLevelType w:val="multilevel"/>
    <w:tmpl w:val="FCDAF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B863DC0"/>
    <w:multiLevelType w:val="multilevel"/>
    <w:tmpl w:val="418C1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D0A7131"/>
    <w:multiLevelType w:val="multilevel"/>
    <w:tmpl w:val="8FD0BC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E980308"/>
    <w:multiLevelType w:val="multilevel"/>
    <w:tmpl w:val="0A4AF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0BD49ED"/>
    <w:multiLevelType w:val="multilevel"/>
    <w:tmpl w:val="9604C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272564F"/>
    <w:multiLevelType w:val="multilevel"/>
    <w:tmpl w:val="D8A4B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3F01FC7"/>
    <w:multiLevelType w:val="multilevel"/>
    <w:tmpl w:val="B84CC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59F3527"/>
    <w:multiLevelType w:val="multilevel"/>
    <w:tmpl w:val="9C588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CC44036"/>
    <w:multiLevelType w:val="multilevel"/>
    <w:tmpl w:val="3AA0A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DB02AAF"/>
    <w:multiLevelType w:val="hybridMultilevel"/>
    <w:tmpl w:val="BE72A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E4F7673"/>
    <w:multiLevelType w:val="multilevel"/>
    <w:tmpl w:val="BD32D2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nsid w:val="7F2925E3"/>
    <w:multiLevelType w:val="multilevel"/>
    <w:tmpl w:val="82406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62"/>
  </w:num>
  <w:num w:numId="3">
    <w:abstractNumId w:val="23"/>
  </w:num>
  <w:num w:numId="4">
    <w:abstractNumId w:val="59"/>
  </w:num>
  <w:num w:numId="5">
    <w:abstractNumId w:val="46"/>
  </w:num>
  <w:num w:numId="6">
    <w:abstractNumId w:val="6"/>
  </w:num>
  <w:num w:numId="7">
    <w:abstractNumId w:val="18"/>
  </w:num>
  <w:num w:numId="8">
    <w:abstractNumId w:val="34"/>
  </w:num>
  <w:num w:numId="9">
    <w:abstractNumId w:val="11"/>
  </w:num>
  <w:num w:numId="10">
    <w:abstractNumId w:val="9"/>
  </w:num>
  <w:num w:numId="11">
    <w:abstractNumId w:val="68"/>
  </w:num>
  <w:num w:numId="12">
    <w:abstractNumId w:val="57"/>
  </w:num>
  <w:num w:numId="13">
    <w:abstractNumId w:val="53"/>
  </w:num>
  <w:num w:numId="14">
    <w:abstractNumId w:val="31"/>
  </w:num>
  <w:num w:numId="15">
    <w:abstractNumId w:val="54"/>
  </w:num>
  <w:num w:numId="16">
    <w:abstractNumId w:val="60"/>
  </w:num>
  <w:num w:numId="17">
    <w:abstractNumId w:val="19"/>
  </w:num>
  <w:num w:numId="18">
    <w:abstractNumId w:val="64"/>
  </w:num>
  <w:num w:numId="19">
    <w:abstractNumId w:val="26"/>
  </w:num>
  <w:num w:numId="20">
    <w:abstractNumId w:val="17"/>
  </w:num>
  <w:num w:numId="21">
    <w:abstractNumId w:val="42"/>
  </w:num>
  <w:num w:numId="22">
    <w:abstractNumId w:val="52"/>
  </w:num>
  <w:num w:numId="23">
    <w:abstractNumId w:val="32"/>
  </w:num>
  <w:num w:numId="24">
    <w:abstractNumId w:val="13"/>
  </w:num>
  <w:num w:numId="25">
    <w:abstractNumId w:val="55"/>
  </w:num>
  <w:num w:numId="26">
    <w:abstractNumId w:val="41"/>
  </w:num>
  <w:num w:numId="27">
    <w:abstractNumId w:val="7"/>
  </w:num>
  <w:num w:numId="28">
    <w:abstractNumId w:val="39"/>
  </w:num>
  <w:num w:numId="29">
    <w:abstractNumId w:val="22"/>
  </w:num>
  <w:num w:numId="30">
    <w:abstractNumId w:val="27"/>
  </w:num>
  <w:num w:numId="31">
    <w:abstractNumId w:val="15"/>
  </w:num>
  <w:num w:numId="32">
    <w:abstractNumId w:val="21"/>
  </w:num>
  <w:num w:numId="33">
    <w:abstractNumId w:val="58"/>
  </w:num>
  <w:num w:numId="34">
    <w:abstractNumId w:val="38"/>
  </w:num>
  <w:num w:numId="35">
    <w:abstractNumId w:val="67"/>
  </w:num>
  <w:num w:numId="36">
    <w:abstractNumId w:val="65"/>
  </w:num>
  <w:num w:numId="37">
    <w:abstractNumId w:val="45"/>
  </w:num>
  <w:num w:numId="38">
    <w:abstractNumId w:val="35"/>
  </w:num>
  <w:num w:numId="39">
    <w:abstractNumId w:val="33"/>
  </w:num>
  <w:num w:numId="40">
    <w:abstractNumId w:val="3"/>
  </w:num>
  <w:num w:numId="41">
    <w:abstractNumId w:val="25"/>
  </w:num>
  <w:num w:numId="42">
    <w:abstractNumId w:val="14"/>
  </w:num>
  <w:num w:numId="43">
    <w:abstractNumId w:val="63"/>
  </w:num>
  <w:num w:numId="44">
    <w:abstractNumId w:val="47"/>
  </w:num>
  <w:num w:numId="45">
    <w:abstractNumId w:val="29"/>
  </w:num>
  <w:num w:numId="46">
    <w:abstractNumId w:val="10"/>
  </w:num>
  <w:num w:numId="47">
    <w:abstractNumId w:val="50"/>
  </w:num>
  <w:num w:numId="48">
    <w:abstractNumId w:val="36"/>
  </w:num>
  <w:num w:numId="49">
    <w:abstractNumId w:val="2"/>
  </w:num>
  <w:num w:numId="50">
    <w:abstractNumId w:val="4"/>
  </w:num>
  <w:num w:numId="51">
    <w:abstractNumId w:val="40"/>
  </w:num>
  <w:num w:numId="52">
    <w:abstractNumId w:val="48"/>
  </w:num>
  <w:num w:numId="53">
    <w:abstractNumId w:val="12"/>
  </w:num>
  <w:num w:numId="54">
    <w:abstractNumId w:val="24"/>
  </w:num>
  <w:num w:numId="55">
    <w:abstractNumId w:val="37"/>
  </w:num>
  <w:num w:numId="56">
    <w:abstractNumId w:val="51"/>
  </w:num>
  <w:num w:numId="57">
    <w:abstractNumId w:val="30"/>
  </w:num>
  <w:num w:numId="58">
    <w:abstractNumId w:val="56"/>
  </w:num>
  <w:num w:numId="59">
    <w:abstractNumId w:val="8"/>
  </w:num>
  <w:num w:numId="60">
    <w:abstractNumId w:val="1"/>
  </w:num>
  <w:num w:numId="61">
    <w:abstractNumId w:val="49"/>
  </w:num>
  <w:num w:numId="62">
    <w:abstractNumId w:val="44"/>
  </w:num>
  <w:num w:numId="63">
    <w:abstractNumId w:val="43"/>
  </w:num>
  <w:num w:numId="64">
    <w:abstractNumId w:val="28"/>
  </w:num>
  <w:num w:numId="65">
    <w:abstractNumId w:val="5"/>
  </w:num>
  <w:num w:numId="66">
    <w:abstractNumId w:val="0"/>
  </w:num>
  <w:num w:numId="67">
    <w:abstractNumId w:val="16"/>
  </w:num>
  <w:num w:numId="68">
    <w:abstractNumId w:val="61"/>
  </w:num>
  <w:num w:numId="69">
    <w:abstractNumId w:val="6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2"/>
  </w:compat>
  <w:rsids>
    <w:rsidRoot w:val="00205397"/>
    <w:rsid w:val="00002A70"/>
    <w:rsid w:val="0000317E"/>
    <w:rsid w:val="0001032E"/>
    <w:rsid w:val="000142F5"/>
    <w:rsid w:val="00015B8D"/>
    <w:rsid w:val="00022986"/>
    <w:rsid w:val="00027D4E"/>
    <w:rsid w:val="00046BB6"/>
    <w:rsid w:val="00053B81"/>
    <w:rsid w:val="000553B0"/>
    <w:rsid w:val="000626C0"/>
    <w:rsid w:val="000645B8"/>
    <w:rsid w:val="00074C2C"/>
    <w:rsid w:val="0009154F"/>
    <w:rsid w:val="0009334D"/>
    <w:rsid w:val="000A3E37"/>
    <w:rsid w:val="000A7D3B"/>
    <w:rsid w:val="000B7704"/>
    <w:rsid w:val="000C1967"/>
    <w:rsid w:val="000D2EFC"/>
    <w:rsid w:val="000D5C40"/>
    <w:rsid w:val="000E772E"/>
    <w:rsid w:val="000F59AC"/>
    <w:rsid w:val="00123E8E"/>
    <w:rsid w:val="0013205A"/>
    <w:rsid w:val="00133AB1"/>
    <w:rsid w:val="00133EED"/>
    <w:rsid w:val="001441C6"/>
    <w:rsid w:val="00163F60"/>
    <w:rsid w:val="00171C75"/>
    <w:rsid w:val="0018449A"/>
    <w:rsid w:val="00184C66"/>
    <w:rsid w:val="00187BDF"/>
    <w:rsid w:val="001910A4"/>
    <w:rsid w:val="001A1072"/>
    <w:rsid w:val="001A17D4"/>
    <w:rsid w:val="001A2E86"/>
    <w:rsid w:val="001A428C"/>
    <w:rsid w:val="001A65B5"/>
    <w:rsid w:val="001B37FA"/>
    <w:rsid w:val="001C2B85"/>
    <w:rsid w:val="001C44D7"/>
    <w:rsid w:val="001C7598"/>
    <w:rsid w:val="001D3174"/>
    <w:rsid w:val="00204728"/>
    <w:rsid w:val="00205397"/>
    <w:rsid w:val="00213FBA"/>
    <w:rsid w:val="00221C45"/>
    <w:rsid w:val="002242F4"/>
    <w:rsid w:val="00231913"/>
    <w:rsid w:val="00243321"/>
    <w:rsid w:val="002458E7"/>
    <w:rsid w:val="00247263"/>
    <w:rsid w:val="00247F59"/>
    <w:rsid w:val="00256CD3"/>
    <w:rsid w:val="00256D4D"/>
    <w:rsid w:val="00260B55"/>
    <w:rsid w:val="00262DCE"/>
    <w:rsid w:val="00277797"/>
    <w:rsid w:val="00284C4A"/>
    <w:rsid w:val="00286D95"/>
    <w:rsid w:val="00295B9D"/>
    <w:rsid w:val="002966E3"/>
    <w:rsid w:val="002B5354"/>
    <w:rsid w:val="002C22A3"/>
    <w:rsid w:val="002D15B4"/>
    <w:rsid w:val="002D1D70"/>
    <w:rsid w:val="002E511A"/>
    <w:rsid w:val="002F5B02"/>
    <w:rsid w:val="002F6A4A"/>
    <w:rsid w:val="00302B2F"/>
    <w:rsid w:val="00305BF3"/>
    <w:rsid w:val="00322DAE"/>
    <w:rsid w:val="003230B8"/>
    <w:rsid w:val="00326C64"/>
    <w:rsid w:val="0033078C"/>
    <w:rsid w:val="00330E9D"/>
    <w:rsid w:val="00332D9A"/>
    <w:rsid w:val="003414C2"/>
    <w:rsid w:val="003431E7"/>
    <w:rsid w:val="0034565E"/>
    <w:rsid w:val="00351CEC"/>
    <w:rsid w:val="00356D1B"/>
    <w:rsid w:val="00361AB3"/>
    <w:rsid w:val="00363E12"/>
    <w:rsid w:val="00367AF1"/>
    <w:rsid w:val="003779D8"/>
    <w:rsid w:val="00381450"/>
    <w:rsid w:val="00382238"/>
    <w:rsid w:val="00383959"/>
    <w:rsid w:val="003859A7"/>
    <w:rsid w:val="003864EE"/>
    <w:rsid w:val="00387ACA"/>
    <w:rsid w:val="0039729B"/>
    <w:rsid w:val="003A3934"/>
    <w:rsid w:val="003A5049"/>
    <w:rsid w:val="003B0A92"/>
    <w:rsid w:val="003B46B9"/>
    <w:rsid w:val="003B4A71"/>
    <w:rsid w:val="003B7249"/>
    <w:rsid w:val="003C01E0"/>
    <w:rsid w:val="003C2334"/>
    <w:rsid w:val="003D3060"/>
    <w:rsid w:val="003D6D4E"/>
    <w:rsid w:val="003E077A"/>
    <w:rsid w:val="003E4067"/>
    <w:rsid w:val="003F4788"/>
    <w:rsid w:val="003F7129"/>
    <w:rsid w:val="00407E7E"/>
    <w:rsid w:val="004178F4"/>
    <w:rsid w:val="00420A8C"/>
    <w:rsid w:val="00424750"/>
    <w:rsid w:val="004251B2"/>
    <w:rsid w:val="00427681"/>
    <w:rsid w:val="004375B3"/>
    <w:rsid w:val="00445367"/>
    <w:rsid w:val="004500A0"/>
    <w:rsid w:val="004505F9"/>
    <w:rsid w:val="00451A16"/>
    <w:rsid w:val="004546F4"/>
    <w:rsid w:val="00473357"/>
    <w:rsid w:val="00475344"/>
    <w:rsid w:val="0047701E"/>
    <w:rsid w:val="004811B1"/>
    <w:rsid w:val="00483F5C"/>
    <w:rsid w:val="00487009"/>
    <w:rsid w:val="00493ECA"/>
    <w:rsid w:val="004A7515"/>
    <w:rsid w:val="004B03FE"/>
    <w:rsid w:val="004B0876"/>
    <w:rsid w:val="004B1E4E"/>
    <w:rsid w:val="004B444C"/>
    <w:rsid w:val="004B4D6E"/>
    <w:rsid w:val="004C483B"/>
    <w:rsid w:val="004D055B"/>
    <w:rsid w:val="004D0EDD"/>
    <w:rsid w:val="004E0493"/>
    <w:rsid w:val="004E3E15"/>
    <w:rsid w:val="004E3F4A"/>
    <w:rsid w:val="004E6F59"/>
    <w:rsid w:val="00507948"/>
    <w:rsid w:val="00510B2A"/>
    <w:rsid w:val="0051397C"/>
    <w:rsid w:val="00535809"/>
    <w:rsid w:val="00536329"/>
    <w:rsid w:val="00543921"/>
    <w:rsid w:val="00546A1A"/>
    <w:rsid w:val="0055203E"/>
    <w:rsid w:val="00581FB0"/>
    <w:rsid w:val="00582FD5"/>
    <w:rsid w:val="00592983"/>
    <w:rsid w:val="005A1838"/>
    <w:rsid w:val="005B3D7A"/>
    <w:rsid w:val="005C3B0D"/>
    <w:rsid w:val="005C488E"/>
    <w:rsid w:val="005D676E"/>
    <w:rsid w:val="005E75F6"/>
    <w:rsid w:val="00601360"/>
    <w:rsid w:val="00606E04"/>
    <w:rsid w:val="00614AED"/>
    <w:rsid w:val="00615246"/>
    <w:rsid w:val="00636FB5"/>
    <w:rsid w:val="006445DF"/>
    <w:rsid w:val="00650F3A"/>
    <w:rsid w:val="006528EB"/>
    <w:rsid w:val="006647C7"/>
    <w:rsid w:val="006834EE"/>
    <w:rsid w:val="006872C4"/>
    <w:rsid w:val="006A3951"/>
    <w:rsid w:val="006A4977"/>
    <w:rsid w:val="006B0133"/>
    <w:rsid w:val="006D3F22"/>
    <w:rsid w:val="006D4053"/>
    <w:rsid w:val="006E09A2"/>
    <w:rsid w:val="006E2F34"/>
    <w:rsid w:val="006E6E5E"/>
    <w:rsid w:val="007050A5"/>
    <w:rsid w:val="00717337"/>
    <w:rsid w:val="007239D1"/>
    <w:rsid w:val="00724DA9"/>
    <w:rsid w:val="0073051B"/>
    <w:rsid w:val="0074445D"/>
    <w:rsid w:val="007513F8"/>
    <w:rsid w:val="007555D5"/>
    <w:rsid w:val="00763891"/>
    <w:rsid w:val="0076549E"/>
    <w:rsid w:val="00766858"/>
    <w:rsid w:val="00784A05"/>
    <w:rsid w:val="007859FF"/>
    <w:rsid w:val="00792CEA"/>
    <w:rsid w:val="007958D3"/>
    <w:rsid w:val="00796FAE"/>
    <w:rsid w:val="007A2C35"/>
    <w:rsid w:val="007B117A"/>
    <w:rsid w:val="007C3A44"/>
    <w:rsid w:val="007D2E03"/>
    <w:rsid w:val="007D518D"/>
    <w:rsid w:val="007E02CE"/>
    <w:rsid w:val="007E09E6"/>
    <w:rsid w:val="007E2CD1"/>
    <w:rsid w:val="007E39E6"/>
    <w:rsid w:val="007E3CDC"/>
    <w:rsid w:val="007E5393"/>
    <w:rsid w:val="007E7F63"/>
    <w:rsid w:val="00812E8E"/>
    <w:rsid w:val="008324B7"/>
    <w:rsid w:val="0084309E"/>
    <w:rsid w:val="0084436E"/>
    <w:rsid w:val="008448A5"/>
    <w:rsid w:val="008571D5"/>
    <w:rsid w:val="0087094D"/>
    <w:rsid w:val="00876248"/>
    <w:rsid w:val="00891134"/>
    <w:rsid w:val="00893CD6"/>
    <w:rsid w:val="008A62DA"/>
    <w:rsid w:val="008A6B7A"/>
    <w:rsid w:val="008B0A59"/>
    <w:rsid w:val="008B2CBC"/>
    <w:rsid w:val="008B60F2"/>
    <w:rsid w:val="008B6FE7"/>
    <w:rsid w:val="008C283F"/>
    <w:rsid w:val="008C5F0D"/>
    <w:rsid w:val="008E4FBD"/>
    <w:rsid w:val="008E7595"/>
    <w:rsid w:val="008F1AF0"/>
    <w:rsid w:val="008F23D7"/>
    <w:rsid w:val="008F2FCE"/>
    <w:rsid w:val="008F6DB3"/>
    <w:rsid w:val="00903C9C"/>
    <w:rsid w:val="00904FCF"/>
    <w:rsid w:val="009104D4"/>
    <w:rsid w:val="009240BD"/>
    <w:rsid w:val="00927FD7"/>
    <w:rsid w:val="00940B62"/>
    <w:rsid w:val="00940DF0"/>
    <w:rsid w:val="00944664"/>
    <w:rsid w:val="00944794"/>
    <w:rsid w:val="00945FF8"/>
    <w:rsid w:val="00955DA8"/>
    <w:rsid w:val="00956CD5"/>
    <w:rsid w:val="00967183"/>
    <w:rsid w:val="0097222C"/>
    <w:rsid w:val="00972E1C"/>
    <w:rsid w:val="0097435E"/>
    <w:rsid w:val="0097563A"/>
    <w:rsid w:val="00991B93"/>
    <w:rsid w:val="00993B94"/>
    <w:rsid w:val="009A0874"/>
    <w:rsid w:val="009A1BCB"/>
    <w:rsid w:val="009B7D50"/>
    <w:rsid w:val="009D1B2D"/>
    <w:rsid w:val="009E1D71"/>
    <w:rsid w:val="009F0EBD"/>
    <w:rsid w:val="009F27F1"/>
    <w:rsid w:val="00A1763E"/>
    <w:rsid w:val="00A2098F"/>
    <w:rsid w:val="00A34B59"/>
    <w:rsid w:val="00A41EAF"/>
    <w:rsid w:val="00A41F7F"/>
    <w:rsid w:val="00A52E9E"/>
    <w:rsid w:val="00A7060B"/>
    <w:rsid w:val="00A7346E"/>
    <w:rsid w:val="00A76FC4"/>
    <w:rsid w:val="00A904A3"/>
    <w:rsid w:val="00AA2897"/>
    <w:rsid w:val="00AA6D54"/>
    <w:rsid w:val="00AB788D"/>
    <w:rsid w:val="00AC0DEE"/>
    <w:rsid w:val="00AC3813"/>
    <w:rsid w:val="00AD2811"/>
    <w:rsid w:val="00AD6157"/>
    <w:rsid w:val="00AE06A8"/>
    <w:rsid w:val="00AE3E66"/>
    <w:rsid w:val="00AF09EB"/>
    <w:rsid w:val="00B02E94"/>
    <w:rsid w:val="00B04496"/>
    <w:rsid w:val="00B04953"/>
    <w:rsid w:val="00B11270"/>
    <w:rsid w:val="00B266BB"/>
    <w:rsid w:val="00B27CC9"/>
    <w:rsid w:val="00B40AE9"/>
    <w:rsid w:val="00B46704"/>
    <w:rsid w:val="00B473DF"/>
    <w:rsid w:val="00B47F3F"/>
    <w:rsid w:val="00B7558F"/>
    <w:rsid w:val="00B7580D"/>
    <w:rsid w:val="00B76BD5"/>
    <w:rsid w:val="00BB1523"/>
    <w:rsid w:val="00BB772F"/>
    <w:rsid w:val="00BC1C08"/>
    <w:rsid w:val="00BC6F34"/>
    <w:rsid w:val="00BD27AF"/>
    <w:rsid w:val="00BE3E68"/>
    <w:rsid w:val="00BE3F8C"/>
    <w:rsid w:val="00BE45EC"/>
    <w:rsid w:val="00BE7419"/>
    <w:rsid w:val="00BF1D74"/>
    <w:rsid w:val="00BF4A11"/>
    <w:rsid w:val="00C00C41"/>
    <w:rsid w:val="00C030CD"/>
    <w:rsid w:val="00C07071"/>
    <w:rsid w:val="00C10687"/>
    <w:rsid w:val="00C214DC"/>
    <w:rsid w:val="00C337E3"/>
    <w:rsid w:val="00C33AE2"/>
    <w:rsid w:val="00C45351"/>
    <w:rsid w:val="00C5502F"/>
    <w:rsid w:val="00C628FA"/>
    <w:rsid w:val="00C730C3"/>
    <w:rsid w:val="00C83B05"/>
    <w:rsid w:val="00C8521E"/>
    <w:rsid w:val="00C86F72"/>
    <w:rsid w:val="00C9622A"/>
    <w:rsid w:val="00CA07B4"/>
    <w:rsid w:val="00CA3269"/>
    <w:rsid w:val="00CA4208"/>
    <w:rsid w:val="00CA50C8"/>
    <w:rsid w:val="00CA5729"/>
    <w:rsid w:val="00CA7D32"/>
    <w:rsid w:val="00CB24CE"/>
    <w:rsid w:val="00CB2600"/>
    <w:rsid w:val="00CB3948"/>
    <w:rsid w:val="00CC3AAB"/>
    <w:rsid w:val="00CD0EE0"/>
    <w:rsid w:val="00CD39EC"/>
    <w:rsid w:val="00CD3F5C"/>
    <w:rsid w:val="00CE4130"/>
    <w:rsid w:val="00CE665D"/>
    <w:rsid w:val="00D04D54"/>
    <w:rsid w:val="00D0570A"/>
    <w:rsid w:val="00D12477"/>
    <w:rsid w:val="00D15D98"/>
    <w:rsid w:val="00D2003D"/>
    <w:rsid w:val="00D21C8E"/>
    <w:rsid w:val="00D22E20"/>
    <w:rsid w:val="00D234EE"/>
    <w:rsid w:val="00D320CE"/>
    <w:rsid w:val="00D40580"/>
    <w:rsid w:val="00D50661"/>
    <w:rsid w:val="00D5359C"/>
    <w:rsid w:val="00D57FD3"/>
    <w:rsid w:val="00D62653"/>
    <w:rsid w:val="00D62689"/>
    <w:rsid w:val="00D74CEE"/>
    <w:rsid w:val="00D76260"/>
    <w:rsid w:val="00D817A2"/>
    <w:rsid w:val="00D95693"/>
    <w:rsid w:val="00DA195B"/>
    <w:rsid w:val="00DA3574"/>
    <w:rsid w:val="00DB28D4"/>
    <w:rsid w:val="00DB5915"/>
    <w:rsid w:val="00DC35FE"/>
    <w:rsid w:val="00DD197C"/>
    <w:rsid w:val="00DD3A2F"/>
    <w:rsid w:val="00DE2561"/>
    <w:rsid w:val="00DE640B"/>
    <w:rsid w:val="00DE7F1D"/>
    <w:rsid w:val="00DF5E9D"/>
    <w:rsid w:val="00E01040"/>
    <w:rsid w:val="00E01F4E"/>
    <w:rsid w:val="00E033E3"/>
    <w:rsid w:val="00E1585E"/>
    <w:rsid w:val="00E15ABE"/>
    <w:rsid w:val="00E16C0B"/>
    <w:rsid w:val="00E1751F"/>
    <w:rsid w:val="00E17EEF"/>
    <w:rsid w:val="00E223C4"/>
    <w:rsid w:val="00E2527D"/>
    <w:rsid w:val="00E322D3"/>
    <w:rsid w:val="00E42690"/>
    <w:rsid w:val="00E47494"/>
    <w:rsid w:val="00E67172"/>
    <w:rsid w:val="00E70611"/>
    <w:rsid w:val="00E7270E"/>
    <w:rsid w:val="00E7557C"/>
    <w:rsid w:val="00E86D61"/>
    <w:rsid w:val="00E948BB"/>
    <w:rsid w:val="00EA394A"/>
    <w:rsid w:val="00EA4330"/>
    <w:rsid w:val="00EA6A5E"/>
    <w:rsid w:val="00EA6FB1"/>
    <w:rsid w:val="00EB182E"/>
    <w:rsid w:val="00EB59CF"/>
    <w:rsid w:val="00EB7C26"/>
    <w:rsid w:val="00EC4812"/>
    <w:rsid w:val="00ED1589"/>
    <w:rsid w:val="00ED194F"/>
    <w:rsid w:val="00ED27F6"/>
    <w:rsid w:val="00ED36BC"/>
    <w:rsid w:val="00ED4153"/>
    <w:rsid w:val="00EF0CFE"/>
    <w:rsid w:val="00EF0DE9"/>
    <w:rsid w:val="00EF1A72"/>
    <w:rsid w:val="00F02465"/>
    <w:rsid w:val="00F02E94"/>
    <w:rsid w:val="00F0421F"/>
    <w:rsid w:val="00F14BAB"/>
    <w:rsid w:val="00F27D52"/>
    <w:rsid w:val="00F43AF9"/>
    <w:rsid w:val="00F50DD3"/>
    <w:rsid w:val="00F55054"/>
    <w:rsid w:val="00F725FC"/>
    <w:rsid w:val="00F73628"/>
    <w:rsid w:val="00F76434"/>
    <w:rsid w:val="00F77357"/>
    <w:rsid w:val="00F90477"/>
    <w:rsid w:val="00F93762"/>
    <w:rsid w:val="00F957C9"/>
    <w:rsid w:val="00F95AFE"/>
    <w:rsid w:val="00F97446"/>
    <w:rsid w:val="00FA259C"/>
    <w:rsid w:val="00FA7E0A"/>
    <w:rsid w:val="00FB6F97"/>
    <w:rsid w:val="00FC3630"/>
    <w:rsid w:val="00FC4911"/>
    <w:rsid w:val="00FC70D7"/>
    <w:rsid w:val="00FD27F6"/>
    <w:rsid w:val="00FE13E0"/>
    <w:rsid w:val="00FE73BA"/>
    <w:rsid w:val="00FF6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13F8"/>
  </w:style>
  <w:style w:type="paragraph" w:styleId="Heading1">
    <w:name w:val="heading 1"/>
    <w:basedOn w:val="Normal"/>
    <w:link w:val="Heading1Char"/>
    <w:uiPriority w:val="9"/>
    <w:qFormat/>
    <w:rsid w:val="0020539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053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0539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0539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A357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0246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5397"/>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2053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05397"/>
  </w:style>
  <w:style w:type="character" w:customStyle="1" w:styleId="Heading2Char">
    <w:name w:val="Heading 2 Char"/>
    <w:basedOn w:val="DefaultParagraphFont"/>
    <w:link w:val="Heading2"/>
    <w:uiPriority w:val="9"/>
    <w:semiHidden/>
    <w:rsid w:val="00205397"/>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053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5397"/>
    <w:rPr>
      <w:rFonts w:ascii="Tahoma" w:hAnsi="Tahoma" w:cs="Tahoma"/>
      <w:sz w:val="16"/>
      <w:szCs w:val="16"/>
    </w:rPr>
  </w:style>
  <w:style w:type="character" w:customStyle="1" w:styleId="keyword">
    <w:name w:val="keyword"/>
    <w:basedOn w:val="DefaultParagraphFont"/>
    <w:rsid w:val="00205397"/>
  </w:style>
  <w:style w:type="character" w:customStyle="1" w:styleId="string">
    <w:name w:val="string"/>
    <w:basedOn w:val="DefaultParagraphFont"/>
    <w:rsid w:val="00205397"/>
  </w:style>
  <w:style w:type="paragraph" w:styleId="HTMLPreformatted">
    <w:name w:val="HTML Preformatted"/>
    <w:basedOn w:val="Normal"/>
    <w:link w:val="HTMLPreformattedChar"/>
    <w:uiPriority w:val="99"/>
    <w:unhideWhenUsed/>
    <w:rsid w:val="00205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05397"/>
    <w:rPr>
      <w:rFonts w:ascii="Courier New" w:eastAsia="Times New Roman" w:hAnsi="Courier New" w:cs="Courier New"/>
      <w:sz w:val="20"/>
      <w:szCs w:val="20"/>
    </w:rPr>
  </w:style>
  <w:style w:type="character" w:styleId="Strong">
    <w:name w:val="Strong"/>
    <w:basedOn w:val="DefaultParagraphFont"/>
    <w:uiPriority w:val="22"/>
    <w:qFormat/>
    <w:rsid w:val="00205397"/>
    <w:rPr>
      <w:b/>
      <w:bCs/>
    </w:rPr>
  </w:style>
  <w:style w:type="character" w:customStyle="1" w:styleId="Heading3Char">
    <w:name w:val="Heading 3 Char"/>
    <w:basedOn w:val="DefaultParagraphFont"/>
    <w:link w:val="Heading3"/>
    <w:uiPriority w:val="9"/>
    <w:semiHidden/>
    <w:rsid w:val="0020539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205397"/>
    <w:rPr>
      <w:rFonts w:asciiTheme="majorHAnsi" w:eastAsiaTheme="majorEastAsia" w:hAnsiTheme="majorHAnsi" w:cstheme="majorBidi"/>
      <w:b/>
      <w:bCs/>
      <w:i/>
      <w:iCs/>
      <w:color w:val="4F81BD" w:themeColor="accent1"/>
    </w:rPr>
  </w:style>
  <w:style w:type="character" w:customStyle="1" w:styleId="comment">
    <w:name w:val="comment"/>
    <w:basedOn w:val="DefaultParagraphFont"/>
    <w:rsid w:val="00205397"/>
  </w:style>
  <w:style w:type="character" w:styleId="Hyperlink">
    <w:name w:val="Hyperlink"/>
    <w:basedOn w:val="DefaultParagraphFont"/>
    <w:uiPriority w:val="99"/>
    <w:semiHidden/>
    <w:unhideWhenUsed/>
    <w:rsid w:val="00387ACA"/>
    <w:rPr>
      <w:color w:val="0000FF"/>
      <w:u w:val="single"/>
    </w:rPr>
  </w:style>
  <w:style w:type="character" w:styleId="HTMLCode">
    <w:name w:val="HTML Code"/>
    <w:basedOn w:val="DefaultParagraphFont"/>
    <w:uiPriority w:val="99"/>
    <w:semiHidden/>
    <w:unhideWhenUsed/>
    <w:rsid w:val="00387ACA"/>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DA3574"/>
    <w:rPr>
      <w:rFonts w:asciiTheme="majorHAnsi" w:eastAsiaTheme="majorEastAsia" w:hAnsiTheme="majorHAnsi" w:cstheme="majorBidi"/>
      <w:color w:val="243F60" w:themeColor="accent1" w:themeShade="7F"/>
    </w:rPr>
  </w:style>
  <w:style w:type="character" w:customStyle="1" w:styleId="crayon-r">
    <w:name w:val="crayon-r"/>
    <w:basedOn w:val="DefaultParagraphFont"/>
    <w:rsid w:val="004C483B"/>
  </w:style>
  <w:style w:type="character" w:customStyle="1" w:styleId="crayon-h">
    <w:name w:val="crayon-h"/>
    <w:basedOn w:val="DefaultParagraphFont"/>
    <w:rsid w:val="004C483B"/>
  </w:style>
  <w:style w:type="character" w:customStyle="1" w:styleId="crayon-v">
    <w:name w:val="crayon-v"/>
    <w:basedOn w:val="DefaultParagraphFont"/>
    <w:rsid w:val="004C483B"/>
  </w:style>
  <w:style w:type="character" w:customStyle="1" w:styleId="crayon-sy">
    <w:name w:val="crayon-sy"/>
    <w:basedOn w:val="DefaultParagraphFont"/>
    <w:rsid w:val="004C483B"/>
  </w:style>
  <w:style w:type="character" w:customStyle="1" w:styleId="crayon-o">
    <w:name w:val="crayon-o"/>
    <w:basedOn w:val="DefaultParagraphFont"/>
    <w:rsid w:val="004C483B"/>
  </w:style>
  <w:style w:type="character" w:customStyle="1" w:styleId="crayon-m">
    <w:name w:val="crayon-m"/>
    <w:basedOn w:val="DefaultParagraphFont"/>
    <w:rsid w:val="004C483B"/>
  </w:style>
  <w:style w:type="character" w:customStyle="1" w:styleId="crayon-t">
    <w:name w:val="crayon-t"/>
    <w:basedOn w:val="DefaultParagraphFont"/>
    <w:rsid w:val="004C483B"/>
  </w:style>
  <w:style w:type="character" w:customStyle="1" w:styleId="crayon-e">
    <w:name w:val="crayon-e"/>
    <w:basedOn w:val="DefaultParagraphFont"/>
    <w:rsid w:val="004C483B"/>
  </w:style>
  <w:style w:type="character" w:customStyle="1" w:styleId="crayon-c">
    <w:name w:val="crayon-c"/>
    <w:basedOn w:val="DefaultParagraphFont"/>
    <w:rsid w:val="004C483B"/>
  </w:style>
  <w:style w:type="character" w:customStyle="1" w:styleId="crayon-s">
    <w:name w:val="crayon-s"/>
    <w:basedOn w:val="DefaultParagraphFont"/>
    <w:rsid w:val="004C483B"/>
  </w:style>
  <w:style w:type="character" w:customStyle="1" w:styleId="Heading6Char">
    <w:name w:val="Heading 6 Char"/>
    <w:basedOn w:val="DefaultParagraphFont"/>
    <w:link w:val="Heading6"/>
    <w:uiPriority w:val="9"/>
    <w:semiHidden/>
    <w:rsid w:val="00F02465"/>
    <w:rPr>
      <w:rFonts w:asciiTheme="majorHAnsi" w:eastAsiaTheme="majorEastAsia" w:hAnsiTheme="majorHAnsi" w:cstheme="majorBidi"/>
      <w:i/>
      <w:iCs/>
      <w:color w:val="243F60" w:themeColor="accent1" w:themeShade="7F"/>
    </w:rPr>
  </w:style>
  <w:style w:type="character" w:customStyle="1" w:styleId="crayon-cn">
    <w:name w:val="crayon-cn"/>
    <w:basedOn w:val="DefaultParagraphFont"/>
    <w:rsid w:val="00E1585E"/>
  </w:style>
  <w:style w:type="paragraph" w:styleId="NoSpacing">
    <w:name w:val="No Spacing"/>
    <w:uiPriority w:val="1"/>
    <w:qFormat/>
    <w:rsid w:val="00C45351"/>
    <w:pPr>
      <w:spacing w:after="0" w:line="240" w:lineRule="auto"/>
    </w:pPr>
  </w:style>
  <w:style w:type="character" w:styleId="Emphasis">
    <w:name w:val="Emphasis"/>
    <w:basedOn w:val="DefaultParagraphFont"/>
    <w:uiPriority w:val="20"/>
    <w:qFormat/>
    <w:rsid w:val="00B04496"/>
    <w:rPr>
      <w:i/>
      <w:iCs/>
    </w:rPr>
  </w:style>
  <w:style w:type="paragraph" w:styleId="ListParagraph">
    <w:name w:val="List Paragraph"/>
    <w:basedOn w:val="Normal"/>
    <w:uiPriority w:val="34"/>
    <w:qFormat/>
    <w:rsid w:val="00247263"/>
    <w:pPr>
      <w:ind w:left="720"/>
      <w:contextualSpacing/>
    </w:pPr>
  </w:style>
  <w:style w:type="paragraph" w:customStyle="1" w:styleId="selectionshareable">
    <w:name w:val="selectionshareable"/>
    <w:basedOn w:val="Normal"/>
    <w:rsid w:val="003456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84436E"/>
  </w:style>
  <w:style w:type="character" w:customStyle="1" w:styleId="pun">
    <w:name w:val="pun"/>
    <w:basedOn w:val="DefaultParagraphFont"/>
    <w:rsid w:val="0084436E"/>
  </w:style>
  <w:style w:type="character" w:customStyle="1" w:styleId="pln">
    <w:name w:val="pln"/>
    <w:basedOn w:val="DefaultParagraphFont"/>
    <w:rsid w:val="0084436E"/>
  </w:style>
  <w:style w:type="character" w:customStyle="1" w:styleId="com">
    <w:name w:val="com"/>
    <w:basedOn w:val="DefaultParagraphFont"/>
    <w:rsid w:val="0084436E"/>
  </w:style>
  <w:style w:type="character" w:customStyle="1" w:styleId="typ">
    <w:name w:val="typ"/>
    <w:basedOn w:val="DefaultParagraphFont"/>
    <w:rsid w:val="0084436E"/>
  </w:style>
  <w:style w:type="character" w:customStyle="1" w:styleId="lit">
    <w:name w:val="lit"/>
    <w:basedOn w:val="DefaultParagraphFont"/>
    <w:rsid w:val="0084436E"/>
  </w:style>
  <w:style w:type="character" w:customStyle="1" w:styleId="str">
    <w:name w:val="str"/>
    <w:basedOn w:val="DefaultParagraphFont"/>
    <w:rsid w:val="0084436E"/>
  </w:style>
  <w:style w:type="character" w:customStyle="1" w:styleId="number">
    <w:name w:val="number"/>
    <w:basedOn w:val="DefaultParagraphFont"/>
    <w:rsid w:val="00305BF3"/>
  </w:style>
  <w:style w:type="character" w:customStyle="1" w:styleId="datatypes">
    <w:name w:val="datatypes"/>
    <w:basedOn w:val="DefaultParagraphFont"/>
    <w:rsid w:val="00AC3813"/>
  </w:style>
  <w:style w:type="character" w:customStyle="1" w:styleId="hiliteu">
    <w:name w:val="hiliteu"/>
    <w:basedOn w:val="DefaultParagraphFont"/>
    <w:rsid w:val="0097563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8302">
      <w:bodyDiv w:val="1"/>
      <w:marLeft w:val="0"/>
      <w:marRight w:val="0"/>
      <w:marTop w:val="0"/>
      <w:marBottom w:val="0"/>
      <w:divBdr>
        <w:top w:val="none" w:sz="0" w:space="0" w:color="auto"/>
        <w:left w:val="none" w:sz="0" w:space="0" w:color="auto"/>
        <w:bottom w:val="none" w:sz="0" w:space="0" w:color="auto"/>
        <w:right w:val="none" w:sz="0" w:space="0" w:color="auto"/>
      </w:divBdr>
    </w:div>
    <w:div w:id="38172074">
      <w:bodyDiv w:val="1"/>
      <w:marLeft w:val="0"/>
      <w:marRight w:val="0"/>
      <w:marTop w:val="0"/>
      <w:marBottom w:val="0"/>
      <w:divBdr>
        <w:top w:val="none" w:sz="0" w:space="0" w:color="auto"/>
        <w:left w:val="none" w:sz="0" w:space="0" w:color="auto"/>
        <w:bottom w:val="none" w:sz="0" w:space="0" w:color="auto"/>
        <w:right w:val="none" w:sz="0" w:space="0" w:color="auto"/>
      </w:divBdr>
      <w:divsChild>
        <w:div w:id="403336777">
          <w:marLeft w:val="0"/>
          <w:marRight w:val="0"/>
          <w:marTop w:val="58"/>
          <w:marBottom w:val="115"/>
          <w:divBdr>
            <w:top w:val="single" w:sz="4" w:space="0" w:color="D5DDC6"/>
            <w:left w:val="single" w:sz="4" w:space="0" w:color="D5DDC6"/>
            <w:bottom w:val="single" w:sz="4" w:space="0" w:color="D5DDC6"/>
            <w:right w:val="single" w:sz="4" w:space="0" w:color="D5DDC6"/>
          </w:divBdr>
        </w:div>
        <w:div w:id="2093043571">
          <w:marLeft w:val="0"/>
          <w:marRight w:val="0"/>
          <w:marTop w:val="58"/>
          <w:marBottom w:val="115"/>
          <w:divBdr>
            <w:top w:val="single" w:sz="4" w:space="0" w:color="D5DDC6"/>
            <w:left w:val="single" w:sz="4" w:space="6" w:color="D5DDC6"/>
            <w:bottom w:val="single" w:sz="4" w:space="0" w:color="D5DDC6"/>
            <w:right w:val="single" w:sz="4" w:space="0" w:color="D5DDC6"/>
          </w:divBdr>
        </w:div>
      </w:divsChild>
    </w:div>
    <w:div w:id="41683666">
      <w:bodyDiv w:val="1"/>
      <w:marLeft w:val="0"/>
      <w:marRight w:val="0"/>
      <w:marTop w:val="0"/>
      <w:marBottom w:val="0"/>
      <w:divBdr>
        <w:top w:val="none" w:sz="0" w:space="0" w:color="auto"/>
        <w:left w:val="none" w:sz="0" w:space="0" w:color="auto"/>
        <w:bottom w:val="none" w:sz="0" w:space="0" w:color="auto"/>
        <w:right w:val="none" w:sz="0" w:space="0" w:color="auto"/>
      </w:divBdr>
    </w:div>
    <w:div w:id="73093361">
      <w:bodyDiv w:val="1"/>
      <w:marLeft w:val="0"/>
      <w:marRight w:val="0"/>
      <w:marTop w:val="0"/>
      <w:marBottom w:val="0"/>
      <w:divBdr>
        <w:top w:val="none" w:sz="0" w:space="0" w:color="auto"/>
        <w:left w:val="none" w:sz="0" w:space="0" w:color="auto"/>
        <w:bottom w:val="none" w:sz="0" w:space="0" w:color="auto"/>
        <w:right w:val="none" w:sz="0" w:space="0" w:color="auto"/>
      </w:divBdr>
    </w:div>
    <w:div w:id="76632275">
      <w:bodyDiv w:val="1"/>
      <w:marLeft w:val="0"/>
      <w:marRight w:val="0"/>
      <w:marTop w:val="0"/>
      <w:marBottom w:val="0"/>
      <w:divBdr>
        <w:top w:val="none" w:sz="0" w:space="0" w:color="auto"/>
        <w:left w:val="none" w:sz="0" w:space="0" w:color="auto"/>
        <w:bottom w:val="none" w:sz="0" w:space="0" w:color="auto"/>
        <w:right w:val="none" w:sz="0" w:space="0" w:color="auto"/>
      </w:divBdr>
    </w:div>
    <w:div w:id="87119082">
      <w:bodyDiv w:val="1"/>
      <w:marLeft w:val="0"/>
      <w:marRight w:val="0"/>
      <w:marTop w:val="0"/>
      <w:marBottom w:val="0"/>
      <w:divBdr>
        <w:top w:val="none" w:sz="0" w:space="0" w:color="auto"/>
        <w:left w:val="none" w:sz="0" w:space="0" w:color="auto"/>
        <w:bottom w:val="none" w:sz="0" w:space="0" w:color="auto"/>
        <w:right w:val="none" w:sz="0" w:space="0" w:color="auto"/>
      </w:divBdr>
    </w:div>
    <w:div w:id="122191125">
      <w:bodyDiv w:val="1"/>
      <w:marLeft w:val="0"/>
      <w:marRight w:val="0"/>
      <w:marTop w:val="0"/>
      <w:marBottom w:val="0"/>
      <w:divBdr>
        <w:top w:val="none" w:sz="0" w:space="0" w:color="auto"/>
        <w:left w:val="none" w:sz="0" w:space="0" w:color="auto"/>
        <w:bottom w:val="none" w:sz="0" w:space="0" w:color="auto"/>
        <w:right w:val="none" w:sz="0" w:space="0" w:color="auto"/>
      </w:divBdr>
    </w:div>
    <w:div w:id="126818710">
      <w:bodyDiv w:val="1"/>
      <w:marLeft w:val="0"/>
      <w:marRight w:val="0"/>
      <w:marTop w:val="0"/>
      <w:marBottom w:val="0"/>
      <w:divBdr>
        <w:top w:val="none" w:sz="0" w:space="0" w:color="auto"/>
        <w:left w:val="none" w:sz="0" w:space="0" w:color="auto"/>
        <w:bottom w:val="none" w:sz="0" w:space="0" w:color="auto"/>
        <w:right w:val="none" w:sz="0" w:space="0" w:color="auto"/>
      </w:divBdr>
      <w:divsChild>
        <w:div w:id="875238019">
          <w:marLeft w:val="0"/>
          <w:marRight w:val="0"/>
          <w:marTop w:val="58"/>
          <w:marBottom w:val="115"/>
          <w:divBdr>
            <w:top w:val="single" w:sz="4" w:space="0" w:color="D5DDC6"/>
            <w:left w:val="single" w:sz="4" w:space="0" w:color="D5DDC6"/>
            <w:bottom w:val="single" w:sz="4" w:space="0" w:color="D5DDC6"/>
            <w:right w:val="single" w:sz="4" w:space="0" w:color="D5DDC6"/>
          </w:divBdr>
        </w:div>
        <w:div w:id="1642270764">
          <w:marLeft w:val="0"/>
          <w:marRight w:val="0"/>
          <w:marTop w:val="58"/>
          <w:marBottom w:val="115"/>
          <w:divBdr>
            <w:top w:val="single" w:sz="4" w:space="0" w:color="D5DDC6"/>
            <w:left w:val="single" w:sz="4" w:space="0" w:color="D5DDC6"/>
            <w:bottom w:val="single" w:sz="4" w:space="0" w:color="D5DDC6"/>
            <w:right w:val="single" w:sz="4" w:space="0" w:color="D5DDC6"/>
          </w:divBdr>
        </w:div>
        <w:div w:id="1932274314">
          <w:marLeft w:val="0"/>
          <w:marRight w:val="0"/>
          <w:marTop w:val="58"/>
          <w:marBottom w:val="115"/>
          <w:divBdr>
            <w:top w:val="single" w:sz="4" w:space="0" w:color="D5DDC6"/>
            <w:left w:val="single" w:sz="4" w:space="6" w:color="D5DDC6"/>
            <w:bottom w:val="single" w:sz="4" w:space="0" w:color="D5DDC6"/>
            <w:right w:val="single" w:sz="4" w:space="0" w:color="D5DDC6"/>
          </w:divBdr>
        </w:div>
        <w:div w:id="822427917">
          <w:marLeft w:val="0"/>
          <w:marRight w:val="0"/>
          <w:marTop w:val="58"/>
          <w:marBottom w:val="115"/>
          <w:divBdr>
            <w:top w:val="single" w:sz="4" w:space="0" w:color="D5DDC6"/>
            <w:left w:val="single" w:sz="4" w:space="0" w:color="D5DDC6"/>
            <w:bottom w:val="single" w:sz="4" w:space="0" w:color="D5DDC6"/>
            <w:right w:val="single" w:sz="4" w:space="0" w:color="D5DDC6"/>
          </w:divBdr>
        </w:div>
        <w:div w:id="874656770">
          <w:marLeft w:val="0"/>
          <w:marRight w:val="0"/>
          <w:marTop w:val="58"/>
          <w:marBottom w:val="115"/>
          <w:divBdr>
            <w:top w:val="single" w:sz="4" w:space="0" w:color="D5DDC6"/>
            <w:left w:val="single" w:sz="4" w:space="0" w:color="D5DDC6"/>
            <w:bottom w:val="single" w:sz="4" w:space="0" w:color="D5DDC6"/>
            <w:right w:val="single" w:sz="4" w:space="0" w:color="D5DDC6"/>
          </w:divBdr>
        </w:div>
        <w:div w:id="1317492793">
          <w:marLeft w:val="0"/>
          <w:marRight w:val="0"/>
          <w:marTop w:val="58"/>
          <w:marBottom w:val="115"/>
          <w:divBdr>
            <w:top w:val="single" w:sz="4" w:space="0" w:color="D5DDC6"/>
            <w:left w:val="single" w:sz="4" w:space="6" w:color="D5DDC6"/>
            <w:bottom w:val="single" w:sz="4" w:space="0" w:color="D5DDC6"/>
            <w:right w:val="single" w:sz="4" w:space="0" w:color="D5DDC6"/>
          </w:divBdr>
        </w:div>
        <w:div w:id="724833320">
          <w:marLeft w:val="0"/>
          <w:marRight w:val="0"/>
          <w:marTop w:val="58"/>
          <w:marBottom w:val="115"/>
          <w:divBdr>
            <w:top w:val="single" w:sz="4" w:space="0" w:color="D5DDC6"/>
            <w:left w:val="single" w:sz="4" w:space="0" w:color="D5DDC6"/>
            <w:bottom w:val="single" w:sz="4" w:space="0" w:color="D5DDC6"/>
            <w:right w:val="single" w:sz="4" w:space="0" w:color="D5DDC6"/>
          </w:divBdr>
        </w:div>
        <w:div w:id="1064991178">
          <w:marLeft w:val="0"/>
          <w:marRight w:val="0"/>
          <w:marTop w:val="58"/>
          <w:marBottom w:val="115"/>
          <w:divBdr>
            <w:top w:val="single" w:sz="4" w:space="0" w:color="D5DDC6"/>
            <w:left w:val="single" w:sz="4" w:space="6" w:color="D5DDC6"/>
            <w:bottom w:val="single" w:sz="4" w:space="0" w:color="D5DDC6"/>
            <w:right w:val="single" w:sz="4" w:space="0" w:color="D5DDC6"/>
          </w:divBdr>
        </w:div>
        <w:div w:id="1278218810">
          <w:marLeft w:val="0"/>
          <w:marRight w:val="0"/>
          <w:marTop w:val="58"/>
          <w:marBottom w:val="115"/>
          <w:divBdr>
            <w:top w:val="single" w:sz="4" w:space="0" w:color="D5DDC6"/>
            <w:left w:val="single" w:sz="4" w:space="0" w:color="D5DDC6"/>
            <w:bottom w:val="single" w:sz="4" w:space="0" w:color="D5DDC6"/>
            <w:right w:val="single" w:sz="4" w:space="0" w:color="D5DDC6"/>
          </w:divBdr>
        </w:div>
        <w:div w:id="346828341">
          <w:marLeft w:val="0"/>
          <w:marRight w:val="0"/>
          <w:marTop w:val="58"/>
          <w:marBottom w:val="115"/>
          <w:divBdr>
            <w:top w:val="single" w:sz="4" w:space="0" w:color="D5DDC6"/>
            <w:left w:val="single" w:sz="4" w:space="0" w:color="D5DDC6"/>
            <w:bottom w:val="single" w:sz="4" w:space="0" w:color="D5DDC6"/>
            <w:right w:val="single" w:sz="4" w:space="0" w:color="D5DDC6"/>
          </w:divBdr>
        </w:div>
        <w:div w:id="851994615">
          <w:marLeft w:val="0"/>
          <w:marRight w:val="0"/>
          <w:marTop w:val="58"/>
          <w:marBottom w:val="115"/>
          <w:divBdr>
            <w:top w:val="single" w:sz="4" w:space="0" w:color="D5DDC6"/>
            <w:left w:val="single" w:sz="4" w:space="6" w:color="D5DDC6"/>
            <w:bottom w:val="single" w:sz="4" w:space="0" w:color="D5DDC6"/>
            <w:right w:val="single" w:sz="4" w:space="0" w:color="D5DDC6"/>
          </w:divBdr>
        </w:div>
      </w:divsChild>
    </w:div>
    <w:div w:id="157773975">
      <w:bodyDiv w:val="1"/>
      <w:marLeft w:val="0"/>
      <w:marRight w:val="0"/>
      <w:marTop w:val="0"/>
      <w:marBottom w:val="0"/>
      <w:divBdr>
        <w:top w:val="none" w:sz="0" w:space="0" w:color="auto"/>
        <w:left w:val="none" w:sz="0" w:space="0" w:color="auto"/>
        <w:bottom w:val="none" w:sz="0" w:space="0" w:color="auto"/>
        <w:right w:val="none" w:sz="0" w:space="0" w:color="auto"/>
      </w:divBdr>
    </w:div>
    <w:div w:id="188614063">
      <w:bodyDiv w:val="1"/>
      <w:marLeft w:val="0"/>
      <w:marRight w:val="0"/>
      <w:marTop w:val="0"/>
      <w:marBottom w:val="0"/>
      <w:divBdr>
        <w:top w:val="none" w:sz="0" w:space="0" w:color="auto"/>
        <w:left w:val="none" w:sz="0" w:space="0" w:color="auto"/>
        <w:bottom w:val="none" w:sz="0" w:space="0" w:color="auto"/>
        <w:right w:val="none" w:sz="0" w:space="0" w:color="auto"/>
      </w:divBdr>
    </w:div>
    <w:div w:id="189730149">
      <w:bodyDiv w:val="1"/>
      <w:marLeft w:val="0"/>
      <w:marRight w:val="0"/>
      <w:marTop w:val="0"/>
      <w:marBottom w:val="0"/>
      <w:divBdr>
        <w:top w:val="none" w:sz="0" w:space="0" w:color="auto"/>
        <w:left w:val="none" w:sz="0" w:space="0" w:color="auto"/>
        <w:bottom w:val="none" w:sz="0" w:space="0" w:color="auto"/>
        <w:right w:val="none" w:sz="0" w:space="0" w:color="auto"/>
      </w:divBdr>
    </w:div>
    <w:div w:id="203173298">
      <w:bodyDiv w:val="1"/>
      <w:marLeft w:val="0"/>
      <w:marRight w:val="0"/>
      <w:marTop w:val="0"/>
      <w:marBottom w:val="0"/>
      <w:divBdr>
        <w:top w:val="none" w:sz="0" w:space="0" w:color="auto"/>
        <w:left w:val="none" w:sz="0" w:space="0" w:color="auto"/>
        <w:bottom w:val="none" w:sz="0" w:space="0" w:color="auto"/>
        <w:right w:val="none" w:sz="0" w:space="0" w:color="auto"/>
      </w:divBdr>
    </w:div>
    <w:div w:id="220136439">
      <w:bodyDiv w:val="1"/>
      <w:marLeft w:val="0"/>
      <w:marRight w:val="0"/>
      <w:marTop w:val="0"/>
      <w:marBottom w:val="0"/>
      <w:divBdr>
        <w:top w:val="none" w:sz="0" w:space="0" w:color="auto"/>
        <w:left w:val="none" w:sz="0" w:space="0" w:color="auto"/>
        <w:bottom w:val="none" w:sz="0" w:space="0" w:color="auto"/>
        <w:right w:val="none" w:sz="0" w:space="0" w:color="auto"/>
      </w:divBdr>
      <w:divsChild>
        <w:div w:id="744882849">
          <w:marLeft w:val="0"/>
          <w:marRight w:val="0"/>
          <w:marTop w:val="0"/>
          <w:marBottom w:val="0"/>
          <w:divBdr>
            <w:top w:val="none" w:sz="0" w:space="0" w:color="auto"/>
            <w:left w:val="none" w:sz="0" w:space="0" w:color="auto"/>
            <w:bottom w:val="none" w:sz="0" w:space="0" w:color="auto"/>
            <w:right w:val="none" w:sz="0" w:space="0" w:color="auto"/>
          </w:divBdr>
          <w:divsChild>
            <w:div w:id="719093323">
              <w:marLeft w:val="0"/>
              <w:marRight w:val="0"/>
              <w:marTop w:val="0"/>
              <w:marBottom w:val="0"/>
              <w:divBdr>
                <w:top w:val="none" w:sz="0" w:space="0" w:color="auto"/>
                <w:left w:val="none" w:sz="0" w:space="0" w:color="auto"/>
                <w:bottom w:val="none" w:sz="0" w:space="0" w:color="auto"/>
                <w:right w:val="none" w:sz="0" w:space="0" w:color="auto"/>
              </w:divBdr>
              <w:divsChild>
                <w:div w:id="254478009">
                  <w:marLeft w:val="0"/>
                  <w:marRight w:val="0"/>
                  <w:marTop w:val="0"/>
                  <w:marBottom w:val="0"/>
                  <w:divBdr>
                    <w:top w:val="none" w:sz="0" w:space="0" w:color="auto"/>
                    <w:left w:val="none" w:sz="0" w:space="0" w:color="auto"/>
                    <w:bottom w:val="none" w:sz="0" w:space="0" w:color="auto"/>
                    <w:right w:val="none" w:sz="0" w:space="0" w:color="auto"/>
                  </w:divBdr>
                </w:div>
                <w:div w:id="1987313790">
                  <w:marLeft w:val="0"/>
                  <w:marRight w:val="0"/>
                  <w:marTop w:val="0"/>
                  <w:marBottom w:val="0"/>
                  <w:divBdr>
                    <w:top w:val="none" w:sz="0" w:space="0" w:color="auto"/>
                    <w:left w:val="none" w:sz="0" w:space="0" w:color="auto"/>
                    <w:bottom w:val="none" w:sz="0" w:space="0" w:color="auto"/>
                    <w:right w:val="none" w:sz="0" w:space="0" w:color="auto"/>
                  </w:divBdr>
                </w:div>
                <w:div w:id="1944533233">
                  <w:marLeft w:val="0"/>
                  <w:marRight w:val="0"/>
                  <w:marTop w:val="0"/>
                  <w:marBottom w:val="0"/>
                  <w:divBdr>
                    <w:top w:val="none" w:sz="0" w:space="0" w:color="auto"/>
                    <w:left w:val="none" w:sz="0" w:space="0" w:color="auto"/>
                    <w:bottom w:val="none" w:sz="0" w:space="0" w:color="auto"/>
                    <w:right w:val="none" w:sz="0" w:space="0" w:color="auto"/>
                  </w:divBdr>
                </w:div>
                <w:div w:id="100226117">
                  <w:marLeft w:val="0"/>
                  <w:marRight w:val="0"/>
                  <w:marTop w:val="0"/>
                  <w:marBottom w:val="0"/>
                  <w:divBdr>
                    <w:top w:val="none" w:sz="0" w:space="0" w:color="auto"/>
                    <w:left w:val="none" w:sz="0" w:space="0" w:color="auto"/>
                    <w:bottom w:val="none" w:sz="0" w:space="0" w:color="auto"/>
                    <w:right w:val="none" w:sz="0" w:space="0" w:color="auto"/>
                  </w:divBdr>
                </w:div>
                <w:div w:id="1966883341">
                  <w:marLeft w:val="0"/>
                  <w:marRight w:val="0"/>
                  <w:marTop w:val="0"/>
                  <w:marBottom w:val="0"/>
                  <w:divBdr>
                    <w:top w:val="none" w:sz="0" w:space="0" w:color="auto"/>
                    <w:left w:val="none" w:sz="0" w:space="0" w:color="auto"/>
                    <w:bottom w:val="none" w:sz="0" w:space="0" w:color="auto"/>
                    <w:right w:val="none" w:sz="0" w:space="0" w:color="auto"/>
                  </w:divBdr>
                </w:div>
                <w:div w:id="845554034">
                  <w:marLeft w:val="0"/>
                  <w:marRight w:val="0"/>
                  <w:marTop w:val="0"/>
                  <w:marBottom w:val="0"/>
                  <w:divBdr>
                    <w:top w:val="none" w:sz="0" w:space="0" w:color="auto"/>
                    <w:left w:val="none" w:sz="0" w:space="0" w:color="auto"/>
                    <w:bottom w:val="none" w:sz="0" w:space="0" w:color="auto"/>
                    <w:right w:val="none" w:sz="0" w:space="0" w:color="auto"/>
                  </w:divBdr>
                  <w:divsChild>
                    <w:div w:id="2039119563">
                      <w:marLeft w:val="0"/>
                      <w:marRight w:val="0"/>
                      <w:marTop w:val="0"/>
                      <w:marBottom w:val="0"/>
                      <w:divBdr>
                        <w:top w:val="none" w:sz="0" w:space="0" w:color="auto"/>
                        <w:left w:val="none" w:sz="0" w:space="0" w:color="auto"/>
                        <w:bottom w:val="none" w:sz="0" w:space="0" w:color="auto"/>
                        <w:right w:val="none" w:sz="0" w:space="0" w:color="auto"/>
                      </w:divBdr>
                    </w:div>
                    <w:div w:id="1760059724">
                      <w:marLeft w:val="0"/>
                      <w:marRight w:val="0"/>
                      <w:marTop w:val="0"/>
                      <w:marBottom w:val="0"/>
                      <w:divBdr>
                        <w:top w:val="none" w:sz="0" w:space="0" w:color="auto"/>
                        <w:left w:val="none" w:sz="0" w:space="0" w:color="auto"/>
                        <w:bottom w:val="none" w:sz="0" w:space="0" w:color="auto"/>
                        <w:right w:val="none" w:sz="0" w:space="0" w:color="auto"/>
                      </w:divBdr>
                    </w:div>
                    <w:div w:id="1479028670">
                      <w:marLeft w:val="0"/>
                      <w:marRight w:val="0"/>
                      <w:marTop w:val="0"/>
                      <w:marBottom w:val="0"/>
                      <w:divBdr>
                        <w:top w:val="none" w:sz="0" w:space="0" w:color="auto"/>
                        <w:left w:val="none" w:sz="0" w:space="0" w:color="auto"/>
                        <w:bottom w:val="none" w:sz="0" w:space="0" w:color="auto"/>
                        <w:right w:val="none" w:sz="0" w:space="0" w:color="auto"/>
                      </w:divBdr>
                    </w:div>
                    <w:div w:id="8132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28009">
          <w:marLeft w:val="0"/>
          <w:marRight w:val="0"/>
          <w:marTop w:val="0"/>
          <w:marBottom w:val="0"/>
          <w:divBdr>
            <w:top w:val="none" w:sz="0" w:space="0" w:color="auto"/>
            <w:left w:val="none" w:sz="0" w:space="0" w:color="auto"/>
            <w:bottom w:val="none" w:sz="0" w:space="0" w:color="auto"/>
            <w:right w:val="none" w:sz="0" w:space="0" w:color="auto"/>
          </w:divBdr>
          <w:divsChild>
            <w:div w:id="1252735651">
              <w:marLeft w:val="0"/>
              <w:marRight w:val="0"/>
              <w:marTop w:val="0"/>
              <w:marBottom w:val="0"/>
              <w:divBdr>
                <w:top w:val="none" w:sz="0" w:space="0" w:color="auto"/>
                <w:left w:val="none" w:sz="0" w:space="0" w:color="auto"/>
                <w:bottom w:val="none" w:sz="0" w:space="0" w:color="auto"/>
                <w:right w:val="none" w:sz="0" w:space="0" w:color="auto"/>
              </w:divBdr>
              <w:divsChild>
                <w:div w:id="1548568266">
                  <w:marLeft w:val="0"/>
                  <w:marRight w:val="0"/>
                  <w:marTop w:val="0"/>
                  <w:marBottom w:val="0"/>
                  <w:divBdr>
                    <w:top w:val="none" w:sz="0" w:space="0" w:color="auto"/>
                    <w:left w:val="none" w:sz="0" w:space="0" w:color="auto"/>
                    <w:bottom w:val="none" w:sz="0" w:space="0" w:color="auto"/>
                    <w:right w:val="none" w:sz="0" w:space="0" w:color="auto"/>
                  </w:divBdr>
                </w:div>
                <w:div w:id="1621299184">
                  <w:marLeft w:val="0"/>
                  <w:marRight w:val="0"/>
                  <w:marTop w:val="0"/>
                  <w:marBottom w:val="0"/>
                  <w:divBdr>
                    <w:top w:val="none" w:sz="0" w:space="0" w:color="auto"/>
                    <w:left w:val="none" w:sz="0" w:space="0" w:color="auto"/>
                    <w:bottom w:val="none" w:sz="0" w:space="0" w:color="auto"/>
                    <w:right w:val="none" w:sz="0" w:space="0" w:color="auto"/>
                  </w:divBdr>
                </w:div>
                <w:div w:id="2035691346">
                  <w:marLeft w:val="0"/>
                  <w:marRight w:val="0"/>
                  <w:marTop w:val="0"/>
                  <w:marBottom w:val="0"/>
                  <w:divBdr>
                    <w:top w:val="none" w:sz="0" w:space="0" w:color="auto"/>
                    <w:left w:val="none" w:sz="0" w:space="0" w:color="auto"/>
                    <w:bottom w:val="none" w:sz="0" w:space="0" w:color="auto"/>
                    <w:right w:val="none" w:sz="0" w:space="0" w:color="auto"/>
                  </w:divBdr>
                </w:div>
                <w:div w:id="1862469652">
                  <w:marLeft w:val="0"/>
                  <w:marRight w:val="0"/>
                  <w:marTop w:val="0"/>
                  <w:marBottom w:val="0"/>
                  <w:divBdr>
                    <w:top w:val="none" w:sz="0" w:space="0" w:color="auto"/>
                    <w:left w:val="none" w:sz="0" w:space="0" w:color="auto"/>
                    <w:bottom w:val="none" w:sz="0" w:space="0" w:color="auto"/>
                    <w:right w:val="none" w:sz="0" w:space="0" w:color="auto"/>
                  </w:divBdr>
                </w:div>
                <w:div w:id="1613827687">
                  <w:marLeft w:val="0"/>
                  <w:marRight w:val="0"/>
                  <w:marTop w:val="0"/>
                  <w:marBottom w:val="0"/>
                  <w:divBdr>
                    <w:top w:val="none" w:sz="0" w:space="0" w:color="auto"/>
                    <w:left w:val="none" w:sz="0" w:space="0" w:color="auto"/>
                    <w:bottom w:val="none" w:sz="0" w:space="0" w:color="auto"/>
                    <w:right w:val="none" w:sz="0" w:space="0" w:color="auto"/>
                  </w:divBdr>
                </w:div>
                <w:div w:id="48386228">
                  <w:marLeft w:val="0"/>
                  <w:marRight w:val="0"/>
                  <w:marTop w:val="0"/>
                  <w:marBottom w:val="0"/>
                  <w:divBdr>
                    <w:top w:val="none" w:sz="0" w:space="0" w:color="auto"/>
                    <w:left w:val="none" w:sz="0" w:space="0" w:color="auto"/>
                    <w:bottom w:val="none" w:sz="0" w:space="0" w:color="auto"/>
                    <w:right w:val="none" w:sz="0" w:space="0" w:color="auto"/>
                  </w:divBdr>
                </w:div>
                <w:div w:id="432433151">
                  <w:marLeft w:val="0"/>
                  <w:marRight w:val="0"/>
                  <w:marTop w:val="0"/>
                  <w:marBottom w:val="0"/>
                  <w:divBdr>
                    <w:top w:val="none" w:sz="0" w:space="0" w:color="auto"/>
                    <w:left w:val="none" w:sz="0" w:space="0" w:color="auto"/>
                    <w:bottom w:val="none" w:sz="0" w:space="0" w:color="auto"/>
                    <w:right w:val="none" w:sz="0" w:space="0" w:color="auto"/>
                  </w:divBdr>
                </w:div>
                <w:div w:id="1246836489">
                  <w:marLeft w:val="0"/>
                  <w:marRight w:val="0"/>
                  <w:marTop w:val="0"/>
                  <w:marBottom w:val="0"/>
                  <w:divBdr>
                    <w:top w:val="none" w:sz="0" w:space="0" w:color="auto"/>
                    <w:left w:val="none" w:sz="0" w:space="0" w:color="auto"/>
                    <w:bottom w:val="none" w:sz="0" w:space="0" w:color="auto"/>
                    <w:right w:val="none" w:sz="0" w:space="0" w:color="auto"/>
                  </w:divBdr>
                </w:div>
                <w:div w:id="1851679230">
                  <w:marLeft w:val="0"/>
                  <w:marRight w:val="0"/>
                  <w:marTop w:val="0"/>
                  <w:marBottom w:val="0"/>
                  <w:divBdr>
                    <w:top w:val="none" w:sz="0" w:space="0" w:color="auto"/>
                    <w:left w:val="none" w:sz="0" w:space="0" w:color="auto"/>
                    <w:bottom w:val="none" w:sz="0" w:space="0" w:color="auto"/>
                    <w:right w:val="none" w:sz="0" w:space="0" w:color="auto"/>
                  </w:divBdr>
                </w:div>
                <w:div w:id="1901790387">
                  <w:marLeft w:val="0"/>
                  <w:marRight w:val="0"/>
                  <w:marTop w:val="0"/>
                  <w:marBottom w:val="0"/>
                  <w:divBdr>
                    <w:top w:val="none" w:sz="0" w:space="0" w:color="auto"/>
                    <w:left w:val="none" w:sz="0" w:space="0" w:color="auto"/>
                    <w:bottom w:val="none" w:sz="0" w:space="0" w:color="auto"/>
                    <w:right w:val="none" w:sz="0" w:space="0" w:color="auto"/>
                  </w:divBdr>
                </w:div>
                <w:div w:id="1176113390">
                  <w:marLeft w:val="0"/>
                  <w:marRight w:val="0"/>
                  <w:marTop w:val="0"/>
                  <w:marBottom w:val="0"/>
                  <w:divBdr>
                    <w:top w:val="none" w:sz="0" w:space="0" w:color="auto"/>
                    <w:left w:val="none" w:sz="0" w:space="0" w:color="auto"/>
                    <w:bottom w:val="none" w:sz="0" w:space="0" w:color="auto"/>
                    <w:right w:val="none" w:sz="0" w:space="0" w:color="auto"/>
                  </w:divBdr>
                </w:div>
                <w:div w:id="1956253494">
                  <w:marLeft w:val="0"/>
                  <w:marRight w:val="0"/>
                  <w:marTop w:val="0"/>
                  <w:marBottom w:val="0"/>
                  <w:divBdr>
                    <w:top w:val="none" w:sz="0" w:space="0" w:color="auto"/>
                    <w:left w:val="none" w:sz="0" w:space="0" w:color="auto"/>
                    <w:bottom w:val="none" w:sz="0" w:space="0" w:color="auto"/>
                    <w:right w:val="none" w:sz="0" w:space="0" w:color="auto"/>
                  </w:divBdr>
                </w:div>
                <w:div w:id="415906053">
                  <w:marLeft w:val="0"/>
                  <w:marRight w:val="0"/>
                  <w:marTop w:val="0"/>
                  <w:marBottom w:val="0"/>
                  <w:divBdr>
                    <w:top w:val="none" w:sz="0" w:space="0" w:color="auto"/>
                    <w:left w:val="none" w:sz="0" w:space="0" w:color="auto"/>
                    <w:bottom w:val="none" w:sz="0" w:space="0" w:color="auto"/>
                    <w:right w:val="none" w:sz="0" w:space="0" w:color="auto"/>
                  </w:divBdr>
                </w:div>
                <w:div w:id="107507349">
                  <w:marLeft w:val="0"/>
                  <w:marRight w:val="0"/>
                  <w:marTop w:val="0"/>
                  <w:marBottom w:val="0"/>
                  <w:divBdr>
                    <w:top w:val="none" w:sz="0" w:space="0" w:color="auto"/>
                    <w:left w:val="none" w:sz="0" w:space="0" w:color="auto"/>
                    <w:bottom w:val="none" w:sz="0" w:space="0" w:color="auto"/>
                    <w:right w:val="none" w:sz="0" w:space="0" w:color="auto"/>
                  </w:divBdr>
                </w:div>
                <w:div w:id="1707028105">
                  <w:marLeft w:val="0"/>
                  <w:marRight w:val="0"/>
                  <w:marTop w:val="0"/>
                  <w:marBottom w:val="0"/>
                  <w:divBdr>
                    <w:top w:val="none" w:sz="0" w:space="0" w:color="auto"/>
                    <w:left w:val="none" w:sz="0" w:space="0" w:color="auto"/>
                    <w:bottom w:val="none" w:sz="0" w:space="0" w:color="auto"/>
                    <w:right w:val="none" w:sz="0" w:space="0" w:color="auto"/>
                  </w:divBdr>
                </w:div>
                <w:div w:id="998584032">
                  <w:marLeft w:val="0"/>
                  <w:marRight w:val="0"/>
                  <w:marTop w:val="0"/>
                  <w:marBottom w:val="0"/>
                  <w:divBdr>
                    <w:top w:val="none" w:sz="0" w:space="0" w:color="auto"/>
                    <w:left w:val="none" w:sz="0" w:space="0" w:color="auto"/>
                    <w:bottom w:val="none" w:sz="0" w:space="0" w:color="auto"/>
                    <w:right w:val="none" w:sz="0" w:space="0" w:color="auto"/>
                  </w:divBdr>
                  <w:divsChild>
                    <w:div w:id="1377511973">
                      <w:marLeft w:val="0"/>
                      <w:marRight w:val="0"/>
                      <w:marTop w:val="0"/>
                      <w:marBottom w:val="0"/>
                      <w:divBdr>
                        <w:top w:val="none" w:sz="0" w:space="0" w:color="auto"/>
                        <w:left w:val="none" w:sz="0" w:space="0" w:color="auto"/>
                        <w:bottom w:val="none" w:sz="0" w:space="0" w:color="auto"/>
                        <w:right w:val="none" w:sz="0" w:space="0" w:color="auto"/>
                      </w:divBdr>
                    </w:div>
                    <w:div w:id="1525557127">
                      <w:marLeft w:val="0"/>
                      <w:marRight w:val="0"/>
                      <w:marTop w:val="0"/>
                      <w:marBottom w:val="0"/>
                      <w:divBdr>
                        <w:top w:val="none" w:sz="0" w:space="0" w:color="auto"/>
                        <w:left w:val="none" w:sz="0" w:space="0" w:color="auto"/>
                        <w:bottom w:val="none" w:sz="0" w:space="0" w:color="auto"/>
                        <w:right w:val="none" w:sz="0" w:space="0" w:color="auto"/>
                      </w:divBdr>
                    </w:div>
                    <w:div w:id="1833327239">
                      <w:marLeft w:val="0"/>
                      <w:marRight w:val="0"/>
                      <w:marTop w:val="0"/>
                      <w:marBottom w:val="0"/>
                      <w:divBdr>
                        <w:top w:val="none" w:sz="0" w:space="0" w:color="auto"/>
                        <w:left w:val="none" w:sz="0" w:space="0" w:color="auto"/>
                        <w:bottom w:val="none" w:sz="0" w:space="0" w:color="auto"/>
                        <w:right w:val="none" w:sz="0" w:space="0" w:color="auto"/>
                      </w:divBdr>
                    </w:div>
                    <w:div w:id="516314767">
                      <w:marLeft w:val="0"/>
                      <w:marRight w:val="0"/>
                      <w:marTop w:val="0"/>
                      <w:marBottom w:val="0"/>
                      <w:divBdr>
                        <w:top w:val="none" w:sz="0" w:space="0" w:color="auto"/>
                        <w:left w:val="none" w:sz="0" w:space="0" w:color="auto"/>
                        <w:bottom w:val="none" w:sz="0" w:space="0" w:color="auto"/>
                        <w:right w:val="none" w:sz="0" w:space="0" w:color="auto"/>
                      </w:divBdr>
                    </w:div>
                    <w:div w:id="1425028987">
                      <w:marLeft w:val="0"/>
                      <w:marRight w:val="0"/>
                      <w:marTop w:val="0"/>
                      <w:marBottom w:val="0"/>
                      <w:divBdr>
                        <w:top w:val="none" w:sz="0" w:space="0" w:color="auto"/>
                        <w:left w:val="none" w:sz="0" w:space="0" w:color="auto"/>
                        <w:bottom w:val="none" w:sz="0" w:space="0" w:color="auto"/>
                        <w:right w:val="none" w:sz="0" w:space="0" w:color="auto"/>
                      </w:divBdr>
                    </w:div>
                    <w:div w:id="250555006">
                      <w:marLeft w:val="0"/>
                      <w:marRight w:val="0"/>
                      <w:marTop w:val="0"/>
                      <w:marBottom w:val="0"/>
                      <w:divBdr>
                        <w:top w:val="none" w:sz="0" w:space="0" w:color="auto"/>
                        <w:left w:val="none" w:sz="0" w:space="0" w:color="auto"/>
                        <w:bottom w:val="none" w:sz="0" w:space="0" w:color="auto"/>
                        <w:right w:val="none" w:sz="0" w:space="0" w:color="auto"/>
                      </w:divBdr>
                    </w:div>
                    <w:div w:id="707604288">
                      <w:marLeft w:val="0"/>
                      <w:marRight w:val="0"/>
                      <w:marTop w:val="0"/>
                      <w:marBottom w:val="0"/>
                      <w:divBdr>
                        <w:top w:val="none" w:sz="0" w:space="0" w:color="auto"/>
                        <w:left w:val="none" w:sz="0" w:space="0" w:color="auto"/>
                        <w:bottom w:val="none" w:sz="0" w:space="0" w:color="auto"/>
                        <w:right w:val="none" w:sz="0" w:space="0" w:color="auto"/>
                      </w:divBdr>
                    </w:div>
                    <w:div w:id="1375618245">
                      <w:marLeft w:val="0"/>
                      <w:marRight w:val="0"/>
                      <w:marTop w:val="0"/>
                      <w:marBottom w:val="0"/>
                      <w:divBdr>
                        <w:top w:val="none" w:sz="0" w:space="0" w:color="auto"/>
                        <w:left w:val="none" w:sz="0" w:space="0" w:color="auto"/>
                        <w:bottom w:val="none" w:sz="0" w:space="0" w:color="auto"/>
                        <w:right w:val="none" w:sz="0" w:space="0" w:color="auto"/>
                      </w:divBdr>
                    </w:div>
                    <w:div w:id="1165053135">
                      <w:marLeft w:val="0"/>
                      <w:marRight w:val="0"/>
                      <w:marTop w:val="0"/>
                      <w:marBottom w:val="0"/>
                      <w:divBdr>
                        <w:top w:val="none" w:sz="0" w:space="0" w:color="auto"/>
                        <w:left w:val="none" w:sz="0" w:space="0" w:color="auto"/>
                        <w:bottom w:val="none" w:sz="0" w:space="0" w:color="auto"/>
                        <w:right w:val="none" w:sz="0" w:space="0" w:color="auto"/>
                      </w:divBdr>
                    </w:div>
                    <w:div w:id="1247837970">
                      <w:marLeft w:val="0"/>
                      <w:marRight w:val="0"/>
                      <w:marTop w:val="0"/>
                      <w:marBottom w:val="0"/>
                      <w:divBdr>
                        <w:top w:val="none" w:sz="0" w:space="0" w:color="auto"/>
                        <w:left w:val="none" w:sz="0" w:space="0" w:color="auto"/>
                        <w:bottom w:val="none" w:sz="0" w:space="0" w:color="auto"/>
                        <w:right w:val="none" w:sz="0" w:space="0" w:color="auto"/>
                      </w:divBdr>
                    </w:div>
                    <w:div w:id="2057853518">
                      <w:marLeft w:val="0"/>
                      <w:marRight w:val="0"/>
                      <w:marTop w:val="0"/>
                      <w:marBottom w:val="0"/>
                      <w:divBdr>
                        <w:top w:val="none" w:sz="0" w:space="0" w:color="auto"/>
                        <w:left w:val="none" w:sz="0" w:space="0" w:color="auto"/>
                        <w:bottom w:val="none" w:sz="0" w:space="0" w:color="auto"/>
                        <w:right w:val="none" w:sz="0" w:space="0" w:color="auto"/>
                      </w:divBdr>
                    </w:div>
                    <w:div w:id="1996641554">
                      <w:marLeft w:val="0"/>
                      <w:marRight w:val="0"/>
                      <w:marTop w:val="0"/>
                      <w:marBottom w:val="0"/>
                      <w:divBdr>
                        <w:top w:val="none" w:sz="0" w:space="0" w:color="auto"/>
                        <w:left w:val="none" w:sz="0" w:space="0" w:color="auto"/>
                        <w:bottom w:val="none" w:sz="0" w:space="0" w:color="auto"/>
                        <w:right w:val="none" w:sz="0" w:space="0" w:color="auto"/>
                      </w:divBdr>
                    </w:div>
                    <w:div w:id="717558128">
                      <w:marLeft w:val="0"/>
                      <w:marRight w:val="0"/>
                      <w:marTop w:val="0"/>
                      <w:marBottom w:val="0"/>
                      <w:divBdr>
                        <w:top w:val="none" w:sz="0" w:space="0" w:color="auto"/>
                        <w:left w:val="none" w:sz="0" w:space="0" w:color="auto"/>
                        <w:bottom w:val="none" w:sz="0" w:space="0" w:color="auto"/>
                        <w:right w:val="none" w:sz="0" w:space="0" w:color="auto"/>
                      </w:divBdr>
                    </w:div>
                    <w:div w:id="2999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93825">
          <w:marLeft w:val="0"/>
          <w:marRight w:val="0"/>
          <w:marTop w:val="0"/>
          <w:marBottom w:val="0"/>
          <w:divBdr>
            <w:top w:val="none" w:sz="0" w:space="0" w:color="auto"/>
            <w:left w:val="none" w:sz="0" w:space="0" w:color="auto"/>
            <w:bottom w:val="none" w:sz="0" w:space="0" w:color="auto"/>
            <w:right w:val="none" w:sz="0" w:space="0" w:color="auto"/>
          </w:divBdr>
          <w:divsChild>
            <w:div w:id="709838771">
              <w:marLeft w:val="0"/>
              <w:marRight w:val="0"/>
              <w:marTop w:val="0"/>
              <w:marBottom w:val="0"/>
              <w:divBdr>
                <w:top w:val="none" w:sz="0" w:space="0" w:color="auto"/>
                <w:left w:val="none" w:sz="0" w:space="0" w:color="auto"/>
                <w:bottom w:val="none" w:sz="0" w:space="0" w:color="auto"/>
                <w:right w:val="none" w:sz="0" w:space="0" w:color="auto"/>
              </w:divBdr>
              <w:divsChild>
                <w:div w:id="1775786913">
                  <w:marLeft w:val="0"/>
                  <w:marRight w:val="0"/>
                  <w:marTop w:val="0"/>
                  <w:marBottom w:val="0"/>
                  <w:divBdr>
                    <w:top w:val="none" w:sz="0" w:space="0" w:color="auto"/>
                    <w:left w:val="none" w:sz="0" w:space="0" w:color="auto"/>
                    <w:bottom w:val="none" w:sz="0" w:space="0" w:color="auto"/>
                    <w:right w:val="none" w:sz="0" w:space="0" w:color="auto"/>
                  </w:divBdr>
                </w:div>
                <w:div w:id="1274048779">
                  <w:marLeft w:val="0"/>
                  <w:marRight w:val="0"/>
                  <w:marTop w:val="0"/>
                  <w:marBottom w:val="0"/>
                  <w:divBdr>
                    <w:top w:val="none" w:sz="0" w:space="0" w:color="auto"/>
                    <w:left w:val="none" w:sz="0" w:space="0" w:color="auto"/>
                    <w:bottom w:val="none" w:sz="0" w:space="0" w:color="auto"/>
                    <w:right w:val="none" w:sz="0" w:space="0" w:color="auto"/>
                  </w:divBdr>
                </w:div>
                <w:div w:id="1728063992">
                  <w:marLeft w:val="0"/>
                  <w:marRight w:val="0"/>
                  <w:marTop w:val="0"/>
                  <w:marBottom w:val="0"/>
                  <w:divBdr>
                    <w:top w:val="none" w:sz="0" w:space="0" w:color="auto"/>
                    <w:left w:val="none" w:sz="0" w:space="0" w:color="auto"/>
                    <w:bottom w:val="none" w:sz="0" w:space="0" w:color="auto"/>
                    <w:right w:val="none" w:sz="0" w:space="0" w:color="auto"/>
                  </w:divBdr>
                </w:div>
                <w:div w:id="362369123">
                  <w:marLeft w:val="0"/>
                  <w:marRight w:val="0"/>
                  <w:marTop w:val="0"/>
                  <w:marBottom w:val="0"/>
                  <w:divBdr>
                    <w:top w:val="none" w:sz="0" w:space="0" w:color="auto"/>
                    <w:left w:val="none" w:sz="0" w:space="0" w:color="auto"/>
                    <w:bottom w:val="none" w:sz="0" w:space="0" w:color="auto"/>
                    <w:right w:val="none" w:sz="0" w:space="0" w:color="auto"/>
                  </w:divBdr>
                </w:div>
                <w:div w:id="164826313">
                  <w:marLeft w:val="0"/>
                  <w:marRight w:val="0"/>
                  <w:marTop w:val="0"/>
                  <w:marBottom w:val="0"/>
                  <w:divBdr>
                    <w:top w:val="none" w:sz="0" w:space="0" w:color="auto"/>
                    <w:left w:val="none" w:sz="0" w:space="0" w:color="auto"/>
                    <w:bottom w:val="none" w:sz="0" w:space="0" w:color="auto"/>
                    <w:right w:val="none" w:sz="0" w:space="0" w:color="auto"/>
                  </w:divBdr>
                </w:div>
                <w:div w:id="2025354419">
                  <w:marLeft w:val="0"/>
                  <w:marRight w:val="0"/>
                  <w:marTop w:val="0"/>
                  <w:marBottom w:val="0"/>
                  <w:divBdr>
                    <w:top w:val="none" w:sz="0" w:space="0" w:color="auto"/>
                    <w:left w:val="none" w:sz="0" w:space="0" w:color="auto"/>
                    <w:bottom w:val="none" w:sz="0" w:space="0" w:color="auto"/>
                    <w:right w:val="none" w:sz="0" w:space="0" w:color="auto"/>
                  </w:divBdr>
                </w:div>
                <w:div w:id="792941121">
                  <w:marLeft w:val="0"/>
                  <w:marRight w:val="0"/>
                  <w:marTop w:val="0"/>
                  <w:marBottom w:val="0"/>
                  <w:divBdr>
                    <w:top w:val="none" w:sz="0" w:space="0" w:color="auto"/>
                    <w:left w:val="none" w:sz="0" w:space="0" w:color="auto"/>
                    <w:bottom w:val="none" w:sz="0" w:space="0" w:color="auto"/>
                    <w:right w:val="none" w:sz="0" w:space="0" w:color="auto"/>
                  </w:divBdr>
                </w:div>
                <w:div w:id="767233813">
                  <w:marLeft w:val="0"/>
                  <w:marRight w:val="0"/>
                  <w:marTop w:val="0"/>
                  <w:marBottom w:val="0"/>
                  <w:divBdr>
                    <w:top w:val="none" w:sz="0" w:space="0" w:color="auto"/>
                    <w:left w:val="none" w:sz="0" w:space="0" w:color="auto"/>
                    <w:bottom w:val="none" w:sz="0" w:space="0" w:color="auto"/>
                    <w:right w:val="none" w:sz="0" w:space="0" w:color="auto"/>
                  </w:divBdr>
                </w:div>
                <w:div w:id="734398278">
                  <w:marLeft w:val="0"/>
                  <w:marRight w:val="0"/>
                  <w:marTop w:val="0"/>
                  <w:marBottom w:val="0"/>
                  <w:divBdr>
                    <w:top w:val="none" w:sz="0" w:space="0" w:color="auto"/>
                    <w:left w:val="none" w:sz="0" w:space="0" w:color="auto"/>
                    <w:bottom w:val="none" w:sz="0" w:space="0" w:color="auto"/>
                    <w:right w:val="none" w:sz="0" w:space="0" w:color="auto"/>
                  </w:divBdr>
                </w:div>
                <w:div w:id="51194639">
                  <w:marLeft w:val="0"/>
                  <w:marRight w:val="0"/>
                  <w:marTop w:val="0"/>
                  <w:marBottom w:val="0"/>
                  <w:divBdr>
                    <w:top w:val="none" w:sz="0" w:space="0" w:color="auto"/>
                    <w:left w:val="none" w:sz="0" w:space="0" w:color="auto"/>
                    <w:bottom w:val="none" w:sz="0" w:space="0" w:color="auto"/>
                    <w:right w:val="none" w:sz="0" w:space="0" w:color="auto"/>
                  </w:divBdr>
                </w:div>
                <w:div w:id="1985768890">
                  <w:marLeft w:val="0"/>
                  <w:marRight w:val="0"/>
                  <w:marTop w:val="0"/>
                  <w:marBottom w:val="0"/>
                  <w:divBdr>
                    <w:top w:val="none" w:sz="0" w:space="0" w:color="auto"/>
                    <w:left w:val="none" w:sz="0" w:space="0" w:color="auto"/>
                    <w:bottom w:val="none" w:sz="0" w:space="0" w:color="auto"/>
                    <w:right w:val="none" w:sz="0" w:space="0" w:color="auto"/>
                  </w:divBdr>
                </w:div>
                <w:div w:id="703672888">
                  <w:marLeft w:val="0"/>
                  <w:marRight w:val="0"/>
                  <w:marTop w:val="0"/>
                  <w:marBottom w:val="0"/>
                  <w:divBdr>
                    <w:top w:val="none" w:sz="0" w:space="0" w:color="auto"/>
                    <w:left w:val="none" w:sz="0" w:space="0" w:color="auto"/>
                    <w:bottom w:val="none" w:sz="0" w:space="0" w:color="auto"/>
                    <w:right w:val="none" w:sz="0" w:space="0" w:color="auto"/>
                  </w:divBdr>
                </w:div>
                <w:div w:id="918634584">
                  <w:marLeft w:val="0"/>
                  <w:marRight w:val="0"/>
                  <w:marTop w:val="0"/>
                  <w:marBottom w:val="0"/>
                  <w:divBdr>
                    <w:top w:val="none" w:sz="0" w:space="0" w:color="auto"/>
                    <w:left w:val="none" w:sz="0" w:space="0" w:color="auto"/>
                    <w:bottom w:val="none" w:sz="0" w:space="0" w:color="auto"/>
                    <w:right w:val="none" w:sz="0" w:space="0" w:color="auto"/>
                  </w:divBdr>
                </w:div>
                <w:div w:id="2082016959">
                  <w:marLeft w:val="0"/>
                  <w:marRight w:val="0"/>
                  <w:marTop w:val="0"/>
                  <w:marBottom w:val="0"/>
                  <w:divBdr>
                    <w:top w:val="none" w:sz="0" w:space="0" w:color="auto"/>
                    <w:left w:val="none" w:sz="0" w:space="0" w:color="auto"/>
                    <w:bottom w:val="none" w:sz="0" w:space="0" w:color="auto"/>
                    <w:right w:val="none" w:sz="0" w:space="0" w:color="auto"/>
                  </w:divBdr>
                </w:div>
                <w:div w:id="1325477406">
                  <w:marLeft w:val="0"/>
                  <w:marRight w:val="0"/>
                  <w:marTop w:val="0"/>
                  <w:marBottom w:val="0"/>
                  <w:divBdr>
                    <w:top w:val="none" w:sz="0" w:space="0" w:color="auto"/>
                    <w:left w:val="none" w:sz="0" w:space="0" w:color="auto"/>
                    <w:bottom w:val="none" w:sz="0" w:space="0" w:color="auto"/>
                    <w:right w:val="none" w:sz="0" w:space="0" w:color="auto"/>
                  </w:divBdr>
                </w:div>
                <w:div w:id="1313606329">
                  <w:marLeft w:val="0"/>
                  <w:marRight w:val="0"/>
                  <w:marTop w:val="0"/>
                  <w:marBottom w:val="0"/>
                  <w:divBdr>
                    <w:top w:val="none" w:sz="0" w:space="0" w:color="auto"/>
                    <w:left w:val="none" w:sz="0" w:space="0" w:color="auto"/>
                    <w:bottom w:val="none" w:sz="0" w:space="0" w:color="auto"/>
                    <w:right w:val="none" w:sz="0" w:space="0" w:color="auto"/>
                  </w:divBdr>
                </w:div>
                <w:div w:id="1679311476">
                  <w:marLeft w:val="0"/>
                  <w:marRight w:val="0"/>
                  <w:marTop w:val="0"/>
                  <w:marBottom w:val="0"/>
                  <w:divBdr>
                    <w:top w:val="none" w:sz="0" w:space="0" w:color="auto"/>
                    <w:left w:val="none" w:sz="0" w:space="0" w:color="auto"/>
                    <w:bottom w:val="none" w:sz="0" w:space="0" w:color="auto"/>
                    <w:right w:val="none" w:sz="0" w:space="0" w:color="auto"/>
                  </w:divBdr>
                </w:div>
                <w:div w:id="1903641837">
                  <w:marLeft w:val="0"/>
                  <w:marRight w:val="0"/>
                  <w:marTop w:val="0"/>
                  <w:marBottom w:val="0"/>
                  <w:divBdr>
                    <w:top w:val="none" w:sz="0" w:space="0" w:color="auto"/>
                    <w:left w:val="none" w:sz="0" w:space="0" w:color="auto"/>
                    <w:bottom w:val="none" w:sz="0" w:space="0" w:color="auto"/>
                    <w:right w:val="none" w:sz="0" w:space="0" w:color="auto"/>
                  </w:divBdr>
                </w:div>
                <w:div w:id="1683631680">
                  <w:marLeft w:val="0"/>
                  <w:marRight w:val="0"/>
                  <w:marTop w:val="0"/>
                  <w:marBottom w:val="0"/>
                  <w:divBdr>
                    <w:top w:val="none" w:sz="0" w:space="0" w:color="auto"/>
                    <w:left w:val="none" w:sz="0" w:space="0" w:color="auto"/>
                    <w:bottom w:val="none" w:sz="0" w:space="0" w:color="auto"/>
                    <w:right w:val="none" w:sz="0" w:space="0" w:color="auto"/>
                  </w:divBdr>
                </w:div>
                <w:div w:id="1645231933">
                  <w:marLeft w:val="0"/>
                  <w:marRight w:val="0"/>
                  <w:marTop w:val="0"/>
                  <w:marBottom w:val="0"/>
                  <w:divBdr>
                    <w:top w:val="none" w:sz="0" w:space="0" w:color="auto"/>
                    <w:left w:val="none" w:sz="0" w:space="0" w:color="auto"/>
                    <w:bottom w:val="none" w:sz="0" w:space="0" w:color="auto"/>
                    <w:right w:val="none" w:sz="0" w:space="0" w:color="auto"/>
                  </w:divBdr>
                </w:div>
                <w:div w:id="342825446">
                  <w:marLeft w:val="0"/>
                  <w:marRight w:val="0"/>
                  <w:marTop w:val="0"/>
                  <w:marBottom w:val="0"/>
                  <w:divBdr>
                    <w:top w:val="none" w:sz="0" w:space="0" w:color="auto"/>
                    <w:left w:val="none" w:sz="0" w:space="0" w:color="auto"/>
                    <w:bottom w:val="none" w:sz="0" w:space="0" w:color="auto"/>
                    <w:right w:val="none" w:sz="0" w:space="0" w:color="auto"/>
                  </w:divBdr>
                </w:div>
                <w:div w:id="886916509">
                  <w:marLeft w:val="0"/>
                  <w:marRight w:val="0"/>
                  <w:marTop w:val="0"/>
                  <w:marBottom w:val="0"/>
                  <w:divBdr>
                    <w:top w:val="none" w:sz="0" w:space="0" w:color="auto"/>
                    <w:left w:val="none" w:sz="0" w:space="0" w:color="auto"/>
                    <w:bottom w:val="none" w:sz="0" w:space="0" w:color="auto"/>
                    <w:right w:val="none" w:sz="0" w:space="0" w:color="auto"/>
                  </w:divBdr>
                  <w:divsChild>
                    <w:div w:id="725572572">
                      <w:marLeft w:val="0"/>
                      <w:marRight w:val="0"/>
                      <w:marTop w:val="0"/>
                      <w:marBottom w:val="0"/>
                      <w:divBdr>
                        <w:top w:val="none" w:sz="0" w:space="0" w:color="auto"/>
                        <w:left w:val="none" w:sz="0" w:space="0" w:color="auto"/>
                        <w:bottom w:val="none" w:sz="0" w:space="0" w:color="auto"/>
                        <w:right w:val="none" w:sz="0" w:space="0" w:color="auto"/>
                      </w:divBdr>
                    </w:div>
                    <w:div w:id="913703629">
                      <w:marLeft w:val="0"/>
                      <w:marRight w:val="0"/>
                      <w:marTop w:val="0"/>
                      <w:marBottom w:val="0"/>
                      <w:divBdr>
                        <w:top w:val="none" w:sz="0" w:space="0" w:color="auto"/>
                        <w:left w:val="none" w:sz="0" w:space="0" w:color="auto"/>
                        <w:bottom w:val="none" w:sz="0" w:space="0" w:color="auto"/>
                        <w:right w:val="none" w:sz="0" w:space="0" w:color="auto"/>
                      </w:divBdr>
                    </w:div>
                    <w:div w:id="1768111827">
                      <w:marLeft w:val="0"/>
                      <w:marRight w:val="0"/>
                      <w:marTop w:val="0"/>
                      <w:marBottom w:val="0"/>
                      <w:divBdr>
                        <w:top w:val="none" w:sz="0" w:space="0" w:color="auto"/>
                        <w:left w:val="none" w:sz="0" w:space="0" w:color="auto"/>
                        <w:bottom w:val="none" w:sz="0" w:space="0" w:color="auto"/>
                        <w:right w:val="none" w:sz="0" w:space="0" w:color="auto"/>
                      </w:divBdr>
                    </w:div>
                    <w:div w:id="1203590455">
                      <w:marLeft w:val="0"/>
                      <w:marRight w:val="0"/>
                      <w:marTop w:val="0"/>
                      <w:marBottom w:val="0"/>
                      <w:divBdr>
                        <w:top w:val="none" w:sz="0" w:space="0" w:color="auto"/>
                        <w:left w:val="none" w:sz="0" w:space="0" w:color="auto"/>
                        <w:bottom w:val="none" w:sz="0" w:space="0" w:color="auto"/>
                        <w:right w:val="none" w:sz="0" w:space="0" w:color="auto"/>
                      </w:divBdr>
                    </w:div>
                    <w:div w:id="1348823868">
                      <w:marLeft w:val="0"/>
                      <w:marRight w:val="0"/>
                      <w:marTop w:val="0"/>
                      <w:marBottom w:val="0"/>
                      <w:divBdr>
                        <w:top w:val="none" w:sz="0" w:space="0" w:color="auto"/>
                        <w:left w:val="none" w:sz="0" w:space="0" w:color="auto"/>
                        <w:bottom w:val="none" w:sz="0" w:space="0" w:color="auto"/>
                        <w:right w:val="none" w:sz="0" w:space="0" w:color="auto"/>
                      </w:divBdr>
                    </w:div>
                    <w:div w:id="80640016">
                      <w:marLeft w:val="0"/>
                      <w:marRight w:val="0"/>
                      <w:marTop w:val="0"/>
                      <w:marBottom w:val="0"/>
                      <w:divBdr>
                        <w:top w:val="none" w:sz="0" w:space="0" w:color="auto"/>
                        <w:left w:val="none" w:sz="0" w:space="0" w:color="auto"/>
                        <w:bottom w:val="none" w:sz="0" w:space="0" w:color="auto"/>
                        <w:right w:val="none" w:sz="0" w:space="0" w:color="auto"/>
                      </w:divBdr>
                    </w:div>
                    <w:div w:id="516315211">
                      <w:marLeft w:val="0"/>
                      <w:marRight w:val="0"/>
                      <w:marTop w:val="0"/>
                      <w:marBottom w:val="0"/>
                      <w:divBdr>
                        <w:top w:val="none" w:sz="0" w:space="0" w:color="auto"/>
                        <w:left w:val="none" w:sz="0" w:space="0" w:color="auto"/>
                        <w:bottom w:val="none" w:sz="0" w:space="0" w:color="auto"/>
                        <w:right w:val="none" w:sz="0" w:space="0" w:color="auto"/>
                      </w:divBdr>
                    </w:div>
                    <w:div w:id="1256288029">
                      <w:marLeft w:val="0"/>
                      <w:marRight w:val="0"/>
                      <w:marTop w:val="0"/>
                      <w:marBottom w:val="0"/>
                      <w:divBdr>
                        <w:top w:val="none" w:sz="0" w:space="0" w:color="auto"/>
                        <w:left w:val="none" w:sz="0" w:space="0" w:color="auto"/>
                        <w:bottom w:val="none" w:sz="0" w:space="0" w:color="auto"/>
                        <w:right w:val="none" w:sz="0" w:space="0" w:color="auto"/>
                      </w:divBdr>
                    </w:div>
                    <w:div w:id="1228803425">
                      <w:marLeft w:val="0"/>
                      <w:marRight w:val="0"/>
                      <w:marTop w:val="0"/>
                      <w:marBottom w:val="0"/>
                      <w:divBdr>
                        <w:top w:val="none" w:sz="0" w:space="0" w:color="auto"/>
                        <w:left w:val="none" w:sz="0" w:space="0" w:color="auto"/>
                        <w:bottom w:val="none" w:sz="0" w:space="0" w:color="auto"/>
                        <w:right w:val="none" w:sz="0" w:space="0" w:color="auto"/>
                      </w:divBdr>
                    </w:div>
                    <w:div w:id="1079331250">
                      <w:marLeft w:val="0"/>
                      <w:marRight w:val="0"/>
                      <w:marTop w:val="0"/>
                      <w:marBottom w:val="0"/>
                      <w:divBdr>
                        <w:top w:val="none" w:sz="0" w:space="0" w:color="auto"/>
                        <w:left w:val="none" w:sz="0" w:space="0" w:color="auto"/>
                        <w:bottom w:val="none" w:sz="0" w:space="0" w:color="auto"/>
                        <w:right w:val="none" w:sz="0" w:space="0" w:color="auto"/>
                      </w:divBdr>
                    </w:div>
                    <w:div w:id="1159662535">
                      <w:marLeft w:val="0"/>
                      <w:marRight w:val="0"/>
                      <w:marTop w:val="0"/>
                      <w:marBottom w:val="0"/>
                      <w:divBdr>
                        <w:top w:val="none" w:sz="0" w:space="0" w:color="auto"/>
                        <w:left w:val="none" w:sz="0" w:space="0" w:color="auto"/>
                        <w:bottom w:val="none" w:sz="0" w:space="0" w:color="auto"/>
                        <w:right w:val="none" w:sz="0" w:space="0" w:color="auto"/>
                      </w:divBdr>
                    </w:div>
                    <w:div w:id="1619683665">
                      <w:marLeft w:val="0"/>
                      <w:marRight w:val="0"/>
                      <w:marTop w:val="0"/>
                      <w:marBottom w:val="0"/>
                      <w:divBdr>
                        <w:top w:val="none" w:sz="0" w:space="0" w:color="auto"/>
                        <w:left w:val="none" w:sz="0" w:space="0" w:color="auto"/>
                        <w:bottom w:val="none" w:sz="0" w:space="0" w:color="auto"/>
                        <w:right w:val="none" w:sz="0" w:space="0" w:color="auto"/>
                      </w:divBdr>
                    </w:div>
                    <w:div w:id="42943953">
                      <w:marLeft w:val="0"/>
                      <w:marRight w:val="0"/>
                      <w:marTop w:val="0"/>
                      <w:marBottom w:val="0"/>
                      <w:divBdr>
                        <w:top w:val="none" w:sz="0" w:space="0" w:color="auto"/>
                        <w:left w:val="none" w:sz="0" w:space="0" w:color="auto"/>
                        <w:bottom w:val="none" w:sz="0" w:space="0" w:color="auto"/>
                        <w:right w:val="none" w:sz="0" w:space="0" w:color="auto"/>
                      </w:divBdr>
                    </w:div>
                    <w:div w:id="1866602577">
                      <w:marLeft w:val="0"/>
                      <w:marRight w:val="0"/>
                      <w:marTop w:val="0"/>
                      <w:marBottom w:val="0"/>
                      <w:divBdr>
                        <w:top w:val="none" w:sz="0" w:space="0" w:color="auto"/>
                        <w:left w:val="none" w:sz="0" w:space="0" w:color="auto"/>
                        <w:bottom w:val="none" w:sz="0" w:space="0" w:color="auto"/>
                        <w:right w:val="none" w:sz="0" w:space="0" w:color="auto"/>
                      </w:divBdr>
                    </w:div>
                    <w:div w:id="1804762709">
                      <w:marLeft w:val="0"/>
                      <w:marRight w:val="0"/>
                      <w:marTop w:val="0"/>
                      <w:marBottom w:val="0"/>
                      <w:divBdr>
                        <w:top w:val="none" w:sz="0" w:space="0" w:color="auto"/>
                        <w:left w:val="none" w:sz="0" w:space="0" w:color="auto"/>
                        <w:bottom w:val="none" w:sz="0" w:space="0" w:color="auto"/>
                        <w:right w:val="none" w:sz="0" w:space="0" w:color="auto"/>
                      </w:divBdr>
                    </w:div>
                    <w:div w:id="827866085">
                      <w:marLeft w:val="0"/>
                      <w:marRight w:val="0"/>
                      <w:marTop w:val="0"/>
                      <w:marBottom w:val="0"/>
                      <w:divBdr>
                        <w:top w:val="none" w:sz="0" w:space="0" w:color="auto"/>
                        <w:left w:val="none" w:sz="0" w:space="0" w:color="auto"/>
                        <w:bottom w:val="none" w:sz="0" w:space="0" w:color="auto"/>
                        <w:right w:val="none" w:sz="0" w:space="0" w:color="auto"/>
                      </w:divBdr>
                    </w:div>
                    <w:div w:id="1403598967">
                      <w:marLeft w:val="0"/>
                      <w:marRight w:val="0"/>
                      <w:marTop w:val="0"/>
                      <w:marBottom w:val="0"/>
                      <w:divBdr>
                        <w:top w:val="none" w:sz="0" w:space="0" w:color="auto"/>
                        <w:left w:val="none" w:sz="0" w:space="0" w:color="auto"/>
                        <w:bottom w:val="none" w:sz="0" w:space="0" w:color="auto"/>
                        <w:right w:val="none" w:sz="0" w:space="0" w:color="auto"/>
                      </w:divBdr>
                    </w:div>
                    <w:div w:id="1418088714">
                      <w:marLeft w:val="0"/>
                      <w:marRight w:val="0"/>
                      <w:marTop w:val="0"/>
                      <w:marBottom w:val="0"/>
                      <w:divBdr>
                        <w:top w:val="none" w:sz="0" w:space="0" w:color="auto"/>
                        <w:left w:val="none" w:sz="0" w:space="0" w:color="auto"/>
                        <w:bottom w:val="none" w:sz="0" w:space="0" w:color="auto"/>
                        <w:right w:val="none" w:sz="0" w:space="0" w:color="auto"/>
                      </w:divBdr>
                    </w:div>
                    <w:div w:id="64497965">
                      <w:marLeft w:val="0"/>
                      <w:marRight w:val="0"/>
                      <w:marTop w:val="0"/>
                      <w:marBottom w:val="0"/>
                      <w:divBdr>
                        <w:top w:val="none" w:sz="0" w:space="0" w:color="auto"/>
                        <w:left w:val="none" w:sz="0" w:space="0" w:color="auto"/>
                        <w:bottom w:val="none" w:sz="0" w:space="0" w:color="auto"/>
                        <w:right w:val="none" w:sz="0" w:space="0" w:color="auto"/>
                      </w:divBdr>
                    </w:div>
                    <w:div w:id="90650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935003">
          <w:marLeft w:val="0"/>
          <w:marRight w:val="0"/>
          <w:marTop w:val="0"/>
          <w:marBottom w:val="0"/>
          <w:divBdr>
            <w:top w:val="none" w:sz="0" w:space="0" w:color="auto"/>
            <w:left w:val="none" w:sz="0" w:space="0" w:color="auto"/>
            <w:bottom w:val="none" w:sz="0" w:space="0" w:color="auto"/>
            <w:right w:val="none" w:sz="0" w:space="0" w:color="auto"/>
          </w:divBdr>
          <w:divsChild>
            <w:div w:id="1032193674">
              <w:marLeft w:val="0"/>
              <w:marRight w:val="0"/>
              <w:marTop w:val="0"/>
              <w:marBottom w:val="0"/>
              <w:divBdr>
                <w:top w:val="none" w:sz="0" w:space="0" w:color="auto"/>
                <w:left w:val="none" w:sz="0" w:space="0" w:color="auto"/>
                <w:bottom w:val="none" w:sz="0" w:space="0" w:color="auto"/>
                <w:right w:val="none" w:sz="0" w:space="0" w:color="auto"/>
              </w:divBdr>
              <w:divsChild>
                <w:div w:id="390888010">
                  <w:marLeft w:val="0"/>
                  <w:marRight w:val="0"/>
                  <w:marTop w:val="0"/>
                  <w:marBottom w:val="0"/>
                  <w:divBdr>
                    <w:top w:val="none" w:sz="0" w:space="0" w:color="auto"/>
                    <w:left w:val="none" w:sz="0" w:space="0" w:color="auto"/>
                    <w:bottom w:val="none" w:sz="0" w:space="0" w:color="auto"/>
                    <w:right w:val="none" w:sz="0" w:space="0" w:color="auto"/>
                  </w:divBdr>
                </w:div>
                <w:div w:id="332755844">
                  <w:marLeft w:val="0"/>
                  <w:marRight w:val="0"/>
                  <w:marTop w:val="0"/>
                  <w:marBottom w:val="0"/>
                  <w:divBdr>
                    <w:top w:val="none" w:sz="0" w:space="0" w:color="auto"/>
                    <w:left w:val="none" w:sz="0" w:space="0" w:color="auto"/>
                    <w:bottom w:val="none" w:sz="0" w:space="0" w:color="auto"/>
                    <w:right w:val="none" w:sz="0" w:space="0" w:color="auto"/>
                  </w:divBdr>
                </w:div>
                <w:div w:id="1131753213">
                  <w:marLeft w:val="0"/>
                  <w:marRight w:val="0"/>
                  <w:marTop w:val="0"/>
                  <w:marBottom w:val="0"/>
                  <w:divBdr>
                    <w:top w:val="none" w:sz="0" w:space="0" w:color="auto"/>
                    <w:left w:val="none" w:sz="0" w:space="0" w:color="auto"/>
                    <w:bottom w:val="none" w:sz="0" w:space="0" w:color="auto"/>
                    <w:right w:val="none" w:sz="0" w:space="0" w:color="auto"/>
                  </w:divBdr>
                </w:div>
                <w:div w:id="1178344636">
                  <w:marLeft w:val="0"/>
                  <w:marRight w:val="0"/>
                  <w:marTop w:val="0"/>
                  <w:marBottom w:val="0"/>
                  <w:divBdr>
                    <w:top w:val="none" w:sz="0" w:space="0" w:color="auto"/>
                    <w:left w:val="none" w:sz="0" w:space="0" w:color="auto"/>
                    <w:bottom w:val="none" w:sz="0" w:space="0" w:color="auto"/>
                    <w:right w:val="none" w:sz="0" w:space="0" w:color="auto"/>
                  </w:divBdr>
                </w:div>
                <w:div w:id="1633168218">
                  <w:marLeft w:val="0"/>
                  <w:marRight w:val="0"/>
                  <w:marTop w:val="0"/>
                  <w:marBottom w:val="0"/>
                  <w:divBdr>
                    <w:top w:val="none" w:sz="0" w:space="0" w:color="auto"/>
                    <w:left w:val="none" w:sz="0" w:space="0" w:color="auto"/>
                    <w:bottom w:val="none" w:sz="0" w:space="0" w:color="auto"/>
                    <w:right w:val="none" w:sz="0" w:space="0" w:color="auto"/>
                  </w:divBdr>
                </w:div>
                <w:div w:id="925307727">
                  <w:marLeft w:val="0"/>
                  <w:marRight w:val="0"/>
                  <w:marTop w:val="0"/>
                  <w:marBottom w:val="0"/>
                  <w:divBdr>
                    <w:top w:val="none" w:sz="0" w:space="0" w:color="auto"/>
                    <w:left w:val="none" w:sz="0" w:space="0" w:color="auto"/>
                    <w:bottom w:val="none" w:sz="0" w:space="0" w:color="auto"/>
                    <w:right w:val="none" w:sz="0" w:space="0" w:color="auto"/>
                  </w:divBdr>
                </w:div>
                <w:div w:id="1531215411">
                  <w:marLeft w:val="0"/>
                  <w:marRight w:val="0"/>
                  <w:marTop w:val="0"/>
                  <w:marBottom w:val="0"/>
                  <w:divBdr>
                    <w:top w:val="none" w:sz="0" w:space="0" w:color="auto"/>
                    <w:left w:val="none" w:sz="0" w:space="0" w:color="auto"/>
                    <w:bottom w:val="none" w:sz="0" w:space="0" w:color="auto"/>
                    <w:right w:val="none" w:sz="0" w:space="0" w:color="auto"/>
                  </w:divBdr>
                </w:div>
                <w:div w:id="641931328">
                  <w:marLeft w:val="0"/>
                  <w:marRight w:val="0"/>
                  <w:marTop w:val="0"/>
                  <w:marBottom w:val="0"/>
                  <w:divBdr>
                    <w:top w:val="none" w:sz="0" w:space="0" w:color="auto"/>
                    <w:left w:val="none" w:sz="0" w:space="0" w:color="auto"/>
                    <w:bottom w:val="none" w:sz="0" w:space="0" w:color="auto"/>
                    <w:right w:val="none" w:sz="0" w:space="0" w:color="auto"/>
                  </w:divBdr>
                </w:div>
                <w:div w:id="1575705547">
                  <w:marLeft w:val="0"/>
                  <w:marRight w:val="0"/>
                  <w:marTop w:val="0"/>
                  <w:marBottom w:val="0"/>
                  <w:divBdr>
                    <w:top w:val="none" w:sz="0" w:space="0" w:color="auto"/>
                    <w:left w:val="none" w:sz="0" w:space="0" w:color="auto"/>
                    <w:bottom w:val="none" w:sz="0" w:space="0" w:color="auto"/>
                    <w:right w:val="none" w:sz="0" w:space="0" w:color="auto"/>
                  </w:divBdr>
                </w:div>
                <w:div w:id="202862110">
                  <w:marLeft w:val="0"/>
                  <w:marRight w:val="0"/>
                  <w:marTop w:val="0"/>
                  <w:marBottom w:val="0"/>
                  <w:divBdr>
                    <w:top w:val="none" w:sz="0" w:space="0" w:color="auto"/>
                    <w:left w:val="none" w:sz="0" w:space="0" w:color="auto"/>
                    <w:bottom w:val="none" w:sz="0" w:space="0" w:color="auto"/>
                    <w:right w:val="none" w:sz="0" w:space="0" w:color="auto"/>
                  </w:divBdr>
                </w:div>
                <w:div w:id="186647444">
                  <w:marLeft w:val="0"/>
                  <w:marRight w:val="0"/>
                  <w:marTop w:val="0"/>
                  <w:marBottom w:val="0"/>
                  <w:divBdr>
                    <w:top w:val="none" w:sz="0" w:space="0" w:color="auto"/>
                    <w:left w:val="none" w:sz="0" w:space="0" w:color="auto"/>
                    <w:bottom w:val="none" w:sz="0" w:space="0" w:color="auto"/>
                    <w:right w:val="none" w:sz="0" w:space="0" w:color="auto"/>
                  </w:divBdr>
                </w:div>
                <w:div w:id="1605766979">
                  <w:marLeft w:val="0"/>
                  <w:marRight w:val="0"/>
                  <w:marTop w:val="0"/>
                  <w:marBottom w:val="0"/>
                  <w:divBdr>
                    <w:top w:val="none" w:sz="0" w:space="0" w:color="auto"/>
                    <w:left w:val="none" w:sz="0" w:space="0" w:color="auto"/>
                    <w:bottom w:val="none" w:sz="0" w:space="0" w:color="auto"/>
                    <w:right w:val="none" w:sz="0" w:space="0" w:color="auto"/>
                  </w:divBdr>
                </w:div>
                <w:div w:id="345443704">
                  <w:marLeft w:val="0"/>
                  <w:marRight w:val="0"/>
                  <w:marTop w:val="0"/>
                  <w:marBottom w:val="0"/>
                  <w:divBdr>
                    <w:top w:val="none" w:sz="0" w:space="0" w:color="auto"/>
                    <w:left w:val="none" w:sz="0" w:space="0" w:color="auto"/>
                    <w:bottom w:val="none" w:sz="0" w:space="0" w:color="auto"/>
                    <w:right w:val="none" w:sz="0" w:space="0" w:color="auto"/>
                  </w:divBdr>
                </w:div>
                <w:div w:id="1188907014">
                  <w:marLeft w:val="0"/>
                  <w:marRight w:val="0"/>
                  <w:marTop w:val="0"/>
                  <w:marBottom w:val="0"/>
                  <w:divBdr>
                    <w:top w:val="none" w:sz="0" w:space="0" w:color="auto"/>
                    <w:left w:val="none" w:sz="0" w:space="0" w:color="auto"/>
                    <w:bottom w:val="none" w:sz="0" w:space="0" w:color="auto"/>
                    <w:right w:val="none" w:sz="0" w:space="0" w:color="auto"/>
                  </w:divBdr>
                </w:div>
                <w:div w:id="887766633">
                  <w:marLeft w:val="0"/>
                  <w:marRight w:val="0"/>
                  <w:marTop w:val="0"/>
                  <w:marBottom w:val="0"/>
                  <w:divBdr>
                    <w:top w:val="none" w:sz="0" w:space="0" w:color="auto"/>
                    <w:left w:val="none" w:sz="0" w:space="0" w:color="auto"/>
                    <w:bottom w:val="none" w:sz="0" w:space="0" w:color="auto"/>
                    <w:right w:val="none" w:sz="0" w:space="0" w:color="auto"/>
                  </w:divBdr>
                </w:div>
                <w:div w:id="1531645725">
                  <w:marLeft w:val="0"/>
                  <w:marRight w:val="0"/>
                  <w:marTop w:val="0"/>
                  <w:marBottom w:val="0"/>
                  <w:divBdr>
                    <w:top w:val="none" w:sz="0" w:space="0" w:color="auto"/>
                    <w:left w:val="none" w:sz="0" w:space="0" w:color="auto"/>
                    <w:bottom w:val="none" w:sz="0" w:space="0" w:color="auto"/>
                    <w:right w:val="none" w:sz="0" w:space="0" w:color="auto"/>
                  </w:divBdr>
                </w:div>
                <w:div w:id="1725059716">
                  <w:marLeft w:val="0"/>
                  <w:marRight w:val="0"/>
                  <w:marTop w:val="0"/>
                  <w:marBottom w:val="0"/>
                  <w:divBdr>
                    <w:top w:val="none" w:sz="0" w:space="0" w:color="auto"/>
                    <w:left w:val="none" w:sz="0" w:space="0" w:color="auto"/>
                    <w:bottom w:val="none" w:sz="0" w:space="0" w:color="auto"/>
                    <w:right w:val="none" w:sz="0" w:space="0" w:color="auto"/>
                  </w:divBdr>
                </w:div>
                <w:div w:id="893781751">
                  <w:marLeft w:val="0"/>
                  <w:marRight w:val="0"/>
                  <w:marTop w:val="0"/>
                  <w:marBottom w:val="0"/>
                  <w:divBdr>
                    <w:top w:val="none" w:sz="0" w:space="0" w:color="auto"/>
                    <w:left w:val="none" w:sz="0" w:space="0" w:color="auto"/>
                    <w:bottom w:val="none" w:sz="0" w:space="0" w:color="auto"/>
                    <w:right w:val="none" w:sz="0" w:space="0" w:color="auto"/>
                  </w:divBdr>
                </w:div>
                <w:div w:id="1133326727">
                  <w:marLeft w:val="0"/>
                  <w:marRight w:val="0"/>
                  <w:marTop w:val="0"/>
                  <w:marBottom w:val="0"/>
                  <w:divBdr>
                    <w:top w:val="none" w:sz="0" w:space="0" w:color="auto"/>
                    <w:left w:val="none" w:sz="0" w:space="0" w:color="auto"/>
                    <w:bottom w:val="none" w:sz="0" w:space="0" w:color="auto"/>
                    <w:right w:val="none" w:sz="0" w:space="0" w:color="auto"/>
                  </w:divBdr>
                </w:div>
                <w:div w:id="365907893">
                  <w:marLeft w:val="0"/>
                  <w:marRight w:val="0"/>
                  <w:marTop w:val="0"/>
                  <w:marBottom w:val="0"/>
                  <w:divBdr>
                    <w:top w:val="none" w:sz="0" w:space="0" w:color="auto"/>
                    <w:left w:val="none" w:sz="0" w:space="0" w:color="auto"/>
                    <w:bottom w:val="none" w:sz="0" w:space="0" w:color="auto"/>
                    <w:right w:val="none" w:sz="0" w:space="0" w:color="auto"/>
                  </w:divBdr>
                </w:div>
                <w:div w:id="1647542023">
                  <w:marLeft w:val="0"/>
                  <w:marRight w:val="0"/>
                  <w:marTop w:val="0"/>
                  <w:marBottom w:val="0"/>
                  <w:divBdr>
                    <w:top w:val="none" w:sz="0" w:space="0" w:color="auto"/>
                    <w:left w:val="none" w:sz="0" w:space="0" w:color="auto"/>
                    <w:bottom w:val="none" w:sz="0" w:space="0" w:color="auto"/>
                    <w:right w:val="none" w:sz="0" w:space="0" w:color="auto"/>
                  </w:divBdr>
                </w:div>
                <w:div w:id="1402681692">
                  <w:marLeft w:val="0"/>
                  <w:marRight w:val="0"/>
                  <w:marTop w:val="0"/>
                  <w:marBottom w:val="0"/>
                  <w:divBdr>
                    <w:top w:val="none" w:sz="0" w:space="0" w:color="auto"/>
                    <w:left w:val="none" w:sz="0" w:space="0" w:color="auto"/>
                    <w:bottom w:val="none" w:sz="0" w:space="0" w:color="auto"/>
                    <w:right w:val="none" w:sz="0" w:space="0" w:color="auto"/>
                  </w:divBdr>
                </w:div>
                <w:div w:id="292247129">
                  <w:marLeft w:val="0"/>
                  <w:marRight w:val="0"/>
                  <w:marTop w:val="0"/>
                  <w:marBottom w:val="0"/>
                  <w:divBdr>
                    <w:top w:val="none" w:sz="0" w:space="0" w:color="auto"/>
                    <w:left w:val="none" w:sz="0" w:space="0" w:color="auto"/>
                    <w:bottom w:val="none" w:sz="0" w:space="0" w:color="auto"/>
                    <w:right w:val="none" w:sz="0" w:space="0" w:color="auto"/>
                  </w:divBdr>
                  <w:divsChild>
                    <w:div w:id="506402311">
                      <w:marLeft w:val="0"/>
                      <w:marRight w:val="0"/>
                      <w:marTop w:val="0"/>
                      <w:marBottom w:val="0"/>
                      <w:divBdr>
                        <w:top w:val="none" w:sz="0" w:space="0" w:color="auto"/>
                        <w:left w:val="none" w:sz="0" w:space="0" w:color="auto"/>
                        <w:bottom w:val="none" w:sz="0" w:space="0" w:color="auto"/>
                        <w:right w:val="none" w:sz="0" w:space="0" w:color="auto"/>
                      </w:divBdr>
                    </w:div>
                    <w:div w:id="142965717">
                      <w:marLeft w:val="0"/>
                      <w:marRight w:val="0"/>
                      <w:marTop w:val="0"/>
                      <w:marBottom w:val="0"/>
                      <w:divBdr>
                        <w:top w:val="none" w:sz="0" w:space="0" w:color="auto"/>
                        <w:left w:val="none" w:sz="0" w:space="0" w:color="auto"/>
                        <w:bottom w:val="none" w:sz="0" w:space="0" w:color="auto"/>
                        <w:right w:val="none" w:sz="0" w:space="0" w:color="auto"/>
                      </w:divBdr>
                    </w:div>
                    <w:div w:id="960843116">
                      <w:marLeft w:val="0"/>
                      <w:marRight w:val="0"/>
                      <w:marTop w:val="0"/>
                      <w:marBottom w:val="0"/>
                      <w:divBdr>
                        <w:top w:val="none" w:sz="0" w:space="0" w:color="auto"/>
                        <w:left w:val="none" w:sz="0" w:space="0" w:color="auto"/>
                        <w:bottom w:val="none" w:sz="0" w:space="0" w:color="auto"/>
                        <w:right w:val="none" w:sz="0" w:space="0" w:color="auto"/>
                      </w:divBdr>
                    </w:div>
                    <w:div w:id="1361586250">
                      <w:marLeft w:val="0"/>
                      <w:marRight w:val="0"/>
                      <w:marTop w:val="0"/>
                      <w:marBottom w:val="0"/>
                      <w:divBdr>
                        <w:top w:val="none" w:sz="0" w:space="0" w:color="auto"/>
                        <w:left w:val="none" w:sz="0" w:space="0" w:color="auto"/>
                        <w:bottom w:val="none" w:sz="0" w:space="0" w:color="auto"/>
                        <w:right w:val="none" w:sz="0" w:space="0" w:color="auto"/>
                      </w:divBdr>
                    </w:div>
                    <w:div w:id="786587382">
                      <w:marLeft w:val="0"/>
                      <w:marRight w:val="0"/>
                      <w:marTop w:val="0"/>
                      <w:marBottom w:val="0"/>
                      <w:divBdr>
                        <w:top w:val="none" w:sz="0" w:space="0" w:color="auto"/>
                        <w:left w:val="none" w:sz="0" w:space="0" w:color="auto"/>
                        <w:bottom w:val="none" w:sz="0" w:space="0" w:color="auto"/>
                        <w:right w:val="none" w:sz="0" w:space="0" w:color="auto"/>
                      </w:divBdr>
                    </w:div>
                    <w:div w:id="946422238">
                      <w:marLeft w:val="0"/>
                      <w:marRight w:val="0"/>
                      <w:marTop w:val="0"/>
                      <w:marBottom w:val="0"/>
                      <w:divBdr>
                        <w:top w:val="none" w:sz="0" w:space="0" w:color="auto"/>
                        <w:left w:val="none" w:sz="0" w:space="0" w:color="auto"/>
                        <w:bottom w:val="none" w:sz="0" w:space="0" w:color="auto"/>
                        <w:right w:val="none" w:sz="0" w:space="0" w:color="auto"/>
                      </w:divBdr>
                    </w:div>
                    <w:div w:id="25061573">
                      <w:marLeft w:val="0"/>
                      <w:marRight w:val="0"/>
                      <w:marTop w:val="0"/>
                      <w:marBottom w:val="0"/>
                      <w:divBdr>
                        <w:top w:val="none" w:sz="0" w:space="0" w:color="auto"/>
                        <w:left w:val="none" w:sz="0" w:space="0" w:color="auto"/>
                        <w:bottom w:val="none" w:sz="0" w:space="0" w:color="auto"/>
                        <w:right w:val="none" w:sz="0" w:space="0" w:color="auto"/>
                      </w:divBdr>
                    </w:div>
                    <w:div w:id="1767530522">
                      <w:marLeft w:val="0"/>
                      <w:marRight w:val="0"/>
                      <w:marTop w:val="0"/>
                      <w:marBottom w:val="0"/>
                      <w:divBdr>
                        <w:top w:val="none" w:sz="0" w:space="0" w:color="auto"/>
                        <w:left w:val="none" w:sz="0" w:space="0" w:color="auto"/>
                        <w:bottom w:val="none" w:sz="0" w:space="0" w:color="auto"/>
                        <w:right w:val="none" w:sz="0" w:space="0" w:color="auto"/>
                      </w:divBdr>
                    </w:div>
                    <w:div w:id="1750729293">
                      <w:marLeft w:val="0"/>
                      <w:marRight w:val="0"/>
                      <w:marTop w:val="0"/>
                      <w:marBottom w:val="0"/>
                      <w:divBdr>
                        <w:top w:val="none" w:sz="0" w:space="0" w:color="auto"/>
                        <w:left w:val="none" w:sz="0" w:space="0" w:color="auto"/>
                        <w:bottom w:val="none" w:sz="0" w:space="0" w:color="auto"/>
                        <w:right w:val="none" w:sz="0" w:space="0" w:color="auto"/>
                      </w:divBdr>
                    </w:div>
                    <w:div w:id="1485853306">
                      <w:marLeft w:val="0"/>
                      <w:marRight w:val="0"/>
                      <w:marTop w:val="0"/>
                      <w:marBottom w:val="0"/>
                      <w:divBdr>
                        <w:top w:val="none" w:sz="0" w:space="0" w:color="auto"/>
                        <w:left w:val="none" w:sz="0" w:space="0" w:color="auto"/>
                        <w:bottom w:val="none" w:sz="0" w:space="0" w:color="auto"/>
                        <w:right w:val="none" w:sz="0" w:space="0" w:color="auto"/>
                      </w:divBdr>
                    </w:div>
                    <w:div w:id="741490245">
                      <w:marLeft w:val="0"/>
                      <w:marRight w:val="0"/>
                      <w:marTop w:val="0"/>
                      <w:marBottom w:val="0"/>
                      <w:divBdr>
                        <w:top w:val="none" w:sz="0" w:space="0" w:color="auto"/>
                        <w:left w:val="none" w:sz="0" w:space="0" w:color="auto"/>
                        <w:bottom w:val="none" w:sz="0" w:space="0" w:color="auto"/>
                        <w:right w:val="none" w:sz="0" w:space="0" w:color="auto"/>
                      </w:divBdr>
                    </w:div>
                    <w:div w:id="2121602149">
                      <w:marLeft w:val="0"/>
                      <w:marRight w:val="0"/>
                      <w:marTop w:val="0"/>
                      <w:marBottom w:val="0"/>
                      <w:divBdr>
                        <w:top w:val="none" w:sz="0" w:space="0" w:color="auto"/>
                        <w:left w:val="none" w:sz="0" w:space="0" w:color="auto"/>
                        <w:bottom w:val="none" w:sz="0" w:space="0" w:color="auto"/>
                        <w:right w:val="none" w:sz="0" w:space="0" w:color="auto"/>
                      </w:divBdr>
                    </w:div>
                    <w:div w:id="42140571">
                      <w:marLeft w:val="0"/>
                      <w:marRight w:val="0"/>
                      <w:marTop w:val="0"/>
                      <w:marBottom w:val="0"/>
                      <w:divBdr>
                        <w:top w:val="none" w:sz="0" w:space="0" w:color="auto"/>
                        <w:left w:val="none" w:sz="0" w:space="0" w:color="auto"/>
                        <w:bottom w:val="none" w:sz="0" w:space="0" w:color="auto"/>
                        <w:right w:val="none" w:sz="0" w:space="0" w:color="auto"/>
                      </w:divBdr>
                    </w:div>
                    <w:div w:id="1340738733">
                      <w:marLeft w:val="0"/>
                      <w:marRight w:val="0"/>
                      <w:marTop w:val="0"/>
                      <w:marBottom w:val="0"/>
                      <w:divBdr>
                        <w:top w:val="none" w:sz="0" w:space="0" w:color="auto"/>
                        <w:left w:val="none" w:sz="0" w:space="0" w:color="auto"/>
                        <w:bottom w:val="none" w:sz="0" w:space="0" w:color="auto"/>
                        <w:right w:val="none" w:sz="0" w:space="0" w:color="auto"/>
                      </w:divBdr>
                    </w:div>
                    <w:div w:id="1256523278">
                      <w:marLeft w:val="0"/>
                      <w:marRight w:val="0"/>
                      <w:marTop w:val="0"/>
                      <w:marBottom w:val="0"/>
                      <w:divBdr>
                        <w:top w:val="none" w:sz="0" w:space="0" w:color="auto"/>
                        <w:left w:val="none" w:sz="0" w:space="0" w:color="auto"/>
                        <w:bottom w:val="none" w:sz="0" w:space="0" w:color="auto"/>
                        <w:right w:val="none" w:sz="0" w:space="0" w:color="auto"/>
                      </w:divBdr>
                    </w:div>
                    <w:div w:id="1371565466">
                      <w:marLeft w:val="0"/>
                      <w:marRight w:val="0"/>
                      <w:marTop w:val="0"/>
                      <w:marBottom w:val="0"/>
                      <w:divBdr>
                        <w:top w:val="none" w:sz="0" w:space="0" w:color="auto"/>
                        <w:left w:val="none" w:sz="0" w:space="0" w:color="auto"/>
                        <w:bottom w:val="none" w:sz="0" w:space="0" w:color="auto"/>
                        <w:right w:val="none" w:sz="0" w:space="0" w:color="auto"/>
                      </w:divBdr>
                    </w:div>
                    <w:div w:id="1116171789">
                      <w:marLeft w:val="0"/>
                      <w:marRight w:val="0"/>
                      <w:marTop w:val="0"/>
                      <w:marBottom w:val="0"/>
                      <w:divBdr>
                        <w:top w:val="none" w:sz="0" w:space="0" w:color="auto"/>
                        <w:left w:val="none" w:sz="0" w:space="0" w:color="auto"/>
                        <w:bottom w:val="none" w:sz="0" w:space="0" w:color="auto"/>
                        <w:right w:val="none" w:sz="0" w:space="0" w:color="auto"/>
                      </w:divBdr>
                    </w:div>
                    <w:div w:id="406616196">
                      <w:marLeft w:val="0"/>
                      <w:marRight w:val="0"/>
                      <w:marTop w:val="0"/>
                      <w:marBottom w:val="0"/>
                      <w:divBdr>
                        <w:top w:val="none" w:sz="0" w:space="0" w:color="auto"/>
                        <w:left w:val="none" w:sz="0" w:space="0" w:color="auto"/>
                        <w:bottom w:val="none" w:sz="0" w:space="0" w:color="auto"/>
                        <w:right w:val="none" w:sz="0" w:space="0" w:color="auto"/>
                      </w:divBdr>
                    </w:div>
                    <w:div w:id="360397717">
                      <w:marLeft w:val="0"/>
                      <w:marRight w:val="0"/>
                      <w:marTop w:val="0"/>
                      <w:marBottom w:val="0"/>
                      <w:divBdr>
                        <w:top w:val="none" w:sz="0" w:space="0" w:color="auto"/>
                        <w:left w:val="none" w:sz="0" w:space="0" w:color="auto"/>
                        <w:bottom w:val="none" w:sz="0" w:space="0" w:color="auto"/>
                        <w:right w:val="none" w:sz="0" w:space="0" w:color="auto"/>
                      </w:divBdr>
                    </w:div>
                    <w:div w:id="1698578406">
                      <w:marLeft w:val="0"/>
                      <w:marRight w:val="0"/>
                      <w:marTop w:val="0"/>
                      <w:marBottom w:val="0"/>
                      <w:divBdr>
                        <w:top w:val="none" w:sz="0" w:space="0" w:color="auto"/>
                        <w:left w:val="none" w:sz="0" w:space="0" w:color="auto"/>
                        <w:bottom w:val="none" w:sz="0" w:space="0" w:color="auto"/>
                        <w:right w:val="none" w:sz="0" w:space="0" w:color="auto"/>
                      </w:divBdr>
                    </w:div>
                    <w:div w:id="18309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367450">
      <w:bodyDiv w:val="1"/>
      <w:marLeft w:val="0"/>
      <w:marRight w:val="0"/>
      <w:marTop w:val="0"/>
      <w:marBottom w:val="0"/>
      <w:divBdr>
        <w:top w:val="none" w:sz="0" w:space="0" w:color="auto"/>
        <w:left w:val="none" w:sz="0" w:space="0" w:color="auto"/>
        <w:bottom w:val="none" w:sz="0" w:space="0" w:color="auto"/>
        <w:right w:val="none" w:sz="0" w:space="0" w:color="auto"/>
      </w:divBdr>
      <w:divsChild>
        <w:div w:id="1424842374">
          <w:marLeft w:val="0"/>
          <w:marRight w:val="0"/>
          <w:marTop w:val="138"/>
          <w:marBottom w:val="138"/>
          <w:divBdr>
            <w:top w:val="none" w:sz="0" w:space="0" w:color="auto"/>
            <w:left w:val="none" w:sz="0" w:space="0" w:color="auto"/>
            <w:bottom w:val="none" w:sz="0" w:space="0" w:color="auto"/>
            <w:right w:val="none" w:sz="0" w:space="0" w:color="auto"/>
          </w:divBdr>
          <w:divsChild>
            <w:div w:id="1898200263">
              <w:marLeft w:val="0"/>
              <w:marRight w:val="0"/>
              <w:marTop w:val="0"/>
              <w:marBottom w:val="0"/>
              <w:divBdr>
                <w:top w:val="none" w:sz="0" w:space="0" w:color="auto"/>
                <w:left w:val="none" w:sz="0" w:space="0" w:color="auto"/>
                <w:bottom w:val="none" w:sz="0" w:space="0" w:color="auto"/>
                <w:right w:val="none" w:sz="0" w:space="0" w:color="auto"/>
              </w:divBdr>
            </w:div>
            <w:div w:id="1249774327">
              <w:marLeft w:val="0"/>
              <w:marRight w:val="0"/>
              <w:marTop w:val="0"/>
              <w:marBottom w:val="0"/>
              <w:divBdr>
                <w:top w:val="none" w:sz="0" w:space="0" w:color="auto"/>
                <w:left w:val="none" w:sz="0" w:space="0" w:color="auto"/>
                <w:bottom w:val="none" w:sz="0" w:space="0" w:color="auto"/>
                <w:right w:val="none" w:sz="0" w:space="0" w:color="auto"/>
              </w:divBdr>
            </w:div>
            <w:div w:id="1091660221">
              <w:marLeft w:val="0"/>
              <w:marRight w:val="0"/>
              <w:marTop w:val="0"/>
              <w:marBottom w:val="0"/>
              <w:divBdr>
                <w:top w:val="none" w:sz="0" w:space="0" w:color="auto"/>
                <w:left w:val="none" w:sz="0" w:space="0" w:color="auto"/>
                <w:bottom w:val="none" w:sz="0" w:space="0" w:color="auto"/>
                <w:right w:val="none" w:sz="0" w:space="0" w:color="auto"/>
              </w:divBdr>
            </w:div>
            <w:div w:id="428158867">
              <w:marLeft w:val="0"/>
              <w:marRight w:val="0"/>
              <w:marTop w:val="0"/>
              <w:marBottom w:val="0"/>
              <w:divBdr>
                <w:top w:val="none" w:sz="0" w:space="0" w:color="auto"/>
                <w:left w:val="none" w:sz="0" w:space="0" w:color="auto"/>
                <w:bottom w:val="none" w:sz="0" w:space="0" w:color="auto"/>
                <w:right w:val="none" w:sz="0" w:space="0" w:color="auto"/>
              </w:divBdr>
            </w:div>
            <w:div w:id="529228063">
              <w:marLeft w:val="0"/>
              <w:marRight w:val="0"/>
              <w:marTop w:val="0"/>
              <w:marBottom w:val="0"/>
              <w:divBdr>
                <w:top w:val="none" w:sz="0" w:space="0" w:color="auto"/>
                <w:left w:val="none" w:sz="0" w:space="0" w:color="auto"/>
                <w:bottom w:val="none" w:sz="0" w:space="0" w:color="auto"/>
                <w:right w:val="none" w:sz="0" w:space="0" w:color="auto"/>
              </w:divBdr>
            </w:div>
            <w:div w:id="196353762">
              <w:marLeft w:val="0"/>
              <w:marRight w:val="0"/>
              <w:marTop w:val="0"/>
              <w:marBottom w:val="0"/>
              <w:divBdr>
                <w:top w:val="none" w:sz="0" w:space="0" w:color="auto"/>
                <w:left w:val="none" w:sz="0" w:space="0" w:color="auto"/>
                <w:bottom w:val="none" w:sz="0" w:space="0" w:color="auto"/>
                <w:right w:val="none" w:sz="0" w:space="0" w:color="auto"/>
              </w:divBdr>
            </w:div>
            <w:div w:id="1616521075">
              <w:marLeft w:val="0"/>
              <w:marRight w:val="0"/>
              <w:marTop w:val="0"/>
              <w:marBottom w:val="0"/>
              <w:divBdr>
                <w:top w:val="none" w:sz="0" w:space="0" w:color="auto"/>
                <w:left w:val="none" w:sz="0" w:space="0" w:color="auto"/>
                <w:bottom w:val="none" w:sz="0" w:space="0" w:color="auto"/>
                <w:right w:val="none" w:sz="0" w:space="0" w:color="auto"/>
              </w:divBdr>
            </w:div>
            <w:div w:id="2072582994">
              <w:marLeft w:val="0"/>
              <w:marRight w:val="0"/>
              <w:marTop w:val="0"/>
              <w:marBottom w:val="0"/>
              <w:divBdr>
                <w:top w:val="none" w:sz="0" w:space="0" w:color="auto"/>
                <w:left w:val="none" w:sz="0" w:space="0" w:color="auto"/>
                <w:bottom w:val="none" w:sz="0" w:space="0" w:color="auto"/>
                <w:right w:val="none" w:sz="0" w:space="0" w:color="auto"/>
              </w:divBdr>
            </w:div>
            <w:div w:id="795373161">
              <w:marLeft w:val="0"/>
              <w:marRight w:val="0"/>
              <w:marTop w:val="0"/>
              <w:marBottom w:val="0"/>
              <w:divBdr>
                <w:top w:val="none" w:sz="0" w:space="0" w:color="auto"/>
                <w:left w:val="none" w:sz="0" w:space="0" w:color="auto"/>
                <w:bottom w:val="none" w:sz="0" w:space="0" w:color="auto"/>
                <w:right w:val="none" w:sz="0" w:space="0" w:color="auto"/>
              </w:divBdr>
            </w:div>
            <w:div w:id="1425030695">
              <w:marLeft w:val="0"/>
              <w:marRight w:val="0"/>
              <w:marTop w:val="0"/>
              <w:marBottom w:val="0"/>
              <w:divBdr>
                <w:top w:val="none" w:sz="0" w:space="0" w:color="auto"/>
                <w:left w:val="none" w:sz="0" w:space="0" w:color="auto"/>
                <w:bottom w:val="none" w:sz="0" w:space="0" w:color="auto"/>
                <w:right w:val="none" w:sz="0" w:space="0" w:color="auto"/>
              </w:divBdr>
            </w:div>
            <w:div w:id="2126733955">
              <w:marLeft w:val="0"/>
              <w:marRight w:val="0"/>
              <w:marTop w:val="0"/>
              <w:marBottom w:val="0"/>
              <w:divBdr>
                <w:top w:val="none" w:sz="0" w:space="0" w:color="auto"/>
                <w:left w:val="none" w:sz="0" w:space="0" w:color="auto"/>
                <w:bottom w:val="none" w:sz="0" w:space="0" w:color="auto"/>
                <w:right w:val="none" w:sz="0" w:space="0" w:color="auto"/>
              </w:divBdr>
            </w:div>
            <w:div w:id="1796676347">
              <w:marLeft w:val="0"/>
              <w:marRight w:val="0"/>
              <w:marTop w:val="0"/>
              <w:marBottom w:val="0"/>
              <w:divBdr>
                <w:top w:val="none" w:sz="0" w:space="0" w:color="auto"/>
                <w:left w:val="none" w:sz="0" w:space="0" w:color="auto"/>
                <w:bottom w:val="none" w:sz="0" w:space="0" w:color="auto"/>
                <w:right w:val="none" w:sz="0" w:space="0" w:color="auto"/>
              </w:divBdr>
            </w:div>
            <w:div w:id="664816693">
              <w:marLeft w:val="0"/>
              <w:marRight w:val="0"/>
              <w:marTop w:val="0"/>
              <w:marBottom w:val="0"/>
              <w:divBdr>
                <w:top w:val="none" w:sz="0" w:space="0" w:color="auto"/>
                <w:left w:val="none" w:sz="0" w:space="0" w:color="auto"/>
                <w:bottom w:val="none" w:sz="0" w:space="0" w:color="auto"/>
                <w:right w:val="none" w:sz="0" w:space="0" w:color="auto"/>
              </w:divBdr>
            </w:div>
            <w:div w:id="1021393774">
              <w:marLeft w:val="0"/>
              <w:marRight w:val="0"/>
              <w:marTop w:val="0"/>
              <w:marBottom w:val="0"/>
              <w:divBdr>
                <w:top w:val="none" w:sz="0" w:space="0" w:color="auto"/>
                <w:left w:val="none" w:sz="0" w:space="0" w:color="auto"/>
                <w:bottom w:val="none" w:sz="0" w:space="0" w:color="auto"/>
                <w:right w:val="none" w:sz="0" w:space="0" w:color="auto"/>
              </w:divBdr>
            </w:div>
            <w:div w:id="2091854306">
              <w:marLeft w:val="0"/>
              <w:marRight w:val="0"/>
              <w:marTop w:val="0"/>
              <w:marBottom w:val="0"/>
              <w:divBdr>
                <w:top w:val="none" w:sz="0" w:space="0" w:color="auto"/>
                <w:left w:val="none" w:sz="0" w:space="0" w:color="auto"/>
                <w:bottom w:val="none" w:sz="0" w:space="0" w:color="auto"/>
                <w:right w:val="none" w:sz="0" w:space="0" w:color="auto"/>
              </w:divBdr>
            </w:div>
            <w:div w:id="1575580285">
              <w:marLeft w:val="0"/>
              <w:marRight w:val="0"/>
              <w:marTop w:val="0"/>
              <w:marBottom w:val="0"/>
              <w:divBdr>
                <w:top w:val="none" w:sz="0" w:space="0" w:color="auto"/>
                <w:left w:val="none" w:sz="0" w:space="0" w:color="auto"/>
                <w:bottom w:val="none" w:sz="0" w:space="0" w:color="auto"/>
                <w:right w:val="none" w:sz="0" w:space="0" w:color="auto"/>
              </w:divBdr>
            </w:div>
            <w:div w:id="1412317038">
              <w:marLeft w:val="0"/>
              <w:marRight w:val="0"/>
              <w:marTop w:val="0"/>
              <w:marBottom w:val="0"/>
              <w:divBdr>
                <w:top w:val="none" w:sz="0" w:space="0" w:color="auto"/>
                <w:left w:val="none" w:sz="0" w:space="0" w:color="auto"/>
                <w:bottom w:val="none" w:sz="0" w:space="0" w:color="auto"/>
                <w:right w:val="none" w:sz="0" w:space="0" w:color="auto"/>
              </w:divBdr>
            </w:div>
            <w:div w:id="127549602">
              <w:marLeft w:val="0"/>
              <w:marRight w:val="0"/>
              <w:marTop w:val="0"/>
              <w:marBottom w:val="0"/>
              <w:divBdr>
                <w:top w:val="none" w:sz="0" w:space="0" w:color="auto"/>
                <w:left w:val="none" w:sz="0" w:space="0" w:color="auto"/>
                <w:bottom w:val="none" w:sz="0" w:space="0" w:color="auto"/>
                <w:right w:val="none" w:sz="0" w:space="0" w:color="auto"/>
              </w:divBdr>
            </w:div>
            <w:div w:id="537623825">
              <w:marLeft w:val="0"/>
              <w:marRight w:val="0"/>
              <w:marTop w:val="0"/>
              <w:marBottom w:val="0"/>
              <w:divBdr>
                <w:top w:val="none" w:sz="0" w:space="0" w:color="auto"/>
                <w:left w:val="none" w:sz="0" w:space="0" w:color="auto"/>
                <w:bottom w:val="none" w:sz="0" w:space="0" w:color="auto"/>
                <w:right w:val="none" w:sz="0" w:space="0" w:color="auto"/>
              </w:divBdr>
            </w:div>
            <w:div w:id="305084466">
              <w:marLeft w:val="0"/>
              <w:marRight w:val="0"/>
              <w:marTop w:val="0"/>
              <w:marBottom w:val="0"/>
              <w:divBdr>
                <w:top w:val="none" w:sz="0" w:space="0" w:color="auto"/>
                <w:left w:val="none" w:sz="0" w:space="0" w:color="auto"/>
                <w:bottom w:val="none" w:sz="0" w:space="0" w:color="auto"/>
                <w:right w:val="none" w:sz="0" w:space="0" w:color="auto"/>
              </w:divBdr>
            </w:div>
            <w:div w:id="10104716">
              <w:marLeft w:val="0"/>
              <w:marRight w:val="0"/>
              <w:marTop w:val="0"/>
              <w:marBottom w:val="0"/>
              <w:divBdr>
                <w:top w:val="none" w:sz="0" w:space="0" w:color="auto"/>
                <w:left w:val="none" w:sz="0" w:space="0" w:color="auto"/>
                <w:bottom w:val="none" w:sz="0" w:space="0" w:color="auto"/>
                <w:right w:val="none" w:sz="0" w:space="0" w:color="auto"/>
              </w:divBdr>
            </w:div>
            <w:div w:id="375859281">
              <w:marLeft w:val="0"/>
              <w:marRight w:val="0"/>
              <w:marTop w:val="0"/>
              <w:marBottom w:val="0"/>
              <w:divBdr>
                <w:top w:val="none" w:sz="0" w:space="0" w:color="auto"/>
                <w:left w:val="none" w:sz="0" w:space="0" w:color="auto"/>
                <w:bottom w:val="none" w:sz="0" w:space="0" w:color="auto"/>
                <w:right w:val="none" w:sz="0" w:space="0" w:color="auto"/>
              </w:divBdr>
            </w:div>
            <w:div w:id="774247750">
              <w:marLeft w:val="0"/>
              <w:marRight w:val="0"/>
              <w:marTop w:val="0"/>
              <w:marBottom w:val="0"/>
              <w:divBdr>
                <w:top w:val="none" w:sz="0" w:space="0" w:color="auto"/>
                <w:left w:val="none" w:sz="0" w:space="0" w:color="auto"/>
                <w:bottom w:val="none" w:sz="0" w:space="0" w:color="auto"/>
                <w:right w:val="none" w:sz="0" w:space="0" w:color="auto"/>
              </w:divBdr>
            </w:div>
            <w:div w:id="623654919">
              <w:marLeft w:val="0"/>
              <w:marRight w:val="0"/>
              <w:marTop w:val="0"/>
              <w:marBottom w:val="0"/>
              <w:divBdr>
                <w:top w:val="none" w:sz="0" w:space="0" w:color="auto"/>
                <w:left w:val="none" w:sz="0" w:space="0" w:color="auto"/>
                <w:bottom w:val="none" w:sz="0" w:space="0" w:color="auto"/>
                <w:right w:val="none" w:sz="0" w:space="0" w:color="auto"/>
              </w:divBdr>
            </w:div>
            <w:div w:id="1883588443">
              <w:marLeft w:val="0"/>
              <w:marRight w:val="0"/>
              <w:marTop w:val="0"/>
              <w:marBottom w:val="0"/>
              <w:divBdr>
                <w:top w:val="none" w:sz="0" w:space="0" w:color="auto"/>
                <w:left w:val="none" w:sz="0" w:space="0" w:color="auto"/>
                <w:bottom w:val="none" w:sz="0" w:space="0" w:color="auto"/>
                <w:right w:val="none" w:sz="0" w:space="0" w:color="auto"/>
              </w:divBdr>
            </w:div>
            <w:div w:id="2110078166">
              <w:marLeft w:val="0"/>
              <w:marRight w:val="0"/>
              <w:marTop w:val="0"/>
              <w:marBottom w:val="0"/>
              <w:divBdr>
                <w:top w:val="none" w:sz="0" w:space="0" w:color="auto"/>
                <w:left w:val="none" w:sz="0" w:space="0" w:color="auto"/>
                <w:bottom w:val="none" w:sz="0" w:space="0" w:color="auto"/>
                <w:right w:val="none" w:sz="0" w:space="0" w:color="auto"/>
              </w:divBdr>
            </w:div>
            <w:div w:id="1944723807">
              <w:marLeft w:val="0"/>
              <w:marRight w:val="0"/>
              <w:marTop w:val="0"/>
              <w:marBottom w:val="0"/>
              <w:divBdr>
                <w:top w:val="none" w:sz="0" w:space="0" w:color="auto"/>
                <w:left w:val="none" w:sz="0" w:space="0" w:color="auto"/>
                <w:bottom w:val="none" w:sz="0" w:space="0" w:color="auto"/>
                <w:right w:val="none" w:sz="0" w:space="0" w:color="auto"/>
              </w:divBdr>
            </w:div>
            <w:div w:id="1288312528">
              <w:marLeft w:val="0"/>
              <w:marRight w:val="0"/>
              <w:marTop w:val="0"/>
              <w:marBottom w:val="0"/>
              <w:divBdr>
                <w:top w:val="none" w:sz="0" w:space="0" w:color="auto"/>
                <w:left w:val="none" w:sz="0" w:space="0" w:color="auto"/>
                <w:bottom w:val="none" w:sz="0" w:space="0" w:color="auto"/>
                <w:right w:val="none" w:sz="0" w:space="0" w:color="auto"/>
              </w:divBdr>
            </w:div>
            <w:div w:id="1251935102">
              <w:marLeft w:val="0"/>
              <w:marRight w:val="0"/>
              <w:marTop w:val="0"/>
              <w:marBottom w:val="0"/>
              <w:divBdr>
                <w:top w:val="none" w:sz="0" w:space="0" w:color="auto"/>
                <w:left w:val="none" w:sz="0" w:space="0" w:color="auto"/>
                <w:bottom w:val="none" w:sz="0" w:space="0" w:color="auto"/>
                <w:right w:val="none" w:sz="0" w:space="0" w:color="auto"/>
              </w:divBdr>
            </w:div>
            <w:div w:id="12078074">
              <w:marLeft w:val="0"/>
              <w:marRight w:val="0"/>
              <w:marTop w:val="0"/>
              <w:marBottom w:val="0"/>
              <w:divBdr>
                <w:top w:val="none" w:sz="0" w:space="0" w:color="auto"/>
                <w:left w:val="none" w:sz="0" w:space="0" w:color="auto"/>
                <w:bottom w:val="none" w:sz="0" w:space="0" w:color="auto"/>
                <w:right w:val="none" w:sz="0" w:space="0" w:color="auto"/>
              </w:divBdr>
            </w:div>
            <w:div w:id="1101022887">
              <w:marLeft w:val="0"/>
              <w:marRight w:val="0"/>
              <w:marTop w:val="0"/>
              <w:marBottom w:val="0"/>
              <w:divBdr>
                <w:top w:val="none" w:sz="0" w:space="0" w:color="auto"/>
                <w:left w:val="none" w:sz="0" w:space="0" w:color="auto"/>
                <w:bottom w:val="none" w:sz="0" w:space="0" w:color="auto"/>
                <w:right w:val="none" w:sz="0" w:space="0" w:color="auto"/>
              </w:divBdr>
            </w:div>
            <w:div w:id="615138738">
              <w:marLeft w:val="0"/>
              <w:marRight w:val="0"/>
              <w:marTop w:val="0"/>
              <w:marBottom w:val="0"/>
              <w:divBdr>
                <w:top w:val="none" w:sz="0" w:space="0" w:color="auto"/>
                <w:left w:val="none" w:sz="0" w:space="0" w:color="auto"/>
                <w:bottom w:val="none" w:sz="0" w:space="0" w:color="auto"/>
                <w:right w:val="none" w:sz="0" w:space="0" w:color="auto"/>
              </w:divBdr>
            </w:div>
          </w:divsChild>
        </w:div>
        <w:div w:id="67846803">
          <w:marLeft w:val="0"/>
          <w:marRight w:val="0"/>
          <w:marTop w:val="138"/>
          <w:marBottom w:val="138"/>
          <w:divBdr>
            <w:top w:val="none" w:sz="0" w:space="0" w:color="auto"/>
            <w:left w:val="none" w:sz="0" w:space="0" w:color="auto"/>
            <w:bottom w:val="none" w:sz="0" w:space="0" w:color="auto"/>
            <w:right w:val="none" w:sz="0" w:space="0" w:color="auto"/>
          </w:divBdr>
          <w:divsChild>
            <w:div w:id="1619754854">
              <w:marLeft w:val="0"/>
              <w:marRight w:val="0"/>
              <w:marTop w:val="0"/>
              <w:marBottom w:val="0"/>
              <w:divBdr>
                <w:top w:val="none" w:sz="0" w:space="0" w:color="auto"/>
                <w:left w:val="none" w:sz="0" w:space="0" w:color="auto"/>
                <w:bottom w:val="none" w:sz="0" w:space="0" w:color="auto"/>
                <w:right w:val="none" w:sz="0" w:space="0" w:color="auto"/>
              </w:divBdr>
            </w:div>
            <w:div w:id="621112189">
              <w:marLeft w:val="0"/>
              <w:marRight w:val="0"/>
              <w:marTop w:val="0"/>
              <w:marBottom w:val="0"/>
              <w:divBdr>
                <w:top w:val="none" w:sz="0" w:space="0" w:color="auto"/>
                <w:left w:val="none" w:sz="0" w:space="0" w:color="auto"/>
                <w:bottom w:val="none" w:sz="0" w:space="0" w:color="auto"/>
                <w:right w:val="none" w:sz="0" w:space="0" w:color="auto"/>
              </w:divBdr>
            </w:div>
            <w:div w:id="989362926">
              <w:marLeft w:val="0"/>
              <w:marRight w:val="0"/>
              <w:marTop w:val="0"/>
              <w:marBottom w:val="0"/>
              <w:divBdr>
                <w:top w:val="none" w:sz="0" w:space="0" w:color="auto"/>
                <w:left w:val="none" w:sz="0" w:space="0" w:color="auto"/>
                <w:bottom w:val="none" w:sz="0" w:space="0" w:color="auto"/>
                <w:right w:val="none" w:sz="0" w:space="0" w:color="auto"/>
              </w:divBdr>
            </w:div>
            <w:div w:id="700131950">
              <w:marLeft w:val="0"/>
              <w:marRight w:val="0"/>
              <w:marTop w:val="0"/>
              <w:marBottom w:val="0"/>
              <w:divBdr>
                <w:top w:val="none" w:sz="0" w:space="0" w:color="auto"/>
                <w:left w:val="none" w:sz="0" w:space="0" w:color="auto"/>
                <w:bottom w:val="none" w:sz="0" w:space="0" w:color="auto"/>
                <w:right w:val="none" w:sz="0" w:space="0" w:color="auto"/>
              </w:divBdr>
            </w:div>
            <w:div w:id="1207989894">
              <w:marLeft w:val="0"/>
              <w:marRight w:val="0"/>
              <w:marTop w:val="0"/>
              <w:marBottom w:val="0"/>
              <w:divBdr>
                <w:top w:val="none" w:sz="0" w:space="0" w:color="auto"/>
                <w:left w:val="none" w:sz="0" w:space="0" w:color="auto"/>
                <w:bottom w:val="none" w:sz="0" w:space="0" w:color="auto"/>
                <w:right w:val="none" w:sz="0" w:space="0" w:color="auto"/>
              </w:divBdr>
            </w:div>
            <w:div w:id="315106612">
              <w:marLeft w:val="0"/>
              <w:marRight w:val="0"/>
              <w:marTop w:val="0"/>
              <w:marBottom w:val="0"/>
              <w:divBdr>
                <w:top w:val="none" w:sz="0" w:space="0" w:color="auto"/>
                <w:left w:val="none" w:sz="0" w:space="0" w:color="auto"/>
                <w:bottom w:val="none" w:sz="0" w:space="0" w:color="auto"/>
                <w:right w:val="none" w:sz="0" w:space="0" w:color="auto"/>
              </w:divBdr>
            </w:div>
            <w:div w:id="1097335657">
              <w:marLeft w:val="0"/>
              <w:marRight w:val="0"/>
              <w:marTop w:val="0"/>
              <w:marBottom w:val="0"/>
              <w:divBdr>
                <w:top w:val="none" w:sz="0" w:space="0" w:color="auto"/>
                <w:left w:val="none" w:sz="0" w:space="0" w:color="auto"/>
                <w:bottom w:val="none" w:sz="0" w:space="0" w:color="auto"/>
                <w:right w:val="none" w:sz="0" w:space="0" w:color="auto"/>
              </w:divBdr>
            </w:div>
            <w:div w:id="1359352232">
              <w:marLeft w:val="0"/>
              <w:marRight w:val="0"/>
              <w:marTop w:val="0"/>
              <w:marBottom w:val="0"/>
              <w:divBdr>
                <w:top w:val="none" w:sz="0" w:space="0" w:color="auto"/>
                <w:left w:val="none" w:sz="0" w:space="0" w:color="auto"/>
                <w:bottom w:val="none" w:sz="0" w:space="0" w:color="auto"/>
                <w:right w:val="none" w:sz="0" w:space="0" w:color="auto"/>
              </w:divBdr>
            </w:div>
            <w:div w:id="2045985023">
              <w:marLeft w:val="0"/>
              <w:marRight w:val="0"/>
              <w:marTop w:val="0"/>
              <w:marBottom w:val="0"/>
              <w:divBdr>
                <w:top w:val="none" w:sz="0" w:space="0" w:color="auto"/>
                <w:left w:val="none" w:sz="0" w:space="0" w:color="auto"/>
                <w:bottom w:val="none" w:sz="0" w:space="0" w:color="auto"/>
                <w:right w:val="none" w:sz="0" w:space="0" w:color="auto"/>
              </w:divBdr>
            </w:div>
            <w:div w:id="276302484">
              <w:marLeft w:val="0"/>
              <w:marRight w:val="0"/>
              <w:marTop w:val="0"/>
              <w:marBottom w:val="0"/>
              <w:divBdr>
                <w:top w:val="none" w:sz="0" w:space="0" w:color="auto"/>
                <w:left w:val="none" w:sz="0" w:space="0" w:color="auto"/>
                <w:bottom w:val="none" w:sz="0" w:space="0" w:color="auto"/>
                <w:right w:val="none" w:sz="0" w:space="0" w:color="auto"/>
              </w:divBdr>
            </w:div>
            <w:div w:id="1313751449">
              <w:marLeft w:val="0"/>
              <w:marRight w:val="0"/>
              <w:marTop w:val="0"/>
              <w:marBottom w:val="0"/>
              <w:divBdr>
                <w:top w:val="none" w:sz="0" w:space="0" w:color="auto"/>
                <w:left w:val="none" w:sz="0" w:space="0" w:color="auto"/>
                <w:bottom w:val="none" w:sz="0" w:space="0" w:color="auto"/>
                <w:right w:val="none" w:sz="0" w:space="0" w:color="auto"/>
              </w:divBdr>
            </w:div>
            <w:div w:id="440535957">
              <w:marLeft w:val="0"/>
              <w:marRight w:val="0"/>
              <w:marTop w:val="0"/>
              <w:marBottom w:val="0"/>
              <w:divBdr>
                <w:top w:val="none" w:sz="0" w:space="0" w:color="auto"/>
                <w:left w:val="none" w:sz="0" w:space="0" w:color="auto"/>
                <w:bottom w:val="none" w:sz="0" w:space="0" w:color="auto"/>
                <w:right w:val="none" w:sz="0" w:space="0" w:color="auto"/>
              </w:divBdr>
            </w:div>
            <w:div w:id="1698196685">
              <w:marLeft w:val="0"/>
              <w:marRight w:val="0"/>
              <w:marTop w:val="0"/>
              <w:marBottom w:val="0"/>
              <w:divBdr>
                <w:top w:val="none" w:sz="0" w:space="0" w:color="auto"/>
                <w:left w:val="none" w:sz="0" w:space="0" w:color="auto"/>
                <w:bottom w:val="none" w:sz="0" w:space="0" w:color="auto"/>
                <w:right w:val="none" w:sz="0" w:space="0" w:color="auto"/>
              </w:divBdr>
            </w:div>
            <w:div w:id="471754673">
              <w:marLeft w:val="0"/>
              <w:marRight w:val="0"/>
              <w:marTop w:val="0"/>
              <w:marBottom w:val="0"/>
              <w:divBdr>
                <w:top w:val="none" w:sz="0" w:space="0" w:color="auto"/>
                <w:left w:val="none" w:sz="0" w:space="0" w:color="auto"/>
                <w:bottom w:val="none" w:sz="0" w:space="0" w:color="auto"/>
                <w:right w:val="none" w:sz="0" w:space="0" w:color="auto"/>
              </w:divBdr>
            </w:div>
            <w:div w:id="359203841">
              <w:marLeft w:val="0"/>
              <w:marRight w:val="0"/>
              <w:marTop w:val="0"/>
              <w:marBottom w:val="0"/>
              <w:divBdr>
                <w:top w:val="none" w:sz="0" w:space="0" w:color="auto"/>
                <w:left w:val="none" w:sz="0" w:space="0" w:color="auto"/>
                <w:bottom w:val="none" w:sz="0" w:space="0" w:color="auto"/>
                <w:right w:val="none" w:sz="0" w:space="0" w:color="auto"/>
              </w:divBdr>
            </w:div>
            <w:div w:id="492917771">
              <w:marLeft w:val="0"/>
              <w:marRight w:val="0"/>
              <w:marTop w:val="0"/>
              <w:marBottom w:val="0"/>
              <w:divBdr>
                <w:top w:val="none" w:sz="0" w:space="0" w:color="auto"/>
                <w:left w:val="none" w:sz="0" w:space="0" w:color="auto"/>
                <w:bottom w:val="none" w:sz="0" w:space="0" w:color="auto"/>
                <w:right w:val="none" w:sz="0" w:space="0" w:color="auto"/>
              </w:divBdr>
            </w:div>
            <w:div w:id="1508129420">
              <w:marLeft w:val="0"/>
              <w:marRight w:val="0"/>
              <w:marTop w:val="0"/>
              <w:marBottom w:val="0"/>
              <w:divBdr>
                <w:top w:val="none" w:sz="0" w:space="0" w:color="auto"/>
                <w:left w:val="none" w:sz="0" w:space="0" w:color="auto"/>
                <w:bottom w:val="none" w:sz="0" w:space="0" w:color="auto"/>
                <w:right w:val="none" w:sz="0" w:space="0" w:color="auto"/>
              </w:divBdr>
            </w:div>
            <w:div w:id="445663842">
              <w:marLeft w:val="0"/>
              <w:marRight w:val="0"/>
              <w:marTop w:val="0"/>
              <w:marBottom w:val="0"/>
              <w:divBdr>
                <w:top w:val="none" w:sz="0" w:space="0" w:color="auto"/>
                <w:left w:val="none" w:sz="0" w:space="0" w:color="auto"/>
                <w:bottom w:val="none" w:sz="0" w:space="0" w:color="auto"/>
                <w:right w:val="none" w:sz="0" w:space="0" w:color="auto"/>
              </w:divBdr>
            </w:div>
            <w:div w:id="503518347">
              <w:marLeft w:val="0"/>
              <w:marRight w:val="0"/>
              <w:marTop w:val="0"/>
              <w:marBottom w:val="0"/>
              <w:divBdr>
                <w:top w:val="none" w:sz="0" w:space="0" w:color="auto"/>
                <w:left w:val="none" w:sz="0" w:space="0" w:color="auto"/>
                <w:bottom w:val="none" w:sz="0" w:space="0" w:color="auto"/>
                <w:right w:val="none" w:sz="0" w:space="0" w:color="auto"/>
              </w:divBdr>
            </w:div>
            <w:div w:id="903687980">
              <w:marLeft w:val="0"/>
              <w:marRight w:val="0"/>
              <w:marTop w:val="0"/>
              <w:marBottom w:val="0"/>
              <w:divBdr>
                <w:top w:val="none" w:sz="0" w:space="0" w:color="auto"/>
                <w:left w:val="none" w:sz="0" w:space="0" w:color="auto"/>
                <w:bottom w:val="none" w:sz="0" w:space="0" w:color="auto"/>
                <w:right w:val="none" w:sz="0" w:space="0" w:color="auto"/>
              </w:divBdr>
            </w:div>
            <w:div w:id="1397315371">
              <w:marLeft w:val="0"/>
              <w:marRight w:val="0"/>
              <w:marTop w:val="0"/>
              <w:marBottom w:val="0"/>
              <w:divBdr>
                <w:top w:val="none" w:sz="0" w:space="0" w:color="auto"/>
                <w:left w:val="none" w:sz="0" w:space="0" w:color="auto"/>
                <w:bottom w:val="none" w:sz="0" w:space="0" w:color="auto"/>
                <w:right w:val="none" w:sz="0" w:space="0" w:color="auto"/>
              </w:divBdr>
            </w:div>
            <w:div w:id="514462831">
              <w:marLeft w:val="0"/>
              <w:marRight w:val="0"/>
              <w:marTop w:val="0"/>
              <w:marBottom w:val="0"/>
              <w:divBdr>
                <w:top w:val="none" w:sz="0" w:space="0" w:color="auto"/>
                <w:left w:val="none" w:sz="0" w:space="0" w:color="auto"/>
                <w:bottom w:val="none" w:sz="0" w:space="0" w:color="auto"/>
                <w:right w:val="none" w:sz="0" w:space="0" w:color="auto"/>
              </w:divBdr>
            </w:div>
            <w:div w:id="1996839652">
              <w:marLeft w:val="0"/>
              <w:marRight w:val="0"/>
              <w:marTop w:val="0"/>
              <w:marBottom w:val="0"/>
              <w:divBdr>
                <w:top w:val="none" w:sz="0" w:space="0" w:color="auto"/>
                <w:left w:val="none" w:sz="0" w:space="0" w:color="auto"/>
                <w:bottom w:val="none" w:sz="0" w:space="0" w:color="auto"/>
                <w:right w:val="none" w:sz="0" w:space="0" w:color="auto"/>
              </w:divBdr>
            </w:div>
            <w:div w:id="2008629368">
              <w:marLeft w:val="0"/>
              <w:marRight w:val="0"/>
              <w:marTop w:val="0"/>
              <w:marBottom w:val="0"/>
              <w:divBdr>
                <w:top w:val="none" w:sz="0" w:space="0" w:color="auto"/>
                <w:left w:val="none" w:sz="0" w:space="0" w:color="auto"/>
                <w:bottom w:val="none" w:sz="0" w:space="0" w:color="auto"/>
                <w:right w:val="none" w:sz="0" w:space="0" w:color="auto"/>
              </w:divBdr>
            </w:div>
            <w:div w:id="1414157033">
              <w:marLeft w:val="0"/>
              <w:marRight w:val="0"/>
              <w:marTop w:val="0"/>
              <w:marBottom w:val="0"/>
              <w:divBdr>
                <w:top w:val="none" w:sz="0" w:space="0" w:color="auto"/>
                <w:left w:val="none" w:sz="0" w:space="0" w:color="auto"/>
                <w:bottom w:val="none" w:sz="0" w:space="0" w:color="auto"/>
                <w:right w:val="none" w:sz="0" w:space="0" w:color="auto"/>
              </w:divBdr>
            </w:div>
            <w:div w:id="1391339723">
              <w:marLeft w:val="0"/>
              <w:marRight w:val="0"/>
              <w:marTop w:val="0"/>
              <w:marBottom w:val="0"/>
              <w:divBdr>
                <w:top w:val="none" w:sz="0" w:space="0" w:color="auto"/>
                <w:left w:val="none" w:sz="0" w:space="0" w:color="auto"/>
                <w:bottom w:val="none" w:sz="0" w:space="0" w:color="auto"/>
                <w:right w:val="none" w:sz="0" w:space="0" w:color="auto"/>
              </w:divBdr>
            </w:div>
            <w:div w:id="313484594">
              <w:marLeft w:val="0"/>
              <w:marRight w:val="0"/>
              <w:marTop w:val="0"/>
              <w:marBottom w:val="0"/>
              <w:divBdr>
                <w:top w:val="none" w:sz="0" w:space="0" w:color="auto"/>
                <w:left w:val="none" w:sz="0" w:space="0" w:color="auto"/>
                <w:bottom w:val="none" w:sz="0" w:space="0" w:color="auto"/>
                <w:right w:val="none" w:sz="0" w:space="0" w:color="auto"/>
              </w:divBdr>
            </w:div>
            <w:div w:id="1535919334">
              <w:marLeft w:val="0"/>
              <w:marRight w:val="0"/>
              <w:marTop w:val="0"/>
              <w:marBottom w:val="0"/>
              <w:divBdr>
                <w:top w:val="none" w:sz="0" w:space="0" w:color="auto"/>
                <w:left w:val="none" w:sz="0" w:space="0" w:color="auto"/>
                <w:bottom w:val="none" w:sz="0" w:space="0" w:color="auto"/>
                <w:right w:val="none" w:sz="0" w:space="0" w:color="auto"/>
              </w:divBdr>
            </w:div>
            <w:div w:id="1301958210">
              <w:marLeft w:val="0"/>
              <w:marRight w:val="0"/>
              <w:marTop w:val="0"/>
              <w:marBottom w:val="0"/>
              <w:divBdr>
                <w:top w:val="none" w:sz="0" w:space="0" w:color="auto"/>
                <w:left w:val="none" w:sz="0" w:space="0" w:color="auto"/>
                <w:bottom w:val="none" w:sz="0" w:space="0" w:color="auto"/>
                <w:right w:val="none" w:sz="0" w:space="0" w:color="auto"/>
              </w:divBdr>
            </w:div>
            <w:div w:id="1190871767">
              <w:marLeft w:val="0"/>
              <w:marRight w:val="0"/>
              <w:marTop w:val="0"/>
              <w:marBottom w:val="0"/>
              <w:divBdr>
                <w:top w:val="none" w:sz="0" w:space="0" w:color="auto"/>
                <w:left w:val="none" w:sz="0" w:space="0" w:color="auto"/>
                <w:bottom w:val="none" w:sz="0" w:space="0" w:color="auto"/>
                <w:right w:val="none" w:sz="0" w:space="0" w:color="auto"/>
              </w:divBdr>
            </w:div>
            <w:div w:id="1136797914">
              <w:marLeft w:val="0"/>
              <w:marRight w:val="0"/>
              <w:marTop w:val="0"/>
              <w:marBottom w:val="0"/>
              <w:divBdr>
                <w:top w:val="none" w:sz="0" w:space="0" w:color="auto"/>
                <w:left w:val="none" w:sz="0" w:space="0" w:color="auto"/>
                <w:bottom w:val="none" w:sz="0" w:space="0" w:color="auto"/>
                <w:right w:val="none" w:sz="0" w:space="0" w:color="auto"/>
              </w:divBdr>
            </w:div>
            <w:div w:id="1456410872">
              <w:marLeft w:val="0"/>
              <w:marRight w:val="0"/>
              <w:marTop w:val="0"/>
              <w:marBottom w:val="0"/>
              <w:divBdr>
                <w:top w:val="none" w:sz="0" w:space="0" w:color="auto"/>
                <w:left w:val="none" w:sz="0" w:space="0" w:color="auto"/>
                <w:bottom w:val="none" w:sz="0" w:space="0" w:color="auto"/>
                <w:right w:val="none" w:sz="0" w:space="0" w:color="auto"/>
              </w:divBdr>
            </w:div>
            <w:div w:id="1986857467">
              <w:marLeft w:val="0"/>
              <w:marRight w:val="0"/>
              <w:marTop w:val="0"/>
              <w:marBottom w:val="0"/>
              <w:divBdr>
                <w:top w:val="none" w:sz="0" w:space="0" w:color="auto"/>
                <w:left w:val="none" w:sz="0" w:space="0" w:color="auto"/>
                <w:bottom w:val="none" w:sz="0" w:space="0" w:color="auto"/>
                <w:right w:val="none" w:sz="0" w:space="0" w:color="auto"/>
              </w:divBdr>
            </w:div>
            <w:div w:id="1567303551">
              <w:marLeft w:val="0"/>
              <w:marRight w:val="0"/>
              <w:marTop w:val="0"/>
              <w:marBottom w:val="0"/>
              <w:divBdr>
                <w:top w:val="none" w:sz="0" w:space="0" w:color="auto"/>
                <w:left w:val="none" w:sz="0" w:space="0" w:color="auto"/>
                <w:bottom w:val="none" w:sz="0" w:space="0" w:color="auto"/>
                <w:right w:val="none" w:sz="0" w:space="0" w:color="auto"/>
              </w:divBdr>
            </w:div>
            <w:div w:id="1124734395">
              <w:marLeft w:val="0"/>
              <w:marRight w:val="0"/>
              <w:marTop w:val="0"/>
              <w:marBottom w:val="0"/>
              <w:divBdr>
                <w:top w:val="none" w:sz="0" w:space="0" w:color="auto"/>
                <w:left w:val="none" w:sz="0" w:space="0" w:color="auto"/>
                <w:bottom w:val="none" w:sz="0" w:space="0" w:color="auto"/>
                <w:right w:val="none" w:sz="0" w:space="0" w:color="auto"/>
              </w:divBdr>
            </w:div>
            <w:div w:id="61263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1668">
      <w:bodyDiv w:val="1"/>
      <w:marLeft w:val="0"/>
      <w:marRight w:val="0"/>
      <w:marTop w:val="0"/>
      <w:marBottom w:val="0"/>
      <w:divBdr>
        <w:top w:val="none" w:sz="0" w:space="0" w:color="auto"/>
        <w:left w:val="none" w:sz="0" w:space="0" w:color="auto"/>
        <w:bottom w:val="none" w:sz="0" w:space="0" w:color="auto"/>
        <w:right w:val="none" w:sz="0" w:space="0" w:color="auto"/>
      </w:divBdr>
    </w:div>
    <w:div w:id="246574690">
      <w:bodyDiv w:val="1"/>
      <w:marLeft w:val="0"/>
      <w:marRight w:val="0"/>
      <w:marTop w:val="0"/>
      <w:marBottom w:val="0"/>
      <w:divBdr>
        <w:top w:val="none" w:sz="0" w:space="0" w:color="auto"/>
        <w:left w:val="none" w:sz="0" w:space="0" w:color="auto"/>
        <w:bottom w:val="none" w:sz="0" w:space="0" w:color="auto"/>
        <w:right w:val="none" w:sz="0" w:space="0" w:color="auto"/>
      </w:divBdr>
      <w:divsChild>
        <w:div w:id="52703736">
          <w:marLeft w:val="0"/>
          <w:marRight w:val="0"/>
          <w:marTop w:val="138"/>
          <w:marBottom w:val="138"/>
          <w:divBdr>
            <w:top w:val="none" w:sz="0" w:space="0" w:color="auto"/>
            <w:left w:val="none" w:sz="0" w:space="0" w:color="auto"/>
            <w:bottom w:val="none" w:sz="0" w:space="0" w:color="auto"/>
            <w:right w:val="none" w:sz="0" w:space="0" w:color="auto"/>
          </w:divBdr>
        </w:div>
        <w:div w:id="1924752078">
          <w:marLeft w:val="0"/>
          <w:marRight w:val="0"/>
          <w:marTop w:val="138"/>
          <w:marBottom w:val="138"/>
          <w:divBdr>
            <w:top w:val="none" w:sz="0" w:space="0" w:color="auto"/>
            <w:left w:val="none" w:sz="0" w:space="0" w:color="auto"/>
            <w:bottom w:val="none" w:sz="0" w:space="0" w:color="auto"/>
            <w:right w:val="none" w:sz="0" w:space="0" w:color="auto"/>
          </w:divBdr>
        </w:div>
      </w:divsChild>
    </w:div>
    <w:div w:id="267810315">
      <w:bodyDiv w:val="1"/>
      <w:marLeft w:val="0"/>
      <w:marRight w:val="0"/>
      <w:marTop w:val="0"/>
      <w:marBottom w:val="0"/>
      <w:divBdr>
        <w:top w:val="none" w:sz="0" w:space="0" w:color="auto"/>
        <w:left w:val="none" w:sz="0" w:space="0" w:color="auto"/>
        <w:bottom w:val="none" w:sz="0" w:space="0" w:color="auto"/>
        <w:right w:val="none" w:sz="0" w:space="0" w:color="auto"/>
      </w:divBdr>
    </w:div>
    <w:div w:id="286281329">
      <w:bodyDiv w:val="1"/>
      <w:marLeft w:val="0"/>
      <w:marRight w:val="0"/>
      <w:marTop w:val="0"/>
      <w:marBottom w:val="0"/>
      <w:divBdr>
        <w:top w:val="none" w:sz="0" w:space="0" w:color="auto"/>
        <w:left w:val="none" w:sz="0" w:space="0" w:color="auto"/>
        <w:bottom w:val="none" w:sz="0" w:space="0" w:color="auto"/>
        <w:right w:val="none" w:sz="0" w:space="0" w:color="auto"/>
      </w:divBdr>
    </w:div>
    <w:div w:id="287980327">
      <w:bodyDiv w:val="1"/>
      <w:marLeft w:val="0"/>
      <w:marRight w:val="0"/>
      <w:marTop w:val="0"/>
      <w:marBottom w:val="0"/>
      <w:divBdr>
        <w:top w:val="none" w:sz="0" w:space="0" w:color="auto"/>
        <w:left w:val="none" w:sz="0" w:space="0" w:color="auto"/>
        <w:bottom w:val="none" w:sz="0" w:space="0" w:color="auto"/>
        <w:right w:val="none" w:sz="0" w:space="0" w:color="auto"/>
      </w:divBdr>
    </w:div>
    <w:div w:id="296188062">
      <w:bodyDiv w:val="1"/>
      <w:marLeft w:val="0"/>
      <w:marRight w:val="0"/>
      <w:marTop w:val="0"/>
      <w:marBottom w:val="0"/>
      <w:divBdr>
        <w:top w:val="none" w:sz="0" w:space="0" w:color="auto"/>
        <w:left w:val="none" w:sz="0" w:space="0" w:color="auto"/>
        <w:bottom w:val="none" w:sz="0" w:space="0" w:color="auto"/>
        <w:right w:val="none" w:sz="0" w:space="0" w:color="auto"/>
      </w:divBdr>
    </w:div>
    <w:div w:id="354500908">
      <w:bodyDiv w:val="1"/>
      <w:marLeft w:val="0"/>
      <w:marRight w:val="0"/>
      <w:marTop w:val="0"/>
      <w:marBottom w:val="0"/>
      <w:divBdr>
        <w:top w:val="none" w:sz="0" w:space="0" w:color="auto"/>
        <w:left w:val="none" w:sz="0" w:space="0" w:color="auto"/>
        <w:bottom w:val="none" w:sz="0" w:space="0" w:color="auto"/>
        <w:right w:val="none" w:sz="0" w:space="0" w:color="auto"/>
      </w:divBdr>
    </w:div>
    <w:div w:id="426652866">
      <w:bodyDiv w:val="1"/>
      <w:marLeft w:val="0"/>
      <w:marRight w:val="0"/>
      <w:marTop w:val="0"/>
      <w:marBottom w:val="0"/>
      <w:divBdr>
        <w:top w:val="none" w:sz="0" w:space="0" w:color="auto"/>
        <w:left w:val="none" w:sz="0" w:space="0" w:color="auto"/>
        <w:bottom w:val="none" w:sz="0" w:space="0" w:color="auto"/>
        <w:right w:val="none" w:sz="0" w:space="0" w:color="auto"/>
      </w:divBdr>
    </w:div>
    <w:div w:id="428737267">
      <w:bodyDiv w:val="1"/>
      <w:marLeft w:val="0"/>
      <w:marRight w:val="0"/>
      <w:marTop w:val="0"/>
      <w:marBottom w:val="0"/>
      <w:divBdr>
        <w:top w:val="none" w:sz="0" w:space="0" w:color="auto"/>
        <w:left w:val="none" w:sz="0" w:space="0" w:color="auto"/>
        <w:bottom w:val="none" w:sz="0" w:space="0" w:color="auto"/>
        <w:right w:val="none" w:sz="0" w:space="0" w:color="auto"/>
      </w:divBdr>
      <w:divsChild>
        <w:div w:id="845562091">
          <w:marLeft w:val="0"/>
          <w:marRight w:val="0"/>
          <w:marTop w:val="58"/>
          <w:marBottom w:val="115"/>
          <w:divBdr>
            <w:top w:val="single" w:sz="4" w:space="0" w:color="D5DDC6"/>
            <w:left w:val="single" w:sz="4" w:space="6" w:color="D5DDC6"/>
            <w:bottom w:val="single" w:sz="4" w:space="0" w:color="D5DDC6"/>
            <w:right w:val="single" w:sz="4" w:space="0" w:color="D5DDC6"/>
          </w:divBdr>
        </w:div>
      </w:divsChild>
    </w:div>
    <w:div w:id="432633232">
      <w:bodyDiv w:val="1"/>
      <w:marLeft w:val="0"/>
      <w:marRight w:val="0"/>
      <w:marTop w:val="0"/>
      <w:marBottom w:val="0"/>
      <w:divBdr>
        <w:top w:val="none" w:sz="0" w:space="0" w:color="auto"/>
        <w:left w:val="none" w:sz="0" w:space="0" w:color="auto"/>
        <w:bottom w:val="none" w:sz="0" w:space="0" w:color="auto"/>
        <w:right w:val="none" w:sz="0" w:space="0" w:color="auto"/>
      </w:divBdr>
    </w:div>
    <w:div w:id="444035110">
      <w:bodyDiv w:val="1"/>
      <w:marLeft w:val="0"/>
      <w:marRight w:val="0"/>
      <w:marTop w:val="0"/>
      <w:marBottom w:val="0"/>
      <w:divBdr>
        <w:top w:val="none" w:sz="0" w:space="0" w:color="auto"/>
        <w:left w:val="none" w:sz="0" w:space="0" w:color="auto"/>
        <w:bottom w:val="none" w:sz="0" w:space="0" w:color="auto"/>
        <w:right w:val="none" w:sz="0" w:space="0" w:color="auto"/>
      </w:divBdr>
    </w:div>
    <w:div w:id="520124781">
      <w:bodyDiv w:val="1"/>
      <w:marLeft w:val="0"/>
      <w:marRight w:val="0"/>
      <w:marTop w:val="0"/>
      <w:marBottom w:val="0"/>
      <w:divBdr>
        <w:top w:val="none" w:sz="0" w:space="0" w:color="auto"/>
        <w:left w:val="none" w:sz="0" w:space="0" w:color="auto"/>
        <w:bottom w:val="none" w:sz="0" w:space="0" w:color="auto"/>
        <w:right w:val="none" w:sz="0" w:space="0" w:color="auto"/>
      </w:divBdr>
    </w:div>
    <w:div w:id="630786240">
      <w:bodyDiv w:val="1"/>
      <w:marLeft w:val="0"/>
      <w:marRight w:val="0"/>
      <w:marTop w:val="0"/>
      <w:marBottom w:val="0"/>
      <w:divBdr>
        <w:top w:val="none" w:sz="0" w:space="0" w:color="auto"/>
        <w:left w:val="none" w:sz="0" w:space="0" w:color="auto"/>
        <w:bottom w:val="none" w:sz="0" w:space="0" w:color="auto"/>
        <w:right w:val="none" w:sz="0" w:space="0" w:color="auto"/>
      </w:divBdr>
    </w:div>
    <w:div w:id="632101167">
      <w:bodyDiv w:val="1"/>
      <w:marLeft w:val="0"/>
      <w:marRight w:val="0"/>
      <w:marTop w:val="0"/>
      <w:marBottom w:val="0"/>
      <w:divBdr>
        <w:top w:val="none" w:sz="0" w:space="0" w:color="auto"/>
        <w:left w:val="none" w:sz="0" w:space="0" w:color="auto"/>
        <w:bottom w:val="none" w:sz="0" w:space="0" w:color="auto"/>
        <w:right w:val="none" w:sz="0" w:space="0" w:color="auto"/>
      </w:divBdr>
    </w:div>
    <w:div w:id="672269354">
      <w:bodyDiv w:val="1"/>
      <w:marLeft w:val="0"/>
      <w:marRight w:val="0"/>
      <w:marTop w:val="0"/>
      <w:marBottom w:val="0"/>
      <w:divBdr>
        <w:top w:val="none" w:sz="0" w:space="0" w:color="auto"/>
        <w:left w:val="none" w:sz="0" w:space="0" w:color="auto"/>
        <w:bottom w:val="none" w:sz="0" w:space="0" w:color="auto"/>
        <w:right w:val="none" w:sz="0" w:space="0" w:color="auto"/>
      </w:divBdr>
      <w:divsChild>
        <w:div w:id="1306621434">
          <w:marLeft w:val="0"/>
          <w:marRight w:val="0"/>
          <w:marTop w:val="58"/>
          <w:marBottom w:val="115"/>
          <w:divBdr>
            <w:top w:val="single" w:sz="4" w:space="0" w:color="D5DDC6"/>
            <w:left w:val="single" w:sz="4" w:space="0" w:color="D5DDC6"/>
            <w:bottom w:val="single" w:sz="4" w:space="0" w:color="D5DDC6"/>
            <w:right w:val="single" w:sz="4" w:space="0" w:color="D5DDC6"/>
          </w:divBdr>
        </w:div>
        <w:div w:id="728378188">
          <w:marLeft w:val="0"/>
          <w:marRight w:val="0"/>
          <w:marTop w:val="58"/>
          <w:marBottom w:val="115"/>
          <w:divBdr>
            <w:top w:val="single" w:sz="4" w:space="0" w:color="D5DDC6"/>
            <w:left w:val="single" w:sz="4" w:space="6" w:color="D5DDC6"/>
            <w:bottom w:val="single" w:sz="4" w:space="0" w:color="D5DDC6"/>
            <w:right w:val="single" w:sz="4" w:space="0" w:color="D5DDC6"/>
          </w:divBdr>
        </w:div>
      </w:divsChild>
    </w:div>
    <w:div w:id="700083861">
      <w:bodyDiv w:val="1"/>
      <w:marLeft w:val="0"/>
      <w:marRight w:val="0"/>
      <w:marTop w:val="0"/>
      <w:marBottom w:val="0"/>
      <w:divBdr>
        <w:top w:val="none" w:sz="0" w:space="0" w:color="auto"/>
        <w:left w:val="none" w:sz="0" w:space="0" w:color="auto"/>
        <w:bottom w:val="none" w:sz="0" w:space="0" w:color="auto"/>
        <w:right w:val="none" w:sz="0" w:space="0" w:color="auto"/>
      </w:divBdr>
    </w:div>
    <w:div w:id="701444088">
      <w:bodyDiv w:val="1"/>
      <w:marLeft w:val="0"/>
      <w:marRight w:val="0"/>
      <w:marTop w:val="0"/>
      <w:marBottom w:val="0"/>
      <w:divBdr>
        <w:top w:val="none" w:sz="0" w:space="0" w:color="auto"/>
        <w:left w:val="none" w:sz="0" w:space="0" w:color="auto"/>
        <w:bottom w:val="none" w:sz="0" w:space="0" w:color="auto"/>
        <w:right w:val="none" w:sz="0" w:space="0" w:color="auto"/>
      </w:divBdr>
      <w:divsChild>
        <w:div w:id="751926958">
          <w:marLeft w:val="0"/>
          <w:marRight w:val="0"/>
          <w:marTop w:val="0"/>
          <w:marBottom w:val="0"/>
          <w:divBdr>
            <w:top w:val="none" w:sz="0" w:space="0" w:color="auto"/>
            <w:left w:val="none" w:sz="0" w:space="0" w:color="auto"/>
            <w:bottom w:val="none" w:sz="0" w:space="0" w:color="auto"/>
            <w:right w:val="none" w:sz="0" w:space="0" w:color="auto"/>
          </w:divBdr>
          <w:divsChild>
            <w:div w:id="10379088">
              <w:marLeft w:val="0"/>
              <w:marRight w:val="0"/>
              <w:marTop w:val="0"/>
              <w:marBottom w:val="0"/>
              <w:divBdr>
                <w:top w:val="none" w:sz="0" w:space="0" w:color="auto"/>
                <w:left w:val="none" w:sz="0" w:space="0" w:color="auto"/>
                <w:bottom w:val="none" w:sz="0" w:space="0" w:color="auto"/>
                <w:right w:val="none" w:sz="0" w:space="0" w:color="auto"/>
              </w:divBdr>
              <w:divsChild>
                <w:div w:id="130363270">
                  <w:marLeft w:val="0"/>
                  <w:marRight w:val="0"/>
                  <w:marTop w:val="0"/>
                  <w:marBottom w:val="0"/>
                  <w:divBdr>
                    <w:top w:val="none" w:sz="0" w:space="0" w:color="auto"/>
                    <w:left w:val="none" w:sz="0" w:space="0" w:color="auto"/>
                    <w:bottom w:val="none" w:sz="0" w:space="0" w:color="auto"/>
                    <w:right w:val="none" w:sz="0" w:space="0" w:color="auto"/>
                  </w:divBdr>
                </w:div>
                <w:div w:id="1104112053">
                  <w:marLeft w:val="0"/>
                  <w:marRight w:val="0"/>
                  <w:marTop w:val="0"/>
                  <w:marBottom w:val="0"/>
                  <w:divBdr>
                    <w:top w:val="none" w:sz="0" w:space="0" w:color="auto"/>
                    <w:left w:val="none" w:sz="0" w:space="0" w:color="auto"/>
                    <w:bottom w:val="none" w:sz="0" w:space="0" w:color="auto"/>
                    <w:right w:val="none" w:sz="0" w:space="0" w:color="auto"/>
                  </w:divBdr>
                </w:div>
                <w:div w:id="1654021375">
                  <w:marLeft w:val="0"/>
                  <w:marRight w:val="0"/>
                  <w:marTop w:val="0"/>
                  <w:marBottom w:val="0"/>
                  <w:divBdr>
                    <w:top w:val="none" w:sz="0" w:space="0" w:color="auto"/>
                    <w:left w:val="none" w:sz="0" w:space="0" w:color="auto"/>
                    <w:bottom w:val="none" w:sz="0" w:space="0" w:color="auto"/>
                    <w:right w:val="none" w:sz="0" w:space="0" w:color="auto"/>
                  </w:divBdr>
                </w:div>
                <w:div w:id="1378699808">
                  <w:marLeft w:val="0"/>
                  <w:marRight w:val="0"/>
                  <w:marTop w:val="0"/>
                  <w:marBottom w:val="0"/>
                  <w:divBdr>
                    <w:top w:val="none" w:sz="0" w:space="0" w:color="auto"/>
                    <w:left w:val="none" w:sz="0" w:space="0" w:color="auto"/>
                    <w:bottom w:val="none" w:sz="0" w:space="0" w:color="auto"/>
                    <w:right w:val="none" w:sz="0" w:space="0" w:color="auto"/>
                  </w:divBdr>
                </w:div>
                <w:div w:id="994072805">
                  <w:marLeft w:val="0"/>
                  <w:marRight w:val="0"/>
                  <w:marTop w:val="0"/>
                  <w:marBottom w:val="0"/>
                  <w:divBdr>
                    <w:top w:val="none" w:sz="0" w:space="0" w:color="auto"/>
                    <w:left w:val="none" w:sz="0" w:space="0" w:color="auto"/>
                    <w:bottom w:val="none" w:sz="0" w:space="0" w:color="auto"/>
                    <w:right w:val="none" w:sz="0" w:space="0" w:color="auto"/>
                  </w:divBdr>
                </w:div>
                <w:div w:id="938568034">
                  <w:marLeft w:val="0"/>
                  <w:marRight w:val="0"/>
                  <w:marTop w:val="0"/>
                  <w:marBottom w:val="0"/>
                  <w:divBdr>
                    <w:top w:val="none" w:sz="0" w:space="0" w:color="auto"/>
                    <w:left w:val="none" w:sz="0" w:space="0" w:color="auto"/>
                    <w:bottom w:val="none" w:sz="0" w:space="0" w:color="auto"/>
                    <w:right w:val="none" w:sz="0" w:space="0" w:color="auto"/>
                  </w:divBdr>
                  <w:divsChild>
                    <w:div w:id="1509637022">
                      <w:marLeft w:val="0"/>
                      <w:marRight w:val="0"/>
                      <w:marTop w:val="0"/>
                      <w:marBottom w:val="0"/>
                      <w:divBdr>
                        <w:top w:val="none" w:sz="0" w:space="0" w:color="auto"/>
                        <w:left w:val="none" w:sz="0" w:space="0" w:color="auto"/>
                        <w:bottom w:val="none" w:sz="0" w:space="0" w:color="auto"/>
                        <w:right w:val="none" w:sz="0" w:space="0" w:color="auto"/>
                      </w:divBdr>
                    </w:div>
                    <w:div w:id="827788117">
                      <w:marLeft w:val="0"/>
                      <w:marRight w:val="0"/>
                      <w:marTop w:val="0"/>
                      <w:marBottom w:val="0"/>
                      <w:divBdr>
                        <w:top w:val="none" w:sz="0" w:space="0" w:color="auto"/>
                        <w:left w:val="none" w:sz="0" w:space="0" w:color="auto"/>
                        <w:bottom w:val="none" w:sz="0" w:space="0" w:color="auto"/>
                        <w:right w:val="none" w:sz="0" w:space="0" w:color="auto"/>
                      </w:divBdr>
                    </w:div>
                    <w:div w:id="1322851481">
                      <w:marLeft w:val="0"/>
                      <w:marRight w:val="0"/>
                      <w:marTop w:val="0"/>
                      <w:marBottom w:val="0"/>
                      <w:divBdr>
                        <w:top w:val="none" w:sz="0" w:space="0" w:color="auto"/>
                        <w:left w:val="none" w:sz="0" w:space="0" w:color="auto"/>
                        <w:bottom w:val="none" w:sz="0" w:space="0" w:color="auto"/>
                        <w:right w:val="none" w:sz="0" w:space="0" w:color="auto"/>
                      </w:divBdr>
                    </w:div>
                    <w:div w:id="61297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18172">
          <w:marLeft w:val="0"/>
          <w:marRight w:val="0"/>
          <w:marTop w:val="0"/>
          <w:marBottom w:val="0"/>
          <w:divBdr>
            <w:top w:val="none" w:sz="0" w:space="0" w:color="auto"/>
            <w:left w:val="none" w:sz="0" w:space="0" w:color="auto"/>
            <w:bottom w:val="none" w:sz="0" w:space="0" w:color="auto"/>
            <w:right w:val="none" w:sz="0" w:space="0" w:color="auto"/>
          </w:divBdr>
          <w:divsChild>
            <w:div w:id="1949311180">
              <w:marLeft w:val="0"/>
              <w:marRight w:val="0"/>
              <w:marTop w:val="0"/>
              <w:marBottom w:val="0"/>
              <w:divBdr>
                <w:top w:val="none" w:sz="0" w:space="0" w:color="auto"/>
                <w:left w:val="none" w:sz="0" w:space="0" w:color="auto"/>
                <w:bottom w:val="none" w:sz="0" w:space="0" w:color="auto"/>
                <w:right w:val="none" w:sz="0" w:space="0" w:color="auto"/>
              </w:divBdr>
              <w:divsChild>
                <w:div w:id="2011907273">
                  <w:marLeft w:val="0"/>
                  <w:marRight w:val="0"/>
                  <w:marTop w:val="0"/>
                  <w:marBottom w:val="0"/>
                  <w:divBdr>
                    <w:top w:val="none" w:sz="0" w:space="0" w:color="auto"/>
                    <w:left w:val="none" w:sz="0" w:space="0" w:color="auto"/>
                    <w:bottom w:val="none" w:sz="0" w:space="0" w:color="auto"/>
                    <w:right w:val="none" w:sz="0" w:space="0" w:color="auto"/>
                  </w:divBdr>
                </w:div>
                <w:div w:id="2065835339">
                  <w:marLeft w:val="0"/>
                  <w:marRight w:val="0"/>
                  <w:marTop w:val="0"/>
                  <w:marBottom w:val="0"/>
                  <w:divBdr>
                    <w:top w:val="none" w:sz="0" w:space="0" w:color="auto"/>
                    <w:left w:val="none" w:sz="0" w:space="0" w:color="auto"/>
                    <w:bottom w:val="none" w:sz="0" w:space="0" w:color="auto"/>
                    <w:right w:val="none" w:sz="0" w:space="0" w:color="auto"/>
                  </w:divBdr>
                </w:div>
                <w:div w:id="988436626">
                  <w:marLeft w:val="0"/>
                  <w:marRight w:val="0"/>
                  <w:marTop w:val="0"/>
                  <w:marBottom w:val="0"/>
                  <w:divBdr>
                    <w:top w:val="none" w:sz="0" w:space="0" w:color="auto"/>
                    <w:left w:val="none" w:sz="0" w:space="0" w:color="auto"/>
                    <w:bottom w:val="none" w:sz="0" w:space="0" w:color="auto"/>
                    <w:right w:val="none" w:sz="0" w:space="0" w:color="auto"/>
                  </w:divBdr>
                </w:div>
                <w:div w:id="1970044666">
                  <w:marLeft w:val="0"/>
                  <w:marRight w:val="0"/>
                  <w:marTop w:val="0"/>
                  <w:marBottom w:val="0"/>
                  <w:divBdr>
                    <w:top w:val="none" w:sz="0" w:space="0" w:color="auto"/>
                    <w:left w:val="none" w:sz="0" w:space="0" w:color="auto"/>
                    <w:bottom w:val="none" w:sz="0" w:space="0" w:color="auto"/>
                    <w:right w:val="none" w:sz="0" w:space="0" w:color="auto"/>
                  </w:divBdr>
                </w:div>
                <w:div w:id="2100177531">
                  <w:marLeft w:val="0"/>
                  <w:marRight w:val="0"/>
                  <w:marTop w:val="0"/>
                  <w:marBottom w:val="0"/>
                  <w:divBdr>
                    <w:top w:val="none" w:sz="0" w:space="0" w:color="auto"/>
                    <w:left w:val="none" w:sz="0" w:space="0" w:color="auto"/>
                    <w:bottom w:val="none" w:sz="0" w:space="0" w:color="auto"/>
                    <w:right w:val="none" w:sz="0" w:space="0" w:color="auto"/>
                  </w:divBdr>
                </w:div>
                <w:div w:id="1061556162">
                  <w:marLeft w:val="0"/>
                  <w:marRight w:val="0"/>
                  <w:marTop w:val="0"/>
                  <w:marBottom w:val="0"/>
                  <w:divBdr>
                    <w:top w:val="none" w:sz="0" w:space="0" w:color="auto"/>
                    <w:left w:val="none" w:sz="0" w:space="0" w:color="auto"/>
                    <w:bottom w:val="none" w:sz="0" w:space="0" w:color="auto"/>
                    <w:right w:val="none" w:sz="0" w:space="0" w:color="auto"/>
                  </w:divBdr>
                </w:div>
                <w:div w:id="304816119">
                  <w:marLeft w:val="0"/>
                  <w:marRight w:val="0"/>
                  <w:marTop w:val="0"/>
                  <w:marBottom w:val="0"/>
                  <w:divBdr>
                    <w:top w:val="none" w:sz="0" w:space="0" w:color="auto"/>
                    <w:left w:val="none" w:sz="0" w:space="0" w:color="auto"/>
                    <w:bottom w:val="none" w:sz="0" w:space="0" w:color="auto"/>
                    <w:right w:val="none" w:sz="0" w:space="0" w:color="auto"/>
                  </w:divBdr>
                </w:div>
                <w:div w:id="1449665248">
                  <w:marLeft w:val="0"/>
                  <w:marRight w:val="0"/>
                  <w:marTop w:val="0"/>
                  <w:marBottom w:val="0"/>
                  <w:divBdr>
                    <w:top w:val="none" w:sz="0" w:space="0" w:color="auto"/>
                    <w:left w:val="none" w:sz="0" w:space="0" w:color="auto"/>
                    <w:bottom w:val="none" w:sz="0" w:space="0" w:color="auto"/>
                    <w:right w:val="none" w:sz="0" w:space="0" w:color="auto"/>
                  </w:divBdr>
                </w:div>
                <w:div w:id="23988283">
                  <w:marLeft w:val="0"/>
                  <w:marRight w:val="0"/>
                  <w:marTop w:val="0"/>
                  <w:marBottom w:val="0"/>
                  <w:divBdr>
                    <w:top w:val="none" w:sz="0" w:space="0" w:color="auto"/>
                    <w:left w:val="none" w:sz="0" w:space="0" w:color="auto"/>
                    <w:bottom w:val="none" w:sz="0" w:space="0" w:color="auto"/>
                    <w:right w:val="none" w:sz="0" w:space="0" w:color="auto"/>
                  </w:divBdr>
                </w:div>
                <w:div w:id="1197111716">
                  <w:marLeft w:val="0"/>
                  <w:marRight w:val="0"/>
                  <w:marTop w:val="0"/>
                  <w:marBottom w:val="0"/>
                  <w:divBdr>
                    <w:top w:val="none" w:sz="0" w:space="0" w:color="auto"/>
                    <w:left w:val="none" w:sz="0" w:space="0" w:color="auto"/>
                    <w:bottom w:val="none" w:sz="0" w:space="0" w:color="auto"/>
                    <w:right w:val="none" w:sz="0" w:space="0" w:color="auto"/>
                  </w:divBdr>
                </w:div>
                <w:div w:id="953512718">
                  <w:marLeft w:val="0"/>
                  <w:marRight w:val="0"/>
                  <w:marTop w:val="0"/>
                  <w:marBottom w:val="0"/>
                  <w:divBdr>
                    <w:top w:val="none" w:sz="0" w:space="0" w:color="auto"/>
                    <w:left w:val="none" w:sz="0" w:space="0" w:color="auto"/>
                    <w:bottom w:val="none" w:sz="0" w:space="0" w:color="auto"/>
                    <w:right w:val="none" w:sz="0" w:space="0" w:color="auto"/>
                  </w:divBdr>
                </w:div>
                <w:div w:id="148400834">
                  <w:marLeft w:val="0"/>
                  <w:marRight w:val="0"/>
                  <w:marTop w:val="0"/>
                  <w:marBottom w:val="0"/>
                  <w:divBdr>
                    <w:top w:val="none" w:sz="0" w:space="0" w:color="auto"/>
                    <w:left w:val="none" w:sz="0" w:space="0" w:color="auto"/>
                    <w:bottom w:val="none" w:sz="0" w:space="0" w:color="auto"/>
                    <w:right w:val="none" w:sz="0" w:space="0" w:color="auto"/>
                  </w:divBdr>
                </w:div>
                <w:div w:id="1315527918">
                  <w:marLeft w:val="0"/>
                  <w:marRight w:val="0"/>
                  <w:marTop w:val="0"/>
                  <w:marBottom w:val="0"/>
                  <w:divBdr>
                    <w:top w:val="none" w:sz="0" w:space="0" w:color="auto"/>
                    <w:left w:val="none" w:sz="0" w:space="0" w:color="auto"/>
                    <w:bottom w:val="none" w:sz="0" w:space="0" w:color="auto"/>
                    <w:right w:val="none" w:sz="0" w:space="0" w:color="auto"/>
                  </w:divBdr>
                </w:div>
                <w:div w:id="1069575281">
                  <w:marLeft w:val="0"/>
                  <w:marRight w:val="0"/>
                  <w:marTop w:val="0"/>
                  <w:marBottom w:val="0"/>
                  <w:divBdr>
                    <w:top w:val="none" w:sz="0" w:space="0" w:color="auto"/>
                    <w:left w:val="none" w:sz="0" w:space="0" w:color="auto"/>
                    <w:bottom w:val="none" w:sz="0" w:space="0" w:color="auto"/>
                    <w:right w:val="none" w:sz="0" w:space="0" w:color="auto"/>
                  </w:divBdr>
                </w:div>
                <w:div w:id="1115905467">
                  <w:marLeft w:val="0"/>
                  <w:marRight w:val="0"/>
                  <w:marTop w:val="0"/>
                  <w:marBottom w:val="0"/>
                  <w:divBdr>
                    <w:top w:val="none" w:sz="0" w:space="0" w:color="auto"/>
                    <w:left w:val="none" w:sz="0" w:space="0" w:color="auto"/>
                    <w:bottom w:val="none" w:sz="0" w:space="0" w:color="auto"/>
                    <w:right w:val="none" w:sz="0" w:space="0" w:color="auto"/>
                  </w:divBdr>
                </w:div>
                <w:div w:id="1748109072">
                  <w:marLeft w:val="0"/>
                  <w:marRight w:val="0"/>
                  <w:marTop w:val="0"/>
                  <w:marBottom w:val="0"/>
                  <w:divBdr>
                    <w:top w:val="none" w:sz="0" w:space="0" w:color="auto"/>
                    <w:left w:val="none" w:sz="0" w:space="0" w:color="auto"/>
                    <w:bottom w:val="none" w:sz="0" w:space="0" w:color="auto"/>
                    <w:right w:val="none" w:sz="0" w:space="0" w:color="auto"/>
                  </w:divBdr>
                  <w:divsChild>
                    <w:div w:id="1887136522">
                      <w:marLeft w:val="0"/>
                      <w:marRight w:val="0"/>
                      <w:marTop w:val="0"/>
                      <w:marBottom w:val="0"/>
                      <w:divBdr>
                        <w:top w:val="none" w:sz="0" w:space="0" w:color="auto"/>
                        <w:left w:val="none" w:sz="0" w:space="0" w:color="auto"/>
                        <w:bottom w:val="none" w:sz="0" w:space="0" w:color="auto"/>
                        <w:right w:val="none" w:sz="0" w:space="0" w:color="auto"/>
                      </w:divBdr>
                    </w:div>
                    <w:div w:id="337658884">
                      <w:marLeft w:val="0"/>
                      <w:marRight w:val="0"/>
                      <w:marTop w:val="0"/>
                      <w:marBottom w:val="0"/>
                      <w:divBdr>
                        <w:top w:val="none" w:sz="0" w:space="0" w:color="auto"/>
                        <w:left w:val="none" w:sz="0" w:space="0" w:color="auto"/>
                        <w:bottom w:val="none" w:sz="0" w:space="0" w:color="auto"/>
                        <w:right w:val="none" w:sz="0" w:space="0" w:color="auto"/>
                      </w:divBdr>
                    </w:div>
                    <w:div w:id="2049790757">
                      <w:marLeft w:val="0"/>
                      <w:marRight w:val="0"/>
                      <w:marTop w:val="0"/>
                      <w:marBottom w:val="0"/>
                      <w:divBdr>
                        <w:top w:val="none" w:sz="0" w:space="0" w:color="auto"/>
                        <w:left w:val="none" w:sz="0" w:space="0" w:color="auto"/>
                        <w:bottom w:val="none" w:sz="0" w:space="0" w:color="auto"/>
                        <w:right w:val="none" w:sz="0" w:space="0" w:color="auto"/>
                      </w:divBdr>
                    </w:div>
                    <w:div w:id="1169297608">
                      <w:marLeft w:val="0"/>
                      <w:marRight w:val="0"/>
                      <w:marTop w:val="0"/>
                      <w:marBottom w:val="0"/>
                      <w:divBdr>
                        <w:top w:val="none" w:sz="0" w:space="0" w:color="auto"/>
                        <w:left w:val="none" w:sz="0" w:space="0" w:color="auto"/>
                        <w:bottom w:val="none" w:sz="0" w:space="0" w:color="auto"/>
                        <w:right w:val="none" w:sz="0" w:space="0" w:color="auto"/>
                      </w:divBdr>
                    </w:div>
                    <w:div w:id="1143162185">
                      <w:marLeft w:val="0"/>
                      <w:marRight w:val="0"/>
                      <w:marTop w:val="0"/>
                      <w:marBottom w:val="0"/>
                      <w:divBdr>
                        <w:top w:val="none" w:sz="0" w:space="0" w:color="auto"/>
                        <w:left w:val="none" w:sz="0" w:space="0" w:color="auto"/>
                        <w:bottom w:val="none" w:sz="0" w:space="0" w:color="auto"/>
                        <w:right w:val="none" w:sz="0" w:space="0" w:color="auto"/>
                      </w:divBdr>
                    </w:div>
                    <w:div w:id="710421397">
                      <w:marLeft w:val="0"/>
                      <w:marRight w:val="0"/>
                      <w:marTop w:val="0"/>
                      <w:marBottom w:val="0"/>
                      <w:divBdr>
                        <w:top w:val="none" w:sz="0" w:space="0" w:color="auto"/>
                        <w:left w:val="none" w:sz="0" w:space="0" w:color="auto"/>
                        <w:bottom w:val="none" w:sz="0" w:space="0" w:color="auto"/>
                        <w:right w:val="none" w:sz="0" w:space="0" w:color="auto"/>
                      </w:divBdr>
                    </w:div>
                    <w:div w:id="159588048">
                      <w:marLeft w:val="0"/>
                      <w:marRight w:val="0"/>
                      <w:marTop w:val="0"/>
                      <w:marBottom w:val="0"/>
                      <w:divBdr>
                        <w:top w:val="none" w:sz="0" w:space="0" w:color="auto"/>
                        <w:left w:val="none" w:sz="0" w:space="0" w:color="auto"/>
                        <w:bottom w:val="none" w:sz="0" w:space="0" w:color="auto"/>
                        <w:right w:val="none" w:sz="0" w:space="0" w:color="auto"/>
                      </w:divBdr>
                    </w:div>
                    <w:div w:id="822351581">
                      <w:marLeft w:val="0"/>
                      <w:marRight w:val="0"/>
                      <w:marTop w:val="0"/>
                      <w:marBottom w:val="0"/>
                      <w:divBdr>
                        <w:top w:val="none" w:sz="0" w:space="0" w:color="auto"/>
                        <w:left w:val="none" w:sz="0" w:space="0" w:color="auto"/>
                        <w:bottom w:val="none" w:sz="0" w:space="0" w:color="auto"/>
                        <w:right w:val="none" w:sz="0" w:space="0" w:color="auto"/>
                      </w:divBdr>
                    </w:div>
                    <w:div w:id="577785460">
                      <w:marLeft w:val="0"/>
                      <w:marRight w:val="0"/>
                      <w:marTop w:val="0"/>
                      <w:marBottom w:val="0"/>
                      <w:divBdr>
                        <w:top w:val="none" w:sz="0" w:space="0" w:color="auto"/>
                        <w:left w:val="none" w:sz="0" w:space="0" w:color="auto"/>
                        <w:bottom w:val="none" w:sz="0" w:space="0" w:color="auto"/>
                        <w:right w:val="none" w:sz="0" w:space="0" w:color="auto"/>
                      </w:divBdr>
                    </w:div>
                    <w:div w:id="1193495291">
                      <w:marLeft w:val="0"/>
                      <w:marRight w:val="0"/>
                      <w:marTop w:val="0"/>
                      <w:marBottom w:val="0"/>
                      <w:divBdr>
                        <w:top w:val="none" w:sz="0" w:space="0" w:color="auto"/>
                        <w:left w:val="none" w:sz="0" w:space="0" w:color="auto"/>
                        <w:bottom w:val="none" w:sz="0" w:space="0" w:color="auto"/>
                        <w:right w:val="none" w:sz="0" w:space="0" w:color="auto"/>
                      </w:divBdr>
                    </w:div>
                    <w:div w:id="321159133">
                      <w:marLeft w:val="0"/>
                      <w:marRight w:val="0"/>
                      <w:marTop w:val="0"/>
                      <w:marBottom w:val="0"/>
                      <w:divBdr>
                        <w:top w:val="none" w:sz="0" w:space="0" w:color="auto"/>
                        <w:left w:val="none" w:sz="0" w:space="0" w:color="auto"/>
                        <w:bottom w:val="none" w:sz="0" w:space="0" w:color="auto"/>
                        <w:right w:val="none" w:sz="0" w:space="0" w:color="auto"/>
                      </w:divBdr>
                    </w:div>
                    <w:div w:id="1650476668">
                      <w:marLeft w:val="0"/>
                      <w:marRight w:val="0"/>
                      <w:marTop w:val="0"/>
                      <w:marBottom w:val="0"/>
                      <w:divBdr>
                        <w:top w:val="none" w:sz="0" w:space="0" w:color="auto"/>
                        <w:left w:val="none" w:sz="0" w:space="0" w:color="auto"/>
                        <w:bottom w:val="none" w:sz="0" w:space="0" w:color="auto"/>
                        <w:right w:val="none" w:sz="0" w:space="0" w:color="auto"/>
                      </w:divBdr>
                    </w:div>
                    <w:div w:id="588390757">
                      <w:marLeft w:val="0"/>
                      <w:marRight w:val="0"/>
                      <w:marTop w:val="0"/>
                      <w:marBottom w:val="0"/>
                      <w:divBdr>
                        <w:top w:val="none" w:sz="0" w:space="0" w:color="auto"/>
                        <w:left w:val="none" w:sz="0" w:space="0" w:color="auto"/>
                        <w:bottom w:val="none" w:sz="0" w:space="0" w:color="auto"/>
                        <w:right w:val="none" w:sz="0" w:space="0" w:color="auto"/>
                      </w:divBdr>
                    </w:div>
                    <w:div w:id="114631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954641">
          <w:marLeft w:val="0"/>
          <w:marRight w:val="0"/>
          <w:marTop w:val="0"/>
          <w:marBottom w:val="0"/>
          <w:divBdr>
            <w:top w:val="none" w:sz="0" w:space="0" w:color="auto"/>
            <w:left w:val="none" w:sz="0" w:space="0" w:color="auto"/>
            <w:bottom w:val="none" w:sz="0" w:space="0" w:color="auto"/>
            <w:right w:val="none" w:sz="0" w:space="0" w:color="auto"/>
          </w:divBdr>
          <w:divsChild>
            <w:div w:id="917517094">
              <w:marLeft w:val="0"/>
              <w:marRight w:val="0"/>
              <w:marTop w:val="0"/>
              <w:marBottom w:val="0"/>
              <w:divBdr>
                <w:top w:val="none" w:sz="0" w:space="0" w:color="auto"/>
                <w:left w:val="none" w:sz="0" w:space="0" w:color="auto"/>
                <w:bottom w:val="none" w:sz="0" w:space="0" w:color="auto"/>
                <w:right w:val="none" w:sz="0" w:space="0" w:color="auto"/>
              </w:divBdr>
              <w:divsChild>
                <w:div w:id="1673291429">
                  <w:marLeft w:val="0"/>
                  <w:marRight w:val="0"/>
                  <w:marTop w:val="0"/>
                  <w:marBottom w:val="0"/>
                  <w:divBdr>
                    <w:top w:val="none" w:sz="0" w:space="0" w:color="auto"/>
                    <w:left w:val="none" w:sz="0" w:space="0" w:color="auto"/>
                    <w:bottom w:val="none" w:sz="0" w:space="0" w:color="auto"/>
                    <w:right w:val="none" w:sz="0" w:space="0" w:color="auto"/>
                  </w:divBdr>
                </w:div>
                <w:div w:id="2135171703">
                  <w:marLeft w:val="0"/>
                  <w:marRight w:val="0"/>
                  <w:marTop w:val="0"/>
                  <w:marBottom w:val="0"/>
                  <w:divBdr>
                    <w:top w:val="none" w:sz="0" w:space="0" w:color="auto"/>
                    <w:left w:val="none" w:sz="0" w:space="0" w:color="auto"/>
                    <w:bottom w:val="none" w:sz="0" w:space="0" w:color="auto"/>
                    <w:right w:val="none" w:sz="0" w:space="0" w:color="auto"/>
                  </w:divBdr>
                </w:div>
                <w:div w:id="1266960053">
                  <w:marLeft w:val="0"/>
                  <w:marRight w:val="0"/>
                  <w:marTop w:val="0"/>
                  <w:marBottom w:val="0"/>
                  <w:divBdr>
                    <w:top w:val="none" w:sz="0" w:space="0" w:color="auto"/>
                    <w:left w:val="none" w:sz="0" w:space="0" w:color="auto"/>
                    <w:bottom w:val="none" w:sz="0" w:space="0" w:color="auto"/>
                    <w:right w:val="none" w:sz="0" w:space="0" w:color="auto"/>
                  </w:divBdr>
                </w:div>
                <w:div w:id="1036583774">
                  <w:marLeft w:val="0"/>
                  <w:marRight w:val="0"/>
                  <w:marTop w:val="0"/>
                  <w:marBottom w:val="0"/>
                  <w:divBdr>
                    <w:top w:val="none" w:sz="0" w:space="0" w:color="auto"/>
                    <w:left w:val="none" w:sz="0" w:space="0" w:color="auto"/>
                    <w:bottom w:val="none" w:sz="0" w:space="0" w:color="auto"/>
                    <w:right w:val="none" w:sz="0" w:space="0" w:color="auto"/>
                  </w:divBdr>
                </w:div>
                <w:div w:id="946740177">
                  <w:marLeft w:val="0"/>
                  <w:marRight w:val="0"/>
                  <w:marTop w:val="0"/>
                  <w:marBottom w:val="0"/>
                  <w:divBdr>
                    <w:top w:val="none" w:sz="0" w:space="0" w:color="auto"/>
                    <w:left w:val="none" w:sz="0" w:space="0" w:color="auto"/>
                    <w:bottom w:val="none" w:sz="0" w:space="0" w:color="auto"/>
                    <w:right w:val="none" w:sz="0" w:space="0" w:color="auto"/>
                  </w:divBdr>
                </w:div>
                <w:div w:id="967736614">
                  <w:marLeft w:val="0"/>
                  <w:marRight w:val="0"/>
                  <w:marTop w:val="0"/>
                  <w:marBottom w:val="0"/>
                  <w:divBdr>
                    <w:top w:val="none" w:sz="0" w:space="0" w:color="auto"/>
                    <w:left w:val="none" w:sz="0" w:space="0" w:color="auto"/>
                    <w:bottom w:val="none" w:sz="0" w:space="0" w:color="auto"/>
                    <w:right w:val="none" w:sz="0" w:space="0" w:color="auto"/>
                  </w:divBdr>
                </w:div>
                <w:div w:id="1278951614">
                  <w:marLeft w:val="0"/>
                  <w:marRight w:val="0"/>
                  <w:marTop w:val="0"/>
                  <w:marBottom w:val="0"/>
                  <w:divBdr>
                    <w:top w:val="none" w:sz="0" w:space="0" w:color="auto"/>
                    <w:left w:val="none" w:sz="0" w:space="0" w:color="auto"/>
                    <w:bottom w:val="none" w:sz="0" w:space="0" w:color="auto"/>
                    <w:right w:val="none" w:sz="0" w:space="0" w:color="auto"/>
                  </w:divBdr>
                </w:div>
                <w:div w:id="1314523433">
                  <w:marLeft w:val="0"/>
                  <w:marRight w:val="0"/>
                  <w:marTop w:val="0"/>
                  <w:marBottom w:val="0"/>
                  <w:divBdr>
                    <w:top w:val="none" w:sz="0" w:space="0" w:color="auto"/>
                    <w:left w:val="none" w:sz="0" w:space="0" w:color="auto"/>
                    <w:bottom w:val="none" w:sz="0" w:space="0" w:color="auto"/>
                    <w:right w:val="none" w:sz="0" w:space="0" w:color="auto"/>
                  </w:divBdr>
                </w:div>
                <w:div w:id="1643270594">
                  <w:marLeft w:val="0"/>
                  <w:marRight w:val="0"/>
                  <w:marTop w:val="0"/>
                  <w:marBottom w:val="0"/>
                  <w:divBdr>
                    <w:top w:val="none" w:sz="0" w:space="0" w:color="auto"/>
                    <w:left w:val="none" w:sz="0" w:space="0" w:color="auto"/>
                    <w:bottom w:val="none" w:sz="0" w:space="0" w:color="auto"/>
                    <w:right w:val="none" w:sz="0" w:space="0" w:color="auto"/>
                  </w:divBdr>
                </w:div>
                <w:div w:id="435833740">
                  <w:marLeft w:val="0"/>
                  <w:marRight w:val="0"/>
                  <w:marTop w:val="0"/>
                  <w:marBottom w:val="0"/>
                  <w:divBdr>
                    <w:top w:val="none" w:sz="0" w:space="0" w:color="auto"/>
                    <w:left w:val="none" w:sz="0" w:space="0" w:color="auto"/>
                    <w:bottom w:val="none" w:sz="0" w:space="0" w:color="auto"/>
                    <w:right w:val="none" w:sz="0" w:space="0" w:color="auto"/>
                  </w:divBdr>
                </w:div>
                <w:div w:id="1394351466">
                  <w:marLeft w:val="0"/>
                  <w:marRight w:val="0"/>
                  <w:marTop w:val="0"/>
                  <w:marBottom w:val="0"/>
                  <w:divBdr>
                    <w:top w:val="none" w:sz="0" w:space="0" w:color="auto"/>
                    <w:left w:val="none" w:sz="0" w:space="0" w:color="auto"/>
                    <w:bottom w:val="none" w:sz="0" w:space="0" w:color="auto"/>
                    <w:right w:val="none" w:sz="0" w:space="0" w:color="auto"/>
                  </w:divBdr>
                </w:div>
                <w:div w:id="2140611628">
                  <w:marLeft w:val="0"/>
                  <w:marRight w:val="0"/>
                  <w:marTop w:val="0"/>
                  <w:marBottom w:val="0"/>
                  <w:divBdr>
                    <w:top w:val="none" w:sz="0" w:space="0" w:color="auto"/>
                    <w:left w:val="none" w:sz="0" w:space="0" w:color="auto"/>
                    <w:bottom w:val="none" w:sz="0" w:space="0" w:color="auto"/>
                    <w:right w:val="none" w:sz="0" w:space="0" w:color="auto"/>
                  </w:divBdr>
                </w:div>
                <w:div w:id="1061248209">
                  <w:marLeft w:val="0"/>
                  <w:marRight w:val="0"/>
                  <w:marTop w:val="0"/>
                  <w:marBottom w:val="0"/>
                  <w:divBdr>
                    <w:top w:val="none" w:sz="0" w:space="0" w:color="auto"/>
                    <w:left w:val="none" w:sz="0" w:space="0" w:color="auto"/>
                    <w:bottom w:val="none" w:sz="0" w:space="0" w:color="auto"/>
                    <w:right w:val="none" w:sz="0" w:space="0" w:color="auto"/>
                  </w:divBdr>
                </w:div>
                <w:div w:id="1527448755">
                  <w:marLeft w:val="0"/>
                  <w:marRight w:val="0"/>
                  <w:marTop w:val="0"/>
                  <w:marBottom w:val="0"/>
                  <w:divBdr>
                    <w:top w:val="none" w:sz="0" w:space="0" w:color="auto"/>
                    <w:left w:val="none" w:sz="0" w:space="0" w:color="auto"/>
                    <w:bottom w:val="none" w:sz="0" w:space="0" w:color="auto"/>
                    <w:right w:val="none" w:sz="0" w:space="0" w:color="auto"/>
                  </w:divBdr>
                </w:div>
                <w:div w:id="1447508318">
                  <w:marLeft w:val="0"/>
                  <w:marRight w:val="0"/>
                  <w:marTop w:val="0"/>
                  <w:marBottom w:val="0"/>
                  <w:divBdr>
                    <w:top w:val="none" w:sz="0" w:space="0" w:color="auto"/>
                    <w:left w:val="none" w:sz="0" w:space="0" w:color="auto"/>
                    <w:bottom w:val="none" w:sz="0" w:space="0" w:color="auto"/>
                    <w:right w:val="none" w:sz="0" w:space="0" w:color="auto"/>
                  </w:divBdr>
                </w:div>
                <w:div w:id="1953780250">
                  <w:marLeft w:val="0"/>
                  <w:marRight w:val="0"/>
                  <w:marTop w:val="0"/>
                  <w:marBottom w:val="0"/>
                  <w:divBdr>
                    <w:top w:val="none" w:sz="0" w:space="0" w:color="auto"/>
                    <w:left w:val="none" w:sz="0" w:space="0" w:color="auto"/>
                    <w:bottom w:val="none" w:sz="0" w:space="0" w:color="auto"/>
                    <w:right w:val="none" w:sz="0" w:space="0" w:color="auto"/>
                  </w:divBdr>
                </w:div>
                <w:div w:id="1414165429">
                  <w:marLeft w:val="0"/>
                  <w:marRight w:val="0"/>
                  <w:marTop w:val="0"/>
                  <w:marBottom w:val="0"/>
                  <w:divBdr>
                    <w:top w:val="none" w:sz="0" w:space="0" w:color="auto"/>
                    <w:left w:val="none" w:sz="0" w:space="0" w:color="auto"/>
                    <w:bottom w:val="none" w:sz="0" w:space="0" w:color="auto"/>
                    <w:right w:val="none" w:sz="0" w:space="0" w:color="auto"/>
                  </w:divBdr>
                </w:div>
                <w:div w:id="199781740">
                  <w:marLeft w:val="0"/>
                  <w:marRight w:val="0"/>
                  <w:marTop w:val="0"/>
                  <w:marBottom w:val="0"/>
                  <w:divBdr>
                    <w:top w:val="none" w:sz="0" w:space="0" w:color="auto"/>
                    <w:left w:val="none" w:sz="0" w:space="0" w:color="auto"/>
                    <w:bottom w:val="none" w:sz="0" w:space="0" w:color="auto"/>
                    <w:right w:val="none" w:sz="0" w:space="0" w:color="auto"/>
                  </w:divBdr>
                </w:div>
                <w:div w:id="7564080">
                  <w:marLeft w:val="0"/>
                  <w:marRight w:val="0"/>
                  <w:marTop w:val="0"/>
                  <w:marBottom w:val="0"/>
                  <w:divBdr>
                    <w:top w:val="none" w:sz="0" w:space="0" w:color="auto"/>
                    <w:left w:val="none" w:sz="0" w:space="0" w:color="auto"/>
                    <w:bottom w:val="none" w:sz="0" w:space="0" w:color="auto"/>
                    <w:right w:val="none" w:sz="0" w:space="0" w:color="auto"/>
                  </w:divBdr>
                </w:div>
                <w:div w:id="1238514010">
                  <w:marLeft w:val="0"/>
                  <w:marRight w:val="0"/>
                  <w:marTop w:val="0"/>
                  <w:marBottom w:val="0"/>
                  <w:divBdr>
                    <w:top w:val="none" w:sz="0" w:space="0" w:color="auto"/>
                    <w:left w:val="none" w:sz="0" w:space="0" w:color="auto"/>
                    <w:bottom w:val="none" w:sz="0" w:space="0" w:color="auto"/>
                    <w:right w:val="none" w:sz="0" w:space="0" w:color="auto"/>
                  </w:divBdr>
                </w:div>
                <w:div w:id="1251548515">
                  <w:marLeft w:val="0"/>
                  <w:marRight w:val="0"/>
                  <w:marTop w:val="0"/>
                  <w:marBottom w:val="0"/>
                  <w:divBdr>
                    <w:top w:val="none" w:sz="0" w:space="0" w:color="auto"/>
                    <w:left w:val="none" w:sz="0" w:space="0" w:color="auto"/>
                    <w:bottom w:val="none" w:sz="0" w:space="0" w:color="auto"/>
                    <w:right w:val="none" w:sz="0" w:space="0" w:color="auto"/>
                  </w:divBdr>
                </w:div>
                <w:div w:id="731077510">
                  <w:marLeft w:val="0"/>
                  <w:marRight w:val="0"/>
                  <w:marTop w:val="0"/>
                  <w:marBottom w:val="0"/>
                  <w:divBdr>
                    <w:top w:val="none" w:sz="0" w:space="0" w:color="auto"/>
                    <w:left w:val="none" w:sz="0" w:space="0" w:color="auto"/>
                    <w:bottom w:val="none" w:sz="0" w:space="0" w:color="auto"/>
                    <w:right w:val="none" w:sz="0" w:space="0" w:color="auto"/>
                  </w:divBdr>
                  <w:divsChild>
                    <w:div w:id="1565599244">
                      <w:marLeft w:val="0"/>
                      <w:marRight w:val="0"/>
                      <w:marTop w:val="0"/>
                      <w:marBottom w:val="0"/>
                      <w:divBdr>
                        <w:top w:val="none" w:sz="0" w:space="0" w:color="auto"/>
                        <w:left w:val="none" w:sz="0" w:space="0" w:color="auto"/>
                        <w:bottom w:val="none" w:sz="0" w:space="0" w:color="auto"/>
                        <w:right w:val="none" w:sz="0" w:space="0" w:color="auto"/>
                      </w:divBdr>
                    </w:div>
                    <w:div w:id="574390207">
                      <w:marLeft w:val="0"/>
                      <w:marRight w:val="0"/>
                      <w:marTop w:val="0"/>
                      <w:marBottom w:val="0"/>
                      <w:divBdr>
                        <w:top w:val="none" w:sz="0" w:space="0" w:color="auto"/>
                        <w:left w:val="none" w:sz="0" w:space="0" w:color="auto"/>
                        <w:bottom w:val="none" w:sz="0" w:space="0" w:color="auto"/>
                        <w:right w:val="none" w:sz="0" w:space="0" w:color="auto"/>
                      </w:divBdr>
                    </w:div>
                    <w:div w:id="1611668151">
                      <w:marLeft w:val="0"/>
                      <w:marRight w:val="0"/>
                      <w:marTop w:val="0"/>
                      <w:marBottom w:val="0"/>
                      <w:divBdr>
                        <w:top w:val="none" w:sz="0" w:space="0" w:color="auto"/>
                        <w:left w:val="none" w:sz="0" w:space="0" w:color="auto"/>
                        <w:bottom w:val="none" w:sz="0" w:space="0" w:color="auto"/>
                        <w:right w:val="none" w:sz="0" w:space="0" w:color="auto"/>
                      </w:divBdr>
                    </w:div>
                    <w:div w:id="2049334276">
                      <w:marLeft w:val="0"/>
                      <w:marRight w:val="0"/>
                      <w:marTop w:val="0"/>
                      <w:marBottom w:val="0"/>
                      <w:divBdr>
                        <w:top w:val="none" w:sz="0" w:space="0" w:color="auto"/>
                        <w:left w:val="none" w:sz="0" w:space="0" w:color="auto"/>
                        <w:bottom w:val="none" w:sz="0" w:space="0" w:color="auto"/>
                        <w:right w:val="none" w:sz="0" w:space="0" w:color="auto"/>
                      </w:divBdr>
                    </w:div>
                    <w:div w:id="403069260">
                      <w:marLeft w:val="0"/>
                      <w:marRight w:val="0"/>
                      <w:marTop w:val="0"/>
                      <w:marBottom w:val="0"/>
                      <w:divBdr>
                        <w:top w:val="none" w:sz="0" w:space="0" w:color="auto"/>
                        <w:left w:val="none" w:sz="0" w:space="0" w:color="auto"/>
                        <w:bottom w:val="none" w:sz="0" w:space="0" w:color="auto"/>
                        <w:right w:val="none" w:sz="0" w:space="0" w:color="auto"/>
                      </w:divBdr>
                    </w:div>
                    <w:div w:id="1761363596">
                      <w:marLeft w:val="0"/>
                      <w:marRight w:val="0"/>
                      <w:marTop w:val="0"/>
                      <w:marBottom w:val="0"/>
                      <w:divBdr>
                        <w:top w:val="none" w:sz="0" w:space="0" w:color="auto"/>
                        <w:left w:val="none" w:sz="0" w:space="0" w:color="auto"/>
                        <w:bottom w:val="none" w:sz="0" w:space="0" w:color="auto"/>
                        <w:right w:val="none" w:sz="0" w:space="0" w:color="auto"/>
                      </w:divBdr>
                    </w:div>
                    <w:div w:id="44375433">
                      <w:marLeft w:val="0"/>
                      <w:marRight w:val="0"/>
                      <w:marTop w:val="0"/>
                      <w:marBottom w:val="0"/>
                      <w:divBdr>
                        <w:top w:val="none" w:sz="0" w:space="0" w:color="auto"/>
                        <w:left w:val="none" w:sz="0" w:space="0" w:color="auto"/>
                        <w:bottom w:val="none" w:sz="0" w:space="0" w:color="auto"/>
                        <w:right w:val="none" w:sz="0" w:space="0" w:color="auto"/>
                      </w:divBdr>
                    </w:div>
                    <w:div w:id="690767636">
                      <w:marLeft w:val="0"/>
                      <w:marRight w:val="0"/>
                      <w:marTop w:val="0"/>
                      <w:marBottom w:val="0"/>
                      <w:divBdr>
                        <w:top w:val="none" w:sz="0" w:space="0" w:color="auto"/>
                        <w:left w:val="none" w:sz="0" w:space="0" w:color="auto"/>
                        <w:bottom w:val="none" w:sz="0" w:space="0" w:color="auto"/>
                        <w:right w:val="none" w:sz="0" w:space="0" w:color="auto"/>
                      </w:divBdr>
                    </w:div>
                    <w:div w:id="1899901550">
                      <w:marLeft w:val="0"/>
                      <w:marRight w:val="0"/>
                      <w:marTop w:val="0"/>
                      <w:marBottom w:val="0"/>
                      <w:divBdr>
                        <w:top w:val="none" w:sz="0" w:space="0" w:color="auto"/>
                        <w:left w:val="none" w:sz="0" w:space="0" w:color="auto"/>
                        <w:bottom w:val="none" w:sz="0" w:space="0" w:color="auto"/>
                        <w:right w:val="none" w:sz="0" w:space="0" w:color="auto"/>
                      </w:divBdr>
                    </w:div>
                    <w:div w:id="866257475">
                      <w:marLeft w:val="0"/>
                      <w:marRight w:val="0"/>
                      <w:marTop w:val="0"/>
                      <w:marBottom w:val="0"/>
                      <w:divBdr>
                        <w:top w:val="none" w:sz="0" w:space="0" w:color="auto"/>
                        <w:left w:val="none" w:sz="0" w:space="0" w:color="auto"/>
                        <w:bottom w:val="none" w:sz="0" w:space="0" w:color="auto"/>
                        <w:right w:val="none" w:sz="0" w:space="0" w:color="auto"/>
                      </w:divBdr>
                    </w:div>
                    <w:div w:id="969897424">
                      <w:marLeft w:val="0"/>
                      <w:marRight w:val="0"/>
                      <w:marTop w:val="0"/>
                      <w:marBottom w:val="0"/>
                      <w:divBdr>
                        <w:top w:val="none" w:sz="0" w:space="0" w:color="auto"/>
                        <w:left w:val="none" w:sz="0" w:space="0" w:color="auto"/>
                        <w:bottom w:val="none" w:sz="0" w:space="0" w:color="auto"/>
                        <w:right w:val="none" w:sz="0" w:space="0" w:color="auto"/>
                      </w:divBdr>
                    </w:div>
                    <w:div w:id="1319572843">
                      <w:marLeft w:val="0"/>
                      <w:marRight w:val="0"/>
                      <w:marTop w:val="0"/>
                      <w:marBottom w:val="0"/>
                      <w:divBdr>
                        <w:top w:val="none" w:sz="0" w:space="0" w:color="auto"/>
                        <w:left w:val="none" w:sz="0" w:space="0" w:color="auto"/>
                        <w:bottom w:val="none" w:sz="0" w:space="0" w:color="auto"/>
                        <w:right w:val="none" w:sz="0" w:space="0" w:color="auto"/>
                      </w:divBdr>
                    </w:div>
                    <w:div w:id="856039975">
                      <w:marLeft w:val="0"/>
                      <w:marRight w:val="0"/>
                      <w:marTop w:val="0"/>
                      <w:marBottom w:val="0"/>
                      <w:divBdr>
                        <w:top w:val="none" w:sz="0" w:space="0" w:color="auto"/>
                        <w:left w:val="none" w:sz="0" w:space="0" w:color="auto"/>
                        <w:bottom w:val="none" w:sz="0" w:space="0" w:color="auto"/>
                        <w:right w:val="none" w:sz="0" w:space="0" w:color="auto"/>
                      </w:divBdr>
                    </w:div>
                    <w:div w:id="1026566756">
                      <w:marLeft w:val="0"/>
                      <w:marRight w:val="0"/>
                      <w:marTop w:val="0"/>
                      <w:marBottom w:val="0"/>
                      <w:divBdr>
                        <w:top w:val="none" w:sz="0" w:space="0" w:color="auto"/>
                        <w:left w:val="none" w:sz="0" w:space="0" w:color="auto"/>
                        <w:bottom w:val="none" w:sz="0" w:space="0" w:color="auto"/>
                        <w:right w:val="none" w:sz="0" w:space="0" w:color="auto"/>
                      </w:divBdr>
                    </w:div>
                    <w:div w:id="1559046601">
                      <w:marLeft w:val="0"/>
                      <w:marRight w:val="0"/>
                      <w:marTop w:val="0"/>
                      <w:marBottom w:val="0"/>
                      <w:divBdr>
                        <w:top w:val="none" w:sz="0" w:space="0" w:color="auto"/>
                        <w:left w:val="none" w:sz="0" w:space="0" w:color="auto"/>
                        <w:bottom w:val="none" w:sz="0" w:space="0" w:color="auto"/>
                        <w:right w:val="none" w:sz="0" w:space="0" w:color="auto"/>
                      </w:divBdr>
                    </w:div>
                    <w:div w:id="621496718">
                      <w:marLeft w:val="0"/>
                      <w:marRight w:val="0"/>
                      <w:marTop w:val="0"/>
                      <w:marBottom w:val="0"/>
                      <w:divBdr>
                        <w:top w:val="none" w:sz="0" w:space="0" w:color="auto"/>
                        <w:left w:val="none" w:sz="0" w:space="0" w:color="auto"/>
                        <w:bottom w:val="none" w:sz="0" w:space="0" w:color="auto"/>
                        <w:right w:val="none" w:sz="0" w:space="0" w:color="auto"/>
                      </w:divBdr>
                    </w:div>
                    <w:div w:id="1985357215">
                      <w:marLeft w:val="0"/>
                      <w:marRight w:val="0"/>
                      <w:marTop w:val="0"/>
                      <w:marBottom w:val="0"/>
                      <w:divBdr>
                        <w:top w:val="none" w:sz="0" w:space="0" w:color="auto"/>
                        <w:left w:val="none" w:sz="0" w:space="0" w:color="auto"/>
                        <w:bottom w:val="none" w:sz="0" w:space="0" w:color="auto"/>
                        <w:right w:val="none" w:sz="0" w:space="0" w:color="auto"/>
                      </w:divBdr>
                    </w:div>
                    <w:div w:id="1619289944">
                      <w:marLeft w:val="0"/>
                      <w:marRight w:val="0"/>
                      <w:marTop w:val="0"/>
                      <w:marBottom w:val="0"/>
                      <w:divBdr>
                        <w:top w:val="none" w:sz="0" w:space="0" w:color="auto"/>
                        <w:left w:val="none" w:sz="0" w:space="0" w:color="auto"/>
                        <w:bottom w:val="none" w:sz="0" w:space="0" w:color="auto"/>
                        <w:right w:val="none" w:sz="0" w:space="0" w:color="auto"/>
                      </w:divBdr>
                    </w:div>
                    <w:div w:id="1259437437">
                      <w:marLeft w:val="0"/>
                      <w:marRight w:val="0"/>
                      <w:marTop w:val="0"/>
                      <w:marBottom w:val="0"/>
                      <w:divBdr>
                        <w:top w:val="none" w:sz="0" w:space="0" w:color="auto"/>
                        <w:left w:val="none" w:sz="0" w:space="0" w:color="auto"/>
                        <w:bottom w:val="none" w:sz="0" w:space="0" w:color="auto"/>
                        <w:right w:val="none" w:sz="0" w:space="0" w:color="auto"/>
                      </w:divBdr>
                    </w:div>
                    <w:div w:id="164608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215099">
          <w:marLeft w:val="0"/>
          <w:marRight w:val="0"/>
          <w:marTop w:val="0"/>
          <w:marBottom w:val="0"/>
          <w:divBdr>
            <w:top w:val="none" w:sz="0" w:space="0" w:color="auto"/>
            <w:left w:val="none" w:sz="0" w:space="0" w:color="auto"/>
            <w:bottom w:val="none" w:sz="0" w:space="0" w:color="auto"/>
            <w:right w:val="none" w:sz="0" w:space="0" w:color="auto"/>
          </w:divBdr>
          <w:divsChild>
            <w:div w:id="243226646">
              <w:marLeft w:val="0"/>
              <w:marRight w:val="0"/>
              <w:marTop w:val="0"/>
              <w:marBottom w:val="0"/>
              <w:divBdr>
                <w:top w:val="none" w:sz="0" w:space="0" w:color="auto"/>
                <w:left w:val="none" w:sz="0" w:space="0" w:color="auto"/>
                <w:bottom w:val="none" w:sz="0" w:space="0" w:color="auto"/>
                <w:right w:val="none" w:sz="0" w:space="0" w:color="auto"/>
              </w:divBdr>
              <w:divsChild>
                <w:div w:id="485056376">
                  <w:marLeft w:val="0"/>
                  <w:marRight w:val="0"/>
                  <w:marTop w:val="0"/>
                  <w:marBottom w:val="0"/>
                  <w:divBdr>
                    <w:top w:val="none" w:sz="0" w:space="0" w:color="auto"/>
                    <w:left w:val="none" w:sz="0" w:space="0" w:color="auto"/>
                    <w:bottom w:val="none" w:sz="0" w:space="0" w:color="auto"/>
                    <w:right w:val="none" w:sz="0" w:space="0" w:color="auto"/>
                  </w:divBdr>
                </w:div>
                <w:div w:id="845747645">
                  <w:marLeft w:val="0"/>
                  <w:marRight w:val="0"/>
                  <w:marTop w:val="0"/>
                  <w:marBottom w:val="0"/>
                  <w:divBdr>
                    <w:top w:val="none" w:sz="0" w:space="0" w:color="auto"/>
                    <w:left w:val="none" w:sz="0" w:space="0" w:color="auto"/>
                    <w:bottom w:val="none" w:sz="0" w:space="0" w:color="auto"/>
                    <w:right w:val="none" w:sz="0" w:space="0" w:color="auto"/>
                  </w:divBdr>
                </w:div>
                <w:div w:id="88015980">
                  <w:marLeft w:val="0"/>
                  <w:marRight w:val="0"/>
                  <w:marTop w:val="0"/>
                  <w:marBottom w:val="0"/>
                  <w:divBdr>
                    <w:top w:val="none" w:sz="0" w:space="0" w:color="auto"/>
                    <w:left w:val="none" w:sz="0" w:space="0" w:color="auto"/>
                    <w:bottom w:val="none" w:sz="0" w:space="0" w:color="auto"/>
                    <w:right w:val="none" w:sz="0" w:space="0" w:color="auto"/>
                  </w:divBdr>
                </w:div>
                <w:div w:id="754130773">
                  <w:marLeft w:val="0"/>
                  <w:marRight w:val="0"/>
                  <w:marTop w:val="0"/>
                  <w:marBottom w:val="0"/>
                  <w:divBdr>
                    <w:top w:val="none" w:sz="0" w:space="0" w:color="auto"/>
                    <w:left w:val="none" w:sz="0" w:space="0" w:color="auto"/>
                    <w:bottom w:val="none" w:sz="0" w:space="0" w:color="auto"/>
                    <w:right w:val="none" w:sz="0" w:space="0" w:color="auto"/>
                  </w:divBdr>
                </w:div>
                <w:div w:id="197740888">
                  <w:marLeft w:val="0"/>
                  <w:marRight w:val="0"/>
                  <w:marTop w:val="0"/>
                  <w:marBottom w:val="0"/>
                  <w:divBdr>
                    <w:top w:val="none" w:sz="0" w:space="0" w:color="auto"/>
                    <w:left w:val="none" w:sz="0" w:space="0" w:color="auto"/>
                    <w:bottom w:val="none" w:sz="0" w:space="0" w:color="auto"/>
                    <w:right w:val="none" w:sz="0" w:space="0" w:color="auto"/>
                  </w:divBdr>
                </w:div>
                <w:div w:id="1142694869">
                  <w:marLeft w:val="0"/>
                  <w:marRight w:val="0"/>
                  <w:marTop w:val="0"/>
                  <w:marBottom w:val="0"/>
                  <w:divBdr>
                    <w:top w:val="none" w:sz="0" w:space="0" w:color="auto"/>
                    <w:left w:val="none" w:sz="0" w:space="0" w:color="auto"/>
                    <w:bottom w:val="none" w:sz="0" w:space="0" w:color="auto"/>
                    <w:right w:val="none" w:sz="0" w:space="0" w:color="auto"/>
                  </w:divBdr>
                </w:div>
                <w:div w:id="702679854">
                  <w:marLeft w:val="0"/>
                  <w:marRight w:val="0"/>
                  <w:marTop w:val="0"/>
                  <w:marBottom w:val="0"/>
                  <w:divBdr>
                    <w:top w:val="none" w:sz="0" w:space="0" w:color="auto"/>
                    <w:left w:val="none" w:sz="0" w:space="0" w:color="auto"/>
                    <w:bottom w:val="none" w:sz="0" w:space="0" w:color="auto"/>
                    <w:right w:val="none" w:sz="0" w:space="0" w:color="auto"/>
                  </w:divBdr>
                </w:div>
                <w:div w:id="1542746025">
                  <w:marLeft w:val="0"/>
                  <w:marRight w:val="0"/>
                  <w:marTop w:val="0"/>
                  <w:marBottom w:val="0"/>
                  <w:divBdr>
                    <w:top w:val="none" w:sz="0" w:space="0" w:color="auto"/>
                    <w:left w:val="none" w:sz="0" w:space="0" w:color="auto"/>
                    <w:bottom w:val="none" w:sz="0" w:space="0" w:color="auto"/>
                    <w:right w:val="none" w:sz="0" w:space="0" w:color="auto"/>
                  </w:divBdr>
                </w:div>
                <w:div w:id="1065178235">
                  <w:marLeft w:val="0"/>
                  <w:marRight w:val="0"/>
                  <w:marTop w:val="0"/>
                  <w:marBottom w:val="0"/>
                  <w:divBdr>
                    <w:top w:val="none" w:sz="0" w:space="0" w:color="auto"/>
                    <w:left w:val="none" w:sz="0" w:space="0" w:color="auto"/>
                    <w:bottom w:val="none" w:sz="0" w:space="0" w:color="auto"/>
                    <w:right w:val="none" w:sz="0" w:space="0" w:color="auto"/>
                  </w:divBdr>
                </w:div>
                <w:div w:id="389036499">
                  <w:marLeft w:val="0"/>
                  <w:marRight w:val="0"/>
                  <w:marTop w:val="0"/>
                  <w:marBottom w:val="0"/>
                  <w:divBdr>
                    <w:top w:val="none" w:sz="0" w:space="0" w:color="auto"/>
                    <w:left w:val="none" w:sz="0" w:space="0" w:color="auto"/>
                    <w:bottom w:val="none" w:sz="0" w:space="0" w:color="auto"/>
                    <w:right w:val="none" w:sz="0" w:space="0" w:color="auto"/>
                  </w:divBdr>
                </w:div>
                <w:div w:id="1538201906">
                  <w:marLeft w:val="0"/>
                  <w:marRight w:val="0"/>
                  <w:marTop w:val="0"/>
                  <w:marBottom w:val="0"/>
                  <w:divBdr>
                    <w:top w:val="none" w:sz="0" w:space="0" w:color="auto"/>
                    <w:left w:val="none" w:sz="0" w:space="0" w:color="auto"/>
                    <w:bottom w:val="none" w:sz="0" w:space="0" w:color="auto"/>
                    <w:right w:val="none" w:sz="0" w:space="0" w:color="auto"/>
                  </w:divBdr>
                </w:div>
                <w:div w:id="420685381">
                  <w:marLeft w:val="0"/>
                  <w:marRight w:val="0"/>
                  <w:marTop w:val="0"/>
                  <w:marBottom w:val="0"/>
                  <w:divBdr>
                    <w:top w:val="none" w:sz="0" w:space="0" w:color="auto"/>
                    <w:left w:val="none" w:sz="0" w:space="0" w:color="auto"/>
                    <w:bottom w:val="none" w:sz="0" w:space="0" w:color="auto"/>
                    <w:right w:val="none" w:sz="0" w:space="0" w:color="auto"/>
                  </w:divBdr>
                </w:div>
                <w:div w:id="757485791">
                  <w:marLeft w:val="0"/>
                  <w:marRight w:val="0"/>
                  <w:marTop w:val="0"/>
                  <w:marBottom w:val="0"/>
                  <w:divBdr>
                    <w:top w:val="none" w:sz="0" w:space="0" w:color="auto"/>
                    <w:left w:val="none" w:sz="0" w:space="0" w:color="auto"/>
                    <w:bottom w:val="none" w:sz="0" w:space="0" w:color="auto"/>
                    <w:right w:val="none" w:sz="0" w:space="0" w:color="auto"/>
                  </w:divBdr>
                </w:div>
                <w:div w:id="360982907">
                  <w:marLeft w:val="0"/>
                  <w:marRight w:val="0"/>
                  <w:marTop w:val="0"/>
                  <w:marBottom w:val="0"/>
                  <w:divBdr>
                    <w:top w:val="none" w:sz="0" w:space="0" w:color="auto"/>
                    <w:left w:val="none" w:sz="0" w:space="0" w:color="auto"/>
                    <w:bottom w:val="none" w:sz="0" w:space="0" w:color="auto"/>
                    <w:right w:val="none" w:sz="0" w:space="0" w:color="auto"/>
                  </w:divBdr>
                </w:div>
                <w:div w:id="1980727003">
                  <w:marLeft w:val="0"/>
                  <w:marRight w:val="0"/>
                  <w:marTop w:val="0"/>
                  <w:marBottom w:val="0"/>
                  <w:divBdr>
                    <w:top w:val="none" w:sz="0" w:space="0" w:color="auto"/>
                    <w:left w:val="none" w:sz="0" w:space="0" w:color="auto"/>
                    <w:bottom w:val="none" w:sz="0" w:space="0" w:color="auto"/>
                    <w:right w:val="none" w:sz="0" w:space="0" w:color="auto"/>
                  </w:divBdr>
                </w:div>
                <w:div w:id="1223102292">
                  <w:marLeft w:val="0"/>
                  <w:marRight w:val="0"/>
                  <w:marTop w:val="0"/>
                  <w:marBottom w:val="0"/>
                  <w:divBdr>
                    <w:top w:val="none" w:sz="0" w:space="0" w:color="auto"/>
                    <w:left w:val="none" w:sz="0" w:space="0" w:color="auto"/>
                    <w:bottom w:val="none" w:sz="0" w:space="0" w:color="auto"/>
                    <w:right w:val="none" w:sz="0" w:space="0" w:color="auto"/>
                  </w:divBdr>
                </w:div>
                <w:div w:id="145124658">
                  <w:marLeft w:val="0"/>
                  <w:marRight w:val="0"/>
                  <w:marTop w:val="0"/>
                  <w:marBottom w:val="0"/>
                  <w:divBdr>
                    <w:top w:val="none" w:sz="0" w:space="0" w:color="auto"/>
                    <w:left w:val="none" w:sz="0" w:space="0" w:color="auto"/>
                    <w:bottom w:val="none" w:sz="0" w:space="0" w:color="auto"/>
                    <w:right w:val="none" w:sz="0" w:space="0" w:color="auto"/>
                  </w:divBdr>
                </w:div>
                <w:div w:id="831917333">
                  <w:marLeft w:val="0"/>
                  <w:marRight w:val="0"/>
                  <w:marTop w:val="0"/>
                  <w:marBottom w:val="0"/>
                  <w:divBdr>
                    <w:top w:val="none" w:sz="0" w:space="0" w:color="auto"/>
                    <w:left w:val="none" w:sz="0" w:space="0" w:color="auto"/>
                    <w:bottom w:val="none" w:sz="0" w:space="0" w:color="auto"/>
                    <w:right w:val="none" w:sz="0" w:space="0" w:color="auto"/>
                  </w:divBdr>
                </w:div>
                <w:div w:id="1693415365">
                  <w:marLeft w:val="0"/>
                  <w:marRight w:val="0"/>
                  <w:marTop w:val="0"/>
                  <w:marBottom w:val="0"/>
                  <w:divBdr>
                    <w:top w:val="none" w:sz="0" w:space="0" w:color="auto"/>
                    <w:left w:val="none" w:sz="0" w:space="0" w:color="auto"/>
                    <w:bottom w:val="none" w:sz="0" w:space="0" w:color="auto"/>
                    <w:right w:val="none" w:sz="0" w:space="0" w:color="auto"/>
                  </w:divBdr>
                </w:div>
                <w:div w:id="1848668885">
                  <w:marLeft w:val="0"/>
                  <w:marRight w:val="0"/>
                  <w:marTop w:val="0"/>
                  <w:marBottom w:val="0"/>
                  <w:divBdr>
                    <w:top w:val="none" w:sz="0" w:space="0" w:color="auto"/>
                    <w:left w:val="none" w:sz="0" w:space="0" w:color="auto"/>
                    <w:bottom w:val="none" w:sz="0" w:space="0" w:color="auto"/>
                    <w:right w:val="none" w:sz="0" w:space="0" w:color="auto"/>
                  </w:divBdr>
                </w:div>
                <w:div w:id="16199703">
                  <w:marLeft w:val="0"/>
                  <w:marRight w:val="0"/>
                  <w:marTop w:val="0"/>
                  <w:marBottom w:val="0"/>
                  <w:divBdr>
                    <w:top w:val="none" w:sz="0" w:space="0" w:color="auto"/>
                    <w:left w:val="none" w:sz="0" w:space="0" w:color="auto"/>
                    <w:bottom w:val="none" w:sz="0" w:space="0" w:color="auto"/>
                    <w:right w:val="none" w:sz="0" w:space="0" w:color="auto"/>
                  </w:divBdr>
                </w:div>
                <w:div w:id="1908420865">
                  <w:marLeft w:val="0"/>
                  <w:marRight w:val="0"/>
                  <w:marTop w:val="0"/>
                  <w:marBottom w:val="0"/>
                  <w:divBdr>
                    <w:top w:val="none" w:sz="0" w:space="0" w:color="auto"/>
                    <w:left w:val="none" w:sz="0" w:space="0" w:color="auto"/>
                    <w:bottom w:val="none" w:sz="0" w:space="0" w:color="auto"/>
                    <w:right w:val="none" w:sz="0" w:space="0" w:color="auto"/>
                  </w:divBdr>
                </w:div>
                <w:div w:id="1342009305">
                  <w:marLeft w:val="0"/>
                  <w:marRight w:val="0"/>
                  <w:marTop w:val="0"/>
                  <w:marBottom w:val="0"/>
                  <w:divBdr>
                    <w:top w:val="none" w:sz="0" w:space="0" w:color="auto"/>
                    <w:left w:val="none" w:sz="0" w:space="0" w:color="auto"/>
                    <w:bottom w:val="none" w:sz="0" w:space="0" w:color="auto"/>
                    <w:right w:val="none" w:sz="0" w:space="0" w:color="auto"/>
                  </w:divBdr>
                  <w:divsChild>
                    <w:div w:id="325018166">
                      <w:marLeft w:val="0"/>
                      <w:marRight w:val="0"/>
                      <w:marTop w:val="0"/>
                      <w:marBottom w:val="0"/>
                      <w:divBdr>
                        <w:top w:val="none" w:sz="0" w:space="0" w:color="auto"/>
                        <w:left w:val="none" w:sz="0" w:space="0" w:color="auto"/>
                        <w:bottom w:val="none" w:sz="0" w:space="0" w:color="auto"/>
                        <w:right w:val="none" w:sz="0" w:space="0" w:color="auto"/>
                      </w:divBdr>
                    </w:div>
                    <w:div w:id="1267541416">
                      <w:marLeft w:val="0"/>
                      <w:marRight w:val="0"/>
                      <w:marTop w:val="0"/>
                      <w:marBottom w:val="0"/>
                      <w:divBdr>
                        <w:top w:val="none" w:sz="0" w:space="0" w:color="auto"/>
                        <w:left w:val="none" w:sz="0" w:space="0" w:color="auto"/>
                        <w:bottom w:val="none" w:sz="0" w:space="0" w:color="auto"/>
                        <w:right w:val="none" w:sz="0" w:space="0" w:color="auto"/>
                      </w:divBdr>
                    </w:div>
                    <w:div w:id="533419602">
                      <w:marLeft w:val="0"/>
                      <w:marRight w:val="0"/>
                      <w:marTop w:val="0"/>
                      <w:marBottom w:val="0"/>
                      <w:divBdr>
                        <w:top w:val="none" w:sz="0" w:space="0" w:color="auto"/>
                        <w:left w:val="none" w:sz="0" w:space="0" w:color="auto"/>
                        <w:bottom w:val="none" w:sz="0" w:space="0" w:color="auto"/>
                        <w:right w:val="none" w:sz="0" w:space="0" w:color="auto"/>
                      </w:divBdr>
                    </w:div>
                    <w:div w:id="515730414">
                      <w:marLeft w:val="0"/>
                      <w:marRight w:val="0"/>
                      <w:marTop w:val="0"/>
                      <w:marBottom w:val="0"/>
                      <w:divBdr>
                        <w:top w:val="none" w:sz="0" w:space="0" w:color="auto"/>
                        <w:left w:val="none" w:sz="0" w:space="0" w:color="auto"/>
                        <w:bottom w:val="none" w:sz="0" w:space="0" w:color="auto"/>
                        <w:right w:val="none" w:sz="0" w:space="0" w:color="auto"/>
                      </w:divBdr>
                    </w:div>
                    <w:div w:id="817382638">
                      <w:marLeft w:val="0"/>
                      <w:marRight w:val="0"/>
                      <w:marTop w:val="0"/>
                      <w:marBottom w:val="0"/>
                      <w:divBdr>
                        <w:top w:val="none" w:sz="0" w:space="0" w:color="auto"/>
                        <w:left w:val="none" w:sz="0" w:space="0" w:color="auto"/>
                        <w:bottom w:val="none" w:sz="0" w:space="0" w:color="auto"/>
                        <w:right w:val="none" w:sz="0" w:space="0" w:color="auto"/>
                      </w:divBdr>
                    </w:div>
                    <w:div w:id="130252676">
                      <w:marLeft w:val="0"/>
                      <w:marRight w:val="0"/>
                      <w:marTop w:val="0"/>
                      <w:marBottom w:val="0"/>
                      <w:divBdr>
                        <w:top w:val="none" w:sz="0" w:space="0" w:color="auto"/>
                        <w:left w:val="none" w:sz="0" w:space="0" w:color="auto"/>
                        <w:bottom w:val="none" w:sz="0" w:space="0" w:color="auto"/>
                        <w:right w:val="none" w:sz="0" w:space="0" w:color="auto"/>
                      </w:divBdr>
                    </w:div>
                    <w:div w:id="158081127">
                      <w:marLeft w:val="0"/>
                      <w:marRight w:val="0"/>
                      <w:marTop w:val="0"/>
                      <w:marBottom w:val="0"/>
                      <w:divBdr>
                        <w:top w:val="none" w:sz="0" w:space="0" w:color="auto"/>
                        <w:left w:val="none" w:sz="0" w:space="0" w:color="auto"/>
                        <w:bottom w:val="none" w:sz="0" w:space="0" w:color="auto"/>
                        <w:right w:val="none" w:sz="0" w:space="0" w:color="auto"/>
                      </w:divBdr>
                    </w:div>
                    <w:div w:id="533886023">
                      <w:marLeft w:val="0"/>
                      <w:marRight w:val="0"/>
                      <w:marTop w:val="0"/>
                      <w:marBottom w:val="0"/>
                      <w:divBdr>
                        <w:top w:val="none" w:sz="0" w:space="0" w:color="auto"/>
                        <w:left w:val="none" w:sz="0" w:space="0" w:color="auto"/>
                        <w:bottom w:val="none" w:sz="0" w:space="0" w:color="auto"/>
                        <w:right w:val="none" w:sz="0" w:space="0" w:color="auto"/>
                      </w:divBdr>
                    </w:div>
                    <w:div w:id="1628779499">
                      <w:marLeft w:val="0"/>
                      <w:marRight w:val="0"/>
                      <w:marTop w:val="0"/>
                      <w:marBottom w:val="0"/>
                      <w:divBdr>
                        <w:top w:val="none" w:sz="0" w:space="0" w:color="auto"/>
                        <w:left w:val="none" w:sz="0" w:space="0" w:color="auto"/>
                        <w:bottom w:val="none" w:sz="0" w:space="0" w:color="auto"/>
                        <w:right w:val="none" w:sz="0" w:space="0" w:color="auto"/>
                      </w:divBdr>
                    </w:div>
                    <w:div w:id="1481917715">
                      <w:marLeft w:val="0"/>
                      <w:marRight w:val="0"/>
                      <w:marTop w:val="0"/>
                      <w:marBottom w:val="0"/>
                      <w:divBdr>
                        <w:top w:val="none" w:sz="0" w:space="0" w:color="auto"/>
                        <w:left w:val="none" w:sz="0" w:space="0" w:color="auto"/>
                        <w:bottom w:val="none" w:sz="0" w:space="0" w:color="auto"/>
                        <w:right w:val="none" w:sz="0" w:space="0" w:color="auto"/>
                      </w:divBdr>
                    </w:div>
                    <w:div w:id="2088265506">
                      <w:marLeft w:val="0"/>
                      <w:marRight w:val="0"/>
                      <w:marTop w:val="0"/>
                      <w:marBottom w:val="0"/>
                      <w:divBdr>
                        <w:top w:val="none" w:sz="0" w:space="0" w:color="auto"/>
                        <w:left w:val="none" w:sz="0" w:space="0" w:color="auto"/>
                        <w:bottom w:val="none" w:sz="0" w:space="0" w:color="auto"/>
                        <w:right w:val="none" w:sz="0" w:space="0" w:color="auto"/>
                      </w:divBdr>
                    </w:div>
                    <w:div w:id="682711611">
                      <w:marLeft w:val="0"/>
                      <w:marRight w:val="0"/>
                      <w:marTop w:val="0"/>
                      <w:marBottom w:val="0"/>
                      <w:divBdr>
                        <w:top w:val="none" w:sz="0" w:space="0" w:color="auto"/>
                        <w:left w:val="none" w:sz="0" w:space="0" w:color="auto"/>
                        <w:bottom w:val="none" w:sz="0" w:space="0" w:color="auto"/>
                        <w:right w:val="none" w:sz="0" w:space="0" w:color="auto"/>
                      </w:divBdr>
                    </w:div>
                    <w:div w:id="1025254961">
                      <w:marLeft w:val="0"/>
                      <w:marRight w:val="0"/>
                      <w:marTop w:val="0"/>
                      <w:marBottom w:val="0"/>
                      <w:divBdr>
                        <w:top w:val="none" w:sz="0" w:space="0" w:color="auto"/>
                        <w:left w:val="none" w:sz="0" w:space="0" w:color="auto"/>
                        <w:bottom w:val="none" w:sz="0" w:space="0" w:color="auto"/>
                        <w:right w:val="none" w:sz="0" w:space="0" w:color="auto"/>
                      </w:divBdr>
                    </w:div>
                    <w:div w:id="1107431506">
                      <w:marLeft w:val="0"/>
                      <w:marRight w:val="0"/>
                      <w:marTop w:val="0"/>
                      <w:marBottom w:val="0"/>
                      <w:divBdr>
                        <w:top w:val="none" w:sz="0" w:space="0" w:color="auto"/>
                        <w:left w:val="none" w:sz="0" w:space="0" w:color="auto"/>
                        <w:bottom w:val="none" w:sz="0" w:space="0" w:color="auto"/>
                        <w:right w:val="none" w:sz="0" w:space="0" w:color="auto"/>
                      </w:divBdr>
                    </w:div>
                    <w:div w:id="644700074">
                      <w:marLeft w:val="0"/>
                      <w:marRight w:val="0"/>
                      <w:marTop w:val="0"/>
                      <w:marBottom w:val="0"/>
                      <w:divBdr>
                        <w:top w:val="none" w:sz="0" w:space="0" w:color="auto"/>
                        <w:left w:val="none" w:sz="0" w:space="0" w:color="auto"/>
                        <w:bottom w:val="none" w:sz="0" w:space="0" w:color="auto"/>
                        <w:right w:val="none" w:sz="0" w:space="0" w:color="auto"/>
                      </w:divBdr>
                    </w:div>
                    <w:div w:id="905139997">
                      <w:marLeft w:val="0"/>
                      <w:marRight w:val="0"/>
                      <w:marTop w:val="0"/>
                      <w:marBottom w:val="0"/>
                      <w:divBdr>
                        <w:top w:val="none" w:sz="0" w:space="0" w:color="auto"/>
                        <w:left w:val="none" w:sz="0" w:space="0" w:color="auto"/>
                        <w:bottom w:val="none" w:sz="0" w:space="0" w:color="auto"/>
                        <w:right w:val="none" w:sz="0" w:space="0" w:color="auto"/>
                      </w:divBdr>
                    </w:div>
                    <w:div w:id="304554660">
                      <w:marLeft w:val="0"/>
                      <w:marRight w:val="0"/>
                      <w:marTop w:val="0"/>
                      <w:marBottom w:val="0"/>
                      <w:divBdr>
                        <w:top w:val="none" w:sz="0" w:space="0" w:color="auto"/>
                        <w:left w:val="none" w:sz="0" w:space="0" w:color="auto"/>
                        <w:bottom w:val="none" w:sz="0" w:space="0" w:color="auto"/>
                        <w:right w:val="none" w:sz="0" w:space="0" w:color="auto"/>
                      </w:divBdr>
                    </w:div>
                    <w:div w:id="1870993681">
                      <w:marLeft w:val="0"/>
                      <w:marRight w:val="0"/>
                      <w:marTop w:val="0"/>
                      <w:marBottom w:val="0"/>
                      <w:divBdr>
                        <w:top w:val="none" w:sz="0" w:space="0" w:color="auto"/>
                        <w:left w:val="none" w:sz="0" w:space="0" w:color="auto"/>
                        <w:bottom w:val="none" w:sz="0" w:space="0" w:color="auto"/>
                        <w:right w:val="none" w:sz="0" w:space="0" w:color="auto"/>
                      </w:divBdr>
                    </w:div>
                    <w:div w:id="740058350">
                      <w:marLeft w:val="0"/>
                      <w:marRight w:val="0"/>
                      <w:marTop w:val="0"/>
                      <w:marBottom w:val="0"/>
                      <w:divBdr>
                        <w:top w:val="none" w:sz="0" w:space="0" w:color="auto"/>
                        <w:left w:val="none" w:sz="0" w:space="0" w:color="auto"/>
                        <w:bottom w:val="none" w:sz="0" w:space="0" w:color="auto"/>
                        <w:right w:val="none" w:sz="0" w:space="0" w:color="auto"/>
                      </w:divBdr>
                    </w:div>
                    <w:div w:id="635838028">
                      <w:marLeft w:val="0"/>
                      <w:marRight w:val="0"/>
                      <w:marTop w:val="0"/>
                      <w:marBottom w:val="0"/>
                      <w:divBdr>
                        <w:top w:val="none" w:sz="0" w:space="0" w:color="auto"/>
                        <w:left w:val="none" w:sz="0" w:space="0" w:color="auto"/>
                        <w:bottom w:val="none" w:sz="0" w:space="0" w:color="auto"/>
                        <w:right w:val="none" w:sz="0" w:space="0" w:color="auto"/>
                      </w:divBdr>
                    </w:div>
                    <w:div w:id="138683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486781">
      <w:bodyDiv w:val="1"/>
      <w:marLeft w:val="0"/>
      <w:marRight w:val="0"/>
      <w:marTop w:val="0"/>
      <w:marBottom w:val="0"/>
      <w:divBdr>
        <w:top w:val="none" w:sz="0" w:space="0" w:color="auto"/>
        <w:left w:val="none" w:sz="0" w:space="0" w:color="auto"/>
        <w:bottom w:val="none" w:sz="0" w:space="0" w:color="auto"/>
        <w:right w:val="none" w:sz="0" w:space="0" w:color="auto"/>
      </w:divBdr>
    </w:div>
    <w:div w:id="722022538">
      <w:bodyDiv w:val="1"/>
      <w:marLeft w:val="0"/>
      <w:marRight w:val="0"/>
      <w:marTop w:val="0"/>
      <w:marBottom w:val="0"/>
      <w:divBdr>
        <w:top w:val="none" w:sz="0" w:space="0" w:color="auto"/>
        <w:left w:val="none" w:sz="0" w:space="0" w:color="auto"/>
        <w:bottom w:val="none" w:sz="0" w:space="0" w:color="auto"/>
        <w:right w:val="none" w:sz="0" w:space="0" w:color="auto"/>
      </w:divBdr>
    </w:div>
    <w:div w:id="732239438">
      <w:bodyDiv w:val="1"/>
      <w:marLeft w:val="0"/>
      <w:marRight w:val="0"/>
      <w:marTop w:val="0"/>
      <w:marBottom w:val="0"/>
      <w:divBdr>
        <w:top w:val="none" w:sz="0" w:space="0" w:color="auto"/>
        <w:left w:val="none" w:sz="0" w:space="0" w:color="auto"/>
        <w:bottom w:val="none" w:sz="0" w:space="0" w:color="auto"/>
        <w:right w:val="none" w:sz="0" w:space="0" w:color="auto"/>
      </w:divBdr>
    </w:div>
    <w:div w:id="765345480">
      <w:bodyDiv w:val="1"/>
      <w:marLeft w:val="0"/>
      <w:marRight w:val="0"/>
      <w:marTop w:val="0"/>
      <w:marBottom w:val="0"/>
      <w:divBdr>
        <w:top w:val="none" w:sz="0" w:space="0" w:color="auto"/>
        <w:left w:val="none" w:sz="0" w:space="0" w:color="auto"/>
        <w:bottom w:val="none" w:sz="0" w:space="0" w:color="auto"/>
        <w:right w:val="none" w:sz="0" w:space="0" w:color="auto"/>
      </w:divBdr>
    </w:div>
    <w:div w:id="767582227">
      <w:bodyDiv w:val="1"/>
      <w:marLeft w:val="0"/>
      <w:marRight w:val="0"/>
      <w:marTop w:val="0"/>
      <w:marBottom w:val="0"/>
      <w:divBdr>
        <w:top w:val="none" w:sz="0" w:space="0" w:color="auto"/>
        <w:left w:val="none" w:sz="0" w:space="0" w:color="auto"/>
        <w:bottom w:val="none" w:sz="0" w:space="0" w:color="auto"/>
        <w:right w:val="none" w:sz="0" w:space="0" w:color="auto"/>
      </w:divBdr>
    </w:div>
    <w:div w:id="781457713">
      <w:bodyDiv w:val="1"/>
      <w:marLeft w:val="0"/>
      <w:marRight w:val="0"/>
      <w:marTop w:val="0"/>
      <w:marBottom w:val="0"/>
      <w:divBdr>
        <w:top w:val="none" w:sz="0" w:space="0" w:color="auto"/>
        <w:left w:val="none" w:sz="0" w:space="0" w:color="auto"/>
        <w:bottom w:val="none" w:sz="0" w:space="0" w:color="auto"/>
        <w:right w:val="none" w:sz="0" w:space="0" w:color="auto"/>
      </w:divBdr>
    </w:div>
    <w:div w:id="783426568">
      <w:bodyDiv w:val="1"/>
      <w:marLeft w:val="0"/>
      <w:marRight w:val="0"/>
      <w:marTop w:val="0"/>
      <w:marBottom w:val="0"/>
      <w:divBdr>
        <w:top w:val="none" w:sz="0" w:space="0" w:color="auto"/>
        <w:left w:val="none" w:sz="0" w:space="0" w:color="auto"/>
        <w:bottom w:val="none" w:sz="0" w:space="0" w:color="auto"/>
        <w:right w:val="none" w:sz="0" w:space="0" w:color="auto"/>
      </w:divBdr>
      <w:divsChild>
        <w:div w:id="1362971035">
          <w:marLeft w:val="0"/>
          <w:marRight w:val="0"/>
          <w:marTop w:val="58"/>
          <w:marBottom w:val="115"/>
          <w:divBdr>
            <w:top w:val="single" w:sz="4" w:space="0" w:color="D5DDC6"/>
            <w:left w:val="single" w:sz="4" w:space="0" w:color="D5DDC6"/>
            <w:bottom w:val="single" w:sz="4" w:space="0" w:color="D5DDC6"/>
            <w:right w:val="single" w:sz="4" w:space="0" w:color="D5DDC6"/>
          </w:divBdr>
        </w:div>
        <w:div w:id="363873596">
          <w:marLeft w:val="0"/>
          <w:marRight w:val="0"/>
          <w:marTop w:val="58"/>
          <w:marBottom w:val="115"/>
          <w:divBdr>
            <w:top w:val="single" w:sz="4" w:space="0" w:color="D5DDC6"/>
            <w:left w:val="single" w:sz="4" w:space="0" w:color="D5DDC6"/>
            <w:bottom w:val="single" w:sz="4" w:space="0" w:color="D5DDC6"/>
            <w:right w:val="single" w:sz="4" w:space="0" w:color="D5DDC6"/>
          </w:divBdr>
        </w:div>
        <w:div w:id="421490787">
          <w:marLeft w:val="0"/>
          <w:marRight w:val="0"/>
          <w:marTop w:val="58"/>
          <w:marBottom w:val="115"/>
          <w:divBdr>
            <w:top w:val="single" w:sz="4" w:space="0" w:color="D5DDC6"/>
            <w:left w:val="single" w:sz="4" w:space="6" w:color="D5DDC6"/>
            <w:bottom w:val="single" w:sz="4" w:space="0" w:color="D5DDC6"/>
            <w:right w:val="single" w:sz="4" w:space="0" w:color="D5DDC6"/>
          </w:divBdr>
        </w:div>
      </w:divsChild>
    </w:div>
    <w:div w:id="805709169">
      <w:bodyDiv w:val="1"/>
      <w:marLeft w:val="0"/>
      <w:marRight w:val="0"/>
      <w:marTop w:val="0"/>
      <w:marBottom w:val="0"/>
      <w:divBdr>
        <w:top w:val="none" w:sz="0" w:space="0" w:color="auto"/>
        <w:left w:val="none" w:sz="0" w:space="0" w:color="auto"/>
        <w:bottom w:val="none" w:sz="0" w:space="0" w:color="auto"/>
        <w:right w:val="none" w:sz="0" w:space="0" w:color="auto"/>
      </w:divBdr>
    </w:div>
    <w:div w:id="823593973">
      <w:bodyDiv w:val="1"/>
      <w:marLeft w:val="0"/>
      <w:marRight w:val="0"/>
      <w:marTop w:val="0"/>
      <w:marBottom w:val="0"/>
      <w:divBdr>
        <w:top w:val="none" w:sz="0" w:space="0" w:color="auto"/>
        <w:left w:val="none" w:sz="0" w:space="0" w:color="auto"/>
        <w:bottom w:val="none" w:sz="0" w:space="0" w:color="auto"/>
        <w:right w:val="none" w:sz="0" w:space="0" w:color="auto"/>
      </w:divBdr>
    </w:div>
    <w:div w:id="841167782">
      <w:bodyDiv w:val="1"/>
      <w:marLeft w:val="0"/>
      <w:marRight w:val="0"/>
      <w:marTop w:val="0"/>
      <w:marBottom w:val="0"/>
      <w:divBdr>
        <w:top w:val="none" w:sz="0" w:space="0" w:color="auto"/>
        <w:left w:val="none" w:sz="0" w:space="0" w:color="auto"/>
        <w:bottom w:val="none" w:sz="0" w:space="0" w:color="auto"/>
        <w:right w:val="none" w:sz="0" w:space="0" w:color="auto"/>
      </w:divBdr>
    </w:div>
    <w:div w:id="884635554">
      <w:bodyDiv w:val="1"/>
      <w:marLeft w:val="0"/>
      <w:marRight w:val="0"/>
      <w:marTop w:val="0"/>
      <w:marBottom w:val="0"/>
      <w:divBdr>
        <w:top w:val="none" w:sz="0" w:space="0" w:color="auto"/>
        <w:left w:val="none" w:sz="0" w:space="0" w:color="auto"/>
        <w:bottom w:val="none" w:sz="0" w:space="0" w:color="auto"/>
        <w:right w:val="none" w:sz="0" w:space="0" w:color="auto"/>
      </w:divBdr>
    </w:div>
    <w:div w:id="888687442">
      <w:bodyDiv w:val="1"/>
      <w:marLeft w:val="0"/>
      <w:marRight w:val="0"/>
      <w:marTop w:val="0"/>
      <w:marBottom w:val="0"/>
      <w:divBdr>
        <w:top w:val="none" w:sz="0" w:space="0" w:color="auto"/>
        <w:left w:val="none" w:sz="0" w:space="0" w:color="auto"/>
        <w:bottom w:val="none" w:sz="0" w:space="0" w:color="auto"/>
        <w:right w:val="none" w:sz="0" w:space="0" w:color="auto"/>
      </w:divBdr>
      <w:divsChild>
        <w:div w:id="1788038644">
          <w:marLeft w:val="0"/>
          <w:marRight w:val="0"/>
          <w:marTop w:val="58"/>
          <w:marBottom w:val="115"/>
          <w:divBdr>
            <w:top w:val="single" w:sz="4" w:space="0" w:color="D5DDC6"/>
            <w:left w:val="single" w:sz="4" w:space="0" w:color="D5DDC6"/>
            <w:bottom w:val="single" w:sz="4" w:space="0" w:color="D5DDC6"/>
            <w:right w:val="single" w:sz="4" w:space="0" w:color="D5DDC6"/>
          </w:divBdr>
        </w:div>
        <w:div w:id="704914069">
          <w:marLeft w:val="0"/>
          <w:marRight w:val="0"/>
          <w:marTop w:val="58"/>
          <w:marBottom w:val="115"/>
          <w:divBdr>
            <w:top w:val="single" w:sz="4" w:space="0" w:color="D5DDC6"/>
            <w:left w:val="single" w:sz="4" w:space="6" w:color="D5DDC6"/>
            <w:bottom w:val="single" w:sz="4" w:space="0" w:color="D5DDC6"/>
            <w:right w:val="single" w:sz="4" w:space="0" w:color="D5DDC6"/>
          </w:divBdr>
        </w:div>
      </w:divsChild>
    </w:div>
    <w:div w:id="932978246">
      <w:bodyDiv w:val="1"/>
      <w:marLeft w:val="0"/>
      <w:marRight w:val="0"/>
      <w:marTop w:val="0"/>
      <w:marBottom w:val="0"/>
      <w:divBdr>
        <w:top w:val="none" w:sz="0" w:space="0" w:color="auto"/>
        <w:left w:val="none" w:sz="0" w:space="0" w:color="auto"/>
        <w:bottom w:val="none" w:sz="0" w:space="0" w:color="auto"/>
        <w:right w:val="none" w:sz="0" w:space="0" w:color="auto"/>
      </w:divBdr>
    </w:div>
    <w:div w:id="940645719">
      <w:bodyDiv w:val="1"/>
      <w:marLeft w:val="0"/>
      <w:marRight w:val="0"/>
      <w:marTop w:val="0"/>
      <w:marBottom w:val="0"/>
      <w:divBdr>
        <w:top w:val="none" w:sz="0" w:space="0" w:color="auto"/>
        <w:left w:val="none" w:sz="0" w:space="0" w:color="auto"/>
        <w:bottom w:val="none" w:sz="0" w:space="0" w:color="auto"/>
        <w:right w:val="none" w:sz="0" w:space="0" w:color="auto"/>
      </w:divBdr>
    </w:div>
    <w:div w:id="953708982">
      <w:bodyDiv w:val="1"/>
      <w:marLeft w:val="0"/>
      <w:marRight w:val="0"/>
      <w:marTop w:val="0"/>
      <w:marBottom w:val="0"/>
      <w:divBdr>
        <w:top w:val="none" w:sz="0" w:space="0" w:color="auto"/>
        <w:left w:val="none" w:sz="0" w:space="0" w:color="auto"/>
        <w:bottom w:val="none" w:sz="0" w:space="0" w:color="auto"/>
        <w:right w:val="none" w:sz="0" w:space="0" w:color="auto"/>
      </w:divBdr>
    </w:div>
    <w:div w:id="969750852">
      <w:bodyDiv w:val="1"/>
      <w:marLeft w:val="0"/>
      <w:marRight w:val="0"/>
      <w:marTop w:val="0"/>
      <w:marBottom w:val="0"/>
      <w:divBdr>
        <w:top w:val="none" w:sz="0" w:space="0" w:color="auto"/>
        <w:left w:val="none" w:sz="0" w:space="0" w:color="auto"/>
        <w:bottom w:val="none" w:sz="0" w:space="0" w:color="auto"/>
        <w:right w:val="none" w:sz="0" w:space="0" w:color="auto"/>
      </w:divBdr>
      <w:divsChild>
        <w:div w:id="529799646">
          <w:marLeft w:val="0"/>
          <w:marRight w:val="0"/>
          <w:marTop w:val="58"/>
          <w:marBottom w:val="115"/>
          <w:divBdr>
            <w:top w:val="single" w:sz="4" w:space="0" w:color="D5DDC6"/>
            <w:left w:val="single" w:sz="4" w:space="0" w:color="D5DDC6"/>
            <w:bottom w:val="single" w:sz="4" w:space="0" w:color="D5DDC6"/>
            <w:right w:val="single" w:sz="4" w:space="0" w:color="D5DDC6"/>
          </w:divBdr>
        </w:div>
        <w:div w:id="1761754138">
          <w:marLeft w:val="0"/>
          <w:marRight w:val="0"/>
          <w:marTop w:val="58"/>
          <w:marBottom w:val="115"/>
          <w:divBdr>
            <w:top w:val="single" w:sz="4" w:space="0" w:color="D5DDC6"/>
            <w:left w:val="single" w:sz="4" w:space="6" w:color="D5DDC6"/>
            <w:bottom w:val="single" w:sz="4" w:space="0" w:color="D5DDC6"/>
            <w:right w:val="single" w:sz="4" w:space="0" w:color="D5DDC6"/>
          </w:divBdr>
        </w:div>
      </w:divsChild>
    </w:div>
    <w:div w:id="971131391">
      <w:bodyDiv w:val="1"/>
      <w:marLeft w:val="0"/>
      <w:marRight w:val="0"/>
      <w:marTop w:val="0"/>
      <w:marBottom w:val="0"/>
      <w:divBdr>
        <w:top w:val="none" w:sz="0" w:space="0" w:color="auto"/>
        <w:left w:val="none" w:sz="0" w:space="0" w:color="auto"/>
        <w:bottom w:val="none" w:sz="0" w:space="0" w:color="auto"/>
        <w:right w:val="none" w:sz="0" w:space="0" w:color="auto"/>
      </w:divBdr>
    </w:div>
    <w:div w:id="993067525">
      <w:bodyDiv w:val="1"/>
      <w:marLeft w:val="0"/>
      <w:marRight w:val="0"/>
      <w:marTop w:val="0"/>
      <w:marBottom w:val="0"/>
      <w:divBdr>
        <w:top w:val="none" w:sz="0" w:space="0" w:color="auto"/>
        <w:left w:val="none" w:sz="0" w:space="0" w:color="auto"/>
        <w:bottom w:val="none" w:sz="0" w:space="0" w:color="auto"/>
        <w:right w:val="none" w:sz="0" w:space="0" w:color="auto"/>
      </w:divBdr>
      <w:divsChild>
        <w:div w:id="470513044">
          <w:marLeft w:val="69"/>
          <w:marRight w:val="69"/>
          <w:marTop w:val="69"/>
          <w:marBottom w:val="69"/>
          <w:divBdr>
            <w:top w:val="none" w:sz="0" w:space="0" w:color="auto"/>
            <w:left w:val="none" w:sz="0" w:space="0" w:color="auto"/>
            <w:bottom w:val="none" w:sz="0" w:space="0" w:color="auto"/>
            <w:right w:val="none" w:sz="0" w:space="0" w:color="auto"/>
          </w:divBdr>
        </w:div>
        <w:div w:id="1311591152">
          <w:marLeft w:val="69"/>
          <w:marRight w:val="69"/>
          <w:marTop w:val="69"/>
          <w:marBottom w:val="69"/>
          <w:divBdr>
            <w:top w:val="none" w:sz="0" w:space="0" w:color="auto"/>
            <w:left w:val="none" w:sz="0" w:space="0" w:color="auto"/>
            <w:bottom w:val="none" w:sz="0" w:space="0" w:color="auto"/>
            <w:right w:val="none" w:sz="0" w:space="0" w:color="auto"/>
          </w:divBdr>
        </w:div>
        <w:div w:id="2055231372">
          <w:marLeft w:val="69"/>
          <w:marRight w:val="69"/>
          <w:marTop w:val="69"/>
          <w:marBottom w:val="69"/>
          <w:divBdr>
            <w:top w:val="none" w:sz="0" w:space="0" w:color="auto"/>
            <w:left w:val="none" w:sz="0" w:space="0" w:color="auto"/>
            <w:bottom w:val="none" w:sz="0" w:space="0" w:color="auto"/>
            <w:right w:val="none" w:sz="0" w:space="0" w:color="auto"/>
          </w:divBdr>
        </w:div>
      </w:divsChild>
    </w:div>
    <w:div w:id="1011376781">
      <w:bodyDiv w:val="1"/>
      <w:marLeft w:val="0"/>
      <w:marRight w:val="0"/>
      <w:marTop w:val="0"/>
      <w:marBottom w:val="0"/>
      <w:divBdr>
        <w:top w:val="none" w:sz="0" w:space="0" w:color="auto"/>
        <w:left w:val="none" w:sz="0" w:space="0" w:color="auto"/>
        <w:bottom w:val="none" w:sz="0" w:space="0" w:color="auto"/>
        <w:right w:val="none" w:sz="0" w:space="0" w:color="auto"/>
      </w:divBdr>
    </w:div>
    <w:div w:id="1084839471">
      <w:bodyDiv w:val="1"/>
      <w:marLeft w:val="0"/>
      <w:marRight w:val="0"/>
      <w:marTop w:val="0"/>
      <w:marBottom w:val="0"/>
      <w:divBdr>
        <w:top w:val="none" w:sz="0" w:space="0" w:color="auto"/>
        <w:left w:val="none" w:sz="0" w:space="0" w:color="auto"/>
        <w:bottom w:val="none" w:sz="0" w:space="0" w:color="auto"/>
        <w:right w:val="none" w:sz="0" w:space="0" w:color="auto"/>
      </w:divBdr>
    </w:div>
    <w:div w:id="1120031485">
      <w:bodyDiv w:val="1"/>
      <w:marLeft w:val="0"/>
      <w:marRight w:val="0"/>
      <w:marTop w:val="0"/>
      <w:marBottom w:val="0"/>
      <w:divBdr>
        <w:top w:val="none" w:sz="0" w:space="0" w:color="auto"/>
        <w:left w:val="none" w:sz="0" w:space="0" w:color="auto"/>
        <w:bottom w:val="none" w:sz="0" w:space="0" w:color="auto"/>
        <w:right w:val="none" w:sz="0" w:space="0" w:color="auto"/>
      </w:divBdr>
    </w:div>
    <w:div w:id="1122842794">
      <w:bodyDiv w:val="1"/>
      <w:marLeft w:val="0"/>
      <w:marRight w:val="0"/>
      <w:marTop w:val="0"/>
      <w:marBottom w:val="0"/>
      <w:divBdr>
        <w:top w:val="none" w:sz="0" w:space="0" w:color="auto"/>
        <w:left w:val="none" w:sz="0" w:space="0" w:color="auto"/>
        <w:bottom w:val="none" w:sz="0" w:space="0" w:color="auto"/>
        <w:right w:val="none" w:sz="0" w:space="0" w:color="auto"/>
      </w:divBdr>
    </w:div>
    <w:div w:id="1144933215">
      <w:bodyDiv w:val="1"/>
      <w:marLeft w:val="0"/>
      <w:marRight w:val="0"/>
      <w:marTop w:val="0"/>
      <w:marBottom w:val="0"/>
      <w:divBdr>
        <w:top w:val="none" w:sz="0" w:space="0" w:color="auto"/>
        <w:left w:val="none" w:sz="0" w:space="0" w:color="auto"/>
        <w:bottom w:val="none" w:sz="0" w:space="0" w:color="auto"/>
        <w:right w:val="none" w:sz="0" w:space="0" w:color="auto"/>
      </w:divBdr>
    </w:div>
    <w:div w:id="1153645095">
      <w:bodyDiv w:val="1"/>
      <w:marLeft w:val="0"/>
      <w:marRight w:val="0"/>
      <w:marTop w:val="0"/>
      <w:marBottom w:val="0"/>
      <w:divBdr>
        <w:top w:val="none" w:sz="0" w:space="0" w:color="auto"/>
        <w:left w:val="none" w:sz="0" w:space="0" w:color="auto"/>
        <w:bottom w:val="none" w:sz="0" w:space="0" w:color="auto"/>
        <w:right w:val="none" w:sz="0" w:space="0" w:color="auto"/>
      </w:divBdr>
      <w:divsChild>
        <w:div w:id="983005808">
          <w:marLeft w:val="0"/>
          <w:marRight w:val="0"/>
          <w:marTop w:val="58"/>
          <w:marBottom w:val="115"/>
          <w:divBdr>
            <w:top w:val="single" w:sz="4" w:space="0" w:color="D5DDC6"/>
            <w:left w:val="single" w:sz="4" w:space="0" w:color="D5DDC6"/>
            <w:bottom w:val="single" w:sz="4" w:space="0" w:color="D5DDC6"/>
            <w:right w:val="single" w:sz="4" w:space="0" w:color="D5DDC6"/>
          </w:divBdr>
        </w:div>
        <w:div w:id="1285576965">
          <w:marLeft w:val="0"/>
          <w:marRight w:val="0"/>
          <w:marTop w:val="58"/>
          <w:marBottom w:val="115"/>
          <w:divBdr>
            <w:top w:val="single" w:sz="4" w:space="0" w:color="D5DDC6"/>
            <w:left w:val="single" w:sz="4" w:space="0" w:color="D5DDC6"/>
            <w:bottom w:val="single" w:sz="4" w:space="0" w:color="D5DDC6"/>
            <w:right w:val="single" w:sz="4" w:space="0" w:color="D5DDC6"/>
          </w:divBdr>
        </w:div>
        <w:div w:id="1088044475">
          <w:marLeft w:val="0"/>
          <w:marRight w:val="0"/>
          <w:marTop w:val="58"/>
          <w:marBottom w:val="115"/>
          <w:divBdr>
            <w:top w:val="single" w:sz="4" w:space="0" w:color="D5DDC6"/>
            <w:left w:val="single" w:sz="4" w:space="6" w:color="D5DDC6"/>
            <w:bottom w:val="single" w:sz="4" w:space="0" w:color="D5DDC6"/>
            <w:right w:val="single" w:sz="4" w:space="0" w:color="D5DDC6"/>
          </w:divBdr>
        </w:div>
      </w:divsChild>
    </w:div>
    <w:div w:id="1172913484">
      <w:bodyDiv w:val="1"/>
      <w:marLeft w:val="0"/>
      <w:marRight w:val="0"/>
      <w:marTop w:val="0"/>
      <w:marBottom w:val="0"/>
      <w:divBdr>
        <w:top w:val="none" w:sz="0" w:space="0" w:color="auto"/>
        <w:left w:val="none" w:sz="0" w:space="0" w:color="auto"/>
        <w:bottom w:val="none" w:sz="0" w:space="0" w:color="auto"/>
        <w:right w:val="none" w:sz="0" w:space="0" w:color="auto"/>
      </w:divBdr>
    </w:div>
    <w:div w:id="1189182434">
      <w:bodyDiv w:val="1"/>
      <w:marLeft w:val="0"/>
      <w:marRight w:val="0"/>
      <w:marTop w:val="0"/>
      <w:marBottom w:val="0"/>
      <w:divBdr>
        <w:top w:val="none" w:sz="0" w:space="0" w:color="auto"/>
        <w:left w:val="none" w:sz="0" w:space="0" w:color="auto"/>
        <w:bottom w:val="none" w:sz="0" w:space="0" w:color="auto"/>
        <w:right w:val="none" w:sz="0" w:space="0" w:color="auto"/>
      </w:divBdr>
    </w:div>
    <w:div w:id="1221210463">
      <w:bodyDiv w:val="1"/>
      <w:marLeft w:val="0"/>
      <w:marRight w:val="0"/>
      <w:marTop w:val="0"/>
      <w:marBottom w:val="0"/>
      <w:divBdr>
        <w:top w:val="none" w:sz="0" w:space="0" w:color="auto"/>
        <w:left w:val="none" w:sz="0" w:space="0" w:color="auto"/>
        <w:bottom w:val="none" w:sz="0" w:space="0" w:color="auto"/>
        <w:right w:val="none" w:sz="0" w:space="0" w:color="auto"/>
      </w:divBdr>
    </w:div>
    <w:div w:id="1246261911">
      <w:bodyDiv w:val="1"/>
      <w:marLeft w:val="0"/>
      <w:marRight w:val="0"/>
      <w:marTop w:val="0"/>
      <w:marBottom w:val="0"/>
      <w:divBdr>
        <w:top w:val="none" w:sz="0" w:space="0" w:color="auto"/>
        <w:left w:val="none" w:sz="0" w:space="0" w:color="auto"/>
        <w:bottom w:val="none" w:sz="0" w:space="0" w:color="auto"/>
        <w:right w:val="none" w:sz="0" w:space="0" w:color="auto"/>
      </w:divBdr>
    </w:div>
    <w:div w:id="1264142851">
      <w:bodyDiv w:val="1"/>
      <w:marLeft w:val="0"/>
      <w:marRight w:val="0"/>
      <w:marTop w:val="0"/>
      <w:marBottom w:val="0"/>
      <w:divBdr>
        <w:top w:val="none" w:sz="0" w:space="0" w:color="auto"/>
        <w:left w:val="none" w:sz="0" w:space="0" w:color="auto"/>
        <w:bottom w:val="none" w:sz="0" w:space="0" w:color="auto"/>
        <w:right w:val="none" w:sz="0" w:space="0" w:color="auto"/>
      </w:divBdr>
    </w:div>
    <w:div w:id="1270895891">
      <w:bodyDiv w:val="1"/>
      <w:marLeft w:val="0"/>
      <w:marRight w:val="0"/>
      <w:marTop w:val="0"/>
      <w:marBottom w:val="0"/>
      <w:divBdr>
        <w:top w:val="none" w:sz="0" w:space="0" w:color="auto"/>
        <w:left w:val="none" w:sz="0" w:space="0" w:color="auto"/>
        <w:bottom w:val="none" w:sz="0" w:space="0" w:color="auto"/>
        <w:right w:val="none" w:sz="0" w:space="0" w:color="auto"/>
      </w:divBdr>
      <w:divsChild>
        <w:div w:id="2069037659">
          <w:marLeft w:val="0"/>
          <w:marRight w:val="0"/>
          <w:marTop w:val="58"/>
          <w:marBottom w:val="115"/>
          <w:divBdr>
            <w:top w:val="single" w:sz="4" w:space="0" w:color="D5DDC6"/>
            <w:left w:val="single" w:sz="4" w:space="0" w:color="D5DDC6"/>
            <w:bottom w:val="single" w:sz="4" w:space="0" w:color="D5DDC6"/>
            <w:right w:val="single" w:sz="4" w:space="0" w:color="D5DDC6"/>
          </w:divBdr>
        </w:div>
        <w:div w:id="1960988887">
          <w:marLeft w:val="0"/>
          <w:marRight w:val="0"/>
          <w:marTop w:val="58"/>
          <w:marBottom w:val="115"/>
          <w:divBdr>
            <w:top w:val="single" w:sz="4" w:space="0" w:color="D5DDC6"/>
            <w:left w:val="single" w:sz="4" w:space="0" w:color="D5DDC6"/>
            <w:bottom w:val="single" w:sz="4" w:space="0" w:color="D5DDC6"/>
            <w:right w:val="single" w:sz="4" w:space="0" w:color="D5DDC6"/>
          </w:divBdr>
        </w:div>
        <w:div w:id="1983921101">
          <w:marLeft w:val="0"/>
          <w:marRight w:val="0"/>
          <w:marTop w:val="58"/>
          <w:marBottom w:val="115"/>
          <w:divBdr>
            <w:top w:val="single" w:sz="4" w:space="0" w:color="D5DDC6"/>
            <w:left w:val="single" w:sz="4" w:space="6" w:color="D5DDC6"/>
            <w:bottom w:val="single" w:sz="4" w:space="0" w:color="D5DDC6"/>
            <w:right w:val="single" w:sz="4" w:space="0" w:color="D5DDC6"/>
          </w:divBdr>
        </w:div>
      </w:divsChild>
    </w:div>
    <w:div w:id="1272277562">
      <w:bodyDiv w:val="1"/>
      <w:marLeft w:val="0"/>
      <w:marRight w:val="0"/>
      <w:marTop w:val="0"/>
      <w:marBottom w:val="0"/>
      <w:divBdr>
        <w:top w:val="none" w:sz="0" w:space="0" w:color="auto"/>
        <w:left w:val="none" w:sz="0" w:space="0" w:color="auto"/>
        <w:bottom w:val="none" w:sz="0" w:space="0" w:color="auto"/>
        <w:right w:val="none" w:sz="0" w:space="0" w:color="auto"/>
      </w:divBdr>
    </w:div>
    <w:div w:id="1292438251">
      <w:bodyDiv w:val="1"/>
      <w:marLeft w:val="0"/>
      <w:marRight w:val="0"/>
      <w:marTop w:val="0"/>
      <w:marBottom w:val="0"/>
      <w:divBdr>
        <w:top w:val="none" w:sz="0" w:space="0" w:color="auto"/>
        <w:left w:val="none" w:sz="0" w:space="0" w:color="auto"/>
        <w:bottom w:val="none" w:sz="0" w:space="0" w:color="auto"/>
        <w:right w:val="none" w:sz="0" w:space="0" w:color="auto"/>
      </w:divBdr>
      <w:divsChild>
        <w:div w:id="1116754676">
          <w:marLeft w:val="0"/>
          <w:marRight w:val="0"/>
          <w:marTop w:val="58"/>
          <w:marBottom w:val="115"/>
          <w:divBdr>
            <w:top w:val="single" w:sz="4" w:space="0" w:color="D5DDC6"/>
            <w:left w:val="single" w:sz="4" w:space="0" w:color="D5DDC6"/>
            <w:bottom w:val="single" w:sz="4" w:space="0" w:color="D5DDC6"/>
            <w:right w:val="single" w:sz="4" w:space="0" w:color="D5DDC6"/>
          </w:divBdr>
        </w:div>
        <w:div w:id="232008569">
          <w:marLeft w:val="0"/>
          <w:marRight w:val="0"/>
          <w:marTop w:val="58"/>
          <w:marBottom w:val="115"/>
          <w:divBdr>
            <w:top w:val="single" w:sz="4" w:space="0" w:color="D5DDC6"/>
            <w:left w:val="single" w:sz="4" w:space="6" w:color="D5DDC6"/>
            <w:bottom w:val="single" w:sz="4" w:space="0" w:color="D5DDC6"/>
            <w:right w:val="single" w:sz="4" w:space="0" w:color="D5DDC6"/>
          </w:divBdr>
        </w:div>
      </w:divsChild>
    </w:div>
    <w:div w:id="1295793600">
      <w:bodyDiv w:val="1"/>
      <w:marLeft w:val="0"/>
      <w:marRight w:val="0"/>
      <w:marTop w:val="0"/>
      <w:marBottom w:val="0"/>
      <w:divBdr>
        <w:top w:val="none" w:sz="0" w:space="0" w:color="auto"/>
        <w:left w:val="none" w:sz="0" w:space="0" w:color="auto"/>
        <w:bottom w:val="none" w:sz="0" w:space="0" w:color="auto"/>
        <w:right w:val="none" w:sz="0" w:space="0" w:color="auto"/>
      </w:divBdr>
      <w:divsChild>
        <w:div w:id="122697185">
          <w:marLeft w:val="0"/>
          <w:marRight w:val="0"/>
          <w:marTop w:val="58"/>
          <w:marBottom w:val="115"/>
          <w:divBdr>
            <w:top w:val="single" w:sz="4" w:space="0" w:color="D5DDC6"/>
            <w:left w:val="single" w:sz="4" w:space="0" w:color="D5DDC6"/>
            <w:bottom w:val="single" w:sz="4" w:space="0" w:color="D5DDC6"/>
            <w:right w:val="single" w:sz="4" w:space="0" w:color="D5DDC6"/>
          </w:divBdr>
        </w:div>
        <w:div w:id="165751566">
          <w:marLeft w:val="0"/>
          <w:marRight w:val="0"/>
          <w:marTop w:val="58"/>
          <w:marBottom w:val="115"/>
          <w:divBdr>
            <w:top w:val="single" w:sz="4" w:space="0" w:color="D5DDC6"/>
            <w:left w:val="single" w:sz="4" w:space="6" w:color="D5DDC6"/>
            <w:bottom w:val="single" w:sz="4" w:space="0" w:color="D5DDC6"/>
            <w:right w:val="single" w:sz="4" w:space="0" w:color="D5DDC6"/>
          </w:divBdr>
        </w:div>
      </w:divsChild>
    </w:div>
    <w:div w:id="1313830875">
      <w:bodyDiv w:val="1"/>
      <w:marLeft w:val="0"/>
      <w:marRight w:val="0"/>
      <w:marTop w:val="0"/>
      <w:marBottom w:val="0"/>
      <w:divBdr>
        <w:top w:val="none" w:sz="0" w:space="0" w:color="auto"/>
        <w:left w:val="none" w:sz="0" w:space="0" w:color="auto"/>
        <w:bottom w:val="none" w:sz="0" w:space="0" w:color="auto"/>
        <w:right w:val="none" w:sz="0" w:space="0" w:color="auto"/>
      </w:divBdr>
    </w:div>
    <w:div w:id="1423719598">
      <w:bodyDiv w:val="1"/>
      <w:marLeft w:val="0"/>
      <w:marRight w:val="0"/>
      <w:marTop w:val="0"/>
      <w:marBottom w:val="0"/>
      <w:divBdr>
        <w:top w:val="none" w:sz="0" w:space="0" w:color="auto"/>
        <w:left w:val="none" w:sz="0" w:space="0" w:color="auto"/>
        <w:bottom w:val="none" w:sz="0" w:space="0" w:color="auto"/>
        <w:right w:val="none" w:sz="0" w:space="0" w:color="auto"/>
      </w:divBdr>
    </w:div>
    <w:div w:id="1495730417">
      <w:bodyDiv w:val="1"/>
      <w:marLeft w:val="0"/>
      <w:marRight w:val="0"/>
      <w:marTop w:val="0"/>
      <w:marBottom w:val="0"/>
      <w:divBdr>
        <w:top w:val="none" w:sz="0" w:space="0" w:color="auto"/>
        <w:left w:val="none" w:sz="0" w:space="0" w:color="auto"/>
        <w:bottom w:val="none" w:sz="0" w:space="0" w:color="auto"/>
        <w:right w:val="none" w:sz="0" w:space="0" w:color="auto"/>
      </w:divBdr>
    </w:div>
    <w:div w:id="1523933461">
      <w:bodyDiv w:val="1"/>
      <w:marLeft w:val="0"/>
      <w:marRight w:val="0"/>
      <w:marTop w:val="0"/>
      <w:marBottom w:val="0"/>
      <w:divBdr>
        <w:top w:val="none" w:sz="0" w:space="0" w:color="auto"/>
        <w:left w:val="none" w:sz="0" w:space="0" w:color="auto"/>
        <w:bottom w:val="none" w:sz="0" w:space="0" w:color="auto"/>
        <w:right w:val="none" w:sz="0" w:space="0" w:color="auto"/>
      </w:divBdr>
    </w:div>
    <w:div w:id="1524249668">
      <w:bodyDiv w:val="1"/>
      <w:marLeft w:val="0"/>
      <w:marRight w:val="0"/>
      <w:marTop w:val="0"/>
      <w:marBottom w:val="0"/>
      <w:divBdr>
        <w:top w:val="none" w:sz="0" w:space="0" w:color="auto"/>
        <w:left w:val="none" w:sz="0" w:space="0" w:color="auto"/>
        <w:bottom w:val="none" w:sz="0" w:space="0" w:color="auto"/>
        <w:right w:val="none" w:sz="0" w:space="0" w:color="auto"/>
      </w:divBdr>
    </w:div>
    <w:div w:id="1526482468">
      <w:bodyDiv w:val="1"/>
      <w:marLeft w:val="0"/>
      <w:marRight w:val="0"/>
      <w:marTop w:val="0"/>
      <w:marBottom w:val="0"/>
      <w:divBdr>
        <w:top w:val="none" w:sz="0" w:space="0" w:color="auto"/>
        <w:left w:val="none" w:sz="0" w:space="0" w:color="auto"/>
        <w:bottom w:val="none" w:sz="0" w:space="0" w:color="auto"/>
        <w:right w:val="none" w:sz="0" w:space="0" w:color="auto"/>
      </w:divBdr>
    </w:div>
    <w:div w:id="1535313829">
      <w:bodyDiv w:val="1"/>
      <w:marLeft w:val="0"/>
      <w:marRight w:val="0"/>
      <w:marTop w:val="0"/>
      <w:marBottom w:val="0"/>
      <w:divBdr>
        <w:top w:val="none" w:sz="0" w:space="0" w:color="auto"/>
        <w:left w:val="none" w:sz="0" w:space="0" w:color="auto"/>
        <w:bottom w:val="none" w:sz="0" w:space="0" w:color="auto"/>
        <w:right w:val="none" w:sz="0" w:space="0" w:color="auto"/>
      </w:divBdr>
      <w:divsChild>
        <w:div w:id="1475560097">
          <w:marLeft w:val="0"/>
          <w:marRight w:val="0"/>
          <w:marTop w:val="58"/>
          <w:marBottom w:val="115"/>
          <w:divBdr>
            <w:top w:val="single" w:sz="4" w:space="0" w:color="D5DDC6"/>
            <w:left w:val="single" w:sz="4" w:space="0" w:color="D5DDC6"/>
            <w:bottom w:val="single" w:sz="4" w:space="0" w:color="D5DDC6"/>
            <w:right w:val="single" w:sz="4" w:space="0" w:color="D5DDC6"/>
          </w:divBdr>
        </w:div>
        <w:div w:id="681711880">
          <w:marLeft w:val="0"/>
          <w:marRight w:val="0"/>
          <w:marTop w:val="58"/>
          <w:marBottom w:val="115"/>
          <w:divBdr>
            <w:top w:val="single" w:sz="4" w:space="0" w:color="D5DDC6"/>
            <w:left w:val="single" w:sz="4" w:space="6" w:color="D5DDC6"/>
            <w:bottom w:val="single" w:sz="4" w:space="0" w:color="D5DDC6"/>
            <w:right w:val="single" w:sz="4" w:space="0" w:color="D5DDC6"/>
          </w:divBdr>
        </w:div>
      </w:divsChild>
    </w:div>
    <w:div w:id="1548882169">
      <w:bodyDiv w:val="1"/>
      <w:marLeft w:val="0"/>
      <w:marRight w:val="0"/>
      <w:marTop w:val="0"/>
      <w:marBottom w:val="0"/>
      <w:divBdr>
        <w:top w:val="none" w:sz="0" w:space="0" w:color="auto"/>
        <w:left w:val="none" w:sz="0" w:space="0" w:color="auto"/>
        <w:bottom w:val="none" w:sz="0" w:space="0" w:color="auto"/>
        <w:right w:val="none" w:sz="0" w:space="0" w:color="auto"/>
      </w:divBdr>
      <w:divsChild>
        <w:div w:id="890850022">
          <w:marLeft w:val="0"/>
          <w:marRight w:val="0"/>
          <w:marTop w:val="58"/>
          <w:marBottom w:val="115"/>
          <w:divBdr>
            <w:top w:val="single" w:sz="4" w:space="0" w:color="D5DDC6"/>
            <w:left w:val="single" w:sz="4" w:space="0" w:color="D5DDC6"/>
            <w:bottom w:val="single" w:sz="4" w:space="0" w:color="D5DDC6"/>
            <w:right w:val="single" w:sz="4" w:space="0" w:color="D5DDC6"/>
          </w:divBdr>
        </w:div>
        <w:div w:id="1936205238">
          <w:marLeft w:val="0"/>
          <w:marRight w:val="0"/>
          <w:marTop w:val="58"/>
          <w:marBottom w:val="115"/>
          <w:divBdr>
            <w:top w:val="single" w:sz="4" w:space="0" w:color="D5DDC6"/>
            <w:left w:val="single" w:sz="4" w:space="6" w:color="D5DDC6"/>
            <w:bottom w:val="single" w:sz="4" w:space="0" w:color="D5DDC6"/>
            <w:right w:val="single" w:sz="4" w:space="0" w:color="D5DDC6"/>
          </w:divBdr>
        </w:div>
        <w:div w:id="1079017155">
          <w:marLeft w:val="0"/>
          <w:marRight w:val="0"/>
          <w:marTop w:val="58"/>
          <w:marBottom w:val="115"/>
          <w:divBdr>
            <w:top w:val="single" w:sz="4" w:space="0" w:color="D5DDC6"/>
            <w:left w:val="single" w:sz="4" w:space="0" w:color="D5DDC6"/>
            <w:bottom w:val="single" w:sz="4" w:space="0" w:color="D5DDC6"/>
            <w:right w:val="single" w:sz="4" w:space="0" w:color="D5DDC6"/>
          </w:divBdr>
        </w:div>
        <w:div w:id="631012987">
          <w:marLeft w:val="0"/>
          <w:marRight w:val="0"/>
          <w:marTop w:val="58"/>
          <w:marBottom w:val="115"/>
          <w:divBdr>
            <w:top w:val="single" w:sz="4" w:space="0" w:color="D5DDC6"/>
            <w:left w:val="single" w:sz="4" w:space="6" w:color="D5DDC6"/>
            <w:bottom w:val="single" w:sz="4" w:space="0" w:color="D5DDC6"/>
            <w:right w:val="single" w:sz="4" w:space="0" w:color="D5DDC6"/>
          </w:divBdr>
        </w:div>
      </w:divsChild>
    </w:div>
    <w:div w:id="1622761304">
      <w:bodyDiv w:val="1"/>
      <w:marLeft w:val="0"/>
      <w:marRight w:val="0"/>
      <w:marTop w:val="0"/>
      <w:marBottom w:val="0"/>
      <w:divBdr>
        <w:top w:val="none" w:sz="0" w:space="0" w:color="auto"/>
        <w:left w:val="none" w:sz="0" w:space="0" w:color="auto"/>
        <w:bottom w:val="none" w:sz="0" w:space="0" w:color="auto"/>
        <w:right w:val="none" w:sz="0" w:space="0" w:color="auto"/>
      </w:divBdr>
    </w:div>
    <w:div w:id="1711032010">
      <w:bodyDiv w:val="1"/>
      <w:marLeft w:val="0"/>
      <w:marRight w:val="0"/>
      <w:marTop w:val="0"/>
      <w:marBottom w:val="0"/>
      <w:divBdr>
        <w:top w:val="none" w:sz="0" w:space="0" w:color="auto"/>
        <w:left w:val="none" w:sz="0" w:space="0" w:color="auto"/>
        <w:bottom w:val="none" w:sz="0" w:space="0" w:color="auto"/>
        <w:right w:val="none" w:sz="0" w:space="0" w:color="auto"/>
      </w:divBdr>
      <w:divsChild>
        <w:div w:id="179778704">
          <w:marLeft w:val="0"/>
          <w:marRight w:val="0"/>
          <w:marTop w:val="58"/>
          <w:marBottom w:val="115"/>
          <w:divBdr>
            <w:top w:val="single" w:sz="4" w:space="0" w:color="D5DDC6"/>
            <w:left w:val="single" w:sz="4" w:space="0" w:color="D5DDC6"/>
            <w:bottom w:val="single" w:sz="4" w:space="0" w:color="D5DDC6"/>
            <w:right w:val="single" w:sz="4" w:space="0" w:color="D5DDC6"/>
          </w:divBdr>
        </w:div>
        <w:div w:id="80031847">
          <w:marLeft w:val="0"/>
          <w:marRight w:val="0"/>
          <w:marTop w:val="58"/>
          <w:marBottom w:val="115"/>
          <w:divBdr>
            <w:top w:val="single" w:sz="4" w:space="0" w:color="D5DDC6"/>
            <w:left w:val="single" w:sz="4" w:space="0" w:color="D5DDC6"/>
            <w:bottom w:val="single" w:sz="4" w:space="0" w:color="D5DDC6"/>
            <w:right w:val="single" w:sz="4" w:space="0" w:color="D5DDC6"/>
          </w:divBdr>
        </w:div>
        <w:div w:id="1770617951">
          <w:marLeft w:val="0"/>
          <w:marRight w:val="0"/>
          <w:marTop w:val="58"/>
          <w:marBottom w:val="115"/>
          <w:divBdr>
            <w:top w:val="single" w:sz="4" w:space="0" w:color="D5DDC6"/>
            <w:left w:val="single" w:sz="4" w:space="6" w:color="D5DDC6"/>
            <w:bottom w:val="single" w:sz="4" w:space="0" w:color="D5DDC6"/>
            <w:right w:val="single" w:sz="4" w:space="0" w:color="D5DDC6"/>
          </w:divBdr>
        </w:div>
      </w:divsChild>
    </w:div>
    <w:div w:id="1713722546">
      <w:bodyDiv w:val="1"/>
      <w:marLeft w:val="0"/>
      <w:marRight w:val="0"/>
      <w:marTop w:val="0"/>
      <w:marBottom w:val="0"/>
      <w:divBdr>
        <w:top w:val="none" w:sz="0" w:space="0" w:color="auto"/>
        <w:left w:val="none" w:sz="0" w:space="0" w:color="auto"/>
        <w:bottom w:val="none" w:sz="0" w:space="0" w:color="auto"/>
        <w:right w:val="none" w:sz="0" w:space="0" w:color="auto"/>
      </w:divBdr>
    </w:div>
    <w:div w:id="1718776481">
      <w:bodyDiv w:val="1"/>
      <w:marLeft w:val="0"/>
      <w:marRight w:val="0"/>
      <w:marTop w:val="0"/>
      <w:marBottom w:val="0"/>
      <w:divBdr>
        <w:top w:val="none" w:sz="0" w:space="0" w:color="auto"/>
        <w:left w:val="none" w:sz="0" w:space="0" w:color="auto"/>
        <w:bottom w:val="none" w:sz="0" w:space="0" w:color="auto"/>
        <w:right w:val="none" w:sz="0" w:space="0" w:color="auto"/>
      </w:divBdr>
    </w:div>
    <w:div w:id="1725640081">
      <w:bodyDiv w:val="1"/>
      <w:marLeft w:val="0"/>
      <w:marRight w:val="0"/>
      <w:marTop w:val="0"/>
      <w:marBottom w:val="0"/>
      <w:divBdr>
        <w:top w:val="none" w:sz="0" w:space="0" w:color="auto"/>
        <w:left w:val="none" w:sz="0" w:space="0" w:color="auto"/>
        <w:bottom w:val="none" w:sz="0" w:space="0" w:color="auto"/>
        <w:right w:val="none" w:sz="0" w:space="0" w:color="auto"/>
      </w:divBdr>
    </w:div>
    <w:div w:id="1742556478">
      <w:bodyDiv w:val="1"/>
      <w:marLeft w:val="0"/>
      <w:marRight w:val="0"/>
      <w:marTop w:val="0"/>
      <w:marBottom w:val="0"/>
      <w:divBdr>
        <w:top w:val="none" w:sz="0" w:space="0" w:color="auto"/>
        <w:left w:val="none" w:sz="0" w:space="0" w:color="auto"/>
        <w:bottom w:val="none" w:sz="0" w:space="0" w:color="auto"/>
        <w:right w:val="none" w:sz="0" w:space="0" w:color="auto"/>
      </w:divBdr>
      <w:divsChild>
        <w:div w:id="1361124001">
          <w:marLeft w:val="0"/>
          <w:marRight w:val="0"/>
          <w:marTop w:val="58"/>
          <w:marBottom w:val="115"/>
          <w:divBdr>
            <w:top w:val="single" w:sz="4" w:space="0" w:color="D5DDC6"/>
            <w:left w:val="single" w:sz="4" w:space="0" w:color="D5DDC6"/>
            <w:bottom w:val="single" w:sz="4" w:space="0" w:color="D5DDC6"/>
            <w:right w:val="single" w:sz="4" w:space="0" w:color="D5DDC6"/>
          </w:divBdr>
        </w:div>
        <w:div w:id="795221861">
          <w:marLeft w:val="0"/>
          <w:marRight w:val="0"/>
          <w:marTop w:val="58"/>
          <w:marBottom w:val="115"/>
          <w:divBdr>
            <w:top w:val="single" w:sz="4" w:space="0" w:color="D5DDC6"/>
            <w:left w:val="single" w:sz="4" w:space="6" w:color="D5DDC6"/>
            <w:bottom w:val="single" w:sz="4" w:space="0" w:color="D5DDC6"/>
            <w:right w:val="single" w:sz="4" w:space="0" w:color="D5DDC6"/>
          </w:divBdr>
        </w:div>
      </w:divsChild>
    </w:div>
    <w:div w:id="1760566631">
      <w:bodyDiv w:val="1"/>
      <w:marLeft w:val="0"/>
      <w:marRight w:val="0"/>
      <w:marTop w:val="0"/>
      <w:marBottom w:val="0"/>
      <w:divBdr>
        <w:top w:val="none" w:sz="0" w:space="0" w:color="auto"/>
        <w:left w:val="none" w:sz="0" w:space="0" w:color="auto"/>
        <w:bottom w:val="none" w:sz="0" w:space="0" w:color="auto"/>
        <w:right w:val="none" w:sz="0" w:space="0" w:color="auto"/>
      </w:divBdr>
    </w:div>
    <w:div w:id="1790009496">
      <w:bodyDiv w:val="1"/>
      <w:marLeft w:val="0"/>
      <w:marRight w:val="0"/>
      <w:marTop w:val="0"/>
      <w:marBottom w:val="0"/>
      <w:divBdr>
        <w:top w:val="none" w:sz="0" w:space="0" w:color="auto"/>
        <w:left w:val="none" w:sz="0" w:space="0" w:color="auto"/>
        <w:bottom w:val="none" w:sz="0" w:space="0" w:color="auto"/>
        <w:right w:val="none" w:sz="0" w:space="0" w:color="auto"/>
      </w:divBdr>
      <w:divsChild>
        <w:div w:id="292055471">
          <w:marLeft w:val="0"/>
          <w:marRight w:val="0"/>
          <w:marTop w:val="58"/>
          <w:marBottom w:val="115"/>
          <w:divBdr>
            <w:top w:val="single" w:sz="4" w:space="0" w:color="D5DDC6"/>
            <w:left w:val="single" w:sz="4" w:space="0" w:color="D5DDC6"/>
            <w:bottom w:val="single" w:sz="4" w:space="0" w:color="D5DDC6"/>
            <w:right w:val="single" w:sz="4" w:space="0" w:color="D5DDC6"/>
          </w:divBdr>
        </w:div>
        <w:div w:id="91780849">
          <w:marLeft w:val="0"/>
          <w:marRight w:val="0"/>
          <w:marTop w:val="58"/>
          <w:marBottom w:val="115"/>
          <w:divBdr>
            <w:top w:val="single" w:sz="4" w:space="0" w:color="D5DDC6"/>
            <w:left w:val="single" w:sz="4" w:space="0" w:color="D5DDC6"/>
            <w:bottom w:val="single" w:sz="4" w:space="0" w:color="D5DDC6"/>
            <w:right w:val="single" w:sz="4" w:space="0" w:color="D5DDC6"/>
          </w:divBdr>
        </w:div>
        <w:div w:id="1222332059">
          <w:marLeft w:val="0"/>
          <w:marRight w:val="0"/>
          <w:marTop w:val="58"/>
          <w:marBottom w:val="115"/>
          <w:divBdr>
            <w:top w:val="single" w:sz="4" w:space="0" w:color="D5DDC6"/>
            <w:left w:val="single" w:sz="4" w:space="0" w:color="D5DDC6"/>
            <w:bottom w:val="single" w:sz="4" w:space="0" w:color="D5DDC6"/>
            <w:right w:val="single" w:sz="4" w:space="0" w:color="D5DDC6"/>
          </w:divBdr>
        </w:div>
        <w:div w:id="591279250">
          <w:marLeft w:val="0"/>
          <w:marRight w:val="0"/>
          <w:marTop w:val="58"/>
          <w:marBottom w:val="115"/>
          <w:divBdr>
            <w:top w:val="single" w:sz="4" w:space="0" w:color="D5DDC6"/>
            <w:left w:val="single" w:sz="4" w:space="6" w:color="D5DDC6"/>
            <w:bottom w:val="single" w:sz="4" w:space="0" w:color="D5DDC6"/>
            <w:right w:val="single" w:sz="4" w:space="0" w:color="D5DDC6"/>
          </w:divBdr>
        </w:div>
      </w:divsChild>
    </w:div>
    <w:div w:id="1807043459">
      <w:bodyDiv w:val="1"/>
      <w:marLeft w:val="0"/>
      <w:marRight w:val="0"/>
      <w:marTop w:val="0"/>
      <w:marBottom w:val="0"/>
      <w:divBdr>
        <w:top w:val="none" w:sz="0" w:space="0" w:color="auto"/>
        <w:left w:val="none" w:sz="0" w:space="0" w:color="auto"/>
        <w:bottom w:val="none" w:sz="0" w:space="0" w:color="auto"/>
        <w:right w:val="none" w:sz="0" w:space="0" w:color="auto"/>
      </w:divBdr>
    </w:div>
    <w:div w:id="1809667593">
      <w:bodyDiv w:val="1"/>
      <w:marLeft w:val="0"/>
      <w:marRight w:val="0"/>
      <w:marTop w:val="0"/>
      <w:marBottom w:val="0"/>
      <w:divBdr>
        <w:top w:val="none" w:sz="0" w:space="0" w:color="auto"/>
        <w:left w:val="none" w:sz="0" w:space="0" w:color="auto"/>
        <w:bottom w:val="none" w:sz="0" w:space="0" w:color="auto"/>
        <w:right w:val="none" w:sz="0" w:space="0" w:color="auto"/>
      </w:divBdr>
    </w:div>
    <w:div w:id="1827936345">
      <w:bodyDiv w:val="1"/>
      <w:marLeft w:val="0"/>
      <w:marRight w:val="0"/>
      <w:marTop w:val="0"/>
      <w:marBottom w:val="0"/>
      <w:divBdr>
        <w:top w:val="none" w:sz="0" w:space="0" w:color="auto"/>
        <w:left w:val="none" w:sz="0" w:space="0" w:color="auto"/>
        <w:bottom w:val="none" w:sz="0" w:space="0" w:color="auto"/>
        <w:right w:val="none" w:sz="0" w:space="0" w:color="auto"/>
      </w:divBdr>
      <w:divsChild>
        <w:div w:id="1145506804">
          <w:marLeft w:val="0"/>
          <w:marRight w:val="0"/>
          <w:marTop w:val="58"/>
          <w:marBottom w:val="115"/>
          <w:divBdr>
            <w:top w:val="single" w:sz="4" w:space="0" w:color="D5DDC6"/>
            <w:left w:val="single" w:sz="4" w:space="0" w:color="D5DDC6"/>
            <w:bottom w:val="single" w:sz="4" w:space="0" w:color="D5DDC6"/>
            <w:right w:val="single" w:sz="4" w:space="0" w:color="D5DDC6"/>
          </w:divBdr>
        </w:div>
        <w:div w:id="678433466">
          <w:marLeft w:val="0"/>
          <w:marRight w:val="0"/>
          <w:marTop w:val="58"/>
          <w:marBottom w:val="115"/>
          <w:divBdr>
            <w:top w:val="single" w:sz="4" w:space="0" w:color="D5DDC6"/>
            <w:left w:val="single" w:sz="4" w:space="6" w:color="D5DDC6"/>
            <w:bottom w:val="single" w:sz="4" w:space="0" w:color="D5DDC6"/>
            <w:right w:val="single" w:sz="4" w:space="0" w:color="D5DDC6"/>
          </w:divBdr>
        </w:div>
      </w:divsChild>
    </w:div>
    <w:div w:id="1928225063">
      <w:bodyDiv w:val="1"/>
      <w:marLeft w:val="0"/>
      <w:marRight w:val="0"/>
      <w:marTop w:val="0"/>
      <w:marBottom w:val="0"/>
      <w:divBdr>
        <w:top w:val="none" w:sz="0" w:space="0" w:color="auto"/>
        <w:left w:val="none" w:sz="0" w:space="0" w:color="auto"/>
        <w:bottom w:val="none" w:sz="0" w:space="0" w:color="auto"/>
        <w:right w:val="none" w:sz="0" w:space="0" w:color="auto"/>
      </w:divBdr>
      <w:divsChild>
        <w:div w:id="1757820935">
          <w:marLeft w:val="0"/>
          <w:marRight w:val="0"/>
          <w:marTop w:val="58"/>
          <w:marBottom w:val="115"/>
          <w:divBdr>
            <w:top w:val="single" w:sz="4" w:space="0" w:color="D5DDC6"/>
            <w:left w:val="single" w:sz="4" w:space="0" w:color="D5DDC6"/>
            <w:bottom w:val="single" w:sz="4" w:space="0" w:color="D5DDC6"/>
            <w:right w:val="single" w:sz="4" w:space="0" w:color="D5DDC6"/>
          </w:divBdr>
        </w:div>
        <w:div w:id="1573150676">
          <w:marLeft w:val="0"/>
          <w:marRight w:val="0"/>
          <w:marTop w:val="58"/>
          <w:marBottom w:val="115"/>
          <w:divBdr>
            <w:top w:val="single" w:sz="4" w:space="0" w:color="D5DDC6"/>
            <w:left w:val="single" w:sz="4" w:space="0" w:color="D5DDC6"/>
            <w:bottom w:val="single" w:sz="4" w:space="0" w:color="D5DDC6"/>
            <w:right w:val="single" w:sz="4" w:space="0" w:color="D5DDC6"/>
          </w:divBdr>
        </w:div>
        <w:div w:id="1046872650">
          <w:marLeft w:val="0"/>
          <w:marRight w:val="0"/>
          <w:marTop w:val="58"/>
          <w:marBottom w:val="115"/>
          <w:divBdr>
            <w:top w:val="single" w:sz="4" w:space="0" w:color="D5DDC6"/>
            <w:left w:val="single" w:sz="4" w:space="0" w:color="D5DDC6"/>
            <w:bottom w:val="single" w:sz="4" w:space="0" w:color="D5DDC6"/>
            <w:right w:val="single" w:sz="4" w:space="0" w:color="D5DDC6"/>
          </w:divBdr>
        </w:div>
        <w:div w:id="1242056698">
          <w:marLeft w:val="0"/>
          <w:marRight w:val="0"/>
          <w:marTop w:val="58"/>
          <w:marBottom w:val="115"/>
          <w:divBdr>
            <w:top w:val="single" w:sz="4" w:space="0" w:color="D5DDC6"/>
            <w:left w:val="single" w:sz="4" w:space="6" w:color="D5DDC6"/>
            <w:bottom w:val="single" w:sz="4" w:space="0" w:color="D5DDC6"/>
            <w:right w:val="single" w:sz="4" w:space="0" w:color="D5DDC6"/>
          </w:divBdr>
        </w:div>
        <w:div w:id="249235246">
          <w:marLeft w:val="0"/>
          <w:marRight w:val="0"/>
          <w:marTop w:val="58"/>
          <w:marBottom w:val="115"/>
          <w:divBdr>
            <w:top w:val="single" w:sz="4" w:space="0" w:color="D5DDC6"/>
            <w:left w:val="single" w:sz="4" w:space="0" w:color="D5DDC6"/>
            <w:bottom w:val="single" w:sz="4" w:space="0" w:color="D5DDC6"/>
            <w:right w:val="single" w:sz="4" w:space="0" w:color="D5DDC6"/>
          </w:divBdr>
        </w:div>
        <w:div w:id="1909151482">
          <w:marLeft w:val="0"/>
          <w:marRight w:val="0"/>
          <w:marTop w:val="58"/>
          <w:marBottom w:val="115"/>
          <w:divBdr>
            <w:top w:val="single" w:sz="4" w:space="0" w:color="D5DDC6"/>
            <w:left w:val="single" w:sz="4" w:space="0" w:color="D5DDC6"/>
            <w:bottom w:val="single" w:sz="4" w:space="0" w:color="D5DDC6"/>
            <w:right w:val="single" w:sz="4" w:space="0" w:color="D5DDC6"/>
          </w:divBdr>
        </w:div>
        <w:div w:id="1547526272">
          <w:marLeft w:val="0"/>
          <w:marRight w:val="0"/>
          <w:marTop w:val="58"/>
          <w:marBottom w:val="115"/>
          <w:divBdr>
            <w:top w:val="single" w:sz="4" w:space="0" w:color="D5DDC6"/>
            <w:left w:val="single" w:sz="4" w:space="6" w:color="D5DDC6"/>
            <w:bottom w:val="single" w:sz="4" w:space="0" w:color="D5DDC6"/>
            <w:right w:val="single" w:sz="4" w:space="0" w:color="D5DDC6"/>
          </w:divBdr>
        </w:div>
        <w:div w:id="1456144483">
          <w:marLeft w:val="0"/>
          <w:marRight w:val="0"/>
          <w:marTop w:val="58"/>
          <w:marBottom w:val="115"/>
          <w:divBdr>
            <w:top w:val="single" w:sz="4" w:space="0" w:color="D5DDC6"/>
            <w:left w:val="single" w:sz="4" w:space="0" w:color="D5DDC6"/>
            <w:bottom w:val="single" w:sz="4" w:space="0" w:color="D5DDC6"/>
            <w:right w:val="single" w:sz="4" w:space="0" w:color="D5DDC6"/>
          </w:divBdr>
        </w:div>
        <w:div w:id="133136381">
          <w:marLeft w:val="0"/>
          <w:marRight w:val="0"/>
          <w:marTop w:val="58"/>
          <w:marBottom w:val="115"/>
          <w:divBdr>
            <w:top w:val="single" w:sz="4" w:space="0" w:color="D5DDC6"/>
            <w:left w:val="single" w:sz="4" w:space="0" w:color="D5DDC6"/>
            <w:bottom w:val="single" w:sz="4" w:space="0" w:color="D5DDC6"/>
            <w:right w:val="single" w:sz="4" w:space="0" w:color="D5DDC6"/>
          </w:divBdr>
        </w:div>
        <w:div w:id="680426608">
          <w:marLeft w:val="0"/>
          <w:marRight w:val="0"/>
          <w:marTop w:val="58"/>
          <w:marBottom w:val="115"/>
          <w:divBdr>
            <w:top w:val="single" w:sz="4" w:space="0" w:color="D5DDC6"/>
            <w:left w:val="single" w:sz="4" w:space="6" w:color="D5DDC6"/>
            <w:bottom w:val="single" w:sz="4" w:space="0" w:color="D5DDC6"/>
            <w:right w:val="single" w:sz="4" w:space="0" w:color="D5DDC6"/>
          </w:divBdr>
        </w:div>
        <w:div w:id="835534299">
          <w:marLeft w:val="0"/>
          <w:marRight w:val="0"/>
          <w:marTop w:val="58"/>
          <w:marBottom w:val="115"/>
          <w:divBdr>
            <w:top w:val="single" w:sz="4" w:space="0" w:color="D5DDC6"/>
            <w:left w:val="single" w:sz="4" w:space="0" w:color="D5DDC6"/>
            <w:bottom w:val="single" w:sz="4" w:space="0" w:color="D5DDC6"/>
            <w:right w:val="single" w:sz="4" w:space="0" w:color="D5DDC6"/>
          </w:divBdr>
        </w:div>
        <w:div w:id="378477492">
          <w:marLeft w:val="0"/>
          <w:marRight w:val="0"/>
          <w:marTop w:val="58"/>
          <w:marBottom w:val="115"/>
          <w:divBdr>
            <w:top w:val="single" w:sz="4" w:space="0" w:color="D5DDC6"/>
            <w:left w:val="single" w:sz="4" w:space="0" w:color="D5DDC6"/>
            <w:bottom w:val="single" w:sz="4" w:space="0" w:color="D5DDC6"/>
            <w:right w:val="single" w:sz="4" w:space="0" w:color="D5DDC6"/>
          </w:divBdr>
        </w:div>
        <w:div w:id="1694452922">
          <w:marLeft w:val="0"/>
          <w:marRight w:val="0"/>
          <w:marTop w:val="58"/>
          <w:marBottom w:val="115"/>
          <w:divBdr>
            <w:top w:val="single" w:sz="4" w:space="0" w:color="D5DDC6"/>
            <w:left w:val="single" w:sz="4" w:space="6" w:color="D5DDC6"/>
            <w:bottom w:val="single" w:sz="4" w:space="0" w:color="D5DDC6"/>
            <w:right w:val="single" w:sz="4" w:space="0" w:color="D5DDC6"/>
          </w:divBdr>
        </w:div>
        <w:div w:id="1334845230">
          <w:marLeft w:val="0"/>
          <w:marRight w:val="0"/>
          <w:marTop w:val="58"/>
          <w:marBottom w:val="115"/>
          <w:divBdr>
            <w:top w:val="single" w:sz="4" w:space="0" w:color="D5DDC6"/>
            <w:left w:val="single" w:sz="4" w:space="0" w:color="D5DDC6"/>
            <w:bottom w:val="single" w:sz="4" w:space="0" w:color="D5DDC6"/>
            <w:right w:val="single" w:sz="4" w:space="0" w:color="D5DDC6"/>
          </w:divBdr>
        </w:div>
        <w:div w:id="704670142">
          <w:marLeft w:val="0"/>
          <w:marRight w:val="0"/>
          <w:marTop w:val="58"/>
          <w:marBottom w:val="115"/>
          <w:divBdr>
            <w:top w:val="single" w:sz="4" w:space="0" w:color="D5DDC6"/>
            <w:left w:val="single" w:sz="4" w:space="6" w:color="D5DDC6"/>
            <w:bottom w:val="single" w:sz="4" w:space="0" w:color="D5DDC6"/>
            <w:right w:val="single" w:sz="4" w:space="0" w:color="D5DDC6"/>
          </w:divBdr>
        </w:div>
        <w:div w:id="2110422133">
          <w:marLeft w:val="0"/>
          <w:marRight w:val="0"/>
          <w:marTop w:val="58"/>
          <w:marBottom w:val="115"/>
          <w:divBdr>
            <w:top w:val="single" w:sz="4" w:space="0" w:color="D5DDC6"/>
            <w:left w:val="single" w:sz="4" w:space="0" w:color="D5DDC6"/>
            <w:bottom w:val="single" w:sz="4" w:space="0" w:color="D5DDC6"/>
            <w:right w:val="single" w:sz="4" w:space="0" w:color="D5DDC6"/>
          </w:divBdr>
        </w:div>
        <w:div w:id="916283517">
          <w:marLeft w:val="0"/>
          <w:marRight w:val="0"/>
          <w:marTop w:val="58"/>
          <w:marBottom w:val="115"/>
          <w:divBdr>
            <w:top w:val="single" w:sz="4" w:space="0" w:color="D5DDC6"/>
            <w:left w:val="single" w:sz="4" w:space="6" w:color="D5DDC6"/>
            <w:bottom w:val="single" w:sz="4" w:space="0" w:color="D5DDC6"/>
            <w:right w:val="single" w:sz="4" w:space="0" w:color="D5DDC6"/>
          </w:divBdr>
        </w:div>
        <w:div w:id="272786342">
          <w:marLeft w:val="0"/>
          <w:marRight w:val="0"/>
          <w:marTop w:val="58"/>
          <w:marBottom w:val="115"/>
          <w:divBdr>
            <w:top w:val="single" w:sz="4" w:space="0" w:color="D5DDC6"/>
            <w:left w:val="single" w:sz="4" w:space="0" w:color="D5DDC6"/>
            <w:bottom w:val="single" w:sz="4" w:space="0" w:color="D5DDC6"/>
            <w:right w:val="single" w:sz="4" w:space="0" w:color="D5DDC6"/>
          </w:divBdr>
        </w:div>
        <w:div w:id="2142570360">
          <w:marLeft w:val="0"/>
          <w:marRight w:val="0"/>
          <w:marTop w:val="58"/>
          <w:marBottom w:val="115"/>
          <w:divBdr>
            <w:top w:val="single" w:sz="4" w:space="0" w:color="D5DDC6"/>
            <w:left w:val="single" w:sz="4" w:space="0" w:color="D5DDC6"/>
            <w:bottom w:val="single" w:sz="4" w:space="0" w:color="D5DDC6"/>
            <w:right w:val="single" w:sz="4" w:space="0" w:color="D5DDC6"/>
          </w:divBdr>
        </w:div>
        <w:div w:id="881475301">
          <w:marLeft w:val="0"/>
          <w:marRight w:val="0"/>
          <w:marTop w:val="58"/>
          <w:marBottom w:val="115"/>
          <w:divBdr>
            <w:top w:val="single" w:sz="4" w:space="0" w:color="D5DDC6"/>
            <w:left w:val="single" w:sz="4" w:space="0" w:color="D5DDC6"/>
            <w:bottom w:val="single" w:sz="4" w:space="0" w:color="D5DDC6"/>
            <w:right w:val="single" w:sz="4" w:space="0" w:color="D5DDC6"/>
          </w:divBdr>
        </w:div>
      </w:divsChild>
    </w:div>
    <w:div w:id="1950231888">
      <w:bodyDiv w:val="1"/>
      <w:marLeft w:val="0"/>
      <w:marRight w:val="0"/>
      <w:marTop w:val="0"/>
      <w:marBottom w:val="0"/>
      <w:divBdr>
        <w:top w:val="none" w:sz="0" w:space="0" w:color="auto"/>
        <w:left w:val="none" w:sz="0" w:space="0" w:color="auto"/>
        <w:bottom w:val="none" w:sz="0" w:space="0" w:color="auto"/>
        <w:right w:val="none" w:sz="0" w:space="0" w:color="auto"/>
      </w:divBdr>
      <w:divsChild>
        <w:div w:id="1010643459">
          <w:marLeft w:val="0"/>
          <w:marRight w:val="0"/>
          <w:marTop w:val="58"/>
          <w:marBottom w:val="115"/>
          <w:divBdr>
            <w:top w:val="single" w:sz="4" w:space="0" w:color="D5DDC6"/>
            <w:left w:val="single" w:sz="4" w:space="0" w:color="D5DDC6"/>
            <w:bottom w:val="single" w:sz="4" w:space="0" w:color="D5DDC6"/>
            <w:right w:val="single" w:sz="4" w:space="0" w:color="D5DDC6"/>
          </w:divBdr>
        </w:div>
        <w:div w:id="1042100117">
          <w:marLeft w:val="0"/>
          <w:marRight w:val="0"/>
          <w:marTop w:val="58"/>
          <w:marBottom w:val="115"/>
          <w:divBdr>
            <w:top w:val="single" w:sz="4" w:space="0" w:color="D5DDC6"/>
            <w:left w:val="single" w:sz="4" w:space="6" w:color="D5DDC6"/>
            <w:bottom w:val="single" w:sz="4" w:space="0" w:color="D5DDC6"/>
            <w:right w:val="single" w:sz="4" w:space="0" w:color="D5DDC6"/>
          </w:divBdr>
        </w:div>
      </w:divsChild>
    </w:div>
    <w:div w:id="1987197775">
      <w:bodyDiv w:val="1"/>
      <w:marLeft w:val="0"/>
      <w:marRight w:val="0"/>
      <w:marTop w:val="0"/>
      <w:marBottom w:val="0"/>
      <w:divBdr>
        <w:top w:val="none" w:sz="0" w:space="0" w:color="auto"/>
        <w:left w:val="none" w:sz="0" w:space="0" w:color="auto"/>
        <w:bottom w:val="none" w:sz="0" w:space="0" w:color="auto"/>
        <w:right w:val="none" w:sz="0" w:space="0" w:color="auto"/>
      </w:divBdr>
    </w:div>
    <w:div w:id="2009019038">
      <w:bodyDiv w:val="1"/>
      <w:marLeft w:val="0"/>
      <w:marRight w:val="0"/>
      <w:marTop w:val="0"/>
      <w:marBottom w:val="0"/>
      <w:divBdr>
        <w:top w:val="none" w:sz="0" w:space="0" w:color="auto"/>
        <w:left w:val="none" w:sz="0" w:space="0" w:color="auto"/>
        <w:bottom w:val="none" w:sz="0" w:space="0" w:color="auto"/>
        <w:right w:val="none" w:sz="0" w:space="0" w:color="auto"/>
      </w:divBdr>
      <w:divsChild>
        <w:div w:id="688683072">
          <w:marLeft w:val="0"/>
          <w:marRight w:val="0"/>
          <w:marTop w:val="58"/>
          <w:marBottom w:val="115"/>
          <w:divBdr>
            <w:top w:val="single" w:sz="4" w:space="0" w:color="D5DDC6"/>
            <w:left w:val="single" w:sz="4" w:space="0" w:color="D5DDC6"/>
            <w:bottom w:val="single" w:sz="4" w:space="0" w:color="D5DDC6"/>
            <w:right w:val="single" w:sz="4" w:space="0" w:color="D5DDC6"/>
          </w:divBdr>
        </w:div>
        <w:div w:id="1934312349">
          <w:marLeft w:val="0"/>
          <w:marRight w:val="0"/>
          <w:marTop w:val="58"/>
          <w:marBottom w:val="115"/>
          <w:divBdr>
            <w:top w:val="single" w:sz="4" w:space="0" w:color="D5DDC6"/>
            <w:left w:val="single" w:sz="4" w:space="0" w:color="D5DDC6"/>
            <w:bottom w:val="single" w:sz="4" w:space="0" w:color="D5DDC6"/>
            <w:right w:val="single" w:sz="4" w:space="0" w:color="D5DDC6"/>
          </w:divBdr>
        </w:div>
      </w:divsChild>
    </w:div>
    <w:div w:id="2012681187">
      <w:bodyDiv w:val="1"/>
      <w:marLeft w:val="0"/>
      <w:marRight w:val="0"/>
      <w:marTop w:val="0"/>
      <w:marBottom w:val="0"/>
      <w:divBdr>
        <w:top w:val="none" w:sz="0" w:space="0" w:color="auto"/>
        <w:left w:val="none" w:sz="0" w:space="0" w:color="auto"/>
        <w:bottom w:val="none" w:sz="0" w:space="0" w:color="auto"/>
        <w:right w:val="none" w:sz="0" w:space="0" w:color="auto"/>
      </w:divBdr>
      <w:divsChild>
        <w:div w:id="339236596">
          <w:marLeft w:val="0"/>
          <w:marRight w:val="0"/>
          <w:marTop w:val="58"/>
          <w:marBottom w:val="115"/>
          <w:divBdr>
            <w:top w:val="single" w:sz="4" w:space="0" w:color="D5DDC6"/>
            <w:left w:val="single" w:sz="4" w:space="0" w:color="D5DDC6"/>
            <w:bottom w:val="single" w:sz="4" w:space="0" w:color="D5DDC6"/>
            <w:right w:val="single" w:sz="4" w:space="0" w:color="D5DDC6"/>
          </w:divBdr>
        </w:div>
        <w:div w:id="1612588168">
          <w:marLeft w:val="0"/>
          <w:marRight w:val="0"/>
          <w:marTop w:val="58"/>
          <w:marBottom w:val="115"/>
          <w:divBdr>
            <w:top w:val="single" w:sz="4" w:space="0" w:color="D5DDC6"/>
            <w:left w:val="single" w:sz="4" w:space="6" w:color="D5DDC6"/>
            <w:bottom w:val="single" w:sz="4" w:space="0" w:color="D5DDC6"/>
            <w:right w:val="single" w:sz="4" w:space="0" w:color="D5DDC6"/>
          </w:divBdr>
        </w:div>
      </w:divsChild>
    </w:div>
    <w:div w:id="2062483844">
      <w:bodyDiv w:val="1"/>
      <w:marLeft w:val="0"/>
      <w:marRight w:val="0"/>
      <w:marTop w:val="0"/>
      <w:marBottom w:val="0"/>
      <w:divBdr>
        <w:top w:val="none" w:sz="0" w:space="0" w:color="auto"/>
        <w:left w:val="none" w:sz="0" w:space="0" w:color="auto"/>
        <w:bottom w:val="none" w:sz="0" w:space="0" w:color="auto"/>
        <w:right w:val="none" w:sz="0" w:space="0" w:color="auto"/>
      </w:divBdr>
    </w:div>
    <w:div w:id="2086025253">
      <w:bodyDiv w:val="1"/>
      <w:marLeft w:val="0"/>
      <w:marRight w:val="0"/>
      <w:marTop w:val="0"/>
      <w:marBottom w:val="0"/>
      <w:divBdr>
        <w:top w:val="none" w:sz="0" w:space="0" w:color="auto"/>
        <w:left w:val="none" w:sz="0" w:space="0" w:color="auto"/>
        <w:bottom w:val="none" w:sz="0" w:space="0" w:color="auto"/>
        <w:right w:val="none" w:sz="0" w:space="0" w:color="auto"/>
      </w:divBdr>
    </w:div>
    <w:div w:id="2107387241">
      <w:bodyDiv w:val="1"/>
      <w:marLeft w:val="0"/>
      <w:marRight w:val="0"/>
      <w:marTop w:val="0"/>
      <w:marBottom w:val="0"/>
      <w:divBdr>
        <w:top w:val="none" w:sz="0" w:space="0" w:color="auto"/>
        <w:left w:val="none" w:sz="0" w:space="0" w:color="auto"/>
        <w:bottom w:val="none" w:sz="0" w:space="0" w:color="auto"/>
        <w:right w:val="none" w:sz="0" w:space="0" w:color="auto"/>
      </w:divBdr>
      <w:divsChild>
        <w:div w:id="197549324">
          <w:marLeft w:val="0"/>
          <w:marRight w:val="0"/>
          <w:marTop w:val="58"/>
          <w:marBottom w:val="115"/>
          <w:divBdr>
            <w:top w:val="single" w:sz="4" w:space="0" w:color="D5DDC6"/>
            <w:left w:val="single" w:sz="4" w:space="0" w:color="D5DDC6"/>
            <w:bottom w:val="single" w:sz="4" w:space="0" w:color="D5DDC6"/>
            <w:right w:val="single" w:sz="4" w:space="0" w:color="D5DDC6"/>
          </w:divBdr>
        </w:div>
        <w:div w:id="640621873">
          <w:marLeft w:val="0"/>
          <w:marRight w:val="0"/>
          <w:marTop w:val="58"/>
          <w:marBottom w:val="115"/>
          <w:divBdr>
            <w:top w:val="single" w:sz="4" w:space="0" w:color="D5DDC6"/>
            <w:left w:val="single" w:sz="4" w:space="6" w:color="D5DDC6"/>
            <w:bottom w:val="single" w:sz="4" w:space="0" w:color="D5DDC6"/>
            <w:right w:val="single" w:sz="4" w:space="0" w:color="D5DDC6"/>
          </w:divBdr>
        </w:div>
      </w:divsChild>
    </w:div>
    <w:div w:id="2111462276">
      <w:bodyDiv w:val="1"/>
      <w:marLeft w:val="0"/>
      <w:marRight w:val="0"/>
      <w:marTop w:val="0"/>
      <w:marBottom w:val="0"/>
      <w:divBdr>
        <w:top w:val="none" w:sz="0" w:space="0" w:color="auto"/>
        <w:left w:val="none" w:sz="0" w:space="0" w:color="auto"/>
        <w:bottom w:val="none" w:sz="0" w:space="0" w:color="auto"/>
        <w:right w:val="none" w:sz="0" w:space="0" w:color="auto"/>
      </w:divBdr>
    </w:div>
    <w:div w:id="2129278267">
      <w:bodyDiv w:val="1"/>
      <w:marLeft w:val="0"/>
      <w:marRight w:val="0"/>
      <w:marTop w:val="0"/>
      <w:marBottom w:val="0"/>
      <w:divBdr>
        <w:top w:val="none" w:sz="0" w:space="0" w:color="auto"/>
        <w:left w:val="none" w:sz="0" w:space="0" w:color="auto"/>
        <w:bottom w:val="none" w:sz="0" w:space="0" w:color="auto"/>
        <w:right w:val="none" w:sz="0" w:space="0" w:color="auto"/>
      </w:divBdr>
    </w:div>
    <w:div w:id="2130540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73.png"/><Relationship Id="rId21" Type="http://schemas.openxmlformats.org/officeDocument/2006/relationships/image" Target="media/image9.png"/><Relationship Id="rId42" Type="http://schemas.openxmlformats.org/officeDocument/2006/relationships/image" Target="media/image24.emf"/><Relationship Id="rId63" Type="http://schemas.openxmlformats.org/officeDocument/2006/relationships/image" Target="media/image29.png"/><Relationship Id="rId84" Type="http://schemas.openxmlformats.org/officeDocument/2006/relationships/image" Target="media/image40.png"/><Relationship Id="rId138" Type="http://schemas.openxmlformats.org/officeDocument/2006/relationships/image" Target="media/image94.png"/><Relationship Id="rId159" Type="http://schemas.openxmlformats.org/officeDocument/2006/relationships/image" Target="media/image115.png"/><Relationship Id="rId170" Type="http://schemas.openxmlformats.org/officeDocument/2006/relationships/image" Target="media/image126.png"/><Relationship Id="rId107" Type="http://schemas.openxmlformats.org/officeDocument/2006/relationships/image" Target="media/image63.png"/><Relationship Id="rId11" Type="http://schemas.openxmlformats.org/officeDocument/2006/relationships/hyperlink" Target="http://img.c4learn.com/2012/03/if-statement-in-java-programming-language1.png" TargetMode="External"/><Relationship Id="rId32" Type="http://schemas.openxmlformats.org/officeDocument/2006/relationships/image" Target="media/image16.png"/><Relationship Id="rId53" Type="http://schemas.openxmlformats.org/officeDocument/2006/relationships/image" Target="media/image26.png"/><Relationship Id="rId74" Type="http://schemas.openxmlformats.org/officeDocument/2006/relationships/hyperlink" Target="http://www.javatpoint.com/selection-sort-in-java" TargetMode="External"/><Relationship Id="rId128" Type="http://schemas.openxmlformats.org/officeDocument/2006/relationships/image" Target="media/image84.png"/><Relationship Id="rId149" Type="http://schemas.openxmlformats.org/officeDocument/2006/relationships/image" Target="media/image105.png"/><Relationship Id="rId5" Type="http://schemas.openxmlformats.org/officeDocument/2006/relationships/webSettings" Target="webSettings.xml"/><Relationship Id="rId95" Type="http://schemas.openxmlformats.org/officeDocument/2006/relationships/image" Target="media/image51.png"/><Relationship Id="rId160" Type="http://schemas.openxmlformats.org/officeDocument/2006/relationships/image" Target="media/image116.png"/><Relationship Id="rId181" Type="http://schemas.openxmlformats.org/officeDocument/2006/relationships/image" Target="media/image137.png"/><Relationship Id="rId22" Type="http://schemas.openxmlformats.org/officeDocument/2006/relationships/image" Target="media/image10.png"/><Relationship Id="rId43" Type="http://schemas.openxmlformats.org/officeDocument/2006/relationships/hyperlink" Target="http://www.c4learn.com/java/java-for-loop/" TargetMode="External"/><Relationship Id="rId64" Type="http://schemas.openxmlformats.org/officeDocument/2006/relationships/hyperlink" Target="http://img.c4learn.com/2012/03/Continue-Statement-in-While-Loop.png" TargetMode="External"/><Relationship Id="rId118" Type="http://schemas.openxmlformats.org/officeDocument/2006/relationships/image" Target="media/image74.png"/><Relationship Id="rId139" Type="http://schemas.openxmlformats.org/officeDocument/2006/relationships/image" Target="media/image95.png"/><Relationship Id="rId85" Type="http://schemas.openxmlformats.org/officeDocument/2006/relationships/image" Target="media/image41.png"/><Relationship Id="rId150" Type="http://schemas.openxmlformats.org/officeDocument/2006/relationships/image" Target="media/image106.png"/><Relationship Id="rId171" Type="http://schemas.openxmlformats.org/officeDocument/2006/relationships/image" Target="media/image127.png"/><Relationship Id="rId12" Type="http://schemas.openxmlformats.org/officeDocument/2006/relationships/image" Target="media/image2.png"/><Relationship Id="rId33" Type="http://schemas.openxmlformats.org/officeDocument/2006/relationships/image" Target="media/image17.emf"/><Relationship Id="rId108" Type="http://schemas.openxmlformats.org/officeDocument/2006/relationships/image" Target="media/image64.png"/><Relationship Id="rId129" Type="http://schemas.openxmlformats.org/officeDocument/2006/relationships/image" Target="media/image85.png"/><Relationship Id="rId54" Type="http://schemas.openxmlformats.org/officeDocument/2006/relationships/hyperlink" Target="http://img.c4learn.com/2012/03/break-statement-in-while-loop-java-programming-language.png" TargetMode="External"/><Relationship Id="rId75" Type="http://schemas.openxmlformats.org/officeDocument/2006/relationships/hyperlink" Target="http://www.javatpoint.com/insertion-sort-in-java" TargetMode="External"/><Relationship Id="rId96" Type="http://schemas.openxmlformats.org/officeDocument/2006/relationships/image" Target="media/image52.png"/><Relationship Id="rId140" Type="http://schemas.openxmlformats.org/officeDocument/2006/relationships/image" Target="media/image96.png"/><Relationship Id="rId161" Type="http://schemas.openxmlformats.org/officeDocument/2006/relationships/image" Target="media/image117.png"/><Relationship Id="rId182" Type="http://schemas.openxmlformats.org/officeDocument/2006/relationships/image" Target="media/image138.png"/><Relationship Id="rId6" Type="http://schemas.openxmlformats.org/officeDocument/2006/relationships/image" Target="media/image1.jpeg"/><Relationship Id="rId23" Type="http://schemas.openxmlformats.org/officeDocument/2006/relationships/image" Target="media/image11.png"/><Relationship Id="rId119" Type="http://schemas.openxmlformats.org/officeDocument/2006/relationships/image" Target="media/image75.png"/><Relationship Id="rId44" Type="http://schemas.openxmlformats.org/officeDocument/2006/relationships/hyperlink" Target="http://www.c4learn.com/java/java-while-loop/" TargetMode="External"/><Relationship Id="rId65" Type="http://schemas.openxmlformats.org/officeDocument/2006/relationships/image" Target="media/image30.png"/><Relationship Id="rId86" Type="http://schemas.openxmlformats.org/officeDocument/2006/relationships/image" Target="media/image42.png"/><Relationship Id="rId130" Type="http://schemas.openxmlformats.org/officeDocument/2006/relationships/image" Target="media/image86.png"/><Relationship Id="rId151" Type="http://schemas.openxmlformats.org/officeDocument/2006/relationships/image" Target="media/image107.png"/><Relationship Id="rId172" Type="http://schemas.openxmlformats.org/officeDocument/2006/relationships/image" Target="media/image128.png"/><Relationship Id="rId13" Type="http://schemas.openxmlformats.org/officeDocument/2006/relationships/image" Target="media/image3.png"/><Relationship Id="rId18" Type="http://schemas.openxmlformats.org/officeDocument/2006/relationships/hyperlink" Target="http://img.c4learn.com/2012/03/How-Switch-Case-works-in-Java-Programming-language.jpg" TargetMode="External"/><Relationship Id="rId39" Type="http://schemas.openxmlformats.org/officeDocument/2006/relationships/image" Target="media/image21.png"/><Relationship Id="rId109" Type="http://schemas.openxmlformats.org/officeDocument/2006/relationships/image" Target="media/image65.png"/><Relationship Id="rId34" Type="http://schemas.openxmlformats.org/officeDocument/2006/relationships/image" Target="media/image18.emf"/><Relationship Id="rId50" Type="http://schemas.openxmlformats.org/officeDocument/2006/relationships/hyperlink" Target="http://www.c4learn.com/java/java-while-loop/" TargetMode="External"/><Relationship Id="rId55" Type="http://schemas.openxmlformats.org/officeDocument/2006/relationships/image" Target="media/image27.png"/><Relationship Id="rId76" Type="http://schemas.openxmlformats.org/officeDocument/2006/relationships/image" Target="media/image32.jpeg"/><Relationship Id="rId97" Type="http://schemas.openxmlformats.org/officeDocument/2006/relationships/image" Target="media/image53.png"/><Relationship Id="rId104" Type="http://schemas.openxmlformats.org/officeDocument/2006/relationships/image" Target="media/image60.png"/><Relationship Id="rId120" Type="http://schemas.openxmlformats.org/officeDocument/2006/relationships/image" Target="media/image76.png"/><Relationship Id="rId125" Type="http://schemas.openxmlformats.org/officeDocument/2006/relationships/image" Target="media/image81.png"/><Relationship Id="rId141" Type="http://schemas.openxmlformats.org/officeDocument/2006/relationships/image" Target="media/image97.png"/><Relationship Id="rId146" Type="http://schemas.openxmlformats.org/officeDocument/2006/relationships/image" Target="media/image102.png"/><Relationship Id="rId167" Type="http://schemas.openxmlformats.org/officeDocument/2006/relationships/image" Target="media/image123.png"/><Relationship Id="rId188" Type="http://schemas.openxmlformats.org/officeDocument/2006/relationships/fontTable" Target="fontTable.xml"/><Relationship Id="rId7" Type="http://schemas.openxmlformats.org/officeDocument/2006/relationships/hyperlink" Target="http://www.tutorialspoint.com/java/if_statement_in_java.htm" TargetMode="External"/><Relationship Id="rId71" Type="http://schemas.openxmlformats.org/officeDocument/2006/relationships/hyperlink" Target="http://www.javatpoint.com/factorial-program-in-java" TargetMode="External"/><Relationship Id="rId92" Type="http://schemas.openxmlformats.org/officeDocument/2006/relationships/image" Target="media/image48.png"/><Relationship Id="rId162" Type="http://schemas.openxmlformats.org/officeDocument/2006/relationships/image" Target="media/image118.png"/><Relationship Id="rId183" Type="http://schemas.openxmlformats.org/officeDocument/2006/relationships/image" Target="media/image139.png"/><Relationship Id="rId2" Type="http://schemas.openxmlformats.org/officeDocument/2006/relationships/styles" Target="styles.xml"/><Relationship Id="rId29" Type="http://schemas.openxmlformats.org/officeDocument/2006/relationships/hyperlink" Target="http://www.tutorialspoint.com/java/java_do_while_loop.htm" TargetMode="External"/><Relationship Id="rId24" Type="http://schemas.openxmlformats.org/officeDocument/2006/relationships/image" Target="media/image12.png"/><Relationship Id="rId40" Type="http://schemas.openxmlformats.org/officeDocument/2006/relationships/image" Target="media/image22.gif"/><Relationship Id="rId45" Type="http://schemas.openxmlformats.org/officeDocument/2006/relationships/hyperlink" Target="http://img.c4learn.com/2012/03/do-while-loop-flowchart.jpg" TargetMode="External"/><Relationship Id="rId66" Type="http://schemas.openxmlformats.org/officeDocument/2006/relationships/hyperlink" Target="http://img.c4learn.com/2012/03/Continue-Statement-in-do-While-Loop.png" TargetMode="External"/><Relationship Id="rId87" Type="http://schemas.openxmlformats.org/officeDocument/2006/relationships/image" Target="media/image43.png"/><Relationship Id="rId110" Type="http://schemas.openxmlformats.org/officeDocument/2006/relationships/image" Target="media/image66.png"/><Relationship Id="rId115" Type="http://schemas.openxmlformats.org/officeDocument/2006/relationships/image" Target="media/image71.png"/><Relationship Id="rId131" Type="http://schemas.openxmlformats.org/officeDocument/2006/relationships/image" Target="media/image87.png"/><Relationship Id="rId136" Type="http://schemas.openxmlformats.org/officeDocument/2006/relationships/image" Target="media/image92.png"/><Relationship Id="rId157" Type="http://schemas.openxmlformats.org/officeDocument/2006/relationships/image" Target="media/image113.png"/><Relationship Id="rId178" Type="http://schemas.openxmlformats.org/officeDocument/2006/relationships/image" Target="media/image134.png"/><Relationship Id="rId61" Type="http://schemas.openxmlformats.org/officeDocument/2006/relationships/hyperlink" Target="http://www.c4learn.com/java/java-do-while-loop/" TargetMode="External"/><Relationship Id="rId82" Type="http://schemas.openxmlformats.org/officeDocument/2006/relationships/image" Target="media/image38.png"/><Relationship Id="rId152" Type="http://schemas.openxmlformats.org/officeDocument/2006/relationships/image" Target="media/image108.png"/><Relationship Id="rId173" Type="http://schemas.openxmlformats.org/officeDocument/2006/relationships/image" Target="media/image129.png"/><Relationship Id="rId19" Type="http://schemas.openxmlformats.org/officeDocument/2006/relationships/image" Target="media/image7.jpeg"/><Relationship Id="rId14" Type="http://schemas.openxmlformats.org/officeDocument/2006/relationships/image" Target="media/image4.png"/><Relationship Id="rId30" Type="http://schemas.openxmlformats.org/officeDocument/2006/relationships/image" Target="media/image15.png"/><Relationship Id="rId35" Type="http://schemas.openxmlformats.org/officeDocument/2006/relationships/image" Target="media/image19.png"/><Relationship Id="rId56" Type="http://schemas.openxmlformats.org/officeDocument/2006/relationships/hyperlink" Target="http://img.c4learn.com/2012/03/break-statement-in-do-while-loop-java-programming-language.png" TargetMode="External"/><Relationship Id="rId77" Type="http://schemas.openxmlformats.org/officeDocument/2006/relationships/image" Target="media/image33.png"/><Relationship Id="rId100" Type="http://schemas.openxmlformats.org/officeDocument/2006/relationships/image" Target="media/image56.png"/><Relationship Id="rId105" Type="http://schemas.openxmlformats.org/officeDocument/2006/relationships/image" Target="media/image61.png"/><Relationship Id="rId126" Type="http://schemas.openxmlformats.org/officeDocument/2006/relationships/image" Target="media/image82.png"/><Relationship Id="rId147" Type="http://schemas.openxmlformats.org/officeDocument/2006/relationships/image" Target="media/image103.png"/><Relationship Id="rId168" Type="http://schemas.openxmlformats.org/officeDocument/2006/relationships/image" Target="media/image124.png"/><Relationship Id="rId8" Type="http://schemas.openxmlformats.org/officeDocument/2006/relationships/hyperlink" Target="http://www.tutorialspoint.com/java/if_else_statement_in_java.htm" TargetMode="External"/><Relationship Id="rId51" Type="http://schemas.openxmlformats.org/officeDocument/2006/relationships/hyperlink" Target="http://www.c4learn.com/java/java-do-while-loop/" TargetMode="External"/><Relationship Id="rId72" Type="http://schemas.openxmlformats.org/officeDocument/2006/relationships/hyperlink" Target="http://www.javatpoint.com/armstrong-number-in-java" TargetMode="External"/><Relationship Id="rId93" Type="http://schemas.openxmlformats.org/officeDocument/2006/relationships/image" Target="media/image49.png"/><Relationship Id="rId98" Type="http://schemas.openxmlformats.org/officeDocument/2006/relationships/image" Target="media/image54.png"/><Relationship Id="rId121" Type="http://schemas.openxmlformats.org/officeDocument/2006/relationships/image" Target="media/image77.png"/><Relationship Id="rId142" Type="http://schemas.openxmlformats.org/officeDocument/2006/relationships/image" Target="media/image98.png"/><Relationship Id="rId163" Type="http://schemas.openxmlformats.org/officeDocument/2006/relationships/image" Target="media/image119.png"/><Relationship Id="rId184" Type="http://schemas.openxmlformats.org/officeDocument/2006/relationships/image" Target="media/image140.png"/><Relationship Id="rId189" Type="http://schemas.openxmlformats.org/officeDocument/2006/relationships/theme" Target="theme/theme1.xml"/><Relationship Id="rId3" Type="http://schemas.microsoft.com/office/2007/relationships/stylesWithEffects" Target="stylesWithEffects.xml"/><Relationship Id="rId25" Type="http://schemas.openxmlformats.org/officeDocument/2006/relationships/image" Target="media/image13.png"/><Relationship Id="rId46" Type="http://schemas.openxmlformats.org/officeDocument/2006/relationships/image" Target="media/image25.jpeg"/><Relationship Id="rId67" Type="http://schemas.openxmlformats.org/officeDocument/2006/relationships/image" Target="media/image31.png"/><Relationship Id="rId116" Type="http://schemas.openxmlformats.org/officeDocument/2006/relationships/image" Target="media/image72.png"/><Relationship Id="rId137" Type="http://schemas.openxmlformats.org/officeDocument/2006/relationships/image" Target="media/image93.png"/><Relationship Id="rId158" Type="http://schemas.openxmlformats.org/officeDocument/2006/relationships/image" Target="media/image114.png"/><Relationship Id="rId20" Type="http://schemas.openxmlformats.org/officeDocument/2006/relationships/image" Target="media/image8.png"/><Relationship Id="rId41" Type="http://schemas.openxmlformats.org/officeDocument/2006/relationships/image" Target="media/image23.gif"/><Relationship Id="rId62" Type="http://schemas.openxmlformats.org/officeDocument/2006/relationships/hyperlink" Target="http://img.c4learn.com/2012/03/continue-statement-in-java-Programming-skipping-loop.png" TargetMode="External"/><Relationship Id="rId83" Type="http://schemas.openxmlformats.org/officeDocument/2006/relationships/image" Target="media/image39.png"/><Relationship Id="rId88" Type="http://schemas.openxmlformats.org/officeDocument/2006/relationships/image" Target="media/image44.png"/><Relationship Id="rId111" Type="http://schemas.openxmlformats.org/officeDocument/2006/relationships/image" Target="media/image67.png"/><Relationship Id="rId132" Type="http://schemas.openxmlformats.org/officeDocument/2006/relationships/image" Target="media/image88.png"/><Relationship Id="rId153" Type="http://schemas.openxmlformats.org/officeDocument/2006/relationships/image" Target="media/image109.png"/><Relationship Id="rId174" Type="http://schemas.openxmlformats.org/officeDocument/2006/relationships/image" Target="media/image130.png"/><Relationship Id="rId179" Type="http://schemas.openxmlformats.org/officeDocument/2006/relationships/image" Target="media/image135.png"/><Relationship Id="rId15" Type="http://schemas.openxmlformats.org/officeDocument/2006/relationships/image" Target="media/image5.png"/><Relationship Id="rId36"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image" Target="media/image62.png"/><Relationship Id="rId127" Type="http://schemas.openxmlformats.org/officeDocument/2006/relationships/image" Target="media/image83.png"/><Relationship Id="rId10" Type="http://schemas.openxmlformats.org/officeDocument/2006/relationships/hyperlink" Target="http://www.tutorialspoint.com/java/switch_statement_in_java.htm" TargetMode="External"/><Relationship Id="rId31" Type="http://schemas.openxmlformats.org/officeDocument/2006/relationships/hyperlink" Target="http://www.c4learn.com/wp-content/uploads/2012/03/for-Loop.png" TargetMode="External"/><Relationship Id="rId52" Type="http://schemas.openxmlformats.org/officeDocument/2006/relationships/hyperlink" Target="http://img.c4learn.com/2012/03/break-statement-in-java-programming-language.png" TargetMode="External"/><Relationship Id="rId73" Type="http://schemas.openxmlformats.org/officeDocument/2006/relationships/hyperlink" Target="http://www.javatpoint.com/bubble-sort-in-java" TargetMode="External"/><Relationship Id="rId78" Type="http://schemas.openxmlformats.org/officeDocument/2006/relationships/image" Target="media/image34.png"/><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image" Target="media/image57.png"/><Relationship Id="rId122" Type="http://schemas.openxmlformats.org/officeDocument/2006/relationships/image" Target="media/image78.png"/><Relationship Id="rId143" Type="http://schemas.openxmlformats.org/officeDocument/2006/relationships/image" Target="media/image99.png"/><Relationship Id="rId148" Type="http://schemas.openxmlformats.org/officeDocument/2006/relationships/image" Target="media/image104.png"/><Relationship Id="rId164" Type="http://schemas.openxmlformats.org/officeDocument/2006/relationships/image" Target="media/image120.png"/><Relationship Id="rId169" Type="http://schemas.openxmlformats.org/officeDocument/2006/relationships/image" Target="media/image125.png"/><Relationship Id="rId185" Type="http://schemas.openxmlformats.org/officeDocument/2006/relationships/image" Target="media/image141.png"/><Relationship Id="rId4" Type="http://schemas.openxmlformats.org/officeDocument/2006/relationships/settings" Target="settings.xml"/><Relationship Id="rId9" Type="http://schemas.openxmlformats.org/officeDocument/2006/relationships/hyperlink" Target="http://www.tutorialspoint.com/java/nested_if_statements_in_java.htm" TargetMode="External"/><Relationship Id="rId180" Type="http://schemas.openxmlformats.org/officeDocument/2006/relationships/image" Target="media/image136.png"/><Relationship Id="rId26" Type="http://schemas.openxmlformats.org/officeDocument/2006/relationships/image" Target="media/image14.jpeg"/><Relationship Id="rId47" Type="http://schemas.openxmlformats.org/officeDocument/2006/relationships/hyperlink" Target="http://www.tutorialspoint.com/java/java_break_statement.htm" TargetMode="External"/><Relationship Id="rId68" Type="http://schemas.openxmlformats.org/officeDocument/2006/relationships/hyperlink" Target="http://www.javatpoint.com/fibonacci-series-in-java" TargetMode="External"/><Relationship Id="rId89" Type="http://schemas.openxmlformats.org/officeDocument/2006/relationships/image" Target="media/image45.png"/><Relationship Id="rId112" Type="http://schemas.openxmlformats.org/officeDocument/2006/relationships/image" Target="media/image68.png"/><Relationship Id="rId133" Type="http://schemas.openxmlformats.org/officeDocument/2006/relationships/image" Target="media/image89.png"/><Relationship Id="rId154" Type="http://schemas.openxmlformats.org/officeDocument/2006/relationships/image" Target="media/image110.png"/><Relationship Id="rId175" Type="http://schemas.openxmlformats.org/officeDocument/2006/relationships/image" Target="media/image131.png"/><Relationship Id="rId16" Type="http://schemas.openxmlformats.org/officeDocument/2006/relationships/image" Target="media/image6.png"/><Relationship Id="rId37" Type="http://schemas.openxmlformats.org/officeDocument/2006/relationships/hyperlink" Target="http://www.c4learn.com/java/java-for-loop/" TargetMode="External"/><Relationship Id="rId58" Type="http://schemas.openxmlformats.org/officeDocument/2006/relationships/hyperlink" Target="http://www.c4learn.com/java/java-switch-case/" TargetMode="External"/><Relationship Id="rId79" Type="http://schemas.openxmlformats.org/officeDocument/2006/relationships/image" Target="media/image35.png"/><Relationship Id="rId102" Type="http://schemas.openxmlformats.org/officeDocument/2006/relationships/image" Target="media/image58.png"/><Relationship Id="rId123" Type="http://schemas.openxmlformats.org/officeDocument/2006/relationships/image" Target="media/image79.png"/><Relationship Id="rId144" Type="http://schemas.openxmlformats.org/officeDocument/2006/relationships/image" Target="media/image100.png"/><Relationship Id="rId90" Type="http://schemas.openxmlformats.org/officeDocument/2006/relationships/image" Target="media/image46.png"/><Relationship Id="rId165" Type="http://schemas.openxmlformats.org/officeDocument/2006/relationships/image" Target="media/image121.png"/><Relationship Id="rId186" Type="http://schemas.openxmlformats.org/officeDocument/2006/relationships/image" Target="media/image142.png"/><Relationship Id="rId27" Type="http://schemas.openxmlformats.org/officeDocument/2006/relationships/hyperlink" Target="http://www.tutorialspoint.com/java/java_while_loop.htm" TargetMode="External"/><Relationship Id="rId48" Type="http://schemas.openxmlformats.org/officeDocument/2006/relationships/hyperlink" Target="http://www.tutorialspoint.com/java/java_continue_statement.htm" TargetMode="External"/><Relationship Id="rId69" Type="http://schemas.openxmlformats.org/officeDocument/2006/relationships/hyperlink" Target="http://www.javatpoint.com/prime-number-program-in-java" TargetMode="External"/><Relationship Id="rId113" Type="http://schemas.openxmlformats.org/officeDocument/2006/relationships/image" Target="media/image69.png"/><Relationship Id="rId134" Type="http://schemas.openxmlformats.org/officeDocument/2006/relationships/image" Target="media/image90.png"/><Relationship Id="rId80" Type="http://schemas.openxmlformats.org/officeDocument/2006/relationships/image" Target="media/image36.png"/><Relationship Id="rId155" Type="http://schemas.openxmlformats.org/officeDocument/2006/relationships/image" Target="media/image111.png"/><Relationship Id="rId176" Type="http://schemas.openxmlformats.org/officeDocument/2006/relationships/image" Target="media/image132.png"/><Relationship Id="rId17" Type="http://schemas.openxmlformats.org/officeDocument/2006/relationships/hyperlink" Target="http://www.c4learn.com/c-programming/c-switch-case-statement/" TargetMode="External"/><Relationship Id="rId38" Type="http://schemas.openxmlformats.org/officeDocument/2006/relationships/hyperlink" Target="http://img.c4learn.com/2012/03/while-loop-in-java-programming-language.png" TargetMode="External"/><Relationship Id="rId59" Type="http://schemas.openxmlformats.org/officeDocument/2006/relationships/hyperlink" Target="http://www.c4learn.com/java/java-for-loop/" TargetMode="External"/><Relationship Id="rId103" Type="http://schemas.openxmlformats.org/officeDocument/2006/relationships/image" Target="media/image59.png"/><Relationship Id="rId124" Type="http://schemas.openxmlformats.org/officeDocument/2006/relationships/image" Target="media/image80.png"/><Relationship Id="rId70" Type="http://schemas.openxmlformats.org/officeDocument/2006/relationships/hyperlink" Target="http://www.javatpoint.com/palindrome-program-in-java" TargetMode="External"/><Relationship Id="rId91" Type="http://schemas.openxmlformats.org/officeDocument/2006/relationships/image" Target="media/image47.png"/><Relationship Id="rId145" Type="http://schemas.openxmlformats.org/officeDocument/2006/relationships/image" Target="media/image101.png"/><Relationship Id="rId166" Type="http://schemas.openxmlformats.org/officeDocument/2006/relationships/image" Target="media/image122.png"/><Relationship Id="rId187" Type="http://schemas.openxmlformats.org/officeDocument/2006/relationships/image" Target="media/image143.png"/><Relationship Id="rId1" Type="http://schemas.openxmlformats.org/officeDocument/2006/relationships/numbering" Target="numbering.xml"/><Relationship Id="rId28" Type="http://schemas.openxmlformats.org/officeDocument/2006/relationships/hyperlink" Target="http://www.tutorialspoint.com/java/java_for_loop.htm" TargetMode="External"/><Relationship Id="rId49" Type="http://schemas.openxmlformats.org/officeDocument/2006/relationships/hyperlink" Target="http://www.c4learn.com/java/java-for-loop/" TargetMode="External"/><Relationship Id="rId114" Type="http://schemas.openxmlformats.org/officeDocument/2006/relationships/image" Target="media/image70.png"/><Relationship Id="rId60" Type="http://schemas.openxmlformats.org/officeDocument/2006/relationships/hyperlink" Target="http://www.c4learn.com/java/java-while-loop/" TargetMode="External"/><Relationship Id="rId81" Type="http://schemas.openxmlformats.org/officeDocument/2006/relationships/image" Target="media/image37.png"/><Relationship Id="rId135" Type="http://schemas.openxmlformats.org/officeDocument/2006/relationships/image" Target="media/image91.png"/><Relationship Id="rId156" Type="http://schemas.openxmlformats.org/officeDocument/2006/relationships/image" Target="media/image112.png"/><Relationship Id="rId177" Type="http://schemas.openxmlformats.org/officeDocument/2006/relationships/image" Target="media/image1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11105861</TotalTime>
  <Pages>145</Pages>
  <Words>13915</Words>
  <Characters>79318</Characters>
  <Application>Microsoft Office Word</Application>
  <DocSecurity>0</DocSecurity>
  <Lines>660</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srini</dc:creator>
  <cp:lastModifiedBy>Bhandakar, Srinivas X</cp:lastModifiedBy>
  <cp:revision>393</cp:revision>
  <dcterms:created xsi:type="dcterms:W3CDTF">2016-01-17T19:07:00Z</dcterms:created>
  <dcterms:modified xsi:type="dcterms:W3CDTF">2017-02-16T14:51:00Z</dcterms:modified>
</cp:coreProperties>
</file>