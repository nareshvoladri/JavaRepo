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60B" w:rsidRPr="00A944A9" w:rsidRDefault="00D80199" w:rsidP="00352693">
      <w:pPr>
        <w:ind w:left="1440"/>
        <w:rPr>
          <w:rFonts w:ascii="Times New Roman" w:hAnsi="Times New Roman" w:cs="Times New Roman"/>
          <w:b/>
          <w:sz w:val="36"/>
          <w:szCs w:val="28"/>
          <w:u w:val="single"/>
        </w:rPr>
      </w:pPr>
      <w:r w:rsidRPr="00A944A9">
        <w:rPr>
          <w:rFonts w:ascii="Times New Roman" w:hAnsi="Times New Roman" w:cs="Times New Roman"/>
          <w:b/>
          <w:sz w:val="36"/>
          <w:szCs w:val="28"/>
          <w:u w:val="single"/>
        </w:rPr>
        <w:t>Accessibility Modifiers</w:t>
      </w:r>
      <w:r w:rsidR="004E5D37" w:rsidRPr="00A944A9">
        <w:rPr>
          <w:rFonts w:ascii="Times New Roman" w:hAnsi="Times New Roman" w:cs="Times New Roman"/>
          <w:b/>
          <w:sz w:val="36"/>
          <w:szCs w:val="28"/>
          <w:u w:val="single"/>
        </w:rPr>
        <w:t>/</w:t>
      </w:r>
      <w:r w:rsidR="004E5D37" w:rsidRPr="00A944A9">
        <w:rPr>
          <w:rFonts w:ascii="Times New Roman" w:eastAsia="Times New Roman" w:hAnsi="Times New Roman" w:cs="Times New Roman"/>
          <w:b/>
          <w:sz w:val="36"/>
          <w:szCs w:val="28"/>
          <w:u w:val="single"/>
        </w:rPr>
        <w:t xml:space="preserve"> Specifiers</w:t>
      </w:r>
    </w:p>
    <w:p w:rsidR="005477B9" w:rsidRPr="00A944A9" w:rsidRDefault="000460AC" w:rsidP="000460AC">
      <w:pPr>
        <w:pStyle w:val="Heading5"/>
        <w:shd w:val="clear" w:color="auto" w:fill="FFFFFF"/>
        <w:spacing w:before="0" w:line="311" w:lineRule="atLeast"/>
        <w:textAlignment w:val="baseline"/>
        <w:rPr>
          <w:rFonts w:ascii="Times New Roman" w:hAnsi="Times New Roman" w:cs="Times New Roman"/>
          <w:b/>
          <w:i/>
          <w:color w:val="auto"/>
          <w:sz w:val="36"/>
          <w:szCs w:val="36"/>
        </w:rPr>
      </w:pPr>
      <w:r w:rsidRPr="00A944A9">
        <w:rPr>
          <w:rFonts w:ascii="Times New Roman" w:hAnsi="Times New Roman" w:cs="Times New Roman"/>
          <w:color w:val="auto"/>
          <w:sz w:val="36"/>
          <w:szCs w:val="36"/>
        </w:rPr>
        <w:t xml:space="preserve">        </w:t>
      </w:r>
      <w:r w:rsidR="00FD3EB8" w:rsidRPr="00A944A9">
        <w:rPr>
          <w:rFonts w:ascii="Times New Roman" w:hAnsi="Times New Roman" w:cs="Times New Roman"/>
          <w:b/>
          <w:color w:val="auto"/>
          <w:sz w:val="36"/>
          <w:szCs w:val="36"/>
        </w:rPr>
        <w:t>“</w:t>
      </w:r>
      <w:r w:rsidR="00A944A9" w:rsidRPr="00A944A9">
        <w:rPr>
          <w:rFonts w:ascii="Times New Roman" w:hAnsi="Times New Roman" w:cs="Times New Roman"/>
          <w:b/>
          <w:i/>
          <w:color w:val="auto"/>
          <w:sz w:val="36"/>
          <w:szCs w:val="36"/>
        </w:rPr>
        <w:t>Specifiers</w:t>
      </w:r>
      <w:r w:rsidR="005477B9" w:rsidRPr="00A944A9">
        <w:rPr>
          <w:rFonts w:ascii="Times New Roman" w:hAnsi="Times New Roman" w:cs="Times New Roman"/>
          <w:b/>
          <w:i/>
          <w:color w:val="auto"/>
          <w:sz w:val="36"/>
          <w:szCs w:val="36"/>
        </w:rPr>
        <w:t xml:space="preserve"> </w:t>
      </w:r>
      <w:r w:rsidR="00A944A9" w:rsidRPr="00A944A9">
        <w:rPr>
          <w:rFonts w:ascii="Times New Roman" w:hAnsi="Times New Roman" w:cs="Times New Roman"/>
          <w:b/>
          <w:i/>
          <w:color w:val="auto"/>
          <w:sz w:val="36"/>
          <w:szCs w:val="36"/>
        </w:rPr>
        <w:t>specify</w:t>
      </w:r>
      <w:r w:rsidR="005477B9" w:rsidRPr="00A944A9">
        <w:rPr>
          <w:rFonts w:ascii="Times New Roman" w:hAnsi="Times New Roman" w:cs="Times New Roman"/>
          <w:b/>
          <w:i/>
          <w:color w:val="auto"/>
          <w:sz w:val="36"/>
          <w:szCs w:val="36"/>
        </w:rPr>
        <w:t xml:space="preserve"> access and modifier modifies access.</w:t>
      </w:r>
      <w:r w:rsidR="00FD3EB8" w:rsidRPr="00A944A9">
        <w:rPr>
          <w:rFonts w:ascii="Times New Roman" w:hAnsi="Times New Roman" w:cs="Times New Roman"/>
          <w:b/>
          <w:i/>
          <w:color w:val="auto"/>
          <w:sz w:val="36"/>
          <w:szCs w:val="36"/>
        </w:rPr>
        <w:t>”</w:t>
      </w:r>
      <w:r w:rsidR="005477B9" w:rsidRPr="00A944A9">
        <w:rPr>
          <w:rStyle w:val="apple-converted-space"/>
          <w:rFonts w:ascii="Times New Roman" w:hAnsi="Times New Roman" w:cs="Times New Roman"/>
          <w:b/>
          <w:i/>
          <w:color w:val="auto"/>
          <w:sz w:val="36"/>
          <w:szCs w:val="36"/>
        </w:rPr>
        <w:t> </w:t>
      </w:r>
    </w:p>
    <w:p w:rsidR="00FD3EB8" w:rsidRPr="00A944A9" w:rsidRDefault="00FD3EB8" w:rsidP="000460AC">
      <w:pPr>
        <w:shd w:val="clear" w:color="auto" w:fill="FFFFFF"/>
        <w:spacing w:beforeAutospacing="1" w:after="0" w:afterAutospacing="1" w:line="357" w:lineRule="atLeast"/>
        <w:textAlignment w:val="baseline"/>
        <w:rPr>
          <w:rFonts w:ascii="Times New Roman" w:eastAsia="Times New Roman" w:hAnsi="Times New Roman" w:cs="Times New Roman"/>
          <w:b/>
          <w:sz w:val="32"/>
          <w:szCs w:val="28"/>
          <w:u w:val="single"/>
        </w:rPr>
      </w:pPr>
      <w:r w:rsidRPr="00A944A9">
        <w:rPr>
          <w:rFonts w:ascii="Times New Roman" w:eastAsia="Times New Roman" w:hAnsi="Times New Roman" w:cs="Times New Roman"/>
          <w:b/>
          <w:sz w:val="32"/>
          <w:szCs w:val="28"/>
          <w:u w:val="single"/>
        </w:rPr>
        <w:t>Access Modifiers:</w:t>
      </w:r>
    </w:p>
    <w:p w:rsidR="008A3798" w:rsidRPr="00A944A9" w:rsidRDefault="00D04972" w:rsidP="00A944A9">
      <w:pPr>
        <w:shd w:val="clear" w:color="auto" w:fill="FFFFFF"/>
        <w:spacing w:beforeAutospacing="1" w:after="0" w:afterAutospacing="1" w:line="357"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Access modifiers in java are used to control the visibility of a field, method, class and constructor. </w:t>
      </w:r>
    </w:p>
    <w:p w:rsidR="00ED3006" w:rsidRPr="00A944A9" w:rsidRDefault="00ED3006" w:rsidP="00D04972">
      <w:pPr>
        <w:shd w:val="clear" w:color="auto" w:fill="FFFFFF"/>
        <w:spacing w:beforeAutospacing="1" w:after="0" w:afterAutospacing="1" w:line="357" w:lineRule="atLeast"/>
        <w:textAlignment w:val="baseline"/>
        <w:rPr>
          <w:rStyle w:val="Strong"/>
          <w:rFonts w:ascii="Times New Roman" w:hAnsi="Times New Roman" w:cs="Times New Roman"/>
          <w:sz w:val="36"/>
          <w:szCs w:val="28"/>
          <w:u w:val="single"/>
          <w:bdr w:val="none" w:sz="0" w:space="0" w:color="auto" w:frame="1"/>
          <w:shd w:val="clear" w:color="auto" w:fill="FFFFFF"/>
        </w:rPr>
      </w:pPr>
      <w:r w:rsidRPr="00A944A9">
        <w:rPr>
          <w:rStyle w:val="Strong"/>
          <w:rFonts w:ascii="Times New Roman" w:hAnsi="Times New Roman" w:cs="Times New Roman"/>
          <w:sz w:val="36"/>
          <w:szCs w:val="28"/>
          <w:u w:val="single"/>
          <w:bdr w:val="none" w:sz="0" w:space="0" w:color="auto" w:frame="1"/>
          <w:shd w:val="clear" w:color="auto" w:fill="FFFFFF"/>
        </w:rPr>
        <w:t xml:space="preserve">Access </w:t>
      </w:r>
      <w:proofErr w:type="spellStart"/>
      <w:r w:rsidRPr="00A944A9">
        <w:rPr>
          <w:rStyle w:val="Strong"/>
          <w:rFonts w:ascii="Times New Roman" w:hAnsi="Times New Roman" w:cs="Times New Roman"/>
          <w:sz w:val="36"/>
          <w:szCs w:val="28"/>
          <w:u w:val="single"/>
          <w:bdr w:val="none" w:sz="0" w:space="0" w:color="auto" w:frame="1"/>
          <w:shd w:val="clear" w:color="auto" w:fill="FFFFFF"/>
        </w:rPr>
        <w:t>specifiers</w:t>
      </w:r>
      <w:proofErr w:type="spellEnd"/>
      <w:r w:rsidRPr="00A944A9">
        <w:rPr>
          <w:rStyle w:val="Strong"/>
          <w:rFonts w:ascii="Times New Roman" w:hAnsi="Times New Roman" w:cs="Times New Roman"/>
          <w:sz w:val="36"/>
          <w:szCs w:val="28"/>
          <w:u w:val="single"/>
          <w:bdr w:val="none" w:sz="0" w:space="0" w:color="auto" w:frame="1"/>
          <w:shd w:val="clear" w:color="auto" w:fill="FFFFFF"/>
        </w:rPr>
        <w:t>:</w:t>
      </w:r>
    </w:p>
    <w:p w:rsidR="0055252A" w:rsidRPr="00A944A9" w:rsidRDefault="008A3798" w:rsidP="00A944A9">
      <w:pPr>
        <w:shd w:val="clear" w:color="auto" w:fill="FFFFFF"/>
        <w:spacing w:beforeAutospacing="1" w:after="0" w:afterAutospacing="1" w:line="357" w:lineRule="atLeast"/>
        <w:textAlignment w:val="baseline"/>
        <w:rPr>
          <w:rFonts w:ascii="Times New Roman" w:hAnsi="Times New Roman" w:cs="Times New Roman"/>
          <w:sz w:val="28"/>
          <w:szCs w:val="28"/>
          <w:shd w:val="clear" w:color="auto" w:fill="FFFFFF"/>
        </w:rPr>
      </w:pPr>
      <w:r w:rsidRPr="00A944A9">
        <w:rPr>
          <w:rStyle w:val="Strong"/>
          <w:rFonts w:ascii="Times New Roman" w:hAnsi="Times New Roman" w:cs="Times New Roman"/>
          <w:sz w:val="28"/>
          <w:szCs w:val="28"/>
          <w:bdr w:val="none" w:sz="0" w:space="0" w:color="auto" w:frame="1"/>
          <w:shd w:val="clear" w:color="auto" w:fill="FFFFFF"/>
        </w:rPr>
        <w:t xml:space="preserve">Access </w:t>
      </w:r>
      <w:proofErr w:type="spellStart"/>
      <w:r w:rsidRPr="00A944A9">
        <w:rPr>
          <w:rStyle w:val="Strong"/>
          <w:rFonts w:ascii="Times New Roman" w:hAnsi="Times New Roman" w:cs="Times New Roman"/>
          <w:sz w:val="28"/>
          <w:szCs w:val="28"/>
          <w:bdr w:val="none" w:sz="0" w:space="0" w:color="auto" w:frame="1"/>
          <w:shd w:val="clear" w:color="auto" w:fill="FFFFFF"/>
        </w:rPr>
        <w:t>specifiers</w:t>
      </w:r>
      <w:proofErr w:type="spellEnd"/>
      <w:r w:rsidRPr="00A944A9">
        <w:rPr>
          <w:rFonts w:ascii="Times New Roman" w:hAnsi="Times New Roman" w:cs="Times New Roman"/>
          <w:sz w:val="28"/>
          <w:szCs w:val="28"/>
          <w:shd w:val="clear" w:color="auto" w:fill="FFFFFF"/>
        </w:rPr>
        <w:t xml:space="preserve">, specify the access to our code for other classes – whether other classes can access or not and if permitted, to what extent they can access. </w:t>
      </w:r>
    </w:p>
    <w:p w:rsidR="007308F5" w:rsidRPr="00A944A9" w:rsidRDefault="007308F5" w:rsidP="007308F5">
      <w:pPr>
        <w:pStyle w:val="NormalWeb"/>
        <w:shd w:val="clear" w:color="auto" w:fill="FFFFFF"/>
        <w:spacing w:before="0" w:beforeAutospacing="0" w:after="0" w:afterAutospacing="0" w:line="276" w:lineRule="atLeast"/>
        <w:textAlignment w:val="baseline"/>
        <w:rPr>
          <w:rStyle w:val="Strong"/>
          <w:sz w:val="32"/>
          <w:szCs w:val="32"/>
          <w:u w:val="single"/>
          <w:bdr w:val="none" w:sz="0" w:space="0" w:color="auto" w:frame="1"/>
        </w:rPr>
      </w:pPr>
      <w:r w:rsidRPr="00A944A9">
        <w:rPr>
          <w:rStyle w:val="Strong"/>
          <w:sz w:val="32"/>
          <w:szCs w:val="32"/>
          <w:u w:val="single"/>
          <w:bdr w:val="none" w:sz="0" w:space="0" w:color="auto" w:frame="1"/>
        </w:rPr>
        <w:t xml:space="preserve">Access </w:t>
      </w:r>
      <w:proofErr w:type="spellStart"/>
      <w:r w:rsidRPr="00A944A9">
        <w:rPr>
          <w:rStyle w:val="Strong"/>
          <w:sz w:val="32"/>
          <w:szCs w:val="32"/>
          <w:u w:val="single"/>
          <w:bdr w:val="none" w:sz="0" w:space="0" w:color="auto" w:frame="1"/>
        </w:rPr>
        <w:t>Specifier</w:t>
      </w:r>
      <w:proofErr w:type="spellEnd"/>
      <w:r w:rsidRPr="00A944A9">
        <w:rPr>
          <w:rStyle w:val="Strong"/>
          <w:sz w:val="32"/>
          <w:szCs w:val="32"/>
          <w:u w:val="single"/>
          <w:bdr w:val="none" w:sz="0" w:space="0" w:color="auto" w:frame="1"/>
        </w:rPr>
        <w:t xml:space="preserve"> – Meaning</w:t>
      </w:r>
    </w:p>
    <w:p w:rsidR="00E54B36" w:rsidRPr="00A944A9" w:rsidRDefault="00E54B36" w:rsidP="007308F5">
      <w:pPr>
        <w:pStyle w:val="NormalWeb"/>
        <w:shd w:val="clear" w:color="auto" w:fill="FFFFFF"/>
        <w:spacing w:before="0" w:beforeAutospacing="0" w:after="0" w:afterAutospacing="0" w:line="276" w:lineRule="atLeast"/>
        <w:textAlignment w:val="baseline"/>
        <w:rPr>
          <w:sz w:val="32"/>
          <w:szCs w:val="32"/>
          <w:u w:val="single"/>
        </w:rPr>
      </w:pPr>
    </w:p>
    <w:p w:rsidR="007308F5" w:rsidRPr="00A944A9" w:rsidRDefault="007308F5" w:rsidP="007308F5">
      <w:pPr>
        <w:pStyle w:val="NormalWeb"/>
        <w:shd w:val="clear" w:color="auto" w:fill="FFFFFF"/>
        <w:spacing w:before="0" w:beforeAutospacing="0" w:after="173" w:afterAutospacing="0" w:line="276" w:lineRule="atLeast"/>
        <w:textAlignment w:val="baseline"/>
        <w:rPr>
          <w:b/>
          <w:sz w:val="28"/>
          <w:szCs w:val="28"/>
        </w:rPr>
      </w:pPr>
      <w:r w:rsidRPr="00A944A9">
        <w:rPr>
          <w:b/>
          <w:sz w:val="28"/>
          <w:szCs w:val="28"/>
        </w:rPr>
        <w:t>Observe.</w:t>
      </w:r>
    </w:p>
    <w:p w:rsidR="007308F5" w:rsidRPr="00A944A9" w:rsidRDefault="007308F5" w:rsidP="00340736">
      <w:pPr>
        <w:pStyle w:val="NormalWeb"/>
        <w:shd w:val="clear" w:color="auto" w:fill="FFFFFF"/>
        <w:spacing w:before="0" w:beforeAutospacing="0" w:after="0" w:afterAutospacing="0" w:line="276" w:lineRule="atLeast"/>
        <w:ind w:left="720"/>
        <w:textAlignment w:val="baseline"/>
        <w:rPr>
          <w:b/>
          <w:i/>
          <w:sz w:val="32"/>
          <w:szCs w:val="32"/>
        </w:rPr>
      </w:pPr>
      <w:r w:rsidRPr="00A944A9">
        <w:rPr>
          <w:rStyle w:val="Strong"/>
          <w:b w:val="0"/>
          <w:i/>
          <w:sz w:val="32"/>
          <w:szCs w:val="32"/>
          <w:bdr w:val="none" w:sz="0" w:space="0" w:color="auto" w:frame="1"/>
        </w:rPr>
        <w:t>1.</w:t>
      </w:r>
      <w:r w:rsidRPr="00A944A9">
        <w:rPr>
          <w:rStyle w:val="apple-converted-space"/>
          <w:b/>
          <w:bCs/>
          <w:i/>
          <w:sz w:val="32"/>
          <w:szCs w:val="32"/>
          <w:bdr w:val="none" w:sz="0" w:space="0" w:color="auto" w:frame="1"/>
        </w:rPr>
        <w:t> </w:t>
      </w:r>
      <w:proofErr w:type="gramStart"/>
      <w:r w:rsidRPr="00A944A9">
        <w:rPr>
          <w:b/>
          <w:i/>
          <w:sz w:val="32"/>
          <w:szCs w:val="32"/>
        </w:rPr>
        <w:t>public</w:t>
      </w:r>
      <w:proofErr w:type="gramEnd"/>
      <w:r w:rsidRPr="00A944A9">
        <w:rPr>
          <w:b/>
          <w:i/>
          <w:sz w:val="32"/>
          <w:szCs w:val="32"/>
        </w:rPr>
        <w:t xml:space="preserve"> void display() { }</w:t>
      </w:r>
      <w:r w:rsidRPr="00A944A9">
        <w:rPr>
          <w:b/>
          <w:i/>
          <w:sz w:val="32"/>
          <w:szCs w:val="32"/>
        </w:rPr>
        <w:br/>
      </w:r>
      <w:r w:rsidRPr="00A944A9">
        <w:rPr>
          <w:rStyle w:val="Strong"/>
          <w:b w:val="0"/>
          <w:i/>
          <w:sz w:val="32"/>
          <w:szCs w:val="32"/>
          <w:bdr w:val="none" w:sz="0" w:space="0" w:color="auto" w:frame="1"/>
        </w:rPr>
        <w:t>2.</w:t>
      </w:r>
      <w:r w:rsidRPr="00A944A9">
        <w:rPr>
          <w:rStyle w:val="apple-converted-space"/>
          <w:b/>
          <w:i/>
          <w:sz w:val="32"/>
          <w:szCs w:val="32"/>
        </w:rPr>
        <w:t> </w:t>
      </w:r>
      <w:proofErr w:type="gramStart"/>
      <w:r w:rsidRPr="00A944A9">
        <w:rPr>
          <w:b/>
          <w:i/>
          <w:sz w:val="32"/>
          <w:szCs w:val="32"/>
        </w:rPr>
        <w:t>private</w:t>
      </w:r>
      <w:proofErr w:type="gramEnd"/>
      <w:r w:rsidRPr="00A944A9">
        <w:rPr>
          <w:b/>
          <w:i/>
          <w:sz w:val="32"/>
          <w:szCs w:val="32"/>
        </w:rPr>
        <w:t xml:space="preserve"> void display() { }</w:t>
      </w:r>
    </w:p>
    <w:p w:rsidR="007308F5" w:rsidRPr="00A944A9" w:rsidRDefault="007308F5" w:rsidP="007308F5">
      <w:pPr>
        <w:pStyle w:val="NormalWeb"/>
        <w:shd w:val="clear" w:color="auto" w:fill="FFFFFF"/>
        <w:spacing w:before="0" w:beforeAutospacing="0" w:after="0" w:afterAutospacing="0" w:line="276" w:lineRule="atLeast"/>
        <w:textAlignment w:val="baseline"/>
        <w:rPr>
          <w:sz w:val="28"/>
          <w:szCs w:val="28"/>
        </w:rPr>
      </w:pPr>
    </w:p>
    <w:p w:rsidR="006004C3" w:rsidRPr="00A944A9" w:rsidRDefault="007308F5" w:rsidP="00A944A9">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There are two</w:t>
      </w:r>
      <w:r w:rsidRPr="00A944A9">
        <w:rPr>
          <w:rStyle w:val="apple-converted-space"/>
          <w:sz w:val="28"/>
          <w:szCs w:val="28"/>
        </w:rPr>
        <w:t> </w:t>
      </w:r>
      <w:proofErr w:type="gramStart"/>
      <w:r w:rsidRPr="00A944A9">
        <w:rPr>
          <w:rStyle w:val="Strong"/>
          <w:sz w:val="28"/>
          <w:szCs w:val="28"/>
          <w:bdr w:val="none" w:sz="0" w:space="0" w:color="auto" w:frame="1"/>
        </w:rPr>
        <w:t>display(</w:t>
      </w:r>
      <w:proofErr w:type="gramEnd"/>
      <w:r w:rsidRPr="00A944A9">
        <w:rPr>
          <w:rStyle w:val="Strong"/>
          <w:sz w:val="28"/>
          <w:szCs w:val="28"/>
          <w:bdr w:val="none" w:sz="0" w:space="0" w:color="auto" w:frame="1"/>
        </w:rPr>
        <w:t>)</w:t>
      </w:r>
      <w:r w:rsidRPr="00A944A9">
        <w:rPr>
          <w:rStyle w:val="apple-converted-space"/>
          <w:sz w:val="28"/>
          <w:szCs w:val="28"/>
        </w:rPr>
        <w:t> </w:t>
      </w:r>
      <w:r w:rsidRPr="00A944A9">
        <w:rPr>
          <w:sz w:val="28"/>
          <w:szCs w:val="28"/>
        </w:rPr>
        <w:t>methods with</w:t>
      </w:r>
      <w:r w:rsidRPr="00A944A9">
        <w:rPr>
          <w:rStyle w:val="apple-converted-space"/>
          <w:sz w:val="28"/>
          <w:szCs w:val="28"/>
        </w:rPr>
        <w:t> </w:t>
      </w:r>
      <w:r w:rsidRPr="00A944A9">
        <w:rPr>
          <w:rStyle w:val="Strong"/>
          <w:sz w:val="28"/>
          <w:szCs w:val="28"/>
          <w:bdr w:val="none" w:sz="0" w:space="0" w:color="auto" w:frame="1"/>
        </w:rPr>
        <w:t>public</w:t>
      </w:r>
      <w:r w:rsidRPr="00A944A9">
        <w:rPr>
          <w:rStyle w:val="apple-converted-space"/>
          <w:sz w:val="28"/>
          <w:szCs w:val="28"/>
        </w:rPr>
        <w:t> </w:t>
      </w:r>
      <w:r w:rsidRPr="00A944A9">
        <w:rPr>
          <w:sz w:val="28"/>
          <w:szCs w:val="28"/>
        </w:rPr>
        <w:t>and</w:t>
      </w:r>
      <w:r w:rsidRPr="00A944A9">
        <w:rPr>
          <w:rStyle w:val="apple-converted-space"/>
          <w:sz w:val="28"/>
          <w:szCs w:val="28"/>
        </w:rPr>
        <w:t> </w:t>
      </w:r>
      <w:r w:rsidRPr="00A944A9">
        <w:rPr>
          <w:rStyle w:val="Strong"/>
          <w:sz w:val="28"/>
          <w:szCs w:val="28"/>
          <w:bdr w:val="none" w:sz="0" w:space="0" w:color="auto" w:frame="1"/>
        </w:rPr>
        <w:t>private</w:t>
      </w:r>
      <w:r w:rsidRPr="00A944A9">
        <w:rPr>
          <w:sz w:val="28"/>
          <w:szCs w:val="28"/>
        </w:rPr>
        <w:t xml:space="preserve">. </w:t>
      </w:r>
    </w:p>
    <w:p w:rsidR="006004C3" w:rsidRPr="00A944A9" w:rsidRDefault="006004C3" w:rsidP="007308F5">
      <w:pPr>
        <w:pStyle w:val="NormalWeb"/>
        <w:shd w:val="clear" w:color="auto" w:fill="FFFFFF"/>
        <w:spacing w:before="0" w:beforeAutospacing="0" w:after="0" w:afterAutospacing="0" w:line="276" w:lineRule="atLeast"/>
        <w:ind w:firstLine="720"/>
        <w:textAlignment w:val="baseline"/>
        <w:rPr>
          <w:sz w:val="28"/>
          <w:szCs w:val="28"/>
        </w:rPr>
      </w:pPr>
    </w:p>
    <w:p w:rsidR="00A944A9" w:rsidRPr="00A944A9" w:rsidRDefault="007308F5" w:rsidP="00A944A9">
      <w:pPr>
        <w:pStyle w:val="NormalWeb"/>
        <w:shd w:val="clear" w:color="auto" w:fill="FFFFFF"/>
        <w:spacing w:before="0" w:beforeAutospacing="0" w:after="0" w:afterAutospacing="0" w:line="276" w:lineRule="atLeast"/>
        <w:textAlignment w:val="baseline"/>
        <w:rPr>
          <w:rStyle w:val="apple-converted-space"/>
          <w:sz w:val="28"/>
          <w:szCs w:val="28"/>
        </w:rPr>
      </w:pPr>
      <w:r w:rsidRPr="00A944A9">
        <w:rPr>
          <w:sz w:val="28"/>
          <w:szCs w:val="28"/>
        </w:rPr>
        <w:t xml:space="preserve">These two words give </w:t>
      </w:r>
      <w:r w:rsidR="00A944A9" w:rsidRPr="00A944A9">
        <w:rPr>
          <w:sz w:val="28"/>
          <w:szCs w:val="28"/>
        </w:rPr>
        <w:t xml:space="preserve">permissions to other classes to </w:t>
      </w:r>
      <w:r w:rsidRPr="00A944A9">
        <w:rPr>
          <w:sz w:val="28"/>
          <w:szCs w:val="28"/>
        </w:rPr>
        <w:t>access</w:t>
      </w:r>
      <w:r w:rsidRPr="00A944A9">
        <w:rPr>
          <w:rStyle w:val="apple-converted-space"/>
          <w:sz w:val="28"/>
          <w:szCs w:val="28"/>
        </w:rPr>
        <w:t> </w:t>
      </w:r>
      <w:proofErr w:type="gramStart"/>
      <w:r w:rsidRPr="00A944A9">
        <w:rPr>
          <w:rStyle w:val="Strong"/>
          <w:sz w:val="28"/>
          <w:szCs w:val="28"/>
          <w:bdr w:val="none" w:sz="0" w:space="0" w:color="auto" w:frame="1"/>
        </w:rPr>
        <w:t>display(</w:t>
      </w:r>
      <w:proofErr w:type="gramEnd"/>
      <w:r w:rsidRPr="00A944A9">
        <w:rPr>
          <w:rStyle w:val="Strong"/>
          <w:sz w:val="28"/>
          <w:szCs w:val="28"/>
          <w:bdr w:val="none" w:sz="0" w:space="0" w:color="auto" w:frame="1"/>
        </w:rPr>
        <w:t>)</w:t>
      </w:r>
      <w:r w:rsidRPr="00A944A9">
        <w:rPr>
          <w:rStyle w:val="apple-converted-space"/>
          <w:sz w:val="28"/>
          <w:szCs w:val="28"/>
        </w:rPr>
        <w:t> </w:t>
      </w:r>
      <w:r w:rsidRPr="00A944A9">
        <w:rPr>
          <w:sz w:val="28"/>
          <w:szCs w:val="28"/>
        </w:rPr>
        <w:t>method.</w:t>
      </w:r>
      <w:r w:rsidRPr="00A944A9">
        <w:rPr>
          <w:rStyle w:val="apple-converted-space"/>
          <w:sz w:val="28"/>
          <w:szCs w:val="28"/>
        </w:rPr>
        <w:t> </w:t>
      </w:r>
    </w:p>
    <w:p w:rsidR="00A944A9" w:rsidRPr="00A944A9" w:rsidRDefault="007308F5" w:rsidP="00A944A9">
      <w:pPr>
        <w:pStyle w:val="NormalWeb"/>
        <w:shd w:val="clear" w:color="auto" w:fill="FFFFFF"/>
        <w:spacing w:before="0" w:beforeAutospacing="0" w:after="0" w:afterAutospacing="0" w:line="276" w:lineRule="atLeast"/>
        <w:textAlignment w:val="baseline"/>
        <w:rPr>
          <w:rStyle w:val="apple-converted-space"/>
          <w:sz w:val="28"/>
          <w:szCs w:val="28"/>
        </w:rPr>
      </w:pPr>
      <w:proofErr w:type="gramStart"/>
      <w:r w:rsidRPr="00A944A9">
        <w:rPr>
          <w:rStyle w:val="Strong"/>
          <w:sz w:val="28"/>
          <w:szCs w:val="28"/>
          <w:bdr w:val="none" w:sz="0" w:space="0" w:color="auto" w:frame="1"/>
        </w:rPr>
        <w:t>public</w:t>
      </w:r>
      <w:proofErr w:type="gramEnd"/>
      <w:r w:rsidRPr="00A944A9">
        <w:rPr>
          <w:rStyle w:val="apple-converted-space"/>
          <w:sz w:val="28"/>
          <w:szCs w:val="28"/>
        </w:rPr>
        <w:t> </w:t>
      </w:r>
      <w:r w:rsidRPr="00A944A9">
        <w:rPr>
          <w:sz w:val="28"/>
          <w:szCs w:val="28"/>
        </w:rPr>
        <w:t>means any class from anywhere can access (like a public park; any one can enter or leave without ticket).</w:t>
      </w:r>
      <w:r w:rsidRPr="00A944A9">
        <w:rPr>
          <w:rStyle w:val="apple-converted-space"/>
          <w:sz w:val="28"/>
          <w:szCs w:val="28"/>
        </w:rPr>
        <w:t> </w:t>
      </w:r>
    </w:p>
    <w:p w:rsidR="00A944A9" w:rsidRPr="00A944A9" w:rsidRDefault="007308F5" w:rsidP="00A944A9">
      <w:pPr>
        <w:pStyle w:val="NormalWeb"/>
        <w:shd w:val="clear" w:color="auto" w:fill="FFFFFF"/>
        <w:spacing w:before="0" w:beforeAutospacing="0" w:after="0" w:afterAutospacing="0" w:line="276" w:lineRule="atLeast"/>
        <w:textAlignment w:val="baseline"/>
        <w:rPr>
          <w:sz w:val="28"/>
          <w:szCs w:val="28"/>
        </w:rPr>
      </w:pPr>
      <w:proofErr w:type="gramStart"/>
      <w:r w:rsidRPr="00A944A9">
        <w:rPr>
          <w:rStyle w:val="Strong"/>
          <w:sz w:val="28"/>
          <w:szCs w:val="28"/>
          <w:bdr w:val="none" w:sz="0" w:space="0" w:color="auto" w:frame="1"/>
        </w:rPr>
        <w:t>private</w:t>
      </w:r>
      <w:proofErr w:type="gramEnd"/>
      <w:r w:rsidRPr="00A944A9">
        <w:rPr>
          <w:rStyle w:val="apple-converted-space"/>
          <w:sz w:val="28"/>
          <w:szCs w:val="28"/>
        </w:rPr>
        <w:t> </w:t>
      </w:r>
      <w:r w:rsidRPr="00A944A9">
        <w:rPr>
          <w:sz w:val="28"/>
          <w:szCs w:val="28"/>
        </w:rPr>
        <w:t xml:space="preserve">means not accessible to other classes; the method can be used by the same class (in which it is declared, like a private property used by the same family for which it belongs). Now I think it is clear. </w:t>
      </w:r>
    </w:p>
    <w:p w:rsidR="007308F5" w:rsidRPr="00A944A9" w:rsidRDefault="007308F5" w:rsidP="00A944A9">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The</w:t>
      </w:r>
      <w:r w:rsidRPr="00A944A9">
        <w:rPr>
          <w:rStyle w:val="apple-converted-space"/>
          <w:sz w:val="28"/>
          <w:szCs w:val="28"/>
        </w:rPr>
        <w:t> </w:t>
      </w:r>
      <w:r w:rsidRPr="00A944A9">
        <w:rPr>
          <w:rStyle w:val="Strong"/>
          <w:sz w:val="28"/>
          <w:szCs w:val="28"/>
          <w:bdr w:val="none" w:sz="0" w:space="0" w:color="auto" w:frame="1"/>
        </w:rPr>
        <w:t>public</w:t>
      </w:r>
      <w:r w:rsidRPr="00A944A9">
        <w:rPr>
          <w:rStyle w:val="apple-converted-space"/>
          <w:b/>
          <w:bCs/>
          <w:sz w:val="28"/>
          <w:szCs w:val="28"/>
          <w:bdr w:val="none" w:sz="0" w:space="0" w:color="auto" w:frame="1"/>
        </w:rPr>
        <w:t> </w:t>
      </w:r>
      <w:r w:rsidRPr="00A944A9">
        <w:rPr>
          <w:sz w:val="28"/>
          <w:szCs w:val="28"/>
        </w:rPr>
        <w:t>and</w:t>
      </w:r>
      <w:r w:rsidR="006004C3" w:rsidRPr="00A944A9">
        <w:rPr>
          <w:sz w:val="28"/>
          <w:szCs w:val="28"/>
        </w:rPr>
        <w:t xml:space="preserve"> </w:t>
      </w:r>
      <w:r w:rsidRPr="00A944A9">
        <w:rPr>
          <w:rStyle w:val="Strong"/>
          <w:sz w:val="28"/>
          <w:szCs w:val="28"/>
          <w:bdr w:val="none" w:sz="0" w:space="0" w:color="auto" w:frame="1"/>
        </w:rPr>
        <w:t>private</w:t>
      </w:r>
      <w:r w:rsidRPr="00A944A9">
        <w:rPr>
          <w:rStyle w:val="apple-converted-space"/>
          <w:sz w:val="28"/>
          <w:szCs w:val="28"/>
        </w:rPr>
        <w:t> </w:t>
      </w:r>
      <w:r w:rsidRPr="00A944A9">
        <w:rPr>
          <w:sz w:val="28"/>
          <w:szCs w:val="28"/>
        </w:rPr>
        <w:t xml:space="preserve">are known as access </w:t>
      </w:r>
      <w:r w:rsidR="00A944A9" w:rsidRPr="00A944A9">
        <w:rPr>
          <w:sz w:val="28"/>
          <w:szCs w:val="28"/>
        </w:rPr>
        <w:t>Specifiers</w:t>
      </w:r>
      <w:r w:rsidRPr="00A944A9">
        <w:rPr>
          <w:sz w:val="28"/>
          <w:szCs w:val="28"/>
        </w:rPr>
        <w:t xml:space="preserve"> because they specify the access.</w:t>
      </w:r>
    </w:p>
    <w:p w:rsidR="006004C3" w:rsidRPr="00A944A9" w:rsidRDefault="006004C3" w:rsidP="007308F5">
      <w:pPr>
        <w:pStyle w:val="NormalWeb"/>
        <w:shd w:val="clear" w:color="auto" w:fill="FFFFFF"/>
        <w:spacing w:before="0" w:beforeAutospacing="0" w:after="0" w:afterAutospacing="0" w:line="276" w:lineRule="atLeast"/>
        <w:ind w:firstLine="720"/>
        <w:textAlignment w:val="baseline"/>
        <w:rPr>
          <w:sz w:val="28"/>
          <w:szCs w:val="28"/>
        </w:rPr>
      </w:pPr>
    </w:p>
    <w:p w:rsidR="007308F5" w:rsidRPr="00A944A9" w:rsidRDefault="007308F5" w:rsidP="007308F5">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 xml:space="preserve">There are four access </w:t>
      </w:r>
      <w:r w:rsidR="00A944A9" w:rsidRPr="00A944A9">
        <w:rPr>
          <w:sz w:val="28"/>
          <w:szCs w:val="28"/>
        </w:rPr>
        <w:t>Specifiers</w:t>
      </w:r>
      <w:r w:rsidRPr="00A944A9">
        <w:rPr>
          <w:sz w:val="28"/>
          <w:szCs w:val="28"/>
        </w:rPr>
        <w:t xml:space="preserve"> Java supports,</w:t>
      </w:r>
      <w:r w:rsidRPr="00A944A9">
        <w:rPr>
          <w:rStyle w:val="apple-converted-space"/>
          <w:sz w:val="28"/>
          <w:szCs w:val="28"/>
        </w:rPr>
        <w:t> </w:t>
      </w:r>
      <w:r w:rsidRPr="00A944A9">
        <w:rPr>
          <w:rStyle w:val="Strong"/>
          <w:sz w:val="28"/>
          <w:szCs w:val="28"/>
          <w:bdr w:val="none" w:sz="0" w:space="0" w:color="auto" w:frame="1"/>
        </w:rPr>
        <w:t>public</w:t>
      </w:r>
      <w:r w:rsidRPr="00A944A9">
        <w:rPr>
          <w:sz w:val="28"/>
          <w:szCs w:val="28"/>
        </w:rPr>
        <w:t>,</w:t>
      </w:r>
      <w:r w:rsidRPr="00A944A9">
        <w:rPr>
          <w:rStyle w:val="apple-converted-space"/>
          <w:sz w:val="28"/>
          <w:szCs w:val="28"/>
        </w:rPr>
        <w:t> </w:t>
      </w:r>
      <w:r w:rsidRPr="00A944A9">
        <w:rPr>
          <w:rStyle w:val="Strong"/>
          <w:sz w:val="28"/>
          <w:szCs w:val="28"/>
          <w:bdr w:val="none" w:sz="0" w:space="0" w:color="auto" w:frame="1"/>
        </w:rPr>
        <w:t>protected</w:t>
      </w:r>
      <w:r w:rsidRPr="00A944A9">
        <w:rPr>
          <w:sz w:val="28"/>
          <w:szCs w:val="28"/>
        </w:rPr>
        <w:t>,</w:t>
      </w:r>
      <w:r w:rsidRPr="00A944A9">
        <w:rPr>
          <w:rStyle w:val="apple-converted-space"/>
          <w:sz w:val="28"/>
          <w:szCs w:val="28"/>
        </w:rPr>
        <w:t> </w:t>
      </w:r>
      <w:r w:rsidRPr="00A944A9">
        <w:rPr>
          <w:rStyle w:val="Strong"/>
          <w:sz w:val="28"/>
          <w:szCs w:val="28"/>
          <w:bdr w:val="none" w:sz="0" w:space="0" w:color="auto" w:frame="1"/>
        </w:rPr>
        <w:t>defaul</w:t>
      </w:r>
      <w:r w:rsidRPr="00A944A9">
        <w:rPr>
          <w:sz w:val="28"/>
          <w:szCs w:val="28"/>
        </w:rPr>
        <w:t>t (not specified at all) and</w:t>
      </w:r>
      <w:r w:rsidRPr="00A944A9">
        <w:rPr>
          <w:rStyle w:val="apple-converted-space"/>
          <w:sz w:val="28"/>
          <w:szCs w:val="28"/>
        </w:rPr>
        <w:t> </w:t>
      </w:r>
      <w:r w:rsidRPr="00A944A9">
        <w:rPr>
          <w:rStyle w:val="Strong"/>
          <w:sz w:val="28"/>
          <w:szCs w:val="28"/>
          <w:bdr w:val="none" w:sz="0" w:space="0" w:color="auto" w:frame="1"/>
        </w:rPr>
        <w:t>private</w:t>
      </w:r>
      <w:r w:rsidRPr="00A944A9">
        <w:rPr>
          <w:rStyle w:val="apple-converted-space"/>
          <w:sz w:val="28"/>
          <w:szCs w:val="28"/>
        </w:rPr>
        <w:t> </w:t>
      </w:r>
      <w:r w:rsidRPr="00A944A9">
        <w:rPr>
          <w:sz w:val="28"/>
          <w:szCs w:val="28"/>
        </w:rPr>
        <w:t xml:space="preserve">with different access restrictions (permissions). </w:t>
      </w:r>
      <w:r w:rsidR="00A944A9" w:rsidRPr="00A944A9">
        <w:rPr>
          <w:sz w:val="28"/>
          <w:szCs w:val="28"/>
        </w:rPr>
        <w:t>In fact</w:t>
      </w:r>
      <w:r w:rsidRPr="00A944A9">
        <w:rPr>
          <w:sz w:val="28"/>
          <w:szCs w:val="28"/>
        </w:rPr>
        <w:t>, these four are keywords also.</w:t>
      </w:r>
    </w:p>
    <w:p w:rsidR="007308F5" w:rsidRPr="00A944A9" w:rsidRDefault="007308F5" w:rsidP="009E3F4E">
      <w:pPr>
        <w:shd w:val="clear" w:color="auto" w:fill="FFFFFF"/>
        <w:spacing w:after="0" w:line="334" w:lineRule="atLeast"/>
        <w:textAlignment w:val="baseline"/>
        <w:outlineLvl w:val="1"/>
        <w:rPr>
          <w:rFonts w:ascii="Times New Roman" w:eastAsia="Times New Roman" w:hAnsi="Times New Roman" w:cs="Times New Roman"/>
          <w:b/>
          <w:sz w:val="32"/>
          <w:szCs w:val="32"/>
          <w:u w:val="single"/>
        </w:rPr>
      </w:pPr>
    </w:p>
    <w:p w:rsidR="006004C3" w:rsidRPr="00A944A9" w:rsidRDefault="006004C3" w:rsidP="006004C3">
      <w:pPr>
        <w:pStyle w:val="NormalWeb"/>
        <w:shd w:val="clear" w:color="auto" w:fill="FFFFFF"/>
        <w:spacing w:before="0" w:beforeAutospacing="0" w:after="0" w:afterAutospacing="0" w:line="276" w:lineRule="atLeast"/>
        <w:textAlignment w:val="baseline"/>
        <w:rPr>
          <w:b/>
          <w:sz w:val="28"/>
          <w:szCs w:val="28"/>
          <w:u w:val="single"/>
        </w:rPr>
      </w:pPr>
      <w:r w:rsidRPr="00A944A9">
        <w:rPr>
          <w:rStyle w:val="Strong"/>
          <w:sz w:val="28"/>
          <w:szCs w:val="28"/>
          <w:bdr w:val="none" w:sz="0" w:space="0" w:color="auto" w:frame="1"/>
        </w:rPr>
        <w:t xml:space="preserve">B) </w:t>
      </w:r>
      <w:r w:rsidRPr="00A944A9">
        <w:rPr>
          <w:rStyle w:val="Strong"/>
          <w:sz w:val="28"/>
          <w:szCs w:val="28"/>
          <w:u w:val="single"/>
          <w:bdr w:val="none" w:sz="0" w:space="0" w:color="auto" w:frame="1"/>
        </w:rPr>
        <w:t>Access Modifier – Meaning</w:t>
      </w:r>
    </w:p>
    <w:p w:rsidR="006004C3" w:rsidRPr="00A944A9" w:rsidRDefault="006004C3" w:rsidP="006004C3">
      <w:pPr>
        <w:pStyle w:val="NormalWeb"/>
        <w:shd w:val="clear" w:color="auto" w:fill="FFFFFF"/>
        <w:spacing w:before="0" w:beforeAutospacing="0" w:after="173" w:afterAutospacing="0" w:line="276" w:lineRule="atLeast"/>
        <w:textAlignment w:val="baseline"/>
        <w:rPr>
          <w:b/>
          <w:sz w:val="28"/>
          <w:szCs w:val="28"/>
        </w:rPr>
      </w:pPr>
    </w:p>
    <w:p w:rsidR="006004C3" w:rsidRPr="00A944A9" w:rsidRDefault="006004C3" w:rsidP="006004C3">
      <w:pPr>
        <w:pStyle w:val="NormalWeb"/>
        <w:shd w:val="clear" w:color="auto" w:fill="FFFFFF"/>
        <w:spacing w:before="0" w:beforeAutospacing="0" w:after="173" w:afterAutospacing="0" w:line="276" w:lineRule="atLeast"/>
        <w:textAlignment w:val="baseline"/>
        <w:rPr>
          <w:b/>
          <w:sz w:val="28"/>
          <w:szCs w:val="28"/>
        </w:rPr>
      </w:pPr>
      <w:r w:rsidRPr="00A944A9">
        <w:rPr>
          <w:b/>
          <w:sz w:val="28"/>
          <w:szCs w:val="28"/>
        </w:rPr>
        <w:lastRenderedPageBreak/>
        <w:t>Observe the following code.</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proofErr w:type="gramStart"/>
      <w:r w:rsidRPr="00A944A9">
        <w:rPr>
          <w:rFonts w:ascii="Times New Roman" w:eastAsia="Times New Roman" w:hAnsi="Times New Roman" w:cs="Times New Roman"/>
          <w:i/>
          <w:sz w:val="32"/>
          <w:szCs w:val="32"/>
        </w:rPr>
        <w:t>class</w:t>
      </w:r>
      <w:proofErr w:type="gramEnd"/>
      <w:r w:rsidRPr="00A944A9">
        <w:rPr>
          <w:rFonts w:ascii="Times New Roman" w:eastAsia="Times New Roman" w:hAnsi="Times New Roman" w:cs="Times New Roman"/>
          <w:i/>
          <w:sz w:val="32"/>
          <w:szCs w:val="32"/>
        </w:rPr>
        <w:t xml:space="preserve"> Test{</w:t>
      </w:r>
    </w:p>
    <w:p w:rsidR="006004C3" w:rsidRPr="00A944A9" w:rsidRDefault="006004C3" w:rsidP="006004C3">
      <w:pPr>
        <w:shd w:val="clear" w:color="auto" w:fill="FFFFFF"/>
        <w:spacing w:after="0" w:line="334" w:lineRule="atLeast"/>
        <w:ind w:left="1440"/>
        <w:textAlignment w:val="baseline"/>
        <w:outlineLvl w:val="1"/>
        <w:rPr>
          <w:rFonts w:ascii="Times New Roman" w:eastAsia="Times New Roman" w:hAnsi="Times New Roman" w:cs="Times New Roman"/>
          <w:i/>
          <w:sz w:val="32"/>
          <w:szCs w:val="32"/>
        </w:rPr>
      </w:pPr>
      <w:proofErr w:type="gramStart"/>
      <w:r w:rsidRPr="00A944A9">
        <w:rPr>
          <w:rFonts w:ascii="Times New Roman" w:eastAsia="Times New Roman" w:hAnsi="Times New Roman" w:cs="Times New Roman"/>
          <w:i/>
          <w:sz w:val="32"/>
          <w:szCs w:val="32"/>
        </w:rPr>
        <w:t>public</w:t>
      </w:r>
      <w:proofErr w:type="gramEnd"/>
      <w:r w:rsidRPr="00A944A9">
        <w:rPr>
          <w:rFonts w:ascii="Times New Roman" w:eastAsia="Times New Roman" w:hAnsi="Times New Roman" w:cs="Times New Roman"/>
          <w:i/>
          <w:sz w:val="32"/>
          <w:szCs w:val="32"/>
        </w:rPr>
        <w:t xml:space="preserve"> void display() {  </w:t>
      </w:r>
      <w:r w:rsidRPr="00A944A9">
        <w:rPr>
          <w:rFonts w:ascii="Times New Roman" w:eastAsia="Times New Roman" w:hAnsi="Times New Roman" w:cs="Times New Roman"/>
          <w:i/>
          <w:sz w:val="32"/>
          <w:szCs w:val="32"/>
        </w:rPr>
        <w:b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proofErr w:type="gramStart"/>
      <w:r w:rsidRPr="00A944A9">
        <w:rPr>
          <w:rFonts w:ascii="Times New Roman" w:eastAsia="Times New Roman" w:hAnsi="Times New Roman" w:cs="Times New Roman"/>
          <w:i/>
          <w:sz w:val="32"/>
          <w:szCs w:val="32"/>
        </w:rPr>
        <w:t>class</w:t>
      </w:r>
      <w:proofErr w:type="gramEnd"/>
      <w:r w:rsidRPr="00A944A9">
        <w:rPr>
          <w:rFonts w:ascii="Times New Roman" w:eastAsia="Times New Roman" w:hAnsi="Times New Roman" w:cs="Times New Roman"/>
          <w:i/>
          <w:sz w:val="32"/>
          <w:szCs w:val="32"/>
        </w:rPr>
        <w:t xml:space="preserve"> Demo extends Test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 xml:space="preserve">  </w:t>
      </w:r>
      <w:proofErr w:type="gramStart"/>
      <w:r w:rsidRPr="00A944A9">
        <w:rPr>
          <w:rFonts w:ascii="Times New Roman" w:eastAsia="Times New Roman" w:hAnsi="Times New Roman" w:cs="Times New Roman"/>
          <w:i/>
          <w:sz w:val="32"/>
          <w:szCs w:val="32"/>
        </w:rPr>
        <w:t>public</w:t>
      </w:r>
      <w:proofErr w:type="gramEnd"/>
      <w:r w:rsidRPr="00A944A9">
        <w:rPr>
          <w:rFonts w:ascii="Times New Roman" w:eastAsia="Times New Roman" w:hAnsi="Times New Roman" w:cs="Times New Roman"/>
          <w:i/>
          <w:sz w:val="32"/>
          <w:szCs w:val="32"/>
        </w:rPr>
        <w:t xml:space="preserve"> void display() {  </w:t>
      </w:r>
    </w:p>
    <w:p w:rsidR="006004C3" w:rsidRPr="00A944A9" w:rsidRDefault="006004C3" w:rsidP="006004C3">
      <w:pPr>
        <w:shd w:val="clear" w:color="auto" w:fill="FFFFFF"/>
        <w:spacing w:after="0" w:line="334" w:lineRule="atLeast"/>
        <w:ind w:left="720" w:firstLine="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w:t>
      </w:r>
    </w:p>
    <w:p w:rsidR="007308F5"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i/>
          <w:sz w:val="32"/>
          <w:szCs w:val="32"/>
        </w:rPr>
      </w:pPr>
    </w:p>
    <w:p w:rsidR="006004C3" w:rsidRPr="00A944A9" w:rsidRDefault="006004C3" w:rsidP="006004C3">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In the above code, the</w:t>
      </w:r>
      <w:r w:rsidRPr="00A944A9">
        <w:rPr>
          <w:rStyle w:val="apple-converted-space"/>
          <w:sz w:val="28"/>
          <w:szCs w:val="28"/>
        </w:rPr>
        <w:t> </w:t>
      </w:r>
      <w:proofErr w:type="gramStart"/>
      <w:r w:rsidRPr="00A944A9">
        <w:rPr>
          <w:rStyle w:val="Strong"/>
          <w:sz w:val="28"/>
          <w:szCs w:val="28"/>
          <w:bdr w:val="none" w:sz="0" w:space="0" w:color="auto" w:frame="1"/>
        </w:rPr>
        <w:t>display(</w:t>
      </w:r>
      <w:proofErr w:type="gramEnd"/>
      <w:r w:rsidRPr="00A944A9">
        <w:rPr>
          <w:rStyle w:val="Strong"/>
          <w:sz w:val="28"/>
          <w:szCs w:val="28"/>
          <w:bdr w:val="none" w:sz="0" w:space="0" w:color="auto" w:frame="1"/>
        </w:rPr>
        <w:t>)</w:t>
      </w:r>
      <w:r w:rsidRPr="00A944A9">
        <w:rPr>
          <w:rStyle w:val="apple-converted-space"/>
          <w:sz w:val="28"/>
          <w:szCs w:val="28"/>
        </w:rPr>
        <w:t> </w:t>
      </w:r>
      <w:r w:rsidRPr="00A944A9">
        <w:rPr>
          <w:sz w:val="28"/>
          <w:szCs w:val="28"/>
        </w:rPr>
        <w:t>method of</w:t>
      </w:r>
      <w:r w:rsidRPr="00A944A9">
        <w:rPr>
          <w:rStyle w:val="apple-converted-space"/>
          <w:sz w:val="28"/>
          <w:szCs w:val="28"/>
        </w:rPr>
        <w:t> </w:t>
      </w:r>
      <w:r w:rsidRPr="00A944A9">
        <w:rPr>
          <w:rStyle w:val="Strong"/>
          <w:sz w:val="28"/>
          <w:szCs w:val="28"/>
          <w:bdr w:val="none" w:sz="0" w:space="0" w:color="auto" w:frame="1"/>
        </w:rPr>
        <w:t>Test</w:t>
      </w:r>
      <w:r w:rsidRPr="00A944A9">
        <w:rPr>
          <w:rStyle w:val="apple-converted-space"/>
          <w:sz w:val="28"/>
          <w:szCs w:val="28"/>
        </w:rPr>
        <w:t> </w:t>
      </w:r>
      <w:r w:rsidRPr="00A944A9">
        <w:rPr>
          <w:sz w:val="28"/>
          <w:szCs w:val="28"/>
        </w:rPr>
        <w:t>class is overridden by</w:t>
      </w:r>
      <w:r w:rsidRPr="00A944A9">
        <w:rPr>
          <w:rStyle w:val="apple-converted-space"/>
          <w:bCs/>
          <w:sz w:val="28"/>
          <w:szCs w:val="28"/>
          <w:bdr w:val="none" w:sz="0" w:space="0" w:color="auto" w:frame="1"/>
        </w:rPr>
        <w:t> </w:t>
      </w:r>
      <w:r w:rsidRPr="00A944A9">
        <w:rPr>
          <w:rStyle w:val="Strong"/>
          <w:sz w:val="28"/>
          <w:szCs w:val="28"/>
          <w:bdr w:val="none" w:sz="0" w:space="0" w:color="auto" w:frame="1"/>
        </w:rPr>
        <w:t>Demo</w:t>
      </w:r>
      <w:r w:rsidRPr="00A944A9">
        <w:rPr>
          <w:rStyle w:val="apple-converted-space"/>
          <w:sz w:val="28"/>
          <w:szCs w:val="28"/>
        </w:rPr>
        <w:t> </w:t>
      </w:r>
      <w:r w:rsidRPr="00A944A9">
        <w:rPr>
          <w:sz w:val="28"/>
          <w:szCs w:val="28"/>
        </w:rPr>
        <w:t>class. In</w:t>
      </w:r>
      <w:r w:rsidR="00A944A9" w:rsidRPr="00A944A9">
        <w:rPr>
          <w:sz w:val="28"/>
          <w:szCs w:val="28"/>
        </w:rPr>
        <w:t xml:space="preserve"> </w:t>
      </w:r>
      <w:r w:rsidRPr="00A944A9">
        <w:rPr>
          <w:sz w:val="28"/>
          <w:szCs w:val="28"/>
        </w:rPr>
        <w:t>fact,</w:t>
      </w:r>
      <w:r w:rsidR="00A944A9" w:rsidRPr="00A944A9">
        <w:rPr>
          <w:sz w:val="28"/>
          <w:szCs w:val="28"/>
        </w:rPr>
        <w:t xml:space="preserve"> </w:t>
      </w:r>
      <w:r w:rsidRPr="00A944A9">
        <w:rPr>
          <w:rStyle w:val="Strong"/>
          <w:sz w:val="28"/>
          <w:szCs w:val="28"/>
          <w:bdr w:val="none" w:sz="0" w:space="0" w:color="auto" w:frame="1"/>
        </w:rPr>
        <w:t>Demo</w:t>
      </w:r>
      <w:r w:rsidRPr="00A944A9">
        <w:rPr>
          <w:rStyle w:val="apple-converted-space"/>
          <w:sz w:val="28"/>
          <w:szCs w:val="28"/>
        </w:rPr>
        <w:t> </w:t>
      </w:r>
      <w:r w:rsidRPr="00A944A9">
        <w:rPr>
          <w:sz w:val="28"/>
          <w:szCs w:val="28"/>
        </w:rPr>
        <w:t>class is at liberty to override or not. Now let us apply a small modifier to</w:t>
      </w:r>
      <w:r w:rsidRPr="00A944A9">
        <w:rPr>
          <w:rStyle w:val="apple-converted-space"/>
          <w:sz w:val="28"/>
          <w:szCs w:val="28"/>
        </w:rPr>
        <w:t> </w:t>
      </w:r>
      <w:proofErr w:type="gramStart"/>
      <w:r w:rsidRPr="00A944A9">
        <w:rPr>
          <w:rStyle w:val="Strong"/>
          <w:sz w:val="28"/>
          <w:szCs w:val="28"/>
          <w:bdr w:val="none" w:sz="0" w:space="0" w:color="auto" w:frame="1"/>
        </w:rPr>
        <w:t>display(</w:t>
      </w:r>
      <w:proofErr w:type="gramEnd"/>
      <w:r w:rsidRPr="00A944A9">
        <w:rPr>
          <w:rStyle w:val="Strong"/>
          <w:sz w:val="28"/>
          <w:szCs w:val="28"/>
          <w:bdr w:val="none" w:sz="0" w:space="0" w:color="auto" w:frame="1"/>
        </w:rPr>
        <w:t xml:space="preserve">) </w:t>
      </w:r>
      <w:r w:rsidRPr="00A944A9">
        <w:rPr>
          <w:sz w:val="28"/>
          <w:szCs w:val="28"/>
        </w:rPr>
        <w:t>method of</w:t>
      </w:r>
      <w:r w:rsidRPr="00A944A9">
        <w:rPr>
          <w:rStyle w:val="apple-converted-space"/>
          <w:sz w:val="28"/>
          <w:szCs w:val="28"/>
        </w:rPr>
        <w:t> </w:t>
      </w:r>
      <w:r w:rsidRPr="00A944A9">
        <w:rPr>
          <w:rStyle w:val="Strong"/>
          <w:sz w:val="28"/>
          <w:szCs w:val="28"/>
          <w:bdr w:val="none" w:sz="0" w:space="0" w:color="auto" w:frame="1"/>
        </w:rPr>
        <w:t>Test</w:t>
      </w:r>
      <w:r w:rsidRPr="00A944A9">
        <w:rPr>
          <w:rStyle w:val="apple-converted-space"/>
          <w:sz w:val="28"/>
          <w:szCs w:val="28"/>
        </w:rPr>
        <w:t> </w:t>
      </w:r>
      <w:r w:rsidRPr="00A944A9">
        <w:rPr>
          <w:sz w:val="28"/>
          <w:szCs w:val="28"/>
        </w:rPr>
        <w:t>class. See the following code.</w:t>
      </w:r>
    </w:p>
    <w:p w:rsidR="006004C3" w:rsidRPr="00A944A9" w:rsidRDefault="006004C3" w:rsidP="006004C3">
      <w:pPr>
        <w:shd w:val="clear" w:color="auto" w:fill="FFFFFF"/>
        <w:spacing w:after="0" w:line="334" w:lineRule="atLeast"/>
        <w:textAlignment w:val="baseline"/>
        <w:outlineLvl w:val="1"/>
        <w:rPr>
          <w:rFonts w:ascii="Times New Roman" w:eastAsia="Times New Roman" w:hAnsi="Times New Roman" w:cs="Times New Roman"/>
          <w:b/>
          <w:sz w:val="28"/>
          <w:szCs w:val="28"/>
        </w:rPr>
      </w:pP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proofErr w:type="gramStart"/>
      <w:r w:rsidRPr="00A944A9">
        <w:rPr>
          <w:rFonts w:ascii="Times New Roman" w:eastAsia="Times New Roman" w:hAnsi="Times New Roman" w:cs="Times New Roman"/>
          <w:b/>
          <w:i/>
          <w:sz w:val="32"/>
          <w:szCs w:val="32"/>
        </w:rPr>
        <w:t>class</w:t>
      </w:r>
      <w:proofErr w:type="gramEnd"/>
      <w:r w:rsidRPr="00A944A9">
        <w:rPr>
          <w:rFonts w:ascii="Times New Roman" w:eastAsia="Times New Roman" w:hAnsi="Times New Roman" w:cs="Times New Roman"/>
          <w:b/>
          <w:i/>
          <w:sz w:val="32"/>
          <w:szCs w:val="32"/>
        </w:rPr>
        <w:t xml:space="preserve"> Test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roofErr w:type="gramStart"/>
      <w:r w:rsidRPr="00A944A9">
        <w:rPr>
          <w:rFonts w:ascii="Times New Roman" w:eastAsia="Times New Roman" w:hAnsi="Times New Roman" w:cs="Times New Roman"/>
          <w:b/>
          <w:i/>
          <w:sz w:val="32"/>
          <w:szCs w:val="32"/>
        </w:rPr>
        <w:t>public</w:t>
      </w:r>
      <w:proofErr w:type="gramEnd"/>
      <w:r w:rsidRPr="00A944A9">
        <w:rPr>
          <w:rFonts w:ascii="Times New Roman" w:eastAsia="Times New Roman" w:hAnsi="Times New Roman" w:cs="Times New Roman"/>
          <w:b/>
          <w:i/>
          <w:sz w:val="32"/>
          <w:szCs w:val="32"/>
        </w:rPr>
        <w:t xml:space="preserve"> final void display() {  }</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proofErr w:type="gramStart"/>
      <w:r w:rsidRPr="00A944A9">
        <w:rPr>
          <w:rFonts w:ascii="Times New Roman" w:eastAsia="Times New Roman" w:hAnsi="Times New Roman" w:cs="Times New Roman"/>
          <w:b/>
          <w:i/>
          <w:sz w:val="32"/>
          <w:szCs w:val="32"/>
        </w:rPr>
        <w:t>class</w:t>
      </w:r>
      <w:proofErr w:type="gramEnd"/>
      <w:r w:rsidRPr="00A944A9">
        <w:rPr>
          <w:rFonts w:ascii="Times New Roman" w:eastAsia="Times New Roman" w:hAnsi="Times New Roman" w:cs="Times New Roman"/>
          <w:b/>
          <w:i/>
          <w:sz w:val="32"/>
          <w:szCs w:val="32"/>
        </w:rPr>
        <w:t xml:space="preserve"> Demo extends Test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roofErr w:type="gramStart"/>
      <w:r w:rsidRPr="00A944A9">
        <w:rPr>
          <w:rFonts w:ascii="Times New Roman" w:eastAsia="Times New Roman" w:hAnsi="Times New Roman" w:cs="Times New Roman"/>
          <w:b/>
          <w:i/>
          <w:sz w:val="32"/>
          <w:szCs w:val="32"/>
        </w:rPr>
        <w:t>public</w:t>
      </w:r>
      <w:proofErr w:type="gramEnd"/>
      <w:r w:rsidRPr="00A944A9">
        <w:rPr>
          <w:rFonts w:ascii="Times New Roman" w:eastAsia="Times New Roman" w:hAnsi="Times New Roman" w:cs="Times New Roman"/>
          <w:b/>
          <w:i/>
          <w:sz w:val="32"/>
          <w:szCs w:val="32"/>
        </w:rPr>
        <w:t xml:space="preserve"> void display() {  }</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w:t>
      </w:r>
    </w:p>
    <w:p w:rsidR="006004C3" w:rsidRPr="00A944A9" w:rsidRDefault="006004C3" w:rsidP="006004C3">
      <w:pPr>
        <w:pStyle w:val="NormalWeb"/>
        <w:shd w:val="clear" w:color="auto" w:fill="FFFFFF"/>
        <w:spacing w:before="0" w:beforeAutospacing="0" w:after="0" w:afterAutospacing="0" w:line="276" w:lineRule="atLeast"/>
        <w:textAlignment w:val="baseline"/>
        <w:rPr>
          <w:b/>
          <w:sz w:val="28"/>
          <w:szCs w:val="28"/>
        </w:rPr>
      </w:pPr>
    </w:p>
    <w:p w:rsidR="006004C3" w:rsidRPr="00A944A9" w:rsidRDefault="006004C3" w:rsidP="006004C3">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In the super class</w:t>
      </w:r>
      <w:r w:rsidRPr="00A944A9">
        <w:rPr>
          <w:rStyle w:val="apple-converted-space"/>
          <w:bCs/>
          <w:sz w:val="28"/>
          <w:szCs w:val="28"/>
          <w:bdr w:val="none" w:sz="0" w:space="0" w:color="auto" w:frame="1"/>
        </w:rPr>
        <w:t> </w:t>
      </w:r>
      <w:r w:rsidRPr="00A944A9">
        <w:rPr>
          <w:rStyle w:val="Strong"/>
          <w:sz w:val="28"/>
          <w:szCs w:val="28"/>
          <w:bdr w:val="none" w:sz="0" w:space="0" w:color="auto" w:frame="1"/>
        </w:rPr>
        <w:t>Tes</w:t>
      </w:r>
      <w:r w:rsidRPr="00A944A9">
        <w:rPr>
          <w:sz w:val="28"/>
          <w:szCs w:val="28"/>
        </w:rPr>
        <w:t>t, observe, the</w:t>
      </w:r>
      <w:r w:rsidRPr="00A944A9">
        <w:rPr>
          <w:rStyle w:val="apple-converted-space"/>
          <w:sz w:val="28"/>
          <w:szCs w:val="28"/>
        </w:rPr>
        <w:t> </w:t>
      </w:r>
      <w:proofErr w:type="gramStart"/>
      <w:r w:rsidRPr="00A944A9">
        <w:rPr>
          <w:rStyle w:val="Strong"/>
          <w:sz w:val="28"/>
          <w:szCs w:val="28"/>
          <w:bdr w:val="none" w:sz="0" w:space="0" w:color="auto" w:frame="1"/>
        </w:rPr>
        <w:t>display(</w:t>
      </w:r>
      <w:proofErr w:type="gramEnd"/>
      <w:r w:rsidRPr="00A944A9">
        <w:rPr>
          <w:rStyle w:val="Strong"/>
          <w:sz w:val="28"/>
          <w:szCs w:val="28"/>
          <w:bdr w:val="none" w:sz="0" w:space="0" w:color="auto" w:frame="1"/>
        </w:rPr>
        <w:t>)</w:t>
      </w:r>
      <w:r w:rsidRPr="00A944A9">
        <w:rPr>
          <w:rStyle w:val="apple-converted-space"/>
          <w:sz w:val="28"/>
          <w:szCs w:val="28"/>
        </w:rPr>
        <w:t> </w:t>
      </w:r>
      <w:r w:rsidRPr="00A944A9">
        <w:rPr>
          <w:sz w:val="28"/>
          <w:szCs w:val="28"/>
        </w:rPr>
        <w:t>method is added with</w:t>
      </w:r>
      <w:r w:rsidRPr="00A944A9">
        <w:rPr>
          <w:rStyle w:val="apple-converted-space"/>
          <w:sz w:val="28"/>
          <w:szCs w:val="28"/>
        </w:rPr>
        <w:t> </w:t>
      </w:r>
      <w:r w:rsidRPr="00A944A9">
        <w:rPr>
          <w:rStyle w:val="Strong"/>
          <w:sz w:val="28"/>
          <w:szCs w:val="28"/>
          <w:bdr w:val="none" w:sz="0" w:space="0" w:color="auto" w:frame="1"/>
        </w:rPr>
        <w:t>final</w:t>
      </w:r>
      <w:r w:rsidRPr="00A944A9">
        <w:rPr>
          <w:rStyle w:val="apple-converted-space"/>
          <w:sz w:val="28"/>
          <w:szCs w:val="28"/>
        </w:rPr>
        <w:t> </w:t>
      </w:r>
      <w:r w:rsidRPr="00A944A9">
        <w:rPr>
          <w:sz w:val="28"/>
          <w:szCs w:val="28"/>
        </w:rPr>
        <w:t>keyword. In the super class, if a method is declared as</w:t>
      </w:r>
      <w:r w:rsidRPr="00A944A9">
        <w:rPr>
          <w:rStyle w:val="apple-converted-space"/>
          <w:sz w:val="28"/>
          <w:szCs w:val="28"/>
        </w:rPr>
        <w:t> </w:t>
      </w:r>
      <w:r w:rsidRPr="00A944A9">
        <w:rPr>
          <w:rStyle w:val="Strong"/>
          <w:sz w:val="28"/>
          <w:szCs w:val="28"/>
          <w:bdr w:val="none" w:sz="0" w:space="0" w:color="auto" w:frame="1"/>
        </w:rPr>
        <w:t>final</w:t>
      </w:r>
      <w:r w:rsidRPr="00A944A9">
        <w:rPr>
          <w:sz w:val="28"/>
          <w:szCs w:val="28"/>
        </w:rPr>
        <w:t>, it cannot be overridden by subclass. That is, super class by declaring method as</w:t>
      </w:r>
      <w:r w:rsidRPr="00A944A9">
        <w:rPr>
          <w:rStyle w:val="apple-converted-space"/>
          <w:sz w:val="28"/>
          <w:szCs w:val="28"/>
        </w:rPr>
        <w:t> </w:t>
      </w:r>
      <w:r w:rsidRPr="00A944A9">
        <w:rPr>
          <w:rStyle w:val="Strong"/>
          <w:sz w:val="28"/>
          <w:szCs w:val="28"/>
          <w:bdr w:val="none" w:sz="0" w:space="0" w:color="auto" w:frame="1"/>
        </w:rPr>
        <w:t>final</w:t>
      </w:r>
      <w:r w:rsidRPr="00A944A9">
        <w:rPr>
          <w:rStyle w:val="apple-converted-space"/>
          <w:sz w:val="28"/>
          <w:szCs w:val="28"/>
        </w:rPr>
        <w:t> </w:t>
      </w:r>
      <w:r w:rsidRPr="00A944A9">
        <w:rPr>
          <w:sz w:val="28"/>
          <w:szCs w:val="28"/>
        </w:rPr>
        <w:t>does not allow the subclass to override. This is the modification given to the method in super class with</w:t>
      </w:r>
      <w:r w:rsidRPr="00A944A9">
        <w:rPr>
          <w:rStyle w:val="apple-converted-space"/>
          <w:sz w:val="28"/>
          <w:szCs w:val="28"/>
        </w:rPr>
        <w:t> </w:t>
      </w:r>
      <w:r w:rsidRPr="00A944A9">
        <w:rPr>
          <w:rStyle w:val="Strong"/>
          <w:sz w:val="28"/>
          <w:szCs w:val="28"/>
          <w:bdr w:val="none" w:sz="0" w:space="0" w:color="auto" w:frame="1"/>
        </w:rPr>
        <w:t>final</w:t>
      </w:r>
      <w:r w:rsidRPr="00A944A9">
        <w:rPr>
          <w:sz w:val="28"/>
          <w:szCs w:val="28"/>
        </w:rPr>
        <w:t>.</w:t>
      </w:r>
      <w:r w:rsidRPr="00A944A9">
        <w:rPr>
          <w:rStyle w:val="apple-converted-space"/>
          <w:sz w:val="28"/>
          <w:szCs w:val="28"/>
        </w:rPr>
        <w:t> </w:t>
      </w:r>
      <w:proofErr w:type="gramStart"/>
      <w:r w:rsidRPr="00A944A9">
        <w:rPr>
          <w:rStyle w:val="Strong"/>
          <w:sz w:val="28"/>
          <w:szCs w:val="28"/>
          <w:bdr w:val="none" w:sz="0" w:space="0" w:color="auto" w:frame="1"/>
        </w:rPr>
        <w:t>final</w:t>
      </w:r>
      <w:proofErr w:type="gramEnd"/>
      <w:r w:rsidRPr="00A944A9">
        <w:rPr>
          <w:rStyle w:val="apple-converted-space"/>
          <w:sz w:val="28"/>
          <w:szCs w:val="28"/>
        </w:rPr>
        <w:t> </w:t>
      </w:r>
      <w:r w:rsidRPr="00A944A9">
        <w:rPr>
          <w:sz w:val="28"/>
          <w:szCs w:val="28"/>
        </w:rPr>
        <w:t>is known as access modifier.</w:t>
      </w:r>
    </w:p>
    <w:p w:rsidR="006004C3" w:rsidRPr="00A944A9" w:rsidRDefault="00A944A9" w:rsidP="006004C3">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br/>
      </w:r>
      <w:r w:rsidR="006004C3" w:rsidRPr="00A944A9">
        <w:rPr>
          <w:sz w:val="28"/>
          <w:szCs w:val="28"/>
        </w:rPr>
        <w:t>Now let us see one more modifier to have better understanding. Observe the following code.</w:t>
      </w:r>
    </w:p>
    <w:p w:rsidR="006004C3" w:rsidRPr="00A944A9" w:rsidRDefault="006004C3" w:rsidP="006004C3">
      <w:pPr>
        <w:shd w:val="clear" w:color="auto" w:fill="FFFFFF"/>
        <w:spacing w:after="0" w:line="334" w:lineRule="atLeast"/>
        <w:textAlignment w:val="baseline"/>
        <w:outlineLvl w:val="1"/>
        <w:rPr>
          <w:rFonts w:ascii="Times New Roman" w:eastAsia="Times New Roman" w:hAnsi="Times New Roman" w:cs="Times New Roman"/>
          <w:b/>
          <w:sz w:val="28"/>
          <w:szCs w:val="28"/>
        </w:rPr>
      </w:pPr>
    </w:p>
    <w:p w:rsidR="006004C3" w:rsidRPr="00A944A9" w:rsidRDefault="006004C3" w:rsidP="00A944A9">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proofErr w:type="gramStart"/>
      <w:r w:rsidRPr="00A944A9">
        <w:rPr>
          <w:rFonts w:ascii="Times New Roman" w:eastAsia="Times New Roman" w:hAnsi="Times New Roman" w:cs="Times New Roman"/>
          <w:b/>
          <w:i/>
          <w:sz w:val="32"/>
          <w:szCs w:val="32"/>
        </w:rPr>
        <w:t>class</w:t>
      </w:r>
      <w:proofErr w:type="gramEnd"/>
      <w:r w:rsidRPr="00A944A9">
        <w:rPr>
          <w:rFonts w:ascii="Times New Roman" w:eastAsia="Times New Roman" w:hAnsi="Times New Roman" w:cs="Times New Roman"/>
          <w:b/>
          <w:i/>
          <w:sz w:val="32"/>
          <w:szCs w:val="32"/>
        </w:rPr>
        <w:t xml:space="preserve"> Demo{</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roofErr w:type="gramStart"/>
      <w:r w:rsidRPr="00A944A9">
        <w:rPr>
          <w:rFonts w:ascii="Times New Roman" w:eastAsia="Times New Roman" w:hAnsi="Times New Roman" w:cs="Times New Roman"/>
          <w:b/>
          <w:i/>
          <w:sz w:val="32"/>
          <w:szCs w:val="32"/>
        </w:rPr>
        <w:t>int</w:t>
      </w:r>
      <w:proofErr w:type="gramEnd"/>
      <w:r w:rsidRPr="00A944A9">
        <w:rPr>
          <w:rFonts w:ascii="Times New Roman" w:eastAsia="Times New Roman" w:hAnsi="Times New Roman" w:cs="Times New Roman"/>
          <w:b/>
          <w:i/>
          <w:sz w:val="32"/>
          <w:szCs w:val="32"/>
        </w:rPr>
        <w:t xml:space="preserve"> marks = 50;</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roofErr w:type="gramStart"/>
      <w:r w:rsidRPr="00A944A9">
        <w:rPr>
          <w:rFonts w:ascii="Times New Roman" w:eastAsia="Times New Roman" w:hAnsi="Times New Roman" w:cs="Times New Roman"/>
          <w:b/>
          <w:i/>
          <w:sz w:val="32"/>
          <w:szCs w:val="32"/>
        </w:rPr>
        <w:t>static</w:t>
      </w:r>
      <w:proofErr w:type="gramEnd"/>
      <w:r w:rsidRPr="00A944A9">
        <w:rPr>
          <w:rFonts w:ascii="Times New Roman" w:eastAsia="Times New Roman" w:hAnsi="Times New Roman" w:cs="Times New Roman"/>
          <w:b/>
          <w:i/>
          <w:sz w:val="32"/>
          <w:szCs w:val="32"/>
        </w:rPr>
        <w:t xml:space="preserve"> int price = 70;</w:t>
      </w:r>
    </w:p>
    <w:p w:rsidR="006004C3" w:rsidRPr="00A944A9" w:rsidRDefault="006004C3" w:rsidP="00A944A9">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lastRenderedPageBreak/>
        <w:t xml:space="preserve">  </w:t>
      </w:r>
      <w:proofErr w:type="gramStart"/>
      <w:r w:rsidRPr="00A944A9">
        <w:rPr>
          <w:rFonts w:ascii="Times New Roman" w:eastAsia="Times New Roman" w:hAnsi="Times New Roman" w:cs="Times New Roman"/>
          <w:b/>
          <w:i/>
          <w:sz w:val="32"/>
          <w:szCs w:val="32"/>
        </w:rPr>
        <w:t>public</w:t>
      </w:r>
      <w:proofErr w:type="gramEnd"/>
      <w:r w:rsidRPr="00A944A9">
        <w:rPr>
          <w:rFonts w:ascii="Times New Roman" w:eastAsia="Times New Roman" w:hAnsi="Times New Roman" w:cs="Times New Roman"/>
          <w:b/>
          <w:i/>
          <w:sz w:val="32"/>
          <w:szCs w:val="32"/>
        </w:rPr>
        <w:t xml:space="preserve"> static void main(String </w:t>
      </w:r>
      <w:proofErr w:type="spellStart"/>
      <w:r w:rsidRPr="00A944A9">
        <w:rPr>
          <w:rFonts w:ascii="Times New Roman" w:eastAsia="Times New Roman" w:hAnsi="Times New Roman" w:cs="Times New Roman"/>
          <w:b/>
          <w:i/>
          <w:sz w:val="32"/>
          <w:szCs w:val="32"/>
        </w:rPr>
        <w:t>args</w:t>
      </w:r>
      <w:proofErr w:type="spellEnd"/>
      <w:r w:rsidRPr="00A944A9">
        <w:rPr>
          <w:rFonts w:ascii="Times New Roman" w:eastAsia="Times New Roman" w:hAnsi="Times New Roman" w:cs="Times New Roman"/>
          <w:b/>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Demo d1 = new </w:t>
      </w:r>
      <w:proofErr w:type="gramStart"/>
      <w:r w:rsidRPr="00A944A9">
        <w:rPr>
          <w:rFonts w:ascii="Times New Roman" w:eastAsia="Times New Roman" w:hAnsi="Times New Roman" w:cs="Times New Roman"/>
          <w:b/>
          <w:i/>
          <w:sz w:val="32"/>
          <w:szCs w:val="32"/>
        </w:rPr>
        <w:t>Demo(</w:t>
      </w:r>
      <w:proofErr w:type="gramEnd"/>
      <w:r w:rsidRPr="00A944A9">
        <w:rPr>
          <w:rFonts w:ascii="Times New Roman" w:eastAsia="Times New Roman" w:hAnsi="Times New Roman" w:cs="Times New Roman"/>
          <w:b/>
          <w:i/>
          <w:sz w:val="32"/>
          <w:szCs w:val="32"/>
        </w:rPr>
        <w:t>);</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roofErr w:type="spellStart"/>
      <w:proofErr w:type="gramStart"/>
      <w:r w:rsidRPr="00A944A9">
        <w:rPr>
          <w:rFonts w:ascii="Times New Roman" w:eastAsia="Times New Roman" w:hAnsi="Times New Roman" w:cs="Times New Roman"/>
          <w:b/>
          <w:i/>
          <w:sz w:val="32"/>
          <w:szCs w:val="32"/>
        </w:rPr>
        <w:t>System.out.println</w:t>
      </w:r>
      <w:proofErr w:type="spellEnd"/>
      <w:r w:rsidRPr="00A944A9">
        <w:rPr>
          <w:rFonts w:ascii="Times New Roman" w:eastAsia="Times New Roman" w:hAnsi="Times New Roman" w:cs="Times New Roman"/>
          <w:b/>
          <w:i/>
          <w:sz w:val="32"/>
          <w:szCs w:val="32"/>
        </w:rPr>
        <w:t>(</w:t>
      </w:r>
      <w:proofErr w:type="gramEnd"/>
      <w:r w:rsidRPr="00A944A9">
        <w:rPr>
          <w:rFonts w:ascii="Times New Roman" w:eastAsia="Times New Roman" w:hAnsi="Times New Roman" w:cs="Times New Roman"/>
          <w:b/>
          <w:i/>
          <w:sz w:val="32"/>
          <w:szCs w:val="32"/>
        </w:rPr>
        <w:t xml:space="preserve">"d1.marks: "+ d1.marks);       </w:t>
      </w:r>
    </w:p>
    <w:p w:rsidR="006004C3" w:rsidRPr="00A944A9" w:rsidRDefault="006004C3" w:rsidP="006004C3">
      <w:pPr>
        <w:shd w:val="clear" w:color="auto" w:fill="FFFFFF"/>
        <w:spacing w:after="0" w:line="334" w:lineRule="atLeast"/>
        <w:ind w:left="720" w:firstLine="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 marks called with object d1</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roofErr w:type="spellStart"/>
      <w:proofErr w:type="gramStart"/>
      <w:r w:rsidRPr="00A944A9">
        <w:rPr>
          <w:rFonts w:ascii="Times New Roman" w:eastAsia="Times New Roman" w:hAnsi="Times New Roman" w:cs="Times New Roman"/>
          <w:b/>
          <w:i/>
          <w:sz w:val="32"/>
          <w:szCs w:val="32"/>
        </w:rPr>
        <w:t>System.out.println</w:t>
      </w:r>
      <w:proofErr w:type="spellEnd"/>
      <w:r w:rsidRPr="00A944A9">
        <w:rPr>
          <w:rFonts w:ascii="Times New Roman" w:eastAsia="Times New Roman" w:hAnsi="Times New Roman" w:cs="Times New Roman"/>
          <w:b/>
          <w:i/>
          <w:sz w:val="32"/>
          <w:szCs w:val="32"/>
        </w:rPr>
        <w:t>(</w:t>
      </w:r>
      <w:proofErr w:type="gramEnd"/>
      <w:r w:rsidRPr="00A944A9">
        <w:rPr>
          <w:rFonts w:ascii="Times New Roman" w:eastAsia="Times New Roman" w:hAnsi="Times New Roman" w:cs="Times New Roman"/>
          <w:b/>
          <w:i/>
          <w:sz w:val="32"/>
          <w:szCs w:val="32"/>
        </w:rPr>
        <w:t xml:space="preserve">"price: " + price);            </w:t>
      </w:r>
    </w:p>
    <w:p w:rsidR="006004C3" w:rsidRPr="00A944A9" w:rsidRDefault="006004C3" w:rsidP="006004C3">
      <w:pPr>
        <w:shd w:val="clear" w:color="auto" w:fill="FFFFFF"/>
        <w:spacing w:after="0" w:line="334" w:lineRule="atLeast"/>
        <w:ind w:left="720" w:firstLine="720"/>
        <w:textAlignment w:val="baseline"/>
        <w:outlineLvl w:val="1"/>
        <w:rPr>
          <w:rFonts w:ascii="Times New Roman" w:eastAsia="Times New Roman" w:hAnsi="Times New Roman" w:cs="Times New Roman"/>
          <w:i/>
          <w:sz w:val="32"/>
          <w:szCs w:val="32"/>
        </w:rPr>
      </w:pPr>
      <w:r w:rsidRPr="00A944A9">
        <w:rPr>
          <w:rFonts w:ascii="Times New Roman" w:eastAsia="Times New Roman" w:hAnsi="Times New Roman" w:cs="Times New Roman"/>
          <w:i/>
          <w:sz w:val="32"/>
          <w:szCs w:val="32"/>
        </w:rPr>
        <w:t>// price called without object d1</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 xml:space="preserve">  }</w:t>
      </w:r>
    </w:p>
    <w:p w:rsidR="006004C3" w:rsidRPr="00A944A9" w:rsidRDefault="006004C3"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r w:rsidRPr="00A944A9">
        <w:rPr>
          <w:rFonts w:ascii="Times New Roman" w:eastAsia="Times New Roman" w:hAnsi="Times New Roman" w:cs="Times New Roman"/>
          <w:b/>
          <w:i/>
          <w:sz w:val="32"/>
          <w:szCs w:val="32"/>
        </w:rPr>
        <w:t>}</w:t>
      </w:r>
    </w:p>
    <w:p w:rsidR="006554D0" w:rsidRPr="00A944A9" w:rsidRDefault="006554D0" w:rsidP="006004C3">
      <w:pPr>
        <w:shd w:val="clear" w:color="auto" w:fill="FFFFFF"/>
        <w:spacing w:after="0" w:line="334" w:lineRule="atLeast"/>
        <w:ind w:left="720"/>
        <w:textAlignment w:val="baseline"/>
        <w:outlineLvl w:val="1"/>
        <w:rPr>
          <w:rFonts w:ascii="Times New Roman" w:eastAsia="Times New Roman" w:hAnsi="Times New Roman" w:cs="Times New Roman"/>
          <w:b/>
          <w:i/>
          <w:sz w:val="32"/>
          <w:szCs w:val="32"/>
        </w:rPr>
      </w:pPr>
    </w:p>
    <w:p w:rsidR="006004C3" w:rsidRPr="00A944A9" w:rsidRDefault="00930F1B" w:rsidP="009E3F4E">
      <w:pPr>
        <w:shd w:val="clear" w:color="auto" w:fill="FFFFFF"/>
        <w:spacing w:after="0" w:line="334" w:lineRule="atLeast"/>
        <w:textAlignment w:val="baseline"/>
        <w:outlineLvl w:val="1"/>
        <w:rPr>
          <w:rFonts w:ascii="Times New Roman" w:eastAsia="Times New Roman" w:hAnsi="Times New Roman" w:cs="Times New Roman"/>
          <w:b/>
          <w:sz w:val="32"/>
          <w:szCs w:val="32"/>
          <w:u w:val="single"/>
        </w:rPr>
      </w:pPr>
      <w:r w:rsidRPr="00A944A9">
        <w:rPr>
          <w:rFonts w:ascii="Times New Roman" w:hAnsi="Times New Roman" w:cs="Times New Roman"/>
          <w:noProof/>
        </w:rPr>
        <w:drawing>
          <wp:inline distT="0" distB="0" distL="0" distR="0" wp14:anchorId="16898D9F" wp14:editId="360ABC0B">
            <wp:extent cx="5274310" cy="1711960"/>
            <wp:effectExtent l="19050" t="0" r="2540" b="0"/>
            <wp:docPr id="15" name="Picture 15" descr="Access Specifier vs Access 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cess Specifier vs Access Modifier"/>
                    <pic:cNvPicPr>
                      <a:picLocks noChangeAspect="1" noChangeArrowheads="1"/>
                    </pic:cNvPicPr>
                  </pic:nvPicPr>
                  <pic:blipFill>
                    <a:blip r:embed="rId6"/>
                    <a:srcRect/>
                    <a:stretch>
                      <a:fillRect/>
                    </a:stretch>
                  </pic:blipFill>
                  <pic:spPr bwMode="auto">
                    <a:xfrm>
                      <a:off x="0" y="0"/>
                      <a:ext cx="5274310" cy="1711960"/>
                    </a:xfrm>
                    <a:prstGeom prst="rect">
                      <a:avLst/>
                    </a:prstGeom>
                    <a:noFill/>
                    <a:ln w="9525">
                      <a:noFill/>
                      <a:miter lim="800000"/>
                      <a:headEnd/>
                      <a:tailEnd/>
                    </a:ln>
                  </pic:spPr>
                </pic:pic>
              </a:graphicData>
            </a:graphic>
          </wp:inline>
        </w:drawing>
      </w:r>
    </w:p>
    <w:p w:rsidR="00930F1B" w:rsidRPr="00A944A9" w:rsidRDefault="00930F1B" w:rsidP="009E3F4E">
      <w:pPr>
        <w:shd w:val="clear" w:color="auto" w:fill="FFFFFF"/>
        <w:spacing w:after="0" w:line="334" w:lineRule="atLeast"/>
        <w:textAlignment w:val="baseline"/>
        <w:outlineLvl w:val="1"/>
        <w:rPr>
          <w:rFonts w:ascii="Times New Roman" w:eastAsia="Times New Roman" w:hAnsi="Times New Roman" w:cs="Times New Roman"/>
          <w:b/>
          <w:sz w:val="32"/>
          <w:szCs w:val="32"/>
          <w:u w:val="single"/>
        </w:rPr>
      </w:pPr>
    </w:p>
    <w:p w:rsidR="00930F1B" w:rsidRPr="00A944A9" w:rsidRDefault="00930F1B" w:rsidP="006554D0">
      <w:pPr>
        <w:shd w:val="clear" w:color="auto" w:fill="FFFFFF"/>
        <w:spacing w:after="0" w:line="334" w:lineRule="atLeast"/>
        <w:textAlignment w:val="baseline"/>
        <w:outlineLvl w:val="1"/>
        <w:rPr>
          <w:rFonts w:ascii="Times New Roman" w:hAnsi="Times New Roman" w:cs="Times New Roman"/>
          <w:sz w:val="28"/>
          <w:szCs w:val="28"/>
          <w:shd w:val="clear" w:color="auto" w:fill="FFFFFF"/>
        </w:rPr>
      </w:pPr>
      <w:r w:rsidRPr="00A944A9">
        <w:rPr>
          <w:rFonts w:ascii="Times New Roman" w:hAnsi="Times New Roman" w:cs="Times New Roman"/>
          <w:sz w:val="28"/>
          <w:szCs w:val="28"/>
          <w:shd w:val="clear" w:color="auto" w:fill="FFFFFF"/>
        </w:rPr>
        <w:t>In</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Demo</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 xml:space="preserve">class, </w:t>
      </w:r>
      <w:proofErr w:type="gramStart"/>
      <w:r w:rsidRPr="00A944A9">
        <w:rPr>
          <w:rFonts w:ascii="Times New Roman" w:hAnsi="Times New Roman" w:cs="Times New Roman"/>
          <w:sz w:val="28"/>
          <w:szCs w:val="28"/>
          <w:shd w:val="clear" w:color="auto" w:fill="FFFFFF"/>
        </w:rPr>
        <w:t>marks is</w:t>
      </w:r>
      <w:proofErr w:type="gramEnd"/>
      <w:r w:rsidRPr="00A944A9">
        <w:rPr>
          <w:rFonts w:ascii="Times New Roman" w:hAnsi="Times New Roman" w:cs="Times New Roman"/>
          <w:sz w:val="28"/>
          <w:szCs w:val="28"/>
          <w:shd w:val="clear" w:color="auto" w:fill="FFFFFF"/>
        </w:rPr>
        <w:t xml:space="preserve"> a</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non-static</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variable and</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price</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is static variable.</w:t>
      </w:r>
      <w:r w:rsidRPr="00A944A9">
        <w:rPr>
          <w:rStyle w:val="apple-converted-space"/>
          <w:rFonts w:ascii="Times New Roman" w:hAnsi="Times New Roman" w:cs="Times New Roman"/>
          <w:sz w:val="28"/>
          <w:szCs w:val="28"/>
          <w:shd w:val="clear" w:color="auto" w:fill="FFFFFF"/>
        </w:rPr>
        <w:t> </w:t>
      </w:r>
      <w:proofErr w:type="gramStart"/>
      <w:r w:rsidRPr="00A944A9">
        <w:rPr>
          <w:rStyle w:val="Strong"/>
          <w:rFonts w:ascii="Times New Roman" w:hAnsi="Times New Roman" w:cs="Times New Roman"/>
          <w:sz w:val="28"/>
          <w:szCs w:val="28"/>
          <w:bdr w:val="none" w:sz="0" w:space="0" w:color="auto" w:frame="1"/>
          <w:shd w:val="clear" w:color="auto" w:fill="FFFFFF"/>
        </w:rPr>
        <w:t>marks</w:t>
      </w:r>
      <w:proofErr w:type="gramEnd"/>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 xml:space="preserve">(non-static variable) requires object to call from main() method </w:t>
      </w:r>
      <w:proofErr w:type="spellStart"/>
      <w:r w:rsidRPr="00A944A9">
        <w:rPr>
          <w:rFonts w:ascii="Times New Roman" w:hAnsi="Times New Roman" w:cs="Times New Roman"/>
          <w:sz w:val="28"/>
          <w:szCs w:val="28"/>
          <w:shd w:val="clear" w:color="auto" w:fill="FFFFFF"/>
        </w:rPr>
        <w:t>where as</w:t>
      </w:r>
      <w:proofErr w:type="spellEnd"/>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static</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variable</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price</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does not require object. So, now what is the modification</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static</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gave.</w:t>
      </w:r>
      <w:r w:rsidRPr="00A944A9">
        <w:rPr>
          <w:rStyle w:val="apple-converted-space"/>
          <w:rFonts w:ascii="Times New Roman" w:hAnsi="Times New Roman" w:cs="Times New Roman"/>
          <w:sz w:val="28"/>
          <w:szCs w:val="28"/>
          <w:shd w:val="clear" w:color="auto" w:fill="FFFFFF"/>
        </w:rPr>
        <w:t> </w:t>
      </w:r>
      <w:proofErr w:type="gramStart"/>
      <w:r w:rsidRPr="00A944A9">
        <w:rPr>
          <w:rStyle w:val="Strong"/>
          <w:rFonts w:ascii="Times New Roman" w:hAnsi="Times New Roman" w:cs="Times New Roman"/>
          <w:sz w:val="28"/>
          <w:szCs w:val="28"/>
          <w:bdr w:val="none" w:sz="0" w:space="0" w:color="auto" w:frame="1"/>
          <w:shd w:val="clear" w:color="auto" w:fill="FFFFFF"/>
        </w:rPr>
        <w:t>static</w:t>
      </w:r>
      <w:proofErr w:type="gramEnd"/>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modifies the access and gives the facility to call without the help of an object.</w:t>
      </w:r>
    </w:p>
    <w:p w:rsidR="00E54B36" w:rsidRPr="00A944A9" w:rsidRDefault="00E54B36" w:rsidP="00E54B36">
      <w:pPr>
        <w:shd w:val="clear" w:color="auto" w:fill="FFFFFF"/>
        <w:spacing w:after="0" w:line="334" w:lineRule="atLeast"/>
        <w:textAlignment w:val="baseline"/>
        <w:outlineLvl w:val="1"/>
        <w:rPr>
          <w:rFonts w:ascii="Times New Roman" w:eastAsia="Times New Roman" w:hAnsi="Times New Roman" w:cs="Times New Roman"/>
          <w:sz w:val="25"/>
          <w:szCs w:val="25"/>
        </w:rPr>
      </w:pPr>
    </w:p>
    <w:p w:rsidR="00E54B36" w:rsidRPr="00A944A9" w:rsidRDefault="00E54B36" w:rsidP="00E54B36">
      <w:pPr>
        <w:shd w:val="clear" w:color="auto" w:fill="FFFFFF"/>
        <w:spacing w:after="0" w:line="334" w:lineRule="atLeast"/>
        <w:textAlignment w:val="baseline"/>
        <w:outlineLvl w:val="1"/>
        <w:rPr>
          <w:rFonts w:ascii="Times New Roman" w:eastAsia="Times New Roman" w:hAnsi="Times New Roman" w:cs="Times New Roman"/>
          <w:b/>
          <w:sz w:val="32"/>
          <w:szCs w:val="32"/>
          <w:u w:val="single"/>
        </w:rPr>
      </w:pPr>
      <w:r w:rsidRPr="00A944A9">
        <w:rPr>
          <w:rFonts w:ascii="Times New Roman" w:eastAsia="Times New Roman" w:hAnsi="Times New Roman" w:cs="Times New Roman"/>
          <w:b/>
          <w:sz w:val="32"/>
          <w:szCs w:val="32"/>
          <w:u w:val="single"/>
        </w:rPr>
        <w:t>Access Specifiers Modifiers Java</w:t>
      </w:r>
    </w:p>
    <w:p w:rsidR="00930F1B" w:rsidRPr="00A944A9" w:rsidRDefault="00930F1B" w:rsidP="009E3F4E">
      <w:pPr>
        <w:shd w:val="clear" w:color="auto" w:fill="FFFFFF"/>
        <w:spacing w:after="0" w:line="334" w:lineRule="atLeast"/>
        <w:textAlignment w:val="baseline"/>
        <w:outlineLvl w:val="1"/>
        <w:rPr>
          <w:rFonts w:ascii="Times New Roman" w:eastAsia="Times New Roman" w:hAnsi="Times New Roman" w:cs="Times New Roman"/>
          <w:b/>
          <w:sz w:val="32"/>
          <w:szCs w:val="32"/>
          <w:u w:val="single"/>
        </w:rPr>
      </w:pPr>
    </w:p>
    <w:p w:rsidR="0058348F" w:rsidRPr="00A944A9" w:rsidRDefault="0058348F" w:rsidP="0058348F">
      <w:pPr>
        <w:pStyle w:val="NormalWeb"/>
        <w:shd w:val="clear" w:color="auto" w:fill="FFFFFF"/>
        <w:spacing w:before="0" w:beforeAutospacing="0" w:after="225" w:afterAutospacing="0" w:line="360" w:lineRule="atLeast"/>
        <w:textAlignment w:val="baseline"/>
        <w:rPr>
          <w:sz w:val="28"/>
          <w:szCs w:val="28"/>
        </w:rPr>
      </w:pPr>
      <w:r w:rsidRPr="00A944A9">
        <w:rPr>
          <w:sz w:val="28"/>
          <w:szCs w:val="28"/>
        </w:rPr>
        <w:t xml:space="preserve">Following list gives the details of access </w:t>
      </w:r>
      <w:proofErr w:type="spellStart"/>
      <w:r w:rsidRPr="00A944A9">
        <w:rPr>
          <w:sz w:val="28"/>
          <w:szCs w:val="28"/>
        </w:rPr>
        <w:t>specifiers</w:t>
      </w:r>
      <w:proofErr w:type="spellEnd"/>
      <w:r w:rsidRPr="00A944A9">
        <w:rPr>
          <w:sz w:val="28"/>
          <w:szCs w:val="28"/>
        </w:rPr>
        <w:t xml:space="preserve"> and modifiers that can be applied to classes, variables and methods.</w:t>
      </w:r>
    </w:p>
    <w:p w:rsidR="0058348F" w:rsidRPr="00A944A9" w:rsidRDefault="0058348F" w:rsidP="0058348F">
      <w:pPr>
        <w:pStyle w:val="NormalWeb"/>
        <w:shd w:val="clear" w:color="auto" w:fill="FFFFFF"/>
        <w:spacing w:before="0" w:beforeAutospacing="0" w:after="0" w:afterAutospacing="0" w:line="360" w:lineRule="atLeast"/>
        <w:textAlignment w:val="baseline"/>
        <w:rPr>
          <w:sz w:val="28"/>
          <w:szCs w:val="28"/>
          <w:u w:val="single"/>
        </w:rPr>
      </w:pPr>
      <w:r w:rsidRPr="00A944A9">
        <w:rPr>
          <w:rStyle w:val="Strong"/>
          <w:sz w:val="28"/>
          <w:szCs w:val="28"/>
          <w:u w:val="single"/>
          <w:bdr w:val="none" w:sz="0" w:space="0" w:color="auto" w:frame="1"/>
        </w:rPr>
        <w:t>Class Specifiers &amp; Modifiers</w:t>
      </w:r>
    </w:p>
    <w:p w:rsidR="006554D0" w:rsidRPr="00A944A9" w:rsidRDefault="006554D0" w:rsidP="0058348F">
      <w:pPr>
        <w:pStyle w:val="NormalWeb"/>
        <w:shd w:val="clear" w:color="auto" w:fill="FFFFFF"/>
        <w:spacing w:before="0" w:beforeAutospacing="0" w:after="225" w:afterAutospacing="0" w:line="360" w:lineRule="atLeast"/>
        <w:textAlignment w:val="baseline"/>
        <w:rPr>
          <w:sz w:val="28"/>
          <w:szCs w:val="28"/>
        </w:rPr>
      </w:pPr>
    </w:p>
    <w:p w:rsidR="0058348F" w:rsidRPr="00A944A9" w:rsidRDefault="0058348F" w:rsidP="0058348F">
      <w:pPr>
        <w:pStyle w:val="NormalWeb"/>
        <w:shd w:val="clear" w:color="auto" w:fill="FFFFFF"/>
        <w:spacing w:before="0" w:beforeAutospacing="0" w:after="225" w:afterAutospacing="0" w:line="360" w:lineRule="atLeast"/>
        <w:textAlignment w:val="baseline"/>
        <w:rPr>
          <w:sz w:val="28"/>
          <w:szCs w:val="28"/>
        </w:rPr>
      </w:pPr>
      <w:r w:rsidRPr="00A944A9">
        <w:rPr>
          <w:sz w:val="28"/>
          <w:szCs w:val="28"/>
        </w:rPr>
        <w:t>Three modifiers exist that can be applied to classes. Modifier comes just before the class name.</w:t>
      </w:r>
    </w:p>
    <w:p w:rsidR="0058348F" w:rsidRPr="00A944A9" w:rsidRDefault="0058348F" w:rsidP="0058348F">
      <w:pPr>
        <w:pStyle w:val="NormalWeb"/>
        <w:shd w:val="clear" w:color="auto" w:fill="FFFFFF"/>
        <w:spacing w:before="0" w:beforeAutospacing="0" w:after="225" w:afterAutospacing="0" w:line="360" w:lineRule="atLeast"/>
        <w:textAlignment w:val="baseline"/>
        <w:rPr>
          <w:sz w:val="28"/>
          <w:szCs w:val="28"/>
        </w:rPr>
      </w:pPr>
    </w:p>
    <w:tbl>
      <w:tblPr>
        <w:tblW w:w="9600" w:type="dxa"/>
        <w:tblCellSpacing w:w="37"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531"/>
        <w:gridCol w:w="7069"/>
      </w:tblGrid>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b/>
                <w:caps/>
                <w:sz w:val="28"/>
                <w:szCs w:val="28"/>
              </w:rPr>
            </w:pPr>
            <w:r w:rsidRPr="00A944A9">
              <w:rPr>
                <w:rFonts w:ascii="Times New Roman" w:hAnsi="Times New Roman" w:cs="Times New Roman"/>
                <w:b/>
                <w:caps/>
                <w:sz w:val="28"/>
                <w:szCs w:val="28"/>
              </w:rPr>
              <w:lastRenderedPageBreak/>
              <w:t>MODIFIER KEYWORD</w:t>
            </w:r>
          </w:p>
        </w:tc>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b/>
                <w:caps/>
                <w:sz w:val="28"/>
                <w:szCs w:val="28"/>
              </w:rPr>
            </w:pPr>
            <w:r w:rsidRPr="00A944A9">
              <w:rPr>
                <w:rFonts w:ascii="Times New Roman" w:hAnsi="Times New Roman" w:cs="Times New Roman"/>
                <w:b/>
                <w:caps/>
                <w:sz w:val="28"/>
                <w:szCs w:val="28"/>
              </w:rPr>
              <w:t>MEANING</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7" w:history="1">
              <w:r w:rsidR="0058348F" w:rsidRPr="00A944A9">
                <w:rPr>
                  <w:rStyle w:val="Hyperlink"/>
                  <w:rFonts w:ascii="Times New Roman" w:hAnsi="Times New Roman" w:cs="Times New Roman"/>
                  <w:b/>
                  <w:color w:val="auto"/>
                  <w:sz w:val="28"/>
                  <w:szCs w:val="28"/>
                  <w:u w:val="none"/>
                  <w:bdr w:val="none" w:sz="0" w:space="0" w:color="auto" w:frame="1"/>
                </w:rPr>
                <w:t>abstract</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Objects cannot be created</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8" w:history="1">
              <w:r w:rsidR="0058348F" w:rsidRPr="00A944A9">
                <w:rPr>
                  <w:rStyle w:val="Hyperlink"/>
                  <w:rFonts w:ascii="Times New Roman" w:hAnsi="Times New Roman" w:cs="Times New Roman"/>
                  <w:b/>
                  <w:color w:val="auto"/>
                  <w:sz w:val="28"/>
                  <w:szCs w:val="28"/>
                  <w:u w:val="none"/>
                  <w:bdr w:val="none" w:sz="0" w:space="0" w:color="auto" w:frame="1"/>
                </w:rPr>
                <w:t>final</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cannot be inherited</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9" w:history="1">
              <w:r w:rsidR="0058348F" w:rsidRPr="00A944A9">
                <w:rPr>
                  <w:rStyle w:val="Hyperlink"/>
                  <w:rFonts w:ascii="Times New Roman" w:hAnsi="Times New Roman" w:cs="Times New Roman"/>
                  <w:b/>
                  <w:color w:val="auto"/>
                  <w:sz w:val="28"/>
                  <w:szCs w:val="28"/>
                  <w:u w:val="none"/>
                  <w:bdr w:val="none" w:sz="0" w:space="0" w:color="auto" w:frame="1"/>
                </w:rPr>
                <w:t>strictfp</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Guarantees the same precision for floating-point values in the class irrespective of the OS on which the program is executed</w:t>
            </w:r>
          </w:p>
        </w:tc>
      </w:tr>
    </w:tbl>
    <w:p w:rsidR="0058348F" w:rsidRPr="00A944A9" w:rsidRDefault="0058348F" w:rsidP="0058348F">
      <w:pPr>
        <w:pStyle w:val="NormalWeb"/>
        <w:shd w:val="clear" w:color="auto" w:fill="FFFFFF"/>
        <w:spacing w:before="0" w:beforeAutospacing="0" w:after="0" w:afterAutospacing="0" w:line="360" w:lineRule="atLeast"/>
        <w:textAlignment w:val="baseline"/>
        <w:rPr>
          <w:sz w:val="28"/>
          <w:szCs w:val="28"/>
        </w:rPr>
      </w:pPr>
      <w:r w:rsidRPr="00A944A9">
        <w:rPr>
          <w:sz w:val="28"/>
          <w:szCs w:val="28"/>
        </w:rPr>
        <w:t>The two</w:t>
      </w:r>
      <w:r w:rsidRPr="00A944A9">
        <w:rPr>
          <w:rStyle w:val="apple-converted-space"/>
          <w:sz w:val="28"/>
          <w:szCs w:val="28"/>
        </w:rPr>
        <w:t> </w:t>
      </w:r>
      <w:hyperlink r:id="rId10" w:history="1">
        <w:r w:rsidRPr="00A944A9">
          <w:rPr>
            <w:rStyle w:val="Hyperlink"/>
            <w:color w:val="auto"/>
            <w:sz w:val="28"/>
            <w:szCs w:val="28"/>
            <w:u w:val="none"/>
            <w:bdr w:val="none" w:sz="0" w:space="0" w:color="auto" w:frame="1"/>
          </w:rPr>
          <w:t xml:space="preserve">access </w:t>
        </w:r>
        <w:proofErr w:type="spellStart"/>
        <w:r w:rsidRPr="00A944A9">
          <w:rPr>
            <w:rStyle w:val="Hyperlink"/>
            <w:color w:val="auto"/>
            <w:sz w:val="28"/>
            <w:szCs w:val="28"/>
            <w:u w:val="none"/>
            <w:bdr w:val="none" w:sz="0" w:space="0" w:color="auto" w:frame="1"/>
          </w:rPr>
          <w:t>specifiers</w:t>
        </w:r>
        <w:proofErr w:type="spellEnd"/>
      </w:hyperlink>
      <w:r w:rsidRPr="00A944A9">
        <w:rPr>
          <w:rStyle w:val="apple-converted-space"/>
          <w:sz w:val="28"/>
          <w:szCs w:val="28"/>
        </w:rPr>
        <w:t> </w:t>
      </w:r>
      <w:r w:rsidRPr="00A944A9">
        <w:rPr>
          <w:sz w:val="28"/>
          <w:szCs w:val="28"/>
        </w:rPr>
        <w:t>a class can accept are</w:t>
      </w:r>
      <w:r w:rsidRPr="00A944A9">
        <w:rPr>
          <w:rStyle w:val="apple-converted-space"/>
          <w:sz w:val="28"/>
          <w:szCs w:val="28"/>
        </w:rPr>
        <w:t> </w:t>
      </w:r>
      <w:r w:rsidRPr="00A944A9">
        <w:rPr>
          <w:rStyle w:val="Strong"/>
          <w:sz w:val="28"/>
          <w:szCs w:val="28"/>
          <w:bdr w:val="none" w:sz="0" w:space="0" w:color="auto" w:frame="1"/>
        </w:rPr>
        <w:t>public</w:t>
      </w:r>
      <w:r w:rsidRPr="00A944A9">
        <w:rPr>
          <w:rStyle w:val="apple-converted-space"/>
          <w:b/>
          <w:bCs/>
          <w:sz w:val="28"/>
          <w:szCs w:val="28"/>
          <w:bdr w:val="none" w:sz="0" w:space="0" w:color="auto" w:frame="1"/>
        </w:rPr>
        <w:t> </w:t>
      </w:r>
      <w:r w:rsidRPr="00A944A9">
        <w:rPr>
          <w:sz w:val="28"/>
          <w:szCs w:val="28"/>
        </w:rPr>
        <w:t>or</w:t>
      </w:r>
      <w:r w:rsidRPr="00A944A9">
        <w:rPr>
          <w:rStyle w:val="apple-converted-space"/>
          <w:sz w:val="28"/>
          <w:szCs w:val="28"/>
        </w:rPr>
        <w:t> </w:t>
      </w:r>
      <w:r w:rsidRPr="00A944A9">
        <w:rPr>
          <w:rStyle w:val="Strong"/>
          <w:sz w:val="28"/>
          <w:szCs w:val="28"/>
          <w:bdr w:val="none" w:sz="0" w:space="0" w:color="auto" w:frame="1"/>
        </w:rPr>
        <w:t>default</w:t>
      </w:r>
      <w:r w:rsidRPr="00A944A9">
        <w:rPr>
          <w:sz w:val="28"/>
          <w:szCs w:val="28"/>
        </w:rPr>
        <w:t>.</w:t>
      </w:r>
      <w:r w:rsidRPr="00A944A9">
        <w:rPr>
          <w:rStyle w:val="apple-converted-space"/>
          <w:sz w:val="28"/>
          <w:szCs w:val="28"/>
        </w:rPr>
        <w:t> </w:t>
      </w:r>
      <w:r w:rsidRPr="00A944A9">
        <w:rPr>
          <w:rStyle w:val="Strong"/>
          <w:sz w:val="28"/>
          <w:szCs w:val="28"/>
          <w:bdr w:val="none" w:sz="0" w:space="0" w:color="auto" w:frame="1"/>
        </w:rPr>
        <w:t xml:space="preserve">Default means the </w:t>
      </w:r>
      <w:proofErr w:type="spellStart"/>
      <w:r w:rsidRPr="00A944A9">
        <w:rPr>
          <w:rStyle w:val="Strong"/>
          <w:sz w:val="28"/>
          <w:szCs w:val="28"/>
          <w:bdr w:val="none" w:sz="0" w:space="0" w:color="auto" w:frame="1"/>
        </w:rPr>
        <w:t>specifier</w:t>
      </w:r>
      <w:proofErr w:type="spellEnd"/>
      <w:r w:rsidRPr="00A944A9">
        <w:rPr>
          <w:rStyle w:val="Strong"/>
          <w:sz w:val="28"/>
          <w:szCs w:val="28"/>
          <w:bdr w:val="none" w:sz="0" w:space="0" w:color="auto" w:frame="1"/>
        </w:rPr>
        <w:t xml:space="preserve"> is not mentioned at all</w:t>
      </w:r>
      <w:r w:rsidRPr="00A944A9">
        <w:rPr>
          <w:sz w:val="28"/>
          <w:szCs w:val="28"/>
        </w:rPr>
        <w:t>.</w:t>
      </w:r>
    </w:p>
    <w:p w:rsidR="0058348F" w:rsidRPr="00A944A9" w:rsidRDefault="0058348F" w:rsidP="0058348F">
      <w:pPr>
        <w:pStyle w:val="NormalWeb"/>
        <w:shd w:val="clear" w:color="auto" w:fill="FFFFFF"/>
        <w:spacing w:before="0" w:beforeAutospacing="0" w:after="0" w:afterAutospacing="0" w:line="360" w:lineRule="atLeast"/>
        <w:textAlignment w:val="baseline"/>
        <w:rPr>
          <w:rStyle w:val="Strong"/>
          <w:sz w:val="28"/>
          <w:szCs w:val="28"/>
          <w:bdr w:val="none" w:sz="0" w:space="0" w:color="auto" w:frame="1"/>
        </w:rPr>
      </w:pPr>
    </w:p>
    <w:p w:rsidR="0058348F" w:rsidRPr="00A944A9" w:rsidRDefault="0058348F" w:rsidP="0058348F">
      <w:pPr>
        <w:pStyle w:val="NormalWeb"/>
        <w:shd w:val="clear" w:color="auto" w:fill="FFFFFF"/>
        <w:spacing w:before="0" w:beforeAutospacing="0" w:after="0" w:afterAutospacing="0" w:line="360" w:lineRule="atLeast"/>
        <w:textAlignment w:val="baseline"/>
        <w:rPr>
          <w:sz w:val="28"/>
          <w:szCs w:val="28"/>
          <w:u w:val="single"/>
        </w:rPr>
      </w:pPr>
      <w:r w:rsidRPr="00A944A9">
        <w:rPr>
          <w:rStyle w:val="Strong"/>
          <w:sz w:val="28"/>
          <w:szCs w:val="28"/>
          <w:u w:val="single"/>
          <w:bdr w:val="none" w:sz="0" w:space="0" w:color="auto" w:frame="1"/>
        </w:rPr>
        <w:t>Variable Specifiers &amp; Modifiers</w:t>
      </w:r>
    </w:p>
    <w:p w:rsidR="0058348F" w:rsidRPr="00A944A9" w:rsidRDefault="0058348F" w:rsidP="0058348F">
      <w:pPr>
        <w:pStyle w:val="NormalWeb"/>
        <w:shd w:val="clear" w:color="auto" w:fill="FFFFFF"/>
        <w:spacing w:before="0" w:beforeAutospacing="0" w:after="225" w:afterAutospacing="0" w:line="360" w:lineRule="atLeast"/>
        <w:textAlignment w:val="baseline"/>
        <w:rPr>
          <w:sz w:val="28"/>
          <w:szCs w:val="28"/>
        </w:rPr>
      </w:pPr>
    </w:p>
    <w:p w:rsidR="0058348F" w:rsidRPr="00A944A9" w:rsidRDefault="0058348F" w:rsidP="0058348F">
      <w:pPr>
        <w:pStyle w:val="NormalWeb"/>
        <w:shd w:val="clear" w:color="auto" w:fill="FFFFFF"/>
        <w:spacing w:before="0" w:beforeAutospacing="0" w:after="225" w:afterAutospacing="0" w:line="360" w:lineRule="atLeast"/>
        <w:textAlignment w:val="baseline"/>
        <w:rPr>
          <w:sz w:val="28"/>
          <w:szCs w:val="28"/>
        </w:rPr>
      </w:pPr>
      <w:r w:rsidRPr="00A944A9">
        <w:rPr>
          <w:sz w:val="28"/>
          <w:szCs w:val="28"/>
        </w:rPr>
        <w:t xml:space="preserve">Four modifiers and four </w:t>
      </w:r>
      <w:proofErr w:type="spellStart"/>
      <w:r w:rsidRPr="00A944A9">
        <w:rPr>
          <w:sz w:val="28"/>
          <w:szCs w:val="28"/>
        </w:rPr>
        <w:t>specifiers</w:t>
      </w:r>
      <w:proofErr w:type="spellEnd"/>
      <w:r w:rsidRPr="00A944A9">
        <w:rPr>
          <w:sz w:val="28"/>
          <w:szCs w:val="28"/>
        </w:rPr>
        <w:t xml:space="preserve"> exist that can be applied to variables.</w:t>
      </w:r>
    </w:p>
    <w:tbl>
      <w:tblPr>
        <w:tblW w:w="9600" w:type="dxa"/>
        <w:tblCellSpacing w:w="37"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3179"/>
        <w:gridCol w:w="6421"/>
      </w:tblGrid>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b/>
                <w:caps/>
                <w:sz w:val="28"/>
                <w:szCs w:val="28"/>
              </w:rPr>
            </w:pPr>
            <w:r w:rsidRPr="00A944A9">
              <w:rPr>
                <w:rFonts w:ascii="Times New Roman" w:hAnsi="Times New Roman" w:cs="Times New Roman"/>
                <w:b/>
                <w:caps/>
                <w:sz w:val="28"/>
                <w:szCs w:val="28"/>
              </w:rPr>
              <w:t>MODIFIER KEYWORD</w:t>
            </w:r>
          </w:p>
        </w:tc>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b/>
                <w:caps/>
                <w:sz w:val="28"/>
                <w:szCs w:val="28"/>
              </w:rPr>
            </w:pPr>
            <w:r w:rsidRPr="00A944A9">
              <w:rPr>
                <w:rFonts w:ascii="Times New Roman" w:hAnsi="Times New Roman" w:cs="Times New Roman"/>
                <w:b/>
                <w:caps/>
                <w:sz w:val="28"/>
                <w:szCs w:val="28"/>
              </w:rPr>
              <w:t>MEANING</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11" w:history="1">
              <w:r w:rsidR="0058348F" w:rsidRPr="00A944A9">
                <w:rPr>
                  <w:rStyle w:val="Hyperlink"/>
                  <w:rFonts w:ascii="Times New Roman" w:hAnsi="Times New Roman" w:cs="Times New Roman"/>
                  <w:b/>
                  <w:color w:val="auto"/>
                  <w:sz w:val="28"/>
                  <w:szCs w:val="28"/>
                  <w:u w:val="none"/>
                  <w:bdr w:val="none" w:sz="0" w:space="0" w:color="auto" w:frame="1"/>
                </w:rPr>
                <w:t>static</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Also known as "class variable". No object is necessary to call</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12" w:history="1">
              <w:r w:rsidR="0058348F" w:rsidRPr="00A944A9">
                <w:rPr>
                  <w:rStyle w:val="Hyperlink"/>
                  <w:rFonts w:ascii="Times New Roman" w:hAnsi="Times New Roman" w:cs="Times New Roman"/>
                  <w:b/>
                  <w:color w:val="auto"/>
                  <w:sz w:val="28"/>
                  <w:szCs w:val="28"/>
                  <w:u w:val="none"/>
                  <w:bdr w:val="none" w:sz="0" w:space="0" w:color="auto" w:frame="1"/>
                </w:rPr>
                <w:t>final</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cannot be reassigned</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13" w:history="1">
              <w:r w:rsidR="0058348F" w:rsidRPr="00A944A9">
                <w:rPr>
                  <w:rStyle w:val="Hyperlink"/>
                  <w:rFonts w:ascii="Times New Roman" w:hAnsi="Times New Roman" w:cs="Times New Roman"/>
                  <w:b/>
                  <w:color w:val="auto"/>
                  <w:sz w:val="28"/>
                  <w:szCs w:val="28"/>
                  <w:u w:val="none"/>
                  <w:bdr w:val="none" w:sz="0" w:space="0" w:color="auto" w:frame="1"/>
                </w:rPr>
                <w:t>transient</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Not serialized</w:t>
            </w:r>
          </w:p>
        </w:tc>
      </w:tr>
      <w:tr w:rsidR="0058348F" w:rsidRPr="00A944A9" w:rsidTr="0058348F">
        <w:trPr>
          <w:tblCellSpacing w:w="37" w:type="dxa"/>
        </w:trPr>
        <w:tc>
          <w:tcPr>
            <w:tcW w:w="0" w:type="auto"/>
            <w:tcBorders>
              <w:top w:val="single" w:sz="2" w:space="0" w:color="auto"/>
              <w:left w:val="single" w:sz="2" w:space="0" w:color="auto"/>
              <w:bottom w:val="single" w:sz="6" w:space="0" w:color="auto"/>
              <w:right w:val="single" w:sz="6" w:space="0" w:color="auto"/>
            </w:tcBorders>
            <w:shd w:val="clear" w:color="auto" w:fill="D9D9D9" w:themeFill="background1" w:themeFillShade="D9"/>
            <w:tcMar>
              <w:top w:w="120" w:type="dxa"/>
              <w:left w:w="120" w:type="dxa"/>
              <w:bottom w:w="120" w:type="dxa"/>
              <w:right w:w="120" w:type="dxa"/>
            </w:tcMar>
            <w:vAlign w:val="bottom"/>
            <w:hideMark/>
          </w:tcPr>
          <w:p w:rsidR="0058348F" w:rsidRPr="00A944A9" w:rsidRDefault="00A944A9">
            <w:pPr>
              <w:spacing w:line="360" w:lineRule="atLeast"/>
              <w:rPr>
                <w:rFonts w:ascii="Times New Roman" w:hAnsi="Times New Roman" w:cs="Times New Roman"/>
                <w:b/>
                <w:sz w:val="28"/>
                <w:szCs w:val="28"/>
              </w:rPr>
            </w:pPr>
            <w:hyperlink r:id="rId14" w:history="1">
              <w:r w:rsidR="0058348F" w:rsidRPr="00A944A9">
                <w:rPr>
                  <w:rStyle w:val="Hyperlink"/>
                  <w:rFonts w:ascii="Times New Roman" w:hAnsi="Times New Roman" w:cs="Times New Roman"/>
                  <w:b/>
                  <w:color w:val="auto"/>
                  <w:sz w:val="28"/>
                  <w:szCs w:val="28"/>
                  <w:u w:val="none"/>
                  <w:bdr w:val="none" w:sz="0" w:space="0" w:color="auto" w:frame="1"/>
                </w:rPr>
                <w:t>volatile</w:t>
              </w:r>
            </w:hyperlink>
          </w:p>
        </w:tc>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58348F" w:rsidRPr="00A944A9" w:rsidRDefault="0058348F">
            <w:pPr>
              <w:spacing w:line="360" w:lineRule="atLeast"/>
              <w:rPr>
                <w:rFonts w:ascii="Times New Roman" w:hAnsi="Times New Roman" w:cs="Times New Roman"/>
                <w:sz w:val="28"/>
                <w:szCs w:val="28"/>
              </w:rPr>
            </w:pPr>
            <w:r w:rsidRPr="00A944A9">
              <w:rPr>
                <w:rFonts w:ascii="Times New Roman" w:hAnsi="Times New Roman" w:cs="Times New Roman"/>
                <w:sz w:val="28"/>
                <w:szCs w:val="28"/>
              </w:rPr>
              <w:t>Value is more liable to change</w:t>
            </w:r>
          </w:p>
        </w:tc>
      </w:tr>
    </w:tbl>
    <w:p w:rsidR="006554D0" w:rsidRPr="00A944A9" w:rsidRDefault="006554D0" w:rsidP="0058348F">
      <w:pPr>
        <w:pStyle w:val="NormalWeb"/>
        <w:shd w:val="clear" w:color="auto" w:fill="FFFFFF"/>
        <w:spacing w:before="0" w:beforeAutospacing="0" w:after="0" w:afterAutospacing="0" w:line="360" w:lineRule="atLeast"/>
        <w:textAlignment w:val="baseline"/>
        <w:rPr>
          <w:sz w:val="28"/>
          <w:szCs w:val="28"/>
        </w:rPr>
      </w:pPr>
    </w:p>
    <w:p w:rsidR="0058348F" w:rsidRPr="00A944A9" w:rsidRDefault="0058348F" w:rsidP="0058348F">
      <w:pPr>
        <w:pStyle w:val="NormalWeb"/>
        <w:shd w:val="clear" w:color="auto" w:fill="FFFFFF"/>
        <w:spacing w:before="0" w:beforeAutospacing="0" w:after="0" w:afterAutospacing="0" w:line="360" w:lineRule="atLeast"/>
        <w:textAlignment w:val="baseline"/>
        <w:rPr>
          <w:sz w:val="28"/>
          <w:szCs w:val="28"/>
        </w:rPr>
      </w:pPr>
      <w:r w:rsidRPr="00A944A9">
        <w:rPr>
          <w:sz w:val="28"/>
          <w:szCs w:val="28"/>
        </w:rPr>
        <w:t>All the</w:t>
      </w:r>
      <w:r w:rsidRPr="00A944A9">
        <w:rPr>
          <w:rStyle w:val="apple-converted-space"/>
          <w:sz w:val="28"/>
          <w:szCs w:val="28"/>
        </w:rPr>
        <w:t> </w:t>
      </w:r>
      <w:hyperlink r:id="rId15" w:history="1">
        <w:r w:rsidRPr="00A944A9">
          <w:rPr>
            <w:rStyle w:val="Hyperlink"/>
            <w:color w:val="auto"/>
            <w:sz w:val="28"/>
            <w:szCs w:val="28"/>
            <w:u w:val="none"/>
            <w:bdr w:val="none" w:sz="0" w:space="0" w:color="auto" w:frame="1"/>
          </w:rPr>
          <w:t xml:space="preserve">four access </w:t>
        </w:r>
        <w:proofErr w:type="spellStart"/>
        <w:r w:rsidRPr="00A944A9">
          <w:rPr>
            <w:rStyle w:val="Hyperlink"/>
            <w:color w:val="auto"/>
            <w:sz w:val="28"/>
            <w:szCs w:val="28"/>
            <w:u w:val="none"/>
            <w:bdr w:val="none" w:sz="0" w:space="0" w:color="auto" w:frame="1"/>
          </w:rPr>
          <w:t>specifiers</w:t>
        </w:r>
        <w:proofErr w:type="spellEnd"/>
      </w:hyperlink>
      <w:r w:rsidRPr="00A944A9">
        <w:rPr>
          <w:sz w:val="28"/>
          <w:szCs w:val="28"/>
        </w:rPr>
        <w:t>, Java supports, can be applied to variables –</w:t>
      </w:r>
      <w:r w:rsidRPr="00A944A9">
        <w:rPr>
          <w:rStyle w:val="apple-converted-space"/>
          <w:sz w:val="28"/>
          <w:szCs w:val="28"/>
        </w:rPr>
        <w:t> </w:t>
      </w:r>
      <w:r w:rsidRPr="00A944A9">
        <w:rPr>
          <w:rStyle w:val="Strong"/>
          <w:sz w:val="28"/>
          <w:szCs w:val="28"/>
          <w:bdr w:val="none" w:sz="0" w:space="0" w:color="auto" w:frame="1"/>
        </w:rPr>
        <w:t>public</w:t>
      </w:r>
      <w:r w:rsidRPr="00A944A9">
        <w:rPr>
          <w:sz w:val="28"/>
          <w:szCs w:val="28"/>
        </w:rPr>
        <w:t>,</w:t>
      </w:r>
      <w:r w:rsidRPr="00A944A9">
        <w:rPr>
          <w:rStyle w:val="apple-converted-space"/>
          <w:sz w:val="28"/>
          <w:szCs w:val="28"/>
        </w:rPr>
        <w:t> </w:t>
      </w:r>
      <w:proofErr w:type="spellStart"/>
      <w:r w:rsidRPr="00A944A9">
        <w:rPr>
          <w:rStyle w:val="Strong"/>
          <w:sz w:val="28"/>
          <w:szCs w:val="28"/>
          <w:bdr w:val="none" w:sz="0" w:space="0" w:color="auto" w:frame="1"/>
        </w:rPr>
        <w:t>protected</w:t>
      </w:r>
      <w:proofErr w:type="gramStart"/>
      <w:r w:rsidRPr="00A944A9">
        <w:rPr>
          <w:sz w:val="28"/>
          <w:szCs w:val="28"/>
        </w:rPr>
        <w:t>,</w:t>
      </w:r>
      <w:r w:rsidRPr="00A944A9">
        <w:rPr>
          <w:rStyle w:val="Strong"/>
          <w:sz w:val="28"/>
          <w:szCs w:val="28"/>
          <w:bdr w:val="none" w:sz="0" w:space="0" w:color="auto" w:frame="1"/>
        </w:rPr>
        <w:t>default</w:t>
      </w:r>
      <w:proofErr w:type="spellEnd"/>
      <w:proofErr w:type="gramEnd"/>
      <w:r w:rsidRPr="00A944A9">
        <w:rPr>
          <w:rStyle w:val="apple-converted-space"/>
          <w:b/>
          <w:bCs/>
          <w:sz w:val="28"/>
          <w:szCs w:val="28"/>
          <w:bdr w:val="none" w:sz="0" w:space="0" w:color="auto" w:frame="1"/>
        </w:rPr>
        <w:t> </w:t>
      </w:r>
      <w:r w:rsidRPr="00A944A9">
        <w:rPr>
          <w:sz w:val="28"/>
          <w:szCs w:val="28"/>
        </w:rPr>
        <w:t>and</w:t>
      </w:r>
      <w:r w:rsidRPr="00A944A9">
        <w:rPr>
          <w:rStyle w:val="apple-converted-space"/>
          <w:sz w:val="28"/>
          <w:szCs w:val="28"/>
        </w:rPr>
        <w:t> </w:t>
      </w:r>
      <w:r w:rsidRPr="00A944A9">
        <w:rPr>
          <w:rStyle w:val="Strong"/>
          <w:sz w:val="28"/>
          <w:szCs w:val="28"/>
          <w:bdr w:val="none" w:sz="0" w:space="0" w:color="auto" w:frame="1"/>
        </w:rPr>
        <w:t>private</w:t>
      </w:r>
      <w:r w:rsidRPr="00A944A9">
        <w:rPr>
          <w:sz w:val="28"/>
          <w:szCs w:val="28"/>
        </w:rPr>
        <w:t xml:space="preserve">. If the </w:t>
      </w:r>
      <w:proofErr w:type="spellStart"/>
      <w:r w:rsidRPr="00A944A9">
        <w:rPr>
          <w:sz w:val="28"/>
          <w:szCs w:val="28"/>
        </w:rPr>
        <w:t>specifier</w:t>
      </w:r>
      <w:proofErr w:type="spellEnd"/>
      <w:r w:rsidRPr="00A944A9">
        <w:rPr>
          <w:sz w:val="28"/>
          <w:szCs w:val="28"/>
        </w:rPr>
        <w:t xml:space="preserve"> is not mentioned, it takes default access.</w:t>
      </w:r>
      <w:r w:rsidRPr="00A944A9">
        <w:rPr>
          <w:rStyle w:val="apple-converted-space"/>
          <w:sz w:val="28"/>
          <w:szCs w:val="28"/>
        </w:rPr>
        <w:t> </w:t>
      </w:r>
      <w:r w:rsidRPr="00A944A9">
        <w:rPr>
          <w:rStyle w:val="Strong"/>
          <w:sz w:val="28"/>
          <w:szCs w:val="28"/>
          <w:bdr w:val="none" w:sz="0" w:space="0" w:color="auto" w:frame="1"/>
        </w:rPr>
        <w:t>A local variable must be default only.</w:t>
      </w:r>
    </w:p>
    <w:p w:rsidR="0058348F" w:rsidRPr="00A944A9" w:rsidRDefault="0058348F" w:rsidP="0058348F">
      <w:pPr>
        <w:pStyle w:val="NormalWeb"/>
        <w:shd w:val="clear" w:color="auto" w:fill="FFFFFF"/>
        <w:spacing w:before="0" w:beforeAutospacing="0" w:after="0" w:afterAutospacing="0" w:line="276" w:lineRule="atLeast"/>
        <w:textAlignment w:val="baseline"/>
        <w:rPr>
          <w:rStyle w:val="Strong"/>
          <w:sz w:val="28"/>
          <w:szCs w:val="28"/>
          <w:bdr w:val="none" w:sz="0" w:space="0" w:color="auto" w:frame="1"/>
        </w:rPr>
      </w:pPr>
    </w:p>
    <w:p w:rsidR="0058348F" w:rsidRPr="00A944A9" w:rsidRDefault="0058348F" w:rsidP="0058348F">
      <w:pPr>
        <w:pStyle w:val="NormalWeb"/>
        <w:shd w:val="clear" w:color="auto" w:fill="FFFFFF"/>
        <w:spacing w:before="0" w:beforeAutospacing="0" w:after="0" w:afterAutospacing="0" w:line="276" w:lineRule="atLeast"/>
        <w:textAlignment w:val="baseline"/>
        <w:rPr>
          <w:sz w:val="28"/>
          <w:szCs w:val="28"/>
          <w:u w:val="single"/>
        </w:rPr>
      </w:pPr>
      <w:r w:rsidRPr="00A944A9">
        <w:rPr>
          <w:rStyle w:val="Strong"/>
          <w:sz w:val="28"/>
          <w:szCs w:val="28"/>
          <w:u w:val="single"/>
          <w:bdr w:val="none" w:sz="0" w:space="0" w:color="auto" w:frame="1"/>
        </w:rPr>
        <w:t>Method Specifiers &amp; Modifiers</w:t>
      </w:r>
    </w:p>
    <w:p w:rsidR="0058348F" w:rsidRPr="00A944A9" w:rsidRDefault="0058348F" w:rsidP="0058348F">
      <w:pPr>
        <w:pStyle w:val="NormalWeb"/>
        <w:shd w:val="clear" w:color="auto" w:fill="FFFFFF"/>
        <w:spacing w:before="0" w:beforeAutospacing="0" w:after="173" w:afterAutospacing="0" w:line="276" w:lineRule="atLeast"/>
        <w:textAlignment w:val="baseline"/>
        <w:rPr>
          <w:sz w:val="28"/>
          <w:szCs w:val="28"/>
        </w:rPr>
      </w:pPr>
    </w:p>
    <w:p w:rsidR="0058348F" w:rsidRPr="00A944A9" w:rsidRDefault="0058348F" w:rsidP="0058348F">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t>Six modifiers exist that can be used with methods.</w:t>
      </w:r>
    </w:p>
    <w:tbl>
      <w:tblPr>
        <w:tblW w:w="7373" w:type="dxa"/>
        <w:tblCellSpacing w:w="37"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183"/>
        <w:gridCol w:w="5190"/>
      </w:tblGrid>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caps/>
                <w:sz w:val="28"/>
                <w:szCs w:val="28"/>
              </w:rPr>
            </w:pPr>
            <w:r w:rsidRPr="00A944A9">
              <w:rPr>
                <w:rFonts w:ascii="Times New Roman" w:hAnsi="Times New Roman" w:cs="Times New Roman"/>
                <w:caps/>
                <w:sz w:val="28"/>
                <w:szCs w:val="28"/>
              </w:rPr>
              <w:t>MODIFIER KEYWORD</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b/>
                <w:caps/>
                <w:sz w:val="28"/>
                <w:szCs w:val="28"/>
              </w:rPr>
            </w:pPr>
            <w:r w:rsidRPr="00A944A9">
              <w:rPr>
                <w:rFonts w:ascii="Times New Roman" w:hAnsi="Times New Roman" w:cs="Times New Roman"/>
                <w:b/>
                <w:caps/>
                <w:sz w:val="28"/>
                <w:szCs w:val="28"/>
              </w:rPr>
              <w:t>MEANING</w:t>
            </w:r>
          </w:p>
        </w:tc>
      </w:tr>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A944A9">
            <w:pPr>
              <w:spacing w:line="276" w:lineRule="atLeast"/>
              <w:rPr>
                <w:rFonts w:ascii="Times New Roman" w:hAnsi="Times New Roman" w:cs="Times New Roman"/>
                <w:sz w:val="28"/>
                <w:szCs w:val="28"/>
              </w:rPr>
            </w:pPr>
            <w:hyperlink r:id="rId16" w:history="1">
              <w:r w:rsidR="0058348F" w:rsidRPr="00A944A9">
                <w:rPr>
                  <w:rStyle w:val="Hyperlink"/>
                  <w:rFonts w:ascii="Times New Roman" w:hAnsi="Times New Roman" w:cs="Times New Roman"/>
                  <w:color w:val="auto"/>
                  <w:sz w:val="28"/>
                  <w:szCs w:val="28"/>
                  <w:u w:val="none"/>
                  <w:bdr w:val="none" w:sz="0" w:space="0" w:color="auto" w:frame="1"/>
                </w:rPr>
                <w:t>final</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sz w:val="28"/>
                <w:szCs w:val="28"/>
              </w:rPr>
            </w:pPr>
            <w:r w:rsidRPr="00A944A9">
              <w:rPr>
                <w:rFonts w:ascii="Times New Roman" w:hAnsi="Times New Roman" w:cs="Times New Roman"/>
                <w:sz w:val="28"/>
                <w:szCs w:val="28"/>
              </w:rPr>
              <w:t>Subclass cannot override</w:t>
            </w:r>
          </w:p>
        </w:tc>
      </w:tr>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A944A9">
            <w:pPr>
              <w:spacing w:line="276" w:lineRule="atLeast"/>
              <w:rPr>
                <w:rFonts w:ascii="Times New Roman" w:hAnsi="Times New Roman" w:cs="Times New Roman"/>
                <w:sz w:val="28"/>
                <w:szCs w:val="28"/>
              </w:rPr>
            </w:pPr>
            <w:hyperlink r:id="rId17" w:history="1">
              <w:r w:rsidR="0058348F" w:rsidRPr="00A944A9">
                <w:rPr>
                  <w:rStyle w:val="Hyperlink"/>
                  <w:rFonts w:ascii="Times New Roman" w:hAnsi="Times New Roman" w:cs="Times New Roman"/>
                  <w:color w:val="auto"/>
                  <w:sz w:val="28"/>
                  <w:szCs w:val="28"/>
                  <w:u w:val="none"/>
                  <w:bdr w:val="none" w:sz="0" w:space="0" w:color="auto" w:frame="1"/>
                </w:rPr>
                <w:t>abstract</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sz w:val="28"/>
                <w:szCs w:val="28"/>
              </w:rPr>
            </w:pPr>
            <w:r w:rsidRPr="00A944A9">
              <w:rPr>
                <w:rFonts w:ascii="Times New Roman" w:hAnsi="Times New Roman" w:cs="Times New Roman"/>
                <w:sz w:val="28"/>
                <w:szCs w:val="28"/>
              </w:rPr>
              <w:t>No method body exists</w:t>
            </w:r>
          </w:p>
        </w:tc>
      </w:tr>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A944A9">
            <w:pPr>
              <w:spacing w:line="276" w:lineRule="atLeast"/>
              <w:rPr>
                <w:rFonts w:ascii="Times New Roman" w:hAnsi="Times New Roman" w:cs="Times New Roman"/>
                <w:sz w:val="28"/>
                <w:szCs w:val="28"/>
              </w:rPr>
            </w:pPr>
            <w:hyperlink r:id="rId18" w:history="1">
              <w:r w:rsidR="0058348F" w:rsidRPr="00A944A9">
                <w:rPr>
                  <w:rStyle w:val="Hyperlink"/>
                  <w:rFonts w:ascii="Times New Roman" w:hAnsi="Times New Roman" w:cs="Times New Roman"/>
                  <w:color w:val="auto"/>
                  <w:sz w:val="28"/>
                  <w:szCs w:val="28"/>
                  <w:u w:val="none"/>
                  <w:bdr w:val="none" w:sz="0" w:space="0" w:color="auto" w:frame="1"/>
                </w:rPr>
                <w:t>native</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sz w:val="28"/>
                <w:szCs w:val="28"/>
              </w:rPr>
            </w:pPr>
            <w:r w:rsidRPr="00A944A9">
              <w:rPr>
                <w:rFonts w:ascii="Times New Roman" w:hAnsi="Times New Roman" w:cs="Times New Roman"/>
                <w:sz w:val="28"/>
                <w:szCs w:val="28"/>
              </w:rPr>
              <w:t>Java method takes the help of underlying OS</w:t>
            </w:r>
          </w:p>
        </w:tc>
      </w:tr>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A944A9">
            <w:pPr>
              <w:spacing w:line="276" w:lineRule="atLeast"/>
              <w:rPr>
                <w:rFonts w:ascii="Times New Roman" w:hAnsi="Times New Roman" w:cs="Times New Roman"/>
                <w:sz w:val="28"/>
                <w:szCs w:val="28"/>
              </w:rPr>
            </w:pPr>
            <w:hyperlink r:id="rId19" w:history="1">
              <w:r w:rsidR="0058348F" w:rsidRPr="00A944A9">
                <w:rPr>
                  <w:rStyle w:val="Hyperlink"/>
                  <w:rFonts w:ascii="Times New Roman" w:hAnsi="Times New Roman" w:cs="Times New Roman"/>
                  <w:color w:val="auto"/>
                  <w:sz w:val="28"/>
                  <w:szCs w:val="28"/>
                  <w:u w:val="none"/>
                  <w:bdr w:val="none" w:sz="0" w:space="0" w:color="auto" w:frame="1"/>
                </w:rPr>
                <w:t>static</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sz w:val="28"/>
                <w:szCs w:val="28"/>
              </w:rPr>
            </w:pPr>
            <w:r w:rsidRPr="00A944A9">
              <w:rPr>
                <w:rFonts w:ascii="Times New Roman" w:hAnsi="Times New Roman" w:cs="Times New Roman"/>
                <w:sz w:val="28"/>
                <w:szCs w:val="28"/>
              </w:rPr>
              <w:t>Object is not necessary to call</w:t>
            </w:r>
          </w:p>
        </w:tc>
      </w:tr>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A944A9">
            <w:pPr>
              <w:spacing w:line="276" w:lineRule="atLeast"/>
              <w:rPr>
                <w:rFonts w:ascii="Times New Roman" w:hAnsi="Times New Roman" w:cs="Times New Roman"/>
                <w:sz w:val="28"/>
                <w:szCs w:val="28"/>
              </w:rPr>
            </w:pPr>
            <w:hyperlink r:id="rId20" w:history="1">
              <w:r w:rsidR="0058348F" w:rsidRPr="00A944A9">
                <w:rPr>
                  <w:rStyle w:val="Hyperlink"/>
                  <w:rFonts w:ascii="Times New Roman" w:hAnsi="Times New Roman" w:cs="Times New Roman"/>
                  <w:color w:val="auto"/>
                  <w:sz w:val="28"/>
                  <w:szCs w:val="28"/>
                  <w:u w:val="none"/>
                  <w:bdr w:val="none" w:sz="0" w:space="0" w:color="auto" w:frame="1"/>
                </w:rPr>
                <w:t>synchronized</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sz w:val="28"/>
                <w:szCs w:val="28"/>
              </w:rPr>
            </w:pPr>
            <w:r w:rsidRPr="00A944A9">
              <w:rPr>
                <w:rFonts w:ascii="Times New Roman" w:hAnsi="Times New Roman" w:cs="Times New Roman"/>
                <w:sz w:val="28"/>
                <w:szCs w:val="28"/>
              </w:rPr>
              <w:t>Used to lock the source and renders a thread-safe operat</w:t>
            </w:r>
            <w:r w:rsidR="00A944A9" w:rsidRPr="00A944A9">
              <w:rPr>
                <w:rFonts w:ascii="Times New Roman" w:hAnsi="Times New Roman" w:cs="Times New Roman"/>
                <w:sz w:val="28"/>
                <w:szCs w:val="28"/>
              </w:rPr>
              <w:t>i</w:t>
            </w:r>
            <w:r w:rsidRPr="00A944A9">
              <w:rPr>
                <w:rFonts w:ascii="Times New Roman" w:hAnsi="Times New Roman" w:cs="Times New Roman"/>
                <w:sz w:val="28"/>
                <w:szCs w:val="28"/>
              </w:rPr>
              <w:t>on</w:t>
            </w:r>
          </w:p>
        </w:tc>
      </w:tr>
      <w:tr w:rsidR="0058348F" w:rsidRPr="00A944A9" w:rsidTr="0058348F">
        <w:trPr>
          <w:tblCellSpacing w:w="37"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58348F" w:rsidRPr="00A944A9" w:rsidRDefault="00A944A9">
            <w:pPr>
              <w:spacing w:line="276" w:lineRule="atLeast"/>
              <w:rPr>
                <w:rFonts w:ascii="Times New Roman" w:hAnsi="Times New Roman" w:cs="Times New Roman"/>
                <w:sz w:val="28"/>
                <w:szCs w:val="28"/>
              </w:rPr>
            </w:pPr>
            <w:hyperlink r:id="rId21" w:history="1">
              <w:r w:rsidR="0058348F" w:rsidRPr="00A944A9">
                <w:rPr>
                  <w:rStyle w:val="Hyperlink"/>
                  <w:rFonts w:ascii="Times New Roman" w:hAnsi="Times New Roman" w:cs="Times New Roman"/>
                  <w:color w:val="auto"/>
                  <w:sz w:val="28"/>
                  <w:szCs w:val="28"/>
                  <w:u w:val="none"/>
                  <w:bdr w:val="none" w:sz="0" w:space="0" w:color="auto" w:frame="1"/>
                </w:rPr>
                <w:t>strictfp</w:t>
              </w:r>
            </w:hyperlink>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58348F" w:rsidRPr="00A944A9" w:rsidRDefault="0058348F">
            <w:pPr>
              <w:spacing w:line="276" w:lineRule="atLeast"/>
              <w:rPr>
                <w:rFonts w:ascii="Times New Roman" w:hAnsi="Times New Roman" w:cs="Times New Roman"/>
                <w:sz w:val="28"/>
                <w:szCs w:val="28"/>
              </w:rPr>
            </w:pPr>
            <w:r w:rsidRPr="00A944A9">
              <w:rPr>
                <w:rFonts w:ascii="Times New Roman" w:hAnsi="Times New Roman" w:cs="Times New Roman"/>
                <w:sz w:val="28"/>
                <w:szCs w:val="28"/>
              </w:rPr>
              <w:t>Guarantees the same precision for floating-point values in the class irrespective of the OS on which the program is executed</w:t>
            </w:r>
          </w:p>
        </w:tc>
      </w:tr>
    </w:tbl>
    <w:p w:rsidR="0058348F" w:rsidRPr="00A944A9" w:rsidRDefault="0058348F" w:rsidP="0058348F">
      <w:pPr>
        <w:pStyle w:val="NormalWeb"/>
        <w:shd w:val="clear" w:color="auto" w:fill="FFFFFF"/>
        <w:spacing w:before="0" w:beforeAutospacing="0" w:after="0" w:afterAutospacing="0" w:line="276" w:lineRule="atLeast"/>
        <w:textAlignment w:val="baseline"/>
        <w:rPr>
          <w:sz w:val="28"/>
          <w:szCs w:val="28"/>
        </w:rPr>
      </w:pPr>
    </w:p>
    <w:p w:rsidR="0058348F" w:rsidRPr="00A944A9" w:rsidRDefault="0058348F" w:rsidP="0058348F">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 xml:space="preserve">All the four access </w:t>
      </w:r>
      <w:proofErr w:type="spellStart"/>
      <w:r w:rsidRPr="00A944A9">
        <w:rPr>
          <w:sz w:val="28"/>
          <w:szCs w:val="28"/>
        </w:rPr>
        <w:t>specifiers</w:t>
      </w:r>
      <w:proofErr w:type="spellEnd"/>
      <w:r w:rsidRPr="00A944A9">
        <w:rPr>
          <w:sz w:val="28"/>
          <w:szCs w:val="28"/>
        </w:rPr>
        <w:t>,</w:t>
      </w:r>
      <w:r w:rsidRPr="00A944A9">
        <w:rPr>
          <w:rStyle w:val="apple-converted-space"/>
          <w:sz w:val="28"/>
          <w:szCs w:val="28"/>
        </w:rPr>
        <w:t> </w:t>
      </w:r>
      <w:r w:rsidRPr="00A944A9">
        <w:rPr>
          <w:rStyle w:val="Strong"/>
          <w:sz w:val="28"/>
          <w:szCs w:val="28"/>
          <w:bdr w:val="none" w:sz="0" w:space="0" w:color="auto" w:frame="1"/>
        </w:rPr>
        <w:t>public</w:t>
      </w:r>
      <w:r w:rsidRPr="00A944A9">
        <w:rPr>
          <w:sz w:val="28"/>
          <w:szCs w:val="28"/>
        </w:rPr>
        <w:t>,</w:t>
      </w:r>
      <w:r w:rsidRPr="00A944A9">
        <w:rPr>
          <w:rStyle w:val="apple-converted-space"/>
          <w:sz w:val="28"/>
          <w:szCs w:val="28"/>
        </w:rPr>
        <w:t> </w:t>
      </w:r>
      <w:r w:rsidRPr="00A944A9">
        <w:rPr>
          <w:rStyle w:val="Strong"/>
          <w:sz w:val="28"/>
          <w:szCs w:val="28"/>
          <w:bdr w:val="none" w:sz="0" w:space="0" w:color="auto" w:frame="1"/>
        </w:rPr>
        <w:t>protected</w:t>
      </w:r>
      <w:r w:rsidRPr="00A944A9">
        <w:rPr>
          <w:sz w:val="28"/>
          <w:szCs w:val="28"/>
        </w:rPr>
        <w:t>,</w:t>
      </w:r>
      <w:r w:rsidRPr="00A944A9">
        <w:rPr>
          <w:rStyle w:val="apple-converted-space"/>
          <w:sz w:val="28"/>
          <w:szCs w:val="28"/>
        </w:rPr>
        <w:t> </w:t>
      </w:r>
      <w:r w:rsidRPr="00A944A9">
        <w:rPr>
          <w:rStyle w:val="Strong"/>
          <w:sz w:val="28"/>
          <w:szCs w:val="28"/>
          <w:bdr w:val="none" w:sz="0" w:space="0" w:color="auto" w:frame="1"/>
        </w:rPr>
        <w:t>default</w:t>
      </w:r>
      <w:r w:rsidRPr="00A944A9">
        <w:rPr>
          <w:rStyle w:val="apple-converted-space"/>
          <w:b/>
          <w:bCs/>
          <w:sz w:val="28"/>
          <w:szCs w:val="28"/>
          <w:bdr w:val="none" w:sz="0" w:space="0" w:color="auto" w:frame="1"/>
        </w:rPr>
        <w:t> </w:t>
      </w:r>
      <w:r w:rsidRPr="00A944A9">
        <w:rPr>
          <w:sz w:val="28"/>
          <w:szCs w:val="28"/>
        </w:rPr>
        <w:t>and</w:t>
      </w:r>
      <w:r w:rsidRPr="00A944A9">
        <w:rPr>
          <w:rStyle w:val="apple-converted-space"/>
          <w:sz w:val="28"/>
          <w:szCs w:val="28"/>
        </w:rPr>
        <w:t> </w:t>
      </w:r>
      <w:r w:rsidRPr="00A944A9">
        <w:rPr>
          <w:rStyle w:val="Strong"/>
          <w:sz w:val="28"/>
          <w:szCs w:val="28"/>
          <w:bdr w:val="none" w:sz="0" w:space="0" w:color="auto" w:frame="1"/>
        </w:rPr>
        <w:t>private</w:t>
      </w:r>
      <w:r w:rsidRPr="00A944A9">
        <w:rPr>
          <w:sz w:val="28"/>
          <w:szCs w:val="28"/>
        </w:rPr>
        <w:t xml:space="preserve">, can be applied to methods. If not mentioned any access </w:t>
      </w:r>
      <w:proofErr w:type="spellStart"/>
      <w:r w:rsidRPr="00A944A9">
        <w:rPr>
          <w:sz w:val="28"/>
          <w:szCs w:val="28"/>
        </w:rPr>
        <w:t>specifier</w:t>
      </w:r>
      <w:proofErr w:type="spellEnd"/>
      <w:r w:rsidRPr="00A944A9">
        <w:rPr>
          <w:sz w:val="28"/>
          <w:szCs w:val="28"/>
        </w:rPr>
        <w:t>, JVM takes default access.</w:t>
      </w:r>
    </w:p>
    <w:p w:rsidR="005E6233" w:rsidRPr="00A944A9" w:rsidRDefault="0065026F" w:rsidP="005E6233">
      <w:pPr>
        <w:shd w:val="clear" w:color="auto" w:fill="FFFFFF"/>
        <w:spacing w:beforeAutospacing="1" w:after="0" w:afterAutospacing="1" w:line="357" w:lineRule="atLeast"/>
        <w:textAlignment w:val="baseline"/>
        <w:rPr>
          <w:rFonts w:ascii="Times New Roman" w:eastAsia="Times New Roman" w:hAnsi="Times New Roman" w:cs="Times New Roman"/>
          <w:b/>
          <w:sz w:val="28"/>
          <w:szCs w:val="28"/>
          <w:u w:val="single"/>
        </w:rPr>
      </w:pPr>
      <w:r w:rsidRPr="00A944A9">
        <w:rPr>
          <w:rFonts w:ascii="Times New Roman" w:eastAsia="Times New Roman" w:hAnsi="Times New Roman" w:cs="Times New Roman"/>
          <w:b/>
          <w:sz w:val="28"/>
          <w:szCs w:val="28"/>
          <w:u w:val="single"/>
        </w:rPr>
        <w:t xml:space="preserve">Access </w:t>
      </w:r>
      <w:proofErr w:type="gramStart"/>
      <w:r w:rsidRPr="00A944A9">
        <w:rPr>
          <w:rFonts w:ascii="Times New Roman" w:eastAsia="Times New Roman" w:hAnsi="Times New Roman" w:cs="Times New Roman"/>
          <w:b/>
          <w:sz w:val="28"/>
          <w:szCs w:val="28"/>
          <w:u w:val="single"/>
        </w:rPr>
        <w:t>Modifiers :</w:t>
      </w:r>
      <w:proofErr w:type="gramEnd"/>
    </w:p>
    <w:p w:rsidR="00D013F6" w:rsidRPr="00A944A9" w:rsidRDefault="00AF20D6" w:rsidP="00BF0021">
      <w:pPr>
        <w:rPr>
          <w:rFonts w:ascii="Times New Roman" w:hAnsi="Times New Roman" w:cs="Times New Roman"/>
          <w:sz w:val="28"/>
          <w:szCs w:val="28"/>
          <w:shd w:val="clear" w:color="auto" w:fill="FFFFFF"/>
        </w:rPr>
      </w:pPr>
      <w:r w:rsidRPr="00A944A9">
        <w:rPr>
          <w:rFonts w:ascii="Times New Roman" w:hAnsi="Times New Roman" w:cs="Times New Roman"/>
          <w:sz w:val="28"/>
          <w:szCs w:val="28"/>
          <w:shd w:val="clear" w:color="auto" w:fill="FFFFFF"/>
        </w:rPr>
        <w:lastRenderedPageBreak/>
        <w:t xml:space="preserve">Access modifiers in java are used to control the visibility of a field, method, class and constructor. </w:t>
      </w:r>
      <w:r w:rsidR="00BF0021" w:rsidRPr="00A944A9">
        <w:rPr>
          <w:rFonts w:ascii="Times New Roman" w:hAnsi="Times New Roman" w:cs="Times New Roman"/>
          <w:sz w:val="28"/>
          <w:szCs w:val="28"/>
          <w:shd w:val="clear" w:color="auto" w:fill="FFFFFF"/>
        </w:rPr>
        <w:br/>
      </w:r>
    </w:p>
    <w:p w:rsidR="00AF20D6" w:rsidRPr="00A944A9" w:rsidRDefault="00AF20D6" w:rsidP="00BF0021">
      <w:pPr>
        <w:rPr>
          <w:rStyle w:val="apple-converted-space"/>
          <w:rFonts w:ascii="Times New Roman" w:hAnsi="Times New Roman" w:cs="Times New Roman"/>
          <w:sz w:val="28"/>
          <w:szCs w:val="28"/>
          <w:shd w:val="clear" w:color="auto" w:fill="FFFFFF"/>
        </w:rPr>
      </w:pPr>
      <w:r w:rsidRPr="00A944A9">
        <w:rPr>
          <w:rFonts w:ascii="Times New Roman" w:hAnsi="Times New Roman" w:cs="Times New Roman"/>
          <w:sz w:val="28"/>
          <w:szCs w:val="28"/>
          <w:shd w:val="clear" w:color="auto" w:fill="FFFFFF"/>
        </w:rPr>
        <w:t xml:space="preserve">There are 4 access modifiers in java. They </w:t>
      </w:r>
      <w:proofErr w:type="gramStart"/>
      <w:r w:rsidRPr="00A944A9">
        <w:rPr>
          <w:rFonts w:ascii="Times New Roman" w:hAnsi="Times New Roman" w:cs="Times New Roman"/>
          <w:sz w:val="28"/>
          <w:szCs w:val="28"/>
          <w:shd w:val="clear" w:color="auto" w:fill="FFFFFF"/>
        </w:rPr>
        <w:t>are :</w:t>
      </w:r>
      <w:proofErr w:type="gramEnd"/>
      <w:r w:rsidRPr="00A944A9">
        <w:rPr>
          <w:rStyle w:val="apple-converted-space"/>
          <w:rFonts w:ascii="Times New Roman" w:hAnsi="Times New Roman" w:cs="Times New Roman"/>
          <w:sz w:val="28"/>
          <w:szCs w:val="28"/>
          <w:shd w:val="clear" w:color="auto" w:fill="FFFFFF"/>
        </w:rPr>
        <w:t> </w:t>
      </w:r>
    </w:p>
    <w:p w:rsidR="00AF20D6" w:rsidRPr="00A944A9" w:rsidRDefault="00AF20D6" w:rsidP="00BF0021">
      <w:pPr>
        <w:ind w:left="720"/>
        <w:rPr>
          <w:rStyle w:val="Strong"/>
          <w:rFonts w:ascii="Times New Roman" w:hAnsi="Times New Roman" w:cs="Times New Roman"/>
          <w:sz w:val="28"/>
          <w:szCs w:val="28"/>
          <w:bdr w:val="none" w:sz="0" w:space="0" w:color="auto" w:frame="1"/>
          <w:shd w:val="clear" w:color="auto" w:fill="FFFFFF"/>
        </w:rPr>
      </w:pPr>
      <w:r w:rsidRPr="00A944A9">
        <w:rPr>
          <w:rStyle w:val="Strong"/>
          <w:rFonts w:ascii="Times New Roman" w:hAnsi="Times New Roman" w:cs="Times New Roman"/>
          <w:sz w:val="28"/>
          <w:szCs w:val="28"/>
          <w:bdr w:val="none" w:sz="0" w:space="0" w:color="auto" w:frame="1"/>
          <w:shd w:val="clear" w:color="auto" w:fill="FFFFFF"/>
        </w:rPr>
        <w:t xml:space="preserve">1). Private   </w:t>
      </w:r>
    </w:p>
    <w:p w:rsidR="00AF20D6" w:rsidRPr="00A944A9" w:rsidRDefault="00AF20D6" w:rsidP="00BF0021">
      <w:pPr>
        <w:ind w:left="720"/>
        <w:rPr>
          <w:rStyle w:val="Strong"/>
          <w:rFonts w:ascii="Times New Roman" w:hAnsi="Times New Roman" w:cs="Times New Roman"/>
          <w:sz w:val="28"/>
          <w:szCs w:val="28"/>
          <w:bdr w:val="none" w:sz="0" w:space="0" w:color="auto" w:frame="1"/>
          <w:shd w:val="clear" w:color="auto" w:fill="FFFFFF"/>
        </w:rPr>
      </w:pPr>
      <w:r w:rsidRPr="00A944A9">
        <w:rPr>
          <w:rStyle w:val="Strong"/>
          <w:rFonts w:ascii="Times New Roman" w:hAnsi="Times New Roman" w:cs="Times New Roman"/>
          <w:sz w:val="28"/>
          <w:szCs w:val="28"/>
          <w:bdr w:val="none" w:sz="0" w:space="0" w:color="auto" w:frame="1"/>
          <w:shd w:val="clear" w:color="auto" w:fill="FFFFFF"/>
        </w:rPr>
        <w:t>2). Default or Package  </w:t>
      </w:r>
    </w:p>
    <w:p w:rsidR="00AF20D6" w:rsidRPr="00A944A9" w:rsidRDefault="00AF20D6" w:rsidP="00BF0021">
      <w:pPr>
        <w:ind w:left="720"/>
        <w:rPr>
          <w:rStyle w:val="Strong"/>
          <w:rFonts w:ascii="Times New Roman" w:hAnsi="Times New Roman" w:cs="Times New Roman"/>
          <w:sz w:val="28"/>
          <w:szCs w:val="28"/>
          <w:bdr w:val="none" w:sz="0" w:space="0" w:color="auto" w:frame="1"/>
          <w:shd w:val="clear" w:color="auto" w:fill="FFFFFF"/>
        </w:rPr>
      </w:pPr>
      <w:r w:rsidRPr="00A944A9">
        <w:rPr>
          <w:rStyle w:val="Strong"/>
          <w:rFonts w:ascii="Times New Roman" w:hAnsi="Times New Roman" w:cs="Times New Roman"/>
          <w:sz w:val="28"/>
          <w:szCs w:val="28"/>
          <w:bdr w:val="none" w:sz="0" w:space="0" w:color="auto" w:frame="1"/>
          <w:shd w:val="clear" w:color="auto" w:fill="FFFFFF"/>
        </w:rPr>
        <w:t>3). Protected  </w:t>
      </w:r>
    </w:p>
    <w:p w:rsidR="0065026F" w:rsidRPr="00A944A9" w:rsidRDefault="00AF20D6" w:rsidP="00BF0021">
      <w:pPr>
        <w:ind w:left="720"/>
        <w:rPr>
          <w:rStyle w:val="Strong"/>
          <w:rFonts w:ascii="Times New Roman" w:hAnsi="Times New Roman" w:cs="Times New Roman"/>
          <w:sz w:val="28"/>
          <w:szCs w:val="28"/>
          <w:bdr w:val="none" w:sz="0" w:space="0" w:color="auto" w:frame="1"/>
          <w:shd w:val="clear" w:color="auto" w:fill="FFFFFF"/>
        </w:rPr>
      </w:pPr>
      <w:r w:rsidRPr="00A944A9">
        <w:rPr>
          <w:rStyle w:val="Strong"/>
          <w:rFonts w:ascii="Times New Roman" w:hAnsi="Times New Roman" w:cs="Times New Roman"/>
          <w:sz w:val="28"/>
          <w:szCs w:val="28"/>
          <w:bdr w:val="none" w:sz="0" w:space="0" w:color="auto" w:frame="1"/>
          <w:shd w:val="clear" w:color="auto" w:fill="FFFFFF"/>
        </w:rPr>
        <w:t xml:space="preserve">4). Public </w:t>
      </w:r>
    </w:p>
    <w:p w:rsidR="00BF0021" w:rsidRPr="00A944A9" w:rsidRDefault="00BF0021" w:rsidP="00BF0021">
      <w:pPr>
        <w:shd w:val="clear" w:color="auto" w:fill="FFFFFF"/>
        <w:spacing w:before="100" w:beforeAutospacing="1" w:after="100" w:afterAutospacing="1" w:line="288" w:lineRule="atLeast"/>
        <w:textAlignment w:val="baseline"/>
        <w:outlineLvl w:val="1"/>
        <w:rPr>
          <w:rFonts w:ascii="Times New Roman" w:eastAsia="Times New Roman" w:hAnsi="Times New Roman" w:cs="Times New Roman"/>
          <w:b/>
          <w:i/>
          <w:sz w:val="32"/>
          <w:szCs w:val="28"/>
          <w:u w:val="single"/>
        </w:rPr>
      </w:pPr>
      <w:r w:rsidRPr="00A944A9">
        <w:rPr>
          <w:rFonts w:ascii="Times New Roman" w:eastAsia="Times New Roman" w:hAnsi="Times New Roman" w:cs="Times New Roman"/>
          <w:b/>
          <w:i/>
          <w:sz w:val="32"/>
          <w:szCs w:val="28"/>
        </w:rPr>
        <w:t xml:space="preserve">1) </w:t>
      </w:r>
      <w:r w:rsidRPr="00A944A9">
        <w:rPr>
          <w:rFonts w:ascii="Times New Roman" w:eastAsia="Times New Roman" w:hAnsi="Times New Roman" w:cs="Times New Roman"/>
          <w:b/>
          <w:i/>
          <w:sz w:val="32"/>
          <w:szCs w:val="28"/>
          <w:u w:val="single"/>
        </w:rPr>
        <w:t>Private</w:t>
      </w:r>
    </w:p>
    <w:p w:rsidR="000042CF" w:rsidRPr="00A944A9" w:rsidRDefault="000042CF" w:rsidP="00BF0021">
      <w:pPr>
        <w:shd w:val="clear" w:color="auto" w:fill="FFFFFF"/>
        <w:spacing w:before="100" w:beforeAutospacing="1" w:after="100" w:afterAutospacing="1" w:line="288" w:lineRule="atLeast"/>
        <w:textAlignment w:val="baseline"/>
        <w:outlineLvl w:val="1"/>
        <w:rPr>
          <w:rFonts w:ascii="Times New Roman" w:hAnsi="Times New Roman" w:cs="Times New Roman"/>
          <w:sz w:val="28"/>
          <w:szCs w:val="28"/>
          <w:shd w:val="clear" w:color="auto" w:fill="FFFFFF"/>
        </w:rPr>
      </w:pPr>
      <w:r w:rsidRPr="00A944A9">
        <w:rPr>
          <w:rFonts w:ascii="Times New Roman" w:hAnsi="Times New Roman" w:cs="Times New Roman"/>
          <w:sz w:val="28"/>
          <w:szCs w:val="28"/>
          <w:shd w:val="clear" w:color="auto" w:fill="FFFFFF"/>
        </w:rPr>
        <w:t>Private members</w:t>
      </w:r>
      <w:r w:rsidR="00FD42F2" w:rsidRPr="00A944A9">
        <w:rPr>
          <w:rFonts w:ascii="Times New Roman" w:hAnsi="Times New Roman" w:cs="Times New Roman"/>
          <w:sz w:val="28"/>
          <w:szCs w:val="28"/>
          <w:shd w:val="clear" w:color="auto" w:fill="FFFFFF"/>
        </w:rPr>
        <w:t xml:space="preserve"> of class in not accessible any</w:t>
      </w:r>
      <w:r w:rsidRPr="00A944A9">
        <w:rPr>
          <w:rFonts w:ascii="Times New Roman" w:hAnsi="Times New Roman" w:cs="Times New Roman"/>
          <w:sz w:val="28"/>
          <w:szCs w:val="28"/>
          <w:shd w:val="clear" w:color="auto" w:fill="FFFFFF"/>
        </w:rPr>
        <w:t xml:space="preserve">where in program these are only accessible within the class. </w:t>
      </w:r>
    </w:p>
    <w:p w:rsidR="000042CF" w:rsidRPr="00A944A9" w:rsidRDefault="000042CF" w:rsidP="00BF0021">
      <w:pPr>
        <w:shd w:val="clear" w:color="auto" w:fill="FFFFFF"/>
        <w:spacing w:before="100" w:beforeAutospacing="1" w:after="100" w:afterAutospacing="1" w:line="288" w:lineRule="atLeast"/>
        <w:textAlignment w:val="baseline"/>
        <w:outlineLvl w:val="1"/>
        <w:rPr>
          <w:rFonts w:ascii="Times New Roman" w:eastAsia="Times New Roman" w:hAnsi="Times New Roman" w:cs="Times New Roman"/>
          <w:b/>
          <w:i/>
          <w:sz w:val="28"/>
          <w:szCs w:val="28"/>
          <w:u w:val="single"/>
        </w:rPr>
      </w:pPr>
      <w:r w:rsidRPr="00A944A9">
        <w:rPr>
          <w:rFonts w:ascii="Times New Roman" w:hAnsi="Times New Roman" w:cs="Times New Roman"/>
          <w:sz w:val="28"/>
          <w:szCs w:val="28"/>
          <w:shd w:val="clear" w:color="auto" w:fill="FFFFFF"/>
        </w:rPr>
        <w:t xml:space="preserve">Private are also called </w:t>
      </w:r>
      <w:r w:rsidRPr="00A944A9">
        <w:rPr>
          <w:rFonts w:ascii="Times New Roman" w:hAnsi="Times New Roman" w:cs="Times New Roman"/>
          <w:b/>
          <w:sz w:val="28"/>
          <w:szCs w:val="28"/>
          <w:shd w:val="clear" w:color="auto" w:fill="FFFFFF"/>
        </w:rPr>
        <w:t>class level access modifiers.</w:t>
      </w:r>
    </w:p>
    <w:p w:rsidR="00BF0021" w:rsidRPr="00A944A9" w:rsidRDefault="00BF0021" w:rsidP="00BF0021">
      <w:pPr>
        <w:shd w:val="clear" w:color="auto" w:fill="FFFFFF"/>
        <w:spacing w:beforeAutospacing="1" w:after="0" w:afterAutospacing="1" w:line="274" w:lineRule="atLeast"/>
        <w:textAlignment w:val="baseline"/>
        <w:rPr>
          <w:rFonts w:ascii="Times New Roman" w:eastAsia="Times New Roman" w:hAnsi="Times New Roman" w:cs="Times New Roman"/>
          <w:sz w:val="28"/>
          <w:szCs w:val="28"/>
          <w:u w:val="single"/>
        </w:rPr>
      </w:pPr>
      <w:r w:rsidRPr="00A944A9">
        <w:rPr>
          <w:rFonts w:ascii="Times New Roman" w:eastAsia="Times New Roman" w:hAnsi="Times New Roman" w:cs="Times New Roman"/>
          <w:b/>
          <w:bCs/>
          <w:sz w:val="28"/>
          <w:szCs w:val="28"/>
          <w:u w:val="single"/>
        </w:rPr>
        <w:t xml:space="preserve">Usage of Private </w:t>
      </w:r>
      <w:proofErr w:type="gramStart"/>
      <w:r w:rsidRPr="00A944A9">
        <w:rPr>
          <w:rFonts w:ascii="Times New Roman" w:eastAsia="Times New Roman" w:hAnsi="Times New Roman" w:cs="Times New Roman"/>
          <w:b/>
          <w:bCs/>
          <w:sz w:val="28"/>
          <w:szCs w:val="28"/>
          <w:u w:val="single"/>
        </w:rPr>
        <w:t>members :</w:t>
      </w:r>
      <w:proofErr w:type="gramEnd"/>
    </w:p>
    <w:p w:rsidR="00BF0021" w:rsidRPr="00A944A9" w:rsidRDefault="00BF0021" w:rsidP="00BF0021">
      <w:pPr>
        <w:shd w:val="clear" w:color="auto" w:fill="FFFFFF"/>
        <w:spacing w:before="100" w:beforeAutospacing="1" w:after="100" w:afterAutospacing="1" w:line="274" w:lineRule="atLeast"/>
        <w:ind w:firstLine="720"/>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 Private members of a class whether it is a fie</w:t>
      </w:r>
      <w:r w:rsidR="0038019B" w:rsidRPr="00A944A9">
        <w:rPr>
          <w:rFonts w:ascii="Times New Roman" w:eastAsia="Times New Roman" w:hAnsi="Times New Roman" w:cs="Times New Roman"/>
          <w:sz w:val="28"/>
          <w:szCs w:val="28"/>
        </w:rPr>
        <w:t>ld or method or constructor can</w:t>
      </w:r>
      <w:r w:rsidRPr="00A944A9">
        <w:rPr>
          <w:rFonts w:ascii="Times New Roman" w:eastAsia="Times New Roman" w:hAnsi="Times New Roman" w:cs="Times New Roman"/>
          <w:sz w:val="28"/>
          <w:szCs w:val="28"/>
        </w:rPr>
        <w:t>not be accessed outside the class.</w:t>
      </w:r>
    </w:p>
    <w:p w:rsidR="00BF0021" w:rsidRPr="00A944A9" w:rsidRDefault="00BF0021" w:rsidP="00BF0021">
      <w:pPr>
        <w:shd w:val="clear" w:color="auto" w:fill="FFFFFF"/>
        <w:spacing w:beforeAutospacing="1" w:after="0" w:afterAutospacing="1" w:line="274" w:lineRule="atLeast"/>
        <w:textAlignment w:val="baseline"/>
        <w:rPr>
          <w:rFonts w:ascii="Times New Roman" w:eastAsia="Times New Roman" w:hAnsi="Times New Roman" w:cs="Times New Roman"/>
          <w:sz w:val="28"/>
          <w:szCs w:val="28"/>
          <w:u w:val="single"/>
        </w:rPr>
      </w:pPr>
      <w:r w:rsidRPr="00A944A9">
        <w:rPr>
          <w:rFonts w:ascii="Times New Roman" w:eastAsia="Times New Roman" w:hAnsi="Times New Roman" w:cs="Times New Roman"/>
          <w:b/>
          <w:bCs/>
          <w:sz w:val="28"/>
          <w:szCs w:val="28"/>
          <w:u w:val="single"/>
        </w:rPr>
        <w:t xml:space="preserve">Inheritance of Private </w:t>
      </w:r>
      <w:proofErr w:type="gramStart"/>
      <w:r w:rsidRPr="00A944A9">
        <w:rPr>
          <w:rFonts w:ascii="Times New Roman" w:eastAsia="Times New Roman" w:hAnsi="Times New Roman" w:cs="Times New Roman"/>
          <w:b/>
          <w:bCs/>
          <w:sz w:val="28"/>
          <w:szCs w:val="28"/>
          <w:u w:val="single"/>
        </w:rPr>
        <w:t>Members :</w:t>
      </w:r>
      <w:proofErr w:type="gramEnd"/>
    </w:p>
    <w:p w:rsidR="00BF0021" w:rsidRPr="00A944A9" w:rsidRDefault="00BF0021" w:rsidP="00BF0021">
      <w:pPr>
        <w:shd w:val="clear" w:color="auto" w:fill="FFFFFF"/>
        <w:spacing w:before="100" w:beforeAutospacing="1" w:after="100" w:afterAutospacing="1" w:line="274" w:lineRule="atLeast"/>
        <w:ind w:firstLine="720"/>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Private members will not be inherited to sub class.</w:t>
      </w:r>
    </w:p>
    <w:p w:rsidR="00BF0021" w:rsidRPr="00A944A9" w:rsidRDefault="00BF0021" w:rsidP="00BF0021">
      <w:pPr>
        <w:shd w:val="clear" w:color="auto" w:fill="FFFFFF"/>
        <w:spacing w:beforeAutospacing="1" w:after="0" w:afterAutospacing="1" w:line="274" w:lineRule="atLeast"/>
        <w:textAlignment w:val="baseline"/>
        <w:rPr>
          <w:rFonts w:ascii="Times New Roman" w:eastAsia="Times New Roman" w:hAnsi="Times New Roman" w:cs="Times New Roman"/>
          <w:sz w:val="28"/>
          <w:szCs w:val="28"/>
          <w:u w:val="single"/>
        </w:rPr>
      </w:pPr>
      <w:r w:rsidRPr="00A944A9">
        <w:rPr>
          <w:rFonts w:ascii="Times New Roman" w:eastAsia="Times New Roman" w:hAnsi="Times New Roman" w:cs="Times New Roman"/>
          <w:b/>
          <w:bCs/>
          <w:sz w:val="28"/>
          <w:szCs w:val="28"/>
          <w:u w:val="single"/>
        </w:rPr>
        <w:t xml:space="preserve">Important </w:t>
      </w:r>
      <w:proofErr w:type="gramStart"/>
      <w:r w:rsidRPr="00A944A9">
        <w:rPr>
          <w:rFonts w:ascii="Times New Roman" w:eastAsia="Times New Roman" w:hAnsi="Times New Roman" w:cs="Times New Roman"/>
          <w:b/>
          <w:bCs/>
          <w:sz w:val="28"/>
          <w:szCs w:val="28"/>
          <w:u w:val="single"/>
        </w:rPr>
        <w:t>Note :</w:t>
      </w:r>
      <w:proofErr w:type="gramEnd"/>
    </w:p>
    <w:p w:rsidR="00BF0021" w:rsidRPr="00A944A9" w:rsidRDefault="00B76DF4" w:rsidP="00BF0021">
      <w:pPr>
        <w:shd w:val="clear" w:color="auto" w:fill="FFFFFF"/>
        <w:spacing w:before="100" w:beforeAutospacing="1" w:after="100" w:afterAutospacing="1" w:line="274"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1). Class can</w:t>
      </w:r>
      <w:r w:rsidR="00BF0021" w:rsidRPr="00A944A9">
        <w:rPr>
          <w:rFonts w:ascii="Times New Roman" w:eastAsia="Times New Roman" w:hAnsi="Times New Roman" w:cs="Times New Roman"/>
          <w:sz w:val="28"/>
          <w:szCs w:val="28"/>
        </w:rPr>
        <w:t>not be a private except inner classes. Inner classes are nothing but again members of outer class. So members of a class (field, method, constructor and inner class) can be private but not the class itself.</w:t>
      </w:r>
    </w:p>
    <w:p w:rsidR="00BF0021" w:rsidRPr="00A944A9" w:rsidRDefault="00BF0021" w:rsidP="00BF0021">
      <w:pPr>
        <w:pBdr>
          <w:bottom w:val="single" w:sz="6" w:space="1" w:color="auto"/>
        </w:pBdr>
        <w:shd w:val="clear" w:color="auto" w:fill="FFFFFF"/>
        <w:spacing w:before="100" w:beforeAutospacing="1" w:after="100" w:afterAutospacing="1" w:line="274"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2). </w:t>
      </w:r>
      <w:proofErr w:type="gramStart"/>
      <w:r w:rsidRPr="00A944A9">
        <w:rPr>
          <w:rFonts w:ascii="Times New Roman" w:eastAsia="Times New Roman" w:hAnsi="Times New Roman" w:cs="Times New Roman"/>
          <w:sz w:val="28"/>
          <w:szCs w:val="28"/>
        </w:rPr>
        <w:t>We</w:t>
      </w:r>
      <w:proofErr w:type="gramEnd"/>
      <w:r w:rsidRPr="00A944A9">
        <w:rPr>
          <w:rFonts w:ascii="Times New Roman" w:eastAsia="Times New Roman" w:hAnsi="Times New Roman" w:cs="Times New Roman"/>
          <w:sz w:val="28"/>
          <w:szCs w:val="28"/>
        </w:rPr>
        <w:t xml:space="preserve"> can’t create sub classes to that class which has only private constructors.</w:t>
      </w:r>
    </w:p>
    <w:p w:rsidR="001F7F4B" w:rsidRPr="00A944A9" w:rsidRDefault="001F7F4B" w:rsidP="00BF0021">
      <w:pPr>
        <w:pBdr>
          <w:bottom w:val="single" w:sz="6" w:space="1" w:color="auto"/>
        </w:pBdr>
        <w:shd w:val="clear" w:color="auto" w:fill="FFFFFF"/>
        <w:spacing w:before="100" w:beforeAutospacing="1" w:after="100" w:afterAutospacing="1" w:line="274" w:lineRule="atLeast"/>
        <w:textAlignment w:val="baseline"/>
        <w:rPr>
          <w:rFonts w:ascii="Times New Roman" w:eastAsia="Times New Roman" w:hAnsi="Times New Roman" w:cs="Times New Roman"/>
          <w:b/>
          <w:sz w:val="32"/>
          <w:szCs w:val="28"/>
          <w:u w:val="single"/>
        </w:rPr>
      </w:pPr>
      <w:r w:rsidRPr="00A944A9">
        <w:rPr>
          <w:rFonts w:ascii="Times New Roman" w:eastAsia="Times New Roman" w:hAnsi="Times New Roman" w:cs="Times New Roman"/>
          <w:b/>
          <w:sz w:val="32"/>
          <w:szCs w:val="28"/>
          <w:u w:val="single"/>
        </w:rPr>
        <w:t>Examples:</w:t>
      </w:r>
    </w:p>
    <w:p w:rsidR="006A21EE" w:rsidRPr="00A944A9" w:rsidRDefault="006A21EE" w:rsidP="001F7F4B">
      <w:pPr>
        <w:pStyle w:val="HTMLPreformatted"/>
        <w:pBdr>
          <w:top w:val="single" w:sz="8" w:space="9" w:color="A2E8F9"/>
          <w:left w:val="single" w:sz="18" w:space="0" w:color="076D99"/>
          <w:bottom w:val="single" w:sz="8" w:space="14" w:color="C8C1C1"/>
          <w:right w:val="single" w:sz="8" w:space="1" w:color="65BFF5"/>
        </w:pBdr>
        <w:shd w:val="clear" w:color="auto" w:fill="FFFFFF"/>
        <w:spacing w:line="336" w:lineRule="atLeast"/>
        <w:ind w:left="115" w:right="115"/>
        <w:rPr>
          <w:rFonts w:ascii="Times New Roman" w:hAnsi="Times New Roman" w:cs="Times New Roman"/>
          <w:i/>
          <w:sz w:val="28"/>
          <w:szCs w:val="22"/>
        </w:rPr>
      </w:pPr>
      <w:proofErr w:type="gramStart"/>
      <w:r w:rsidRPr="00A944A9">
        <w:rPr>
          <w:rFonts w:ascii="Times New Roman" w:hAnsi="Times New Roman" w:cs="Times New Roman"/>
          <w:b/>
          <w:bCs/>
          <w:i/>
          <w:sz w:val="28"/>
          <w:szCs w:val="22"/>
        </w:rPr>
        <w:t>class</w:t>
      </w:r>
      <w:proofErr w:type="gramEnd"/>
      <w:r w:rsidRPr="00A944A9">
        <w:rPr>
          <w:rFonts w:ascii="Times New Roman" w:hAnsi="Times New Roman" w:cs="Times New Roman"/>
          <w:i/>
          <w:sz w:val="28"/>
          <w:szCs w:val="22"/>
        </w:rPr>
        <w:t xml:space="preserve"> Hello{</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b/>
          <w:bCs/>
          <w:i/>
          <w:sz w:val="28"/>
        </w:rPr>
        <w:lastRenderedPageBreak/>
        <w:tab/>
      </w:r>
      <w:proofErr w:type="gramStart"/>
      <w:r w:rsidRPr="00A944A9">
        <w:rPr>
          <w:rFonts w:ascii="Times New Roman" w:eastAsia="Times New Roman" w:hAnsi="Times New Roman" w:cs="Times New Roman"/>
          <w:b/>
          <w:bCs/>
          <w:i/>
          <w:sz w:val="28"/>
        </w:rPr>
        <w:t>private</w:t>
      </w:r>
      <w:proofErr w:type="gramEnd"/>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b/>
          <w:bCs/>
          <w:i/>
          <w:sz w:val="28"/>
        </w:rPr>
        <w:t>int</w:t>
      </w:r>
      <w:r w:rsidRPr="00A944A9">
        <w:rPr>
          <w:rFonts w:ascii="Times New Roman" w:eastAsia="Times New Roman" w:hAnsi="Times New Roman" w:cs="Times New Roman"/>
          <w:i/>
          <w:sz w:val="28"/>
        </w:rPr>
        <w:t xml:space="preserve"> a=20;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b/>
          <w:bCs/>
          <w:i/>
          <w:sz w:val="28"/>
        </w:rPr>
        <w:tab/>
      </w:r>
      <w:r w:rsidRPr="00A944A9">
        <w:rPr>
          <w:rFonts w:ascii="Times New Roman" w:eastAsia="Times New Roman" w:hAnsi="Times New Roman" w:cs="Times New Roman"/>
          <w:b/>
          <w:bCs/>
          <w:i/>
          <w:sz w:val="28"/>
        </w:rPr>
        <w:tab/>
      </w:r>
      <w:proofErr w:type="gramStart"/>
      <w:r w:rsidRPr="00A944A9">
        <w:rPr>
          <w:rFonts w:ascii="Times New Roman" w:eastAsia="Times New Roman" w:hAnsi="Times New Roman" w:cs="Times New Roman"/>
          <w:b/>
          <w:bCs/>
          <w:i/>
          <w:sz w:val="28"/>
        </w:rPr>
        <w:t>private</w:t>
      </w:r>
      <w:proofErr w:type="gramEnd"/>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b/>
          <w:bCs/>
          <w:i/>
          <w:sz w:val="28"/>
        </w:rPr>
        <w:t>void</w:t>
      </w:r>
      <w:r w:rsidRPr="00A944A9">
        <w:rPr>
          <w:rFonts w:ascii="Times New Roman" w:eastAsia="Times New Roman" w:hAnsi="Times New Roman" w:cs="Times New Roman"/>
          <w:i/>
          <w:sz w:val="28"/>
        </w:rPr>
        <w:t xml:space="preserve"> show(){</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ab/>
      </w:r>
      <w:r w:rsidRPr="00A944A9">
        <w:rPr>
          <w:rFonts w:ascii="Times New Roman" w:eastAsia="Times New Roman" w:hAnsi="Times New Roman" w:cs="Times New Roman"/>
          <w:i/>
          <w:sz w:val="28"/>
        </w:rPr>
        <w:tab/>
      </w:r>
      <w:r w:rsidRPr="00A944A9">
        <w:rPr>
          <w:rFonts w:ascii="Times New Roman" w:eastAsia="Times New Roman" w:hAnsi="Times New Roman" w:cs="Times New Roman"/>
          <w:i/>
          <w:sz w:val="28"/>
        </w:rPr>
        <w:tab/>
      </w:r>
      <w:proofErr w:type="spellStart"/>
      <w:proofErr w:type="gramStart"/>
      <w:r w:rsidRPr="00A944A9">
        <w:rPr>
          <w:rFonts w:ascii="Times New Roman" w:eastAsia="Times New Roman" w:hAnsi="Times New Roman" w:cs="Times New Roman"/>
          <w:i/>
          <w:sz w:val="28"/>
        </w:rPr>
        <w:t>System.</w:t>
      </w:r>
      <w:r w:rsidRPr="00A944A9">
        <w:rPr>
          <w:rFonts w:ascii="Times New Roman" w:eastAsia="Times New Roman" w:hAnsi="Times New Roman" w:cs="Times New Roman"/>
          <w:b/>
          <w:bCs/>
          <w:i/>
          <w:sz w:val="28"/>
        </w:rPr>
        <w:t>out</w:t>
      </w:r>
      <w:r w:rsidRPr="00A944A9">
        <w:rPr>
          <w:rFonts w:ascii="Times New Roman" w:eastAsia="Times New Roman" w:hAnsi="Times New Roman" w:cs="Times New Roman"/>
          <w:i/>
          <w:sz w:val="28"/>
        </w:rPr>
        <w:t>.println</w:t>
      </w:r>
      <w:proofErr w:type="spellEnd"/>
      <w:r w:rsidRPr="00A944A9">
        <w:rPr>
          <w:rFonts w:ascii="Times New Roman" w:eastAsia="Times New Roman" w:hAnsi="Times New Roman" w:cs="Times New Roman"/>
          <w:i/>
          <w:sz w:val="28"/>
        </w:rPr>
        <w:t>(</w:t>
      </w:r>
      <w:proofErr w:type="gramEnd"/>
      <w:r w:rsidRPr="00A944A9">
        <w:rPr>
          <w:rFonts w:ascii="Times New Roman" w:eastAsia="Times New Roman" w:hAnsi="Times New Roman" w:cs="Times New Roman"/>
          <w:i/>
          <w:sz w:val="28"/>
        </w:rPr>
        <w:t>"Hello java");</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ab/>
      </w:r>
      <w:r w:rsidRPr="00A944A9">
        <w:rPr>
          <w:rFonts w:ascii="Times New Roman" w:eastAsia="Times New Roman" w:hAnsi="Times New Roman" w:cs="Times New Roman"/>
          <w:i/>
          <w:sz w:val="28"/>
        </w:rPr>
        <w:tab/>
        <w:t xml:space="preserve">}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ab/>
        <w:t xml:space="preserve">}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proofErr w:type="gramStart"/>
      <w:r w:rsidRPr="00A944A9">
        <w:rPr>
          <w:rFonts w:ascii="Times New Roman" w:eastAsia="Times New Roman" w:hAnsi="Times New Roman" w:cs="Times New Roman"/>
          <w:b/>
          <w:bCs/>
          <w:i/>
          <w:sz w:val="28"/>
        </w:rPr>
        <w:t>public</w:t>
      </w:r>
      <w:proofErr w:type="gramEnd"/>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b/>
          <w:bCs/>
          <w:i/>
          <w:sz w:val="28"/>
        </w:rPr>
        <w:t>class</w:t>
      </w:r>
      <w:r w:rsidRPr="00A944A9">
        <w:rPr>
          <w:rFonts w:ascii="Times New Roman" w:eastAsia="Times New Roman" w:hAnsi="Times New Roman" w:cs="Times New Roman"/>
          <w:i/>
          <w:sz w:val="28"/>
        </w:rPr>
        <w:t xml:space="preserve"> Demo{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i/>
          <w:sz w:val="28"/>
        </w:rPr>
        <w:tab/>
      </w:r>
      <w:proofErr w:type="gramStart"/>
      <w:r w:rsidRPr="00A944A9">
        <w:rPr>
          <w:rFonts w:ascii="Times New Roman" w:eastAsia="Times New Roman" w:hAnsi="Times New Roman" w:cs="Times New Roman"/>
          <w:b/>
          <w:bCs/>
          <w:i/>
          <w:sz w:val="28"/>
        </w:rPr>
        <w:t>public</w:t>
      </w:r>
      <w:proofErr w:type="gramEnd"/>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b/>
          <w:bCs/>
          <w:i/>
          <w:sz w:val="28"/>
        </w:rPr>
        <w:t>static</w:t>
      </w:r>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b/>
          <w:bCs/>
          <w:i/>
          <w:sz w:val="28"/>
        </w:rPr>
        <w:t>void</w:t>
      </w:r>
      <w:r w:rsidRPr="00A944A9">
        <w:rPr>
          <w:rFonts w:ascii="Times New Roman" w:eastAsia="Times New Roman" w:hAnsi="Times New Roman" w:cs="Times New Roman"/>
          <w:i/>
          <w:sz w:val="28"/>
        </w:rPr>
        <w:t xml:space="preserve"> main(String </w:t>
      </w:r>
      <w:proofErr w:type="spellStart"/>
      <w:r w:rsidRPr="00A944A9">
        <w:rPr>
          <w:rFonts w:ascii="Times New Roman" w:eastAsia="Times New Roman" w:hAnsi="Times New Roman" w:cs="Times New Roman"/>
          <w:i/>
          <w:sz w:val="28"/>
        </w:rPr>
        <w:t>args</w:t>
      </w:r>
      <w:proofErr w:type="spellEnd"/>
      <w:r w:rsidRPr="00A944A9">
        <w:rPr>
          <w:rFonts w:ascii="Times New Roman" w:eastAsia="Times New Roman" w:hAnsi="Times New Roman" w:cs="Times New Roman"/>
          <w:i/>
          <w:sz w:val="28"/>
        </w:rPr>
        <w:t xml:space="preserve">[]) {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i/>
          <w:sz w:val="28"/>
        </w:rPr>
        <w:tab/>
      </w:r>
      <w:r w:rsidRPr="00A944A9">
        <w:rPr>
          <w:rFonts w:ascii="Times New Roman" w:eastAsia="Times New Roman" w:hAnsi="Times New Roman" w:cs="Times New Roman"/>
          <w:i/>
          <w:sz w:val="28"/>
        </w:rPr>
        <w:tab/>
        <w:t xml:space="preserve">Hello </w:t>
      </w:r>
      <w:proofErr w:type="spellStart"/>
      <w:r w:rsidRPr="00A944A9">
        <w:rPr>
          <w:rFonts w:ascii="Times New Roman" w:eastAsia="Times New Roman" w:hAnsi="Times New Roman" w:cs="Times New Roman"/>
          <w:i/>
          <w:sz w:val="28"/>
        </w:rPr>
        <w:t>obj</w:t>
      </w:r>
      <w:proofErr w:type="spellEnd"/>
      <w:r w:rsidRPr="00A944A9">
        <w:rPr>
          <w:rFonts w:ascii="Times New Roman" w:eastAsia="Times New Roman" w:hAnsi="Times New Roman" w:cs="Times New Roman"/>
          <w:i/>
          <w:sz w:val="28"/>
        </w:rPr>
        <w:t>=</w:t>
      </w:r>
      <w:r w:rsidRPr="00A944A9">
        <w:rPr>
          <w:rFonts w:ascii="Times New Roman" w:eastAsia="Times New Roman" w:hAnsi="Times New Roman" w:cs="Times New Roman"/>
          <w:b/>
          <w:bCs/>
          <w:i/>
          <w:sz w:val="28"/>
        </w:rPr>
        <w:t>new</w:t>
      </w:r>
      <w:r w:rsidRPr="00A944A9">
        <w:rPr>
          <w:rFonts w:ascii="Times New Roman" w:eastAsia="Times New Roman" w:hAnsi="Times New Roman" w:cs="Times New Roman"/>
          <w:i/>
          <w:sz w:val="28"/>
        </w:rPr>
        <w:t xml:space="preserve"> </w:t>
      </w:r>
      <w:proofErr w:type="gramStart"/>
      <w:r w:rsidRPr="00A944A9">
        <w:rPr>
          <w:rFonts w:ascii="Times New Roman" w:eastAsia="Times New Roman" w:hAnsi="Times New Roman" w:cs="Times New Roman"/>
          <w:i/>
          <w:sz w:val="28"/>
        </w:rPr>
        <w:t>Hello(</w:t>
      </w:r>
      <w:proofErr w:type="gramEnd"/>
      <w:r w:rsidRPr="00A944A9">
        <w:rPr>
          <w:rFonts w:ascii="Times New Roman" w:eastAsia="Times New Roman" w:hAnsi="Times New Roman" w:cs="Times New Roman"/>
          <w:i/>
          <w:sz w:val="28"/>
        </w:rPr>
        <w:t xml:space="preserve">);  </w:t>
      </w:r>
    </w:p>
    <w:p w:rsidR="006554D0"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i/>
          <w:sz w:val="28"/>
        </w:rPr>
        <w:tab/>
      </w:r>
      <w:r w:rsidRPr="00A944A9">
        <w:rPr>
          <w:rFonts w:ascii="Times New Roman" w:eastAsia="Times New Roman" w:hAnsi="Times New Roman" w:cs="Times New Roman"/>
          <w:i/>
          <w:sz w:val="28"/>
        </w:rPr>
        <w:tab/>
      </w:r>
      <w:proofErr w:type="spellStart"/>
      <w:proofErr w:type="gramStart"/>
      <w:r w:rsidRPr="00A944A9">
        <w:rPr>
          <w:rFonts w:ascii="Times New Roman" w:eastAsia="Times New Roman" w:hAnsi="Times New Roman" w:cs="Times New Roman"/>
          <w:i/>
          <w:sz w:val="28"/>
        </w:rPr>
        <w:t>System.</w:t>
      </w:r>
      <w:r w:rsidRPr="00A944A9">
        <w:rPr>
          <w:rFonts w:ascii="Times New Roman" w:eastAsia="Times New Roman" w:hAnsi="Times New Roman" w:cs="Times New Roman"/>
          <w:b/>
          <w:bCs/>
          <w:i/>
          <w:sz w:val="28"/>
        </w:rPr>
        <w:t>out</w:t>
      </w:r>
      <w:r w:rsidRPr="00A944A9">
        <w:rPr>
          <w:rFonts w:ascii="Times New Roman" w:eastAsia="Times New Roman" w:hAnsi="Times New Roman" w:cs="Times New Roman"/>
          <w:i/>
          <w:sz w:val="28"/>
        </w:rPr>
        <w:t>.println</w:t>
      </w:r>
      <w:proofErr w:type="spellEnd"/>
      <w:r w:rsidRPr="00A944A9">
        <w:rPr>
          <w:rFonts w:ascii="Times New Roman" w:eastAsia="Times New Roman" w:hAnsi="Times New Roman" w:cs="Times New Roman"/>
          <w:i/>
          <w:sz w:val="28"/>
        </w:rPr>
        <w:t>(</w:t>
      </w:r>
      <w:proofErr w:type="spellStart"/>
      <w:proofErr w:type="gramEnd"/>
      <w:r w:rsidRPr="00A944A9">
        <w:rPr>
          <w:rFonts w:ascii="Times New Roman" w:eastAsia="Times New Roman" w:hAnsi="Times New Roman" w:cs="Times New Roman"/>
          <w:i/>
          <w:sz w:val="28"/>
        </w:rPr>
        <w:t>obj.a</w:t>
      </w:r>
      <w:proofErr w:type="spellEnd"/>
      <w:r w:rsidRPr="00A944A9">
        <w:rPr>
          <w:rFonts w:ascii="Times New Roman" w:eastAsia="Times New Roman" w:hAnsi="Times New Roman" w:cs="Times New Roman"/>
          <w:i/>
          <w:sz w:val="28"/>
        </w:rPr>
        <w:t xml:space="preserve">);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b/>
          <w:i/>
          <w:sz w:val="28"/>
        </w:rPr>
        <w:t>//Compile Time Error, you can't access private data</w:t>
      </w:r>
      <w:r w:rsidRPr="00A944A9">
        <w:rPr>
          <w:rFonts w:ascii="Times New Roman" w:eastAsia="Times New Roman" w:hAnsi="Times New Roman" w:cs="Times New Roman"/>
          <w:i/>
          <w:sz w:val="28"/>
        </w:rPr>
        <w:t xml:space="preserve">  </w:t>
      </w:r>
    </w:p>
    <w:p w:rsidR="006554D0"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 xml:space="preserve">  </w:t>
      </w:r>
      <w:r w:rsidRPr="00A944A9">
        <w:rPr>
          <w:rFonts w:ascii="Times New Roman" w:eastAsia="Times New Roman" w:hAnsi="Times New Roman" w:cs="Times New Roman"/>
          <w:i/>
          <w:sz w:val="28"/>
        </w:rPr>
        <w:tab/>
      </w:r>
      <w:r w:rsidRPr="00A944A9">
        <w:rPr>
          <w:rFonts w:ascii="Times New Roman" w:eastAsia="Times New Roman" w:hAnsi="Times New Roman" w:cs="Times New Roman"/>
          <w:i/>
          <w:sz w:val="28"/>
        </w:rPr>
        <w:tab/>
      </w:r>
      <w:proofErr w:type="spellStart"/>
      <w:proofErr w:type="gramStart"/>
      <w:r w:rsidRPr="00A944A9">
        <w:rPr>
          <w:rFonts w:ascii="Times New Roman" w:eastAsia="Times New Roman" w:hAnsi="Times New Roman" w:cs="Times New Roman"/>
          <w:i/>
          <w:sz w:val="28"/>
        </w:rPr>
        <w:t>obj.show</w:t>
      </w:r>
      <w:proofErr w:type="spellEnd"/>
      <w:r w:rsidRPr="00A944A9">
        <w:rPr>
          <w:rFonts w:ascii="Times New Roman" w:eastAsia="Times New Roman" w:hAnsi="Times New Roman" w:cs="Times New Roman"/>
          <w:i/>
          <w:sz w:val="28"/>
        </w:rPr>
        <w:t>(</w:t>
      </w:r>
      <w:proofErr w:type="gramEnd"/>
      <w:r w:rsidRPr="00A944A9">
        <w:rPr>
          <w:rFonts w:ascii="Times New Roman" w:eastAsia="Times New Roman" w:hAnsi="Times New Roman" w:cs="Times New Roman"/>
          <w:i/>
          <w:sz w:val="28"/>
        </w:rPr>
        <w:t xml:space="preserve">);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b/>
          <w:i/>
          <w:sz w:val="28"/>
        </w:rPr>
        <w:t>//Compile Time Error, you can't access private methods</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ab/>
        <w:t xml:space="preserve"> }</w:t>
      </w:r>
    </w:p>
    <w:p w:rsidR="006A21EE" w:rsidRPr="00A944A9" w:rsidRDefault="006A21EE" w:rsidP="001F7F4B">
      <w:pPr>
        <w:pBdr>
          <w:top w:val="single" w:sz="8" w:space="9" w:color="A2E8F9"/>
          <w:left w:val="single" w:sz="18" w:space="0"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15" w:right="115"/>
        <w:rPr>
          <w:rFonts w:ascii="Times New Roman" w:eastAsia="Times New Roman" w:hAnsi="Times New Roman" w:cs="Times New Roman"/>
          <w:i/>
          <w:sz w:val="28"/>
        </w:rPr>
      </w:pPr>
      <w:r w:rsidRPr="00A944A9">
        <w:rPr>
          <w:rFonts w:ascii="Times New Roman" w:eastAsia="Times New Roman" w:hAnsi="Times New Roman" w:cs="Times New Roman"/>
          <w:i/>
          <w:sz w:val="28"/>
        </w:rPr>
        <w:t>}</w:t>
      </w:r>
    </w:p>
    <w:p w:rsidR="004F7F6E" w:rsidRPr="00A944A9" w:rsidRDefault="004F7F6E" w:rsidP="004F7F6E">
      <w:pPr>
        <w:pBdr>
          <w:bottom w:val="single" w:sz="6" w:space="1" w:color="auto"/>
        </w:pBdr>
        <w:shd w:val="clear" w:color="auto" w:fill="FFFFFF"/>
        <w:spacing w:after="0" w:line="265" w:lineRule="atLeast"/>
        <w:jc w:val="both"/>
        <w:rPr>
          <w:rFonts w:ascii="Times New Roman" w:eastAsia="Times New Roman" w:hAnsi="Times New Roman" w:cs="Times New Roman"/>
          <w:sz w:val="15"/>
          <w:szCs w:val="15"/>
        </w:rPr>
      </w:pPr>
    </w:p>
    <w:p w:rsidR="004F7F6E" w:rsidRPr="00A944A9" w:rsidRDefault="004F7F6E" w:rsidP="004F7F6E">
      <w:pPr>
        <w:shd w:val="clear" w:color="auto" w:fill="FFFFFF"/>
        <w:spacing w:after="0" w:line="265" w:lineRule="atLeast"/>
        <w:ind w:left="115"/>
        <w:jc w:val="both"/>
        <w:rPr>
          <w:rFonts w:ascii="Times New Roman" w:eastAsia="Times New Roman" w:hAnsi="Times New Roman" w:cs="Times New Roman"/>
        </w:rPr>
      </w:pPr>
    </w:p>
    <w:p w:rsidR="00B76DF4" w:rsidRPr="00A944A9" w:rsidRDefault="00B76DF4" w:rsidP="00C06F39">
      <w:pPr>
        <w:pStyle w:val="NoSpacing"/>
        <w:ind w:left="720"/>
        <w:rPr>
          <w:rFonts w:ascii="Times New Roman" w:hAnsi="Times New Roman" w:cs="Times New Roman"/>
          <w:i/>
          <w:sz w:val="24"/>
        </w:rPr>
      </w:pPr>
      <w:proofErr w:type="gramStart"/>
      <w:r w:rsidRPr="00A944A9">
        <w:rPr>
          <w:rFonts w:ascii="Times New Roman" w:hAnsi="Times New Roman" w:cs="Times New Roman"/>
          <w:i/>
          <w:sz w:val="24"/>
        </w:rPr>
        <w:t>class</w:t>
      </w:r>
      <w:proofErr w:type="gramEnd"/>
      <w:r w:rsidRPr="00A944A9">
        <w:rPr>
          <w:rFonts w:ascii="Times New Roman" w:hAnsi="Times New Roman" w:cs="Times New Roman"/>
          <w:i/>
          <w:sz w:val="24"/>
        </w:rPr>
        <w:t xml:space="preserve"> A{</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roofErr w:type="gramStart"/>
      <w:r w:rsidRPr="00A944A9">
        <w:rPr>
          <w:rFonts w:ascii="Times New Roman" w:hAnsi="Times New Roman" w:cs="Times New Roman"/>
          <w:i/>
          <w:sz w:val="24"/>
        </w:rPr>
        <w:t>private</w:t>
      </w:r>
      <w:proofErr w:type="gramEnd"/>
      <w:r w:rsidRPr="00A944A9">
        <w:rPr>
          <w:rFonts w:ascii="Times New Roman" w:hAnsi="Times New Roman" w:cs="Times New Roman"/>
          <w:i/>
          <w:sz w:val="24"/>
        </w:rPr>
        <w:t xml:space="preserve"> int </w:t>
      </w:r>
      <w:proofErr w:type="spellStart"/>
      <w:r w:rsidRPr="00A944A9">
        <w:rPr>
          <w:rFonts w:ascii="Times New Roman" w:hAnsi="Times New Roman" w:cs="Times New Roman"/>
          <w:i/>
          <w:sz w:val="24"/>
        </w:rPr>
        <w:t>i</w:t>
      </w:r>
      <w:proofErr w:type="spellEnd"/>
      <w:r w:rsidRPr="00A944A9">
        <w:rPr>
          <w:rFonts w:ascii="Times New Roman" w:hAnsi="Times New Roman" w:cs="Times New Roman"/>
          <w:i/>
          <w:sz w:val="24"/>
        </w:rPr>
        <w:t>;</w:t>
      </w:r>
    </w:p>
    <w:p w:rsidR="00B76DF4" w:rsidRPr="00A944A9" w:rsidRDefault="00B76DF4" w:rsidP="00C06F39">
      <w:pPr>
        <w:pStyle w:val="NoSpacing"/>
        <w:ind w:left="720"/>
        <w:rPr>
          <w:rFonts w:ascii="Times New Roman" w:hAnsi="Times New Roman" w:cs="Times New Roman"/>
          <w:b/>
          <w:i/>
          <w:sz w:val="24"/>
        </w:rPr>
      </w:pPr>
      <w:r w:rsidRPr="00A944A9">
        <w:rPr>
          <w:rFonts w:ascii="Times New Roman" w:hAnsi="Times New Roman" w:cs="Times New Roman"/>
          <w:i/>
          <w:sz w:val="24"/>
        </w:rPr>
        <w:t>    </w:t>
      </w:r>
      <w:proofErr w:type="gramStart"/>
      <w:r w:rsidRPr="00A944A9">
        <w:rPr>
          <w:rFonts w:ascii="Times New Roman" w:hAnsi="Times New Roman" w:cs="Times New Roman"/>
          <w:i/>
          <w:sz w:val="24"/>
        </w:rPr>
        <w:t>private</w:t>
      </w:r>
      <w:proofErr w:type="gramEnd"/>
      <w:r w:rsidRPr="00A944A9">
        <w:rPr>
          <w:rFonts w:ascii="Times New Roman" w:hAnsi="Times New Roman" w:cs="Times New Roman"/>
          <w:i/>
          <w:sz w:val="24"/>
        </w:rPr>
        <w:t xml:space="preserve"> void </w:t>
      </w:r>
      <w:proofErr w:type="spellStart"/>
      <w:r w:rsidRPr="00A944A9">
        <w:rPr>
          <w:rFonts w:ascii="Times New Roman" w:hAnsi="Times New Roman" w:cs="Times New Roman"/>
          <w:i/>
          <w:sz w:val="24"/>
        </w:rPr>
        <w:t>methodOfClassA</w:t>
      </w:r>
      <w:proofErr w:type="spellEnd"/>
      <w:r w:rsidRPr="00A944A9">
        <w:rPr>
          <w:rFonts w:ascii="Times New Roman" w:hAnsi="Times New Roman" w:cs="Times New Roman"/>
          <w:i/>
          <w:sz w:val="24"/>
        </w:rPr>
        <w:t xml:space="preserve">(){ </w:t>
      </w:r>
      <w:r w:rsidRPr="00A944A9">
        <w:rPr>
          <w:rFonts w:ascii="Times New Roman" w:hAnsi="Times New Roman" w:cs="Times New Roman"/>
          <w:b/>
          <w:i/>
          <w:sz w:val="24"/>
        </w:rPr>
        <w:t>//Private Method</w:t>
      </w:r>
    </w:p>
    <w:p w:rsidR="00B76DF4" w:rsidRPr="00A944A9" w:rsidRDefault="00B76DF4" w:rsidP="00C06F39">
      <w:pPr>
        <w:pStyle w:val="NoSpacing"/>
        <w:ind w:left="720"/>
        <w:rPr>
          <w:rFonts w:ascii="Times New Roman" w:hAnsi="Times New Roman" w:cs="Times New Roman"/>
          <w:b/>
          <w:i/>
          <w:sz w:val="24"/>
        </w:rPr>
      </w:pPr>
      <w:r w:rsidRPr="00A944A9">
        <w:rPr>
          <w:rFonts w:ascii="Times New Roman" w:hAnsi="Times New Roman" w:cs="Times New Roman"/>
          <w:i/>
          <w:sz w:val="24"/>
        </w:rPr>
        <w:t>        </w:t>
      </w:r>
      <w:proofErr w:type="spellStart"/>
      <w:proofErr w:type="gramStart"/>
      <w:r w:rsidRPr="00A944A9">
        <w:rPr>
          <w:rFonts w:ascii="Times New Roman" w:hAnsi="Times New Roman" w:cs="Times New Roman"/>
          <w:i/>
          <w:sz w:val="24"/>
        </w:rPr>
        <w:t>System.out.println</w:t>
      </w:r>
      <w:proofErr w:type="spellEnd"/>
      <w:r w:rsidRPr="00A944A9">
        <w:rPr>
          <w:rFonts w:ascii="Times New Roman" w:hAnsi="Times New Roman" w:cs="Times New Roman"/>
          <w:i/>
          <w:sz w:val="24"/>
        </w:rPr>
        <w:t>(</w:t>
      </w:r>
      <w:proofErr w:type="spellStart"/>
      <w:proofErr w:type="gramEnd"/>
      <w:r w:rsidRPr="00A944A9">
        <w:rPr>
          <w:rFonts w:ascii="Times New Roman" w:hAnsi="Times New Roman" w:cs="Times New Roman"/>
          <w:i/>
          <w:sz w:val="24"/>
        </w:rPr>
        <w:t>i</w:t>
      </w:r>
      <w:proofErr w:type="spellEnd"/>
      <w:r w:rsidRPr="00A944A9">
        <w:rPr>
          <w:rFonts w:ascii="Times New Roman" w:hAnsi="Times New Roman" w:cs="Times New Roman"/>
          <w:i/>
          <w:sz w:val="24"/>
        </w:rPr>
        <w:t xml:space="preserve">);  </w:t>
      </w:r>
      <w:r w:rsidRPr="00A944A9">
        <w:rPr>
          <w:rFonts w:ascii="Times New Roman" w:hAnsi="Times New Roman" w:cs="Times New Roman"/>
          <w:b/>
          <w:i/>
          <w:sz w:val="24"/>
        </w:rPr>
        <w:t>//Private field can be used within class</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xml:space="preserve">        B </w:t>
      </w:r>
      <w:proofErr w:type="spellStart"/>
      <w:r w:rsidRPr="00A944A9">
        <w:rPr>
          <w:rFonts w:ascii="Times New Roman" w:hAnsi="Times New Roman" w:cs="Times New Roman"/>
          <w:i/>
          <w:sz w:val="24"/>
        </w:rPr>
        <w:t>b</w:t>
      </w:r>
      <w:proofErr w:type="spellEnd"/>
      <w:r w:rsidRPr="00A944A9">
        <w:rPr>
          <w:rFonts w:ascii="Times New Roman" w:hAnsi="Times New Roman" w:cs="Times New Roman"/>
          <w:i/>
          <w:sz w:val="24"/>
        </w:rPr>
        <w:t xml:space="preserve"> = new </w:t>
      </w:r>
      <w:proofErr w:type="gramStart"/>
      <w:r w:rsidRPr="00A944A9">
        <w:rPr>
          <w:rFonts w:ascii="Times New Roman" w:hAnsi="Times New Roman" w:cs="Times New Roman"/>
          <w:i/>
          <w:sz w:val="24"/>
        </w:rPr>
        <w:t>B(</w:t>
      </w:r>
      <w:proofErr w:type="gramEnd"/>
      <w:r w:rsidRPr="00A944A9">
        <w:rPr>
          <w:rFonts w:ascii="Times New Roman" w:hAnsi="Times New Roman" w:cs="Times New Roman"/>
          <w:i/>
          <w:sz w:val="24"/>
        </w:rPr>
        <w:t xml:space="preserve">);          </w:t>
      </w:r>
      <w:r w:rsidRPr="00A944A9">
        <w:rPr>
          <w:rFonts w:ascii="Times New Roman" w:hAnsi="Times New Roman" w:cs="Times New Roman"/>
          <w:b/>
          <w:i/>
          <w:sz w:val="24"/>
        </w:rPr>
        <w:t>//Private inner class can be used within class</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 </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roofErr w:type="gramStart"/>
      <w:r w:rsidRPr="00A944A9">
        <w:rPr>
          <w:rFonts w:ascii="Times New Roman" w:hAnsi="Times New Roman" w:cs="Times New Roman"/>
          <w:i/>
          <w:sz w:val="24"/>
        </w:rPr>
        <w:t>private</w:t>
      </w:r>
      <w:proofErr w:type="gramEnd"/>
      <w:r w:rsidRPr="00A944A9">
        <w:rPr>
          <w:rFonts w:ascii="Times New Roman" w:hAnsi="Times New Roman" w:cs="Times New Roman"/>
          <w:i/>
          <w:sz w:val="24"/>
        </w:rPr>
        <w:t xml:space="preserve"> class B    {</w:t>
      </w:r>
    </w:p>
    <w:p w:rsidR="00B76DF4" w:rsidRPr="00A944A9" w:rsidRDefault="00B76DF4" w:rsidP="00C06F39">
      <w:pPr>
        <w:pStyle w:val="NoSpacing"/>
        <w:ind w:left="720"/>
        <w:rPr>
          <w:rFonts w:ascii="Times New Roman" w:hAnsi="Times New Roman" w:cs="Times New Roman"/>
          <w:b/>
          <w:i/>
          <w:sz w:val="24"/>
        </w:rPr>
      </w:pPr>
      <w:r w:rsidRPr="00A944A9">
        <w:rPr>
          <w:rFonts w:ascii="Times New Roman" w:hAnsi="Times New Roman" w:cs="Times New Roman"/>
          <w:i/>
          <w:sz w:val="24"/>
        </w:rPr>
        <w:t>      </w:t>
      </w:r>
      <w:r w:rsidRPr="00A944A9">
        <w:rPr>
          <w:rFonts w:ascii="Times New Roman" w:hAnsi="Times New Roman" w:cs="Times New Roman"/>
          <w:b/>
          <w:i/>
          <w:sz w:val="24"/>
        </w:rPr>
        <w:t>//Private Inner Class</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w:t>
      </w:r>
    </w:p>
    <w:p w:rsidR="00B76DF4" w:rsidRPr="00A944A9" w:rsidRDefault="00B76DF4" w:rsidP="00C06F39">
      <w:pPr>
        <w:pStyle w:val="NoSpacing"/>
        <w:ind w:left="720"/>
        <w:rPr>
          <w:rFonts w:ascii="Times New Roman" w:hAnsi="Times New Roman" w:cs="Times New Roman"/>
          <w:sz w:val="24"/>
        </w:rPr>
      </w:pPr>
      <w:r w:rsidRPr="00A944A9">
        <w:rPr>
          <w:rFonts w:ascii="Times New Roman" w:hAnsi="Times New Roman" w:cs="Times New Roman"/>
          <w:sz w:val="24"/>
        </w:rPr>
        <w:t> </w:t>
      </w:r>
    </w:p>
    <w:p w:rsidR="00B76DF4" w:rsidRPr="00A944A9" w:rsidRDefault="00B76DF4" w:rsidP="00C06F39">
      <w:pPr>
        <w:pStyle w:val="NoSpacing"/>
        <w:ind w:left="720"/>
        <w:rPr>
          <w:rFonts w:ascii="Times New Roman" w:hAnsi="Times New Roman" w:cs="Times New Roman"/>
          <w:i/>
          <w:sz w:val="24"/>
        </w:rPr>
      </w:pPr>
      <w:proofErr w:type="gramStart"/>
      <w:r w:rsidRPr="00A944A9">
        <w:rPr>
          <w:rFonts w:ascii="Times New Roman" w:hAnsi="Times New Roman" w:cs="Times New Roman"/>
          <w:i/>
          <w:sz w:val="24"/>
        </w:rPr>
        <w:t>class</w:t>
      </w:r>
      <w:proofErr w:type="gramEnd"/>
      <w:r w:rsidRPr="00A944A9">
        <w:rPr>
          <w:rFonts w:ascii="Times New Roman" w:hAnsi="Times New Roman" w:cs="Times New Roman"/>
          <w:i/>
          <w:sz w:val="24"/>
        </w:rPr>
        <w:t xml:space="preserve"> C extends A</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roofErr w:type="gramStart"/>
      <w:r w:rsidRPr="00A944A9">
        <w:rPr>
          <w:rFonts w:ascii="Times New Roman" w:hAnsi="Times New Roman" w:cs="Times New Roman"/>
          <w:i/>
          <w:sz w:val="24"/>
        </w:rPr>
        <w:t>void</w:t>
      </w:r>
      <w:proofErr w:type="gramEnd"/>
      <w:r w:rsidRPr="00A944A9">
        <w:rPr>
          <w:rFonts w:ascii="Times New Roman" w:hAnsi="Times New Roman" w:cs="Times New Roman"/>
          <w:i/>
          <w:sz w:val="24"/>
        </w:rPr>
        <w:t xml:space="preserve"> </w:t>
      </w:r>
      <w:proofErr w:type="spellStart"/>
      <w:r w:rsidRPr="00A944A9">
        <w:rPr>
          <w:rFonts w:ascii="Times New Roman" w:hAnsi="Times New Roman" w:cs="Times New Roman"/>
          <w:i/>
          <w:sz w:val="24"/>
        </w:rPr>
        <w:t>methodOfClassC</w:t>
      </w:r>
      <w:proofErr w:type="spellEnd"/>
      <w:r w:rsidRPr="00A944A9">
        <w:rPr>
          <w:rFonts w:ascii="Times New Roman" w:hAnsi="Times New Roman" w:cs="Times New Roman"/>
          <w:i/>
          <w:sz w:val="24"/>
        </w:rPr>
        <w:t>()</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roofErr w:type="spellStart"/>
      <w:proofErr w:type="gramStart"/>
      <w:r w:rsidRPr="00A944A9">
        <w:rPr>
          <w:rFonts w:ascii="Times New Roman" w:hAnsi="Times New Roman" w:cs="Times New Roman"/>
          <w:i/>
          <w:sz w:val="24"/>
        </w:rPr>
        <w:t>System.out.</w:t>
      </w:r>
      <w:r w:rsidR="00463470" w:rsidRPr="00A944A9">
        <w:rPr>
          <w:rFonts w:ascii="Times New Roman" w:hAnsi="Times New Roman" w:cs="Times New Roman"/>
          <w:i/>
          <w:sz w:val="24"/>
        </w:rPr>
        <w:t>println</w:t>
      </w:r>
      <w:proofErr w:type="spellEnd"/>
      <w:r w:rsidR="00463470" w:rsidRPr="00A944A9">
        <w:rPr>
          <w:rFonts w:ascii="Times New Roman" w:hAnsi="Times New Roman" w:cs="Times New Roman"/>
          <w:i/>
          <w:sz w:val="24"/>
        </w:rPr>
        <w:t>(</w:t>
      </w:r>
      <w:proofErr w:type="spellStart"/>
      <w:proofErr w:type="gramEnd"/>
      <w:r w:rsidR="00463470" w:rsidRPr="00A944A9">
        <w:rPr>
          <w:rFonts w:ascii="Times New Roman" w:hAnsi="Times New Roman" w:cs="Times New Roman"/>
          <w:i/>
          <w:sz w:val="24"/>
        </w:rPr>
        <w:t>i</w:t>
      </w:r>
      <w:proofErr w:type="spellEnd"/>
      <w:r w:rsidR="00463470" w:rsidRPr="00A944A9">
        <w:rPr>
          <w:rFonts w:ascii="Times New Roman" w:hAnsi="Times New Roman" w:cs="Times New Roman"/>
          <w:i/>
          <w:sz w:val="24"/>
        </w:rPr>
        <w:t xml:space="preserve">);  </w:t>
      </w:r>
      <w:r w:rsidR="00463470" w:rsidRPr="00A944A9">
        <w:rPr>
          <w:rFonts w:ascii="Times New Roman" w:hAnsi="Times New Roman" w:cs="Times New Roman"/>
          <w:b/>
          <w:i/>
          <w:sz w:val="24"/>
        </w:rPr>
        <w:t>Private member can</w:t>
      </w:r>
      <w:r w:rsidRPr="00A944A9">
        <w:rPr>
          <w:rFonts w:ascii="Times New Roman" w:hAnsi="Times New Roman" w:cs="Times New Roman"/>
          <w:b/>
          <w:i/>
          <w:sz w:val="24"/>
        </w:rPr>
        <w:t>not be inherited</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xml:space="preserve">        A </w:t>
      </w:r>
      <w:proofErr w:type="spellStart"/>
      <w:r w:rsidRPr="00A944A9">
        <w:rPr>
          <w:rFonts w:ascii="Times New Roman" w:hAnsi="Times New Roman" w:cs="Times New Roman"/>
          <w:i/>
          <w:sz w:val="24"/>
        </w:rPr>
        <w:t>a</w:t>
      </w:r>
      <w:proofErr w:type="spellEnd"/>
      <w:r w:rsidRPr="00A944A9">
        <w:rPr>
          <w:rFonts w:ascii="Times New Roman" w:hAnsi="Times New Roman" w:cs="Times New Roman"/>
          <w:i/>
          <w:sz w:val="24"/>
        </w:rPr>
        <w:t xml:space="preserve"> = new </w:t>
      </w:r>
      <w:proofErr w:type="gramStart"/>
      <w:r w:rsidRPr="00A944A9">
        <w:rPr>
          <w:rFonts w:ascii="Times New Roman" w:hAnsi="Times New Roman" w:cs="Times New Roman"/>
          <w:i/>
          <w:sz w:val="24"/>
        </w:rPr>
        <w:t>A(</w:t>
      </w:r>
      <w:proofErr w:type="gramEnd"/>
      <w:r w:rsidRPr="00A944A9">
        <w:rPr>
          <w:rFonts w:ascii="Times New Roman" w:hAnsi="Times New Roman" w:cs="Times New Roman"/>
          <w:i/>
          <w:sz w:val="24"/>
        </w:rPr>
        <w:t>);</w:t>
      </w:r>
    </w:p>
    <w:p w:rsidR="00B76DF4" w:rsidRPr="00A944A9" w:rsidRDefault="00B76DF4" w:rsidP="00C06F39">
      <w:pPr>
        <w:pStyle w:val="NoSpacing"/>
        <w:ind w:left="720"/>
        <w:rPr>
          <w:rFonts w:ascii="Times New Roman" w:hAnsi="Times New Roman" w:cs="Times New Roman"/>
          <w:b/>
          <w:i/>
          <w:sz w:val="24"/>
        </w:rPr>
      </w:pPr>
      <w:r w:rsidRPr="00A944A9">
        <w:rPr>
          <w:rFonts w:ascii="Times New Roman" w:hAnsi="Times New Roman" w:cs="Times New Roman"/>
          <w:i/>
          <w:sz w:val="24"/>
        </w:rPr>
        <w:t>        //</w:t>
      </w:r>
      <w:proofErr w:type="spellStart"/>
      <w:proofErr w:type="gramStart"/>
      <w:r w:rsidRPr="00A944A9">
        <w:rPr>
          <w:rFonts w:ascii="Times New Roman" w:hAnsi="Times New Roman" w:cs="Times New Roman"/>
          <w:i/>
          <w:sz w:val="24"/>
        </w:rPr>
        <w:t>System.out.prin</w:t>
      </w:r>
      <w:r w:rsidR="00463470" w:rsidRPr="00A944A9">
        <w:rPr>
          <w:rFonts w:ascii="Times New Roman" w:hAnsi="Times New Roman" w:cs="Times New Roman"/>
          <w:i/>
          <w:sz w:val="24"/>
        </w:rPr>
        <w:t>tln</w:t>
      </w:r>
      <w:proofErr w:type="spellEnd"/>
      <w:r w:rsidR="00463470" w:rsidRPr="00A944A9">
        <w:rPr>
          <w:rFonts w:ascii="Times New Roman" w:hAnsi="Times New Roman" w:cs="Times New Roman"/>
          <w:i/>
          <w:sz w:val="24"/>
        </w:rPr>
        <w:t>(</w:t>
      </w:r>
      <w:proofErr w:type="spellStart"/>
      <w:proofErr w:type="gramEnd"/>
      <w:r w:rsidR="00463470" w:rsidRPr="00A944A9">
        <w:rPr>
          <w:rFonts w:ascii="Times New Roman" w:hAnsi="Times New Roman" w:cs="Times New Roman"/>
          <w:i/>
          <w:sz w:val="24"/>
        </w:rPr>
        <w:t>a.i</w:t>
      </w:r>
      <w:proofErr w:type="spellEnd"/>
      <w:r w:rsidR="00463470" w:rsidRPr="00A944A9">
        <w:rPr>
          <w:rFonts w:ascii="Times New Roman" w:hAnsi="Times New Roman" w:cs="Times New Roman"/>
          <w:i/>
          <w:sz w:val="24"/>
        </w:rPr>
        <w:t xml:space="preserve">);     </w:t>
      </w:r>
      <w:r w:rsidR="00463470" w:rsidRPr="00A944A9">
        <w:rPr>
          <w:rFonts w:ascii="Times New Roman" w:hAnsi="Times New Roman" w:cs="Times New Roman"/>
          <w:b/>
          <w:i/>
          <w:sz w:val="24"/>
        </w:rPr>
        <w:t>Private field can</w:t>
      </w:r>
      <w:r w:rsidRPr="00A944A9">
        <w:rPr>
          <w:rFonts w:ascii="Times New Roman" w:hAnsi="Times New Roman" w:cs="Times New Roman"/>
          <w:b/>
          <w:i/>
          <w:sz w:val="24"/>
        </w:rPr>
        <w:t>not be used outside the class</w:t>
      </w:r>
    </w:p>
    <w:p w:rsidR="00B76DF4" w:rsidRPr="00A944A9" w:rsidRDefault="00B76DF4" w:rsidP="00C06F39">
      <w:pPr>
        <w:pStyle w:val="NoSpacing"/>
        <w:ind w:left="720"/>
        <w:rPr>
          <w:rFonts w:ascii="Times New Roman" w:hAnsi="Times New Roman" w:cs="Times New Roman"/>
          <w:b/>
          <w:i/>
          <w:sz w:val="24"/>
        </w:rPr>
      </w:pPr>
      <w:r w:rsidRPr="00A944A9">
        <w:rPr>
          <w:rFonts w:ascii="Times New Roman" w:hAnsi="Times New Roman" w:cs="Times New Roman"/>
          <w:i/>
          <w:sz w:val="24"/>
        </w:rPr>
        <w:t>        //</w:t>
      </w:r>
      <w:proofErr w:type="spellStart"/>
      <w:proofErr w:type="gramStart"/>
      <w:r w:rsidRPr="00A944A9">
        <w:rPr>
          <w:rFonts w:ascii="Times New Roman" w:hAnsi="Times New Roman" w:cs="Times New Roman"/>
          <w:i/>
          <w:sz w:val="24"/>
        </w:rPr>
        <w:t>a.methodOfClassA</w:t>
      </w:r>
      <w:proofErr w:type="spellEnd"/>
      <w:r w:rsidR="00463470" w:rsidRPr="00A944A9">
        <w:rPr>
          <w:rFonts w:ascii="Times New Roman" w:hAnsi="Times New Roman" w:cs="Times New Roman"/>
          <w:i/>
          <w:sz w:val="24"/>
        </w:rPr>
        <w:t>(</w:t>
      </w:r>
      <w:proofErr w:type="gramEnd"/>
      <w:r w:rsidR="00463470" w:rsidRPr="00A944A9">
        <w:rPr>
          <w:rFonts w:ascii="Times New Roman" w:hAnsi="Times New Roman" w:cs="Times New Roman"/>
          <w:i/>
          <w:sz w:val="24"/>
        </w:rPr>
        <w:t>);         </w:t>
      </w:r>
      <w:r w:rsidR="00463470" w:rsidRPr="00A944A9">
        <w:rPr>
          <w:rFonts w:ascii="Times New Roman" w:hAnsi="Times New Roman" w:cs="Times New Roman"/>
          <w:b/>
          <w:i/>
          <w:sz w:val="24"/>
        </w:rPr>
        <w:t xml:space="preserve"> Private method can</w:t>
      </w:r>
      <w:r w:rsidRPr="00A944A9">
        <w:rPr>
          <w:rFonts w:ascii="Times New Roman" w:hAnsi="Times New Roman" w:cs="Times New Roman"/>
          <w:b/>
          <w:i/>
          <w:sz w:val="24"/>
        </w:rPr>
        <w:t>not be used outside the class</w:t>
      </w:r>
    </w:p>
    <w:p w:rsidR="00B76DF4" w:rsidRPr="00A944A9" w:rsidRDefault="00B76DF4" w:rsidP="00C06F39">
      <w:pPr>
        <w:pStyle w:val="NoSpacing"/>
        <w:ind w:left="720"/>
        <w:rPr>
          <w:rFonts w:ascii="Times New Roman" w:hAnsi="Times New Roman" w:cs="Times New Roman"/>
          <w:b/>
          <w:i/>
          <w:sz w:val="24"/>
        </w:rPr>
      </w:pPr>
      <w:r w:rsidRPr="00A944A9">
        <w:rPr>
          <w:rFonts w:ascii="Times New Roman" w:hAnsi="Times New Roman" w:cs="Times New Roman"/>
          <w:i/>
          <w:sz w:val="24"/>
        </w:rPr>
        <w:t xml:space="preserve">        //A.B b = new </w:t>
      </w:r>
      <w:proofErr w:type="gramStart"/>
      <w:r w:rsidRPr="00A944A9">
        <w:rPr>
          <w:rFonts w:ascii="Times New Roman" w:hAnsi="Times New Roman" w:cs="Times New Roman"/>
          <w:i/>
          <w:sz w:val="24"/>
        </w:rPr>
        <w:t>A.B(</w:t>
      </w:r>
      <w:proofErr w:type="gramEnd"/>
      <w:r w:rsidRPr="00A944A9">
        <w:rPr>
          <w:rFonts w:ascii="Times New Roman" w:hAnsi="Times New Roman" w:cs="Times New Roman"/>
          <w:i/>
          <w:sz w:val="24"/>
        </w:rPr>
        <w:t>);   </w:t>
      </w:r>
      <w:r w:rsidR="00463470" w:rsidRPr="00A944A9">
        <w:rPr>
          <w:rFonts w:ascii="Times New Roman" w:hAnsi="Times New Roman" w:cs="Times New Roman"/>
          <w:i/>
          <w:sz w:val="24"/>
        </w:rPr>
        <w:t xml:space="preserve">        </w:t>
      </w:r>
      <w:r w:rsidR="00463470" w:rsidRPr="00A944A9">
        <w:rPr>
          <w:rFonts w:ascii="Times New Roman" w:hAnsi="Times New Roman" w:cs="Times New Roman"/>
          <w:b/>
          <w:i/>
          <w:sz w:val="24"/>
        </w:rPr>
        <w:t>Private inner class can</w:t>
      </w:r>
      <w:r w:rsidRPr="00A944A9">
        <w:rPr>
          <w:rFonts w:ascii="Times New Roman" w:hAnsi="Times New Roman" w:cs="Times New Roman"/>
          <w:b/>
          <w:i/>
          <w:sz w:val="24"/>
        </w:rPr>
        <w:t>not be used outside the class</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    }</w:t>
      </w:r>
    </w:p>
    <w:p w:rsidR="00B76DF4" w:rsidRPr="00A944A9" w:rsidRDefault="00B76DF4" w:rsidP="00C06F39">
      <w:pPr>
        <w:pStyle w:val="NoSpacing"/>
        <w:ind w:left="720"/>
        <w:rPr>
          <w:rFonts w:ascii="Times New Roman" w:hAnsi="Times New Roman" w:cs="Times New Roman"/>
          <w:i/>
          <w:sz w:val="24"/>
        </w:rPr>
      </w:pPr>
      <w:r w:rsidRPr="00A944A9">
        <w:rPr>
          <w:rFonts w:ascii="Times New Roman" w:hAnsi="Times New Roman" w:cs="Times New Roman"/>
          <w:i/>
          <w:sz w:val="24"/>
        </w:rPr>
        <w:t>}</w:t>
      </w:r>
    </w:p>
    <w:p w:rsidR="00B76DF4" w:rsidRPr="00A944A9" w:rsidRDefault="00B76DF4" w:rsidP="00B76DF4">
      <w:pPr>
        <w:pStyle w:val="NoSpacing"/>
        <w:pBdr>
          <w:bottom w:val="single" w:sz="6" w:space="1" w:color="auto"/>
        </w:pBdr>
        <w:rPr>
          <w:rFonts w:ascii="Times New Roman" w:hAnsi="Times New Roman" w:cs="Times New Roman"/>
        </w:rPr>
      </w:pPr>
    </w:p>
    <w:p w:rsidR="005851B8" w:rsidRPr="00A944A9" w:rsidRDefault="005851B8" w:rsidP="00C06F39">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private</w:t>
      </w:r>
      <w:proofErr w:type="gramEnd"/>
      <w:r w:rsidRPr="00A944A9">
        <w:rPr>
          <w:rFonts w:ascii="Times New Roman" w:eastAsia="Times New Roman" w:hAnsi="Times New Roman" w:cs="Times New Roman"/>
        </w:rPr>
        <w:t xml:space="preserve"> class A</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5851B8" w:rsidRPr="00A944A9" w:rsidRDefault="005851B8" w:rsidP="00C06F3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//Outer class </w:t>
      </w:r>
      <w:proofErr w:type="spellStart"/>
      <w:proofErr w:type="gramStart"/>
      <w:r w:rsidRPr="00A944A9">
        <w:rPr>
          <w:rFonts w:ascii="Times New Roman" w:eastAsia="Times New Roman" w:hAnsi="Times New Roman" w:cs="Times New Roman"/>
          <w:b/>
        </w:rPr>
        <w:t>Can</w:t>
      </w:r>
      <w:proofErr w:type="gramEnd"/>
      <w:r w:rsidRPr="00A944A9">
        <w:rPr>
          <w:rFonts w:ascii="Times New Roman" w:eastAsia="Times New Roman" w:hAnsi="Times New Roman" w:cs="Times New Roman"/>
          <w:b/>
        </w:rPr>
        <w:t xml:space="preserve"> not</w:t>
      </w:r>
      <w:proofErr w:type="spellEnd"/>
      <w:r w:rsidRPr="00A944A9">
        <w:rPr>
          <w:rFonts w:ascii="Times New Roman" w:eastAsia="Times New Roman" w:hAnsi="Times New Roman" w:cs="Times New Roman"/>
          <w:b/>
        </w:rPr>
        <w:t xml:space="preserve"> be private</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lastRenderedPageBreak/>
        <w:t>}</w:t>
      </w:r>
    </w:p>
    <w:p w:rsidR="005851B8" w:rsidRPr="00A944A9" w:rsidRDefault="005851B8" w:rsidP="00B76DF4">
      <w:pPr>
        <w:pStyle w:val="NoSpacing"/>
        <w:pBdr>
          <w:bottom w:val="single" w:sz="6" w:space="1" w:color="auto"/>
        </w:pBdr>
        <w:rPr>
          <w:rFonts w:ascii="Times New Roman" w:hAnsi="Times New Roman" w:cs="Times New Roman"/>
          <w:bdr w:val="none" w:sz="0" w:space="0" w:color="auto" w:frame="1"/>
        </w:rPr>
      </w:pPr>
    </w:p>
    <w:p w:rsidR="005851B8" w:rsidRPr="00A944A9" w:rsidRDefault="005851B8" w:rsidP="00C06F39">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A{</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private</w:t>
      </w:r>
      <w:proofErr w:type="gramEnd"/>
      <w:r w:rsidRPr="00A944A9">
        <w:rPr>
          <w:rFonts w:ascii="Times New Roman" w:eastAsia="Times New Roman" w:hAnsi="Times New Roman" w:cs="Times New Roman"/>
        </w:rPr>
        <w:t xml:space="preserve"> A()    {</w:t>
      </w:r>
    </w:p>
    <w:p w:rsidR="005851B8" w:rsidRPr="00A944A9" w:rsidRDefault="005851B8" w:rsidP="00C06F3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//Private Constructor</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private</w:t>
      </w:r>
      <w:proofErr w:type="gramEnd"/>
      <w:r w:rsidRPr="00A944A9">
        <w:rPr>
          <w:rFonts w:ascii="Times New Roman" w:eastAsia="Times New Roman" w:hAnsi="Times New Roman" w:cs="Times New Roman"/>
        </w:rPr>
        <w:t xml:space="preserve"> A(int </w:t>
      </w:r>
      <w:proofErr w:type="spellStart"/>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w:t>
      </w:r>
    </w:p>
    <w:p w:rsidR="005851B8" w:rsidRPr="00A944A9" w:rsidRDefault="005851B8" w:rsidP="00C06F3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//Private constructor</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5851B8" w:rsidRPr="00A944A9" w:rsidRDefault="005851B8" w:rsidP="00C06F3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5851B8" w:rsidRPr="00A944A9" w:rsidRDefault="005851B8" w:rsidP="00C06F39">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B extends A{</w:t>
      </w:r>
    </w:p>
    <w:p w:rsidR="005851B8" w:rsidRPr="00A944A9" w:rsidRDefault="005851B8" w:rsidP="00C06F3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//Can't create subclass to the class</w:t>
      </w:r>
    </w:p>
    <w:p w:rsidR="005851B8" w:rsidRPr="00A944A9" w:rsidRDefault="005851B8" w:rsidP="00C06F3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b/>
        </w:rPr>
        <w:t>    //which has only private constructors</w:t>
      </w:r>
    </w:p>
    <w:p w:rsidR="005851B8" w:rsidRPr="00A944A9" w:rsidRDefault="005851B8" w:rsidP="00C06F39">
      <w:pPr>
        <w:pBdr>
          <w:bottom w:val="single" w:sz="6" w:space="1" w:color="auto"/>
        </w:pBd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C50786" w:rsidRPr="00A944A9" w:rsidRDefault="00C50786" w:rsidP="00C50786">
      <w:pPr>
        <w:pStyle w:val="Heading3"/>
        <w:shd w:val="clear" w:color="auto" w:fill="FFFFFF"/>
        <w:spacing w:line="312" w:lineRule="atLeast"/>
        <w:jc w:val="both"/>
        <w:rPr>
          <w:rFonts w:ascii="Times New Roman" w:hAnsi="Times New Roman" w:cs="Times New Roman"/>
          <w:color w:val="auto"/>
          <w:sz w:val="28"/>
          <w:szCs w:val="28"/>
          <w:u w:val="single"/>
        </w:rPr>
      </w:pPr>
      <w:r w:rsidRPr="00A944A9">
        <w:rPr>
          <w:rFonts w:ascii="Times New Roman" w:hAnsi="Times New Roman" w:cs="Times New Roman"/>
          <w:color w:val="auto"/>
          <w:sz w:val="28"/>
          <w:szCs w:val="28"/>
          <w:u w:val="single"/>
        </w:rPr>
        <w:t>Role of Private Constructor</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50"/>
      </w:tblGrid>
      <w:tr w:rsidR="00C50786" w:rsidRPr="00A944A9" w:rsidTr="00C50786">
        <w:trPr>
          <w:tblCellSpacing w:w="15" w:type="dxa"/>
        </w:trPr>
        <w:tc>
          <w:tcPr>
            <w:tcW w:w="0" w:type="auto"/>
            <w:shd w:val="clear" w:color="auto" w:fill="FFFFFF"/>
            <w:vAlign w:val="center"/>
            <w:hideMark/>
          </w:tcPr>
          <w:p w:rsidR="00C50786" w:rsidRPr="00A944A9" w:rsidRDefault="00C50786">
            <w:pPr>
              <w:spacing w:line="265" w:lineRule="atLeast"/>
              <w:ind w:left="230"/>
              <w:jc w:val="both"/>
              <w:rPr>
                <w:rFonts w:ascii="Times New Roman" w:hAnsi="Times New Roman" w:cs="Times New Roman"/>
                <w:sz w:val="28"/>
                <w:szCs w:val="28"/>
              </w:rPr>
            </w:pPr>
            <w:r w:rsidRPr="00A944A9">
              <w:rPr>
                <w:rFonts w:ascii="Times New Roman" w:hAnsi="Times New Roman" w:cs="Times New Roman"/>
                <w:sz w:val="28"/>
                <w:szCs w:val="28"/>
              </w:rPr>
              <w:t>If you make any class constructor private, you cannot create the instance of that class from outside the class. For example:</w:t>
            </w:r>
          </w:p>
        </w:tc>
      </w:tr>
    </w:tbl>
    <w:p w:rsidR="00C50786" w:rsidRPr="00A944A9" w:rsidRDefault="00C50786" w:rsidP="00C50786">
      <w:pPr>
        <w:shd w:val="clear" w:color="auto" w:fill="FFFFFF"/>
        <w:spacing w:after="0" w:line="265" w:lineRule="atLeast"/>
        <w:ind w:left="720"/>
        <w:jc w:val="both"/>
        <w:rPr>
          <w:rFonts w:ascii="Times New Roman" w:hAnsi="Times New Roman" w:cs="Times New Roman"/>
        </w:rPr>
      </w:pPr>
      <w:proofErr w:type="gramStart"/>
      <w:r w:rsidRPr="00A944A9">
        <w:rPr>
          <w:rStyle w:val="keyword"/>
          <w:rFonts w:ascii="Times New Roman" w:hAnsi="Times New Roman" w:cs="Times New Roman"/>
          <w:bCs/>
          <w:bdr w:val="none" w:sz="0" w:space="0" w:color="auto" w:frame="1"/>
        </w:rPr>
        <w:t>class</w:t>
      </w:r>
      <w:proofErr w:type="gramEnd"/>
      <w:r w:rsidRPr="00A944A9">
        <w:rPr>
          <w:rFonts w:ascii="Times New Roman" w:hAnsi="Times New Roman" w:cs="Times New Roman"/>
          <w:bdr w:val="none" w:sz="0" w:space="0" w:color="auto" w:frame="1"/>
        </w:rPr>
        <w:t> A{  </w:t>
      </w:r>
    </w:p>
    <w:p w:rsidR="00C50786" w:rsidRPr="00A944A9" w:rsidRDefault="00C50786" w:rsidP="00C50786">
      <w:pPr>
        <w:shd w:val="clear" w:color="auto" w:fill="FFFFFF"/>
        <w:spacing w:after="0" w:line="265" w:lineRule="atLeast"/>
        <w:ind w:left="720" w:firstLine="720"/>
        <w:jc w:val="both"/>
        <w:rPr>
          <w:rFonts w:ascii="Times New Roman" w:hAnsi="Times New Roman" w:cs="Times New Roman"/>
          <w:bdr w:val="none" w:sz="0" w:space="0" w:color="auto" w:frame="1"/>
        </w:rPr>
      </w:pPr>
      <w:proofErr w:type="gramStart"/>
      <w:r w:rsidRPr="00A944A9">
        <w:rPr>
          <w:rStyle w:val="keyword"/>
          <w:rFonts w:ascii="Times New Roman" w:hAnsi="Times New Roman" w:cs="Times New Roman"/>
          <w:bCs/>
          <w:bdr w:val="none" w:sz="0" w:space="0" w:color="auto" w:frame="1"/>
        </w:rPr>
        <w:t>private</w:t>
      </w:r>
      <w:proofErr w:type="gramEnd"/>
      <w:r w:rsidRPr="00A944A9">
        <w:rPr>
          <w:rFonts w:ascii="Times New Roman" w:hAnsi="Times New Roman" w:cs="Times New Roman"/>
          <w:bdr w:val="none" w:sz="0" w:space="0" w:color="auto" w:frame="1"/>
        </w:rPr>
        <w:t> A(){</w:t>
      </w:r>
    </w:p>
    <w:p w:rsidR="00C50786" w:rsidRPr="00A944A9" w:rsidRDefault="00C50786" w:rsidP="00C50786">
      <w:pPr>
        <w:shd w:val="clear" w:color="auto" w:fill="FFFFFF"/>
        <w:spacing w:after="0" w:line="265" w:lineRule="atLeast"/>
        <w:ind w:left="720" w:firstLine="720"/>
        <w:jc w:val="both"/>
        <w:rPr>
          <w:rFonts w:ascii="Times New Roman" w:hAnsi="Times New Roman" w:cs="Times New Roman"/>
        </w:rPr>
      </w:pPr>
      <w:r w:rsidRPr="00A944A9">
        <w:rPr>
          <w:rFonts w:ascii="Times New Roman" w:hAnsi="Times New Roman" w:cs="Times New Roman"/>
          <w:bdr w:val="none" w:sz="0" w:space="0" w:color="auto" w:frame="1"/>
        </w:rPr>
        <w:t>}</w:t>
      </w:r>
      <w:r w:rsidRPr="00A944A9">
        <w:rPr>
          <w:rStyle w:val="comment"/>
          <w:rFonts w:ascii="Times New Roman" w:hAnsi="Times New Roman" w:cs="Times New Roman"/>
          <w:bdr w:val="none" w:sz="0" w:space="0" w:color="auto" w:frame="1"/>
        </w:rPr>
        <w:t>//private constructor</w:t>
      </w:r>
      <w:r w:rsidRPr="00A944A9">
        <w:rPr>
          <w:rFonts w:ascii="Times New Roman" w:hAnsi="Times New Roman" w:cs="Times New Roman"/>
          <w:bdr w:val="none" w:sz="0" w:space="0" w:color="auto" w:frame="1"/>
        </w:rPr>
        <w:t>  </w:t>
      </w:r>
    </w:p>
    <w:p w:rsidR="00C50786" w:rsidRPr="00A944A9" w:rsidRDefault="00C50786" w:rsidP="00C50786">
      <w:pPr>
        <w:shd w:val="clear" w:color="auto" w:fill="FFFFFF"/>
        <w:spacing w:after="0" w:line="265" w:lineRule="atLeast"/>
        <w:ind w:left="720" w:firstLine="720"/>
        <w:jc w:val="both"/>
        <w:rPr>
          <w:rFonts w:ascii="Times New Roman" w:hAnsi="Times New Roman" w:cs="Times New Roman"/>
          <w:bdr w:val="none" w:sz="0" w:space="0" w:color="auto" w:frame="1"/>
        </w:rPr>
      </w:pPr>
      <w:proofErr w:type="gramStart"/>
      <w:r w:rsidRPr="00A944A9">
        <w:rPr>
          <w:rStyle w:val="keyword"/>
          <w:rFonts w:ascii="Times New Roman" w:hAnsi="Times New Roman" w:cs="Times New Roman"/>
          <w:bCs/>
          <w:bdr w:val="none" w:sz="0" w:space="0" w:color="auto" w:frame="1"/>
        </w:rPr>
        <w:t>void</w:t>
      </w:r>
      <w:proofErr w:type="gramEnd"/>
      <w:r w:rsidRPr="00A944A9">
        <w:rPr>
          <w:rFonts w:ascii="Times New Roman" w:hAnsi="Times New Roman" w:cs="Times New Roman"/>
          <w:bdr w:val="none" w:sz="0" w:space="0" w:color="auto" w:frame="1"/>
        </w:rPr>
        <w:t> </w:t>
      </w:r>
      <w:proofErr w:type="spellStart"/>
      <w:r w:rsidRPr="00A944A9">
        <w:rPr>
          <w:rFonts w:ascii="Times New Roman" w:hAnsi="Times New Roman" w:cs="Times New Roman"/>
          <w:bdr w:val="none" w:sz="0" w:space="0" w:color="auto" w:frame="1"/>
        </w:rPr>
        <w:t>msg</w:t>
      </w:r>
      <w:proofErr w:type="spellEnd"/>
      <w:r w:rsidRPr="00A944A9">
        <w:rPr>
          <w:rFonts w:ascii="Times New Roman" w:hAnsi="Times New Roman" w:cs="Times New Roman"/>
          <w:bdr w:val="none" w:sz="0" w:space="0" w:color="auto" w:frame="1"/>
        </w:rPr>
        <w:t>(){</w:t>
      </w:r>
    </w:p>
    <w:p w:rsidR="00C50786" w:rsidRPr="00A944A9" w:rsidRDefault="00C50786" w:rsidP="00C50786">
      <w:pPr>
        <w:shd w:val="clear" w:color="auto" w:fill="FFFFFF"/>
        <w:spacing w:after="0" w:line="265" w:lineRule="atLeast"/>
        <w:ind w:left="1440" w:firstLine="720"/>
        <w:jc w:val="both"/>
        <w:rPr>
          <w:rFonts w:ascii="Times New Roman" w:hAnsi="Times New Roman" w:cs="Times New Roman"/>
          <w:bdr w:val="none" w:sz="0" w:space="0" w:color="auto" w:frame="1"/>
        </w:rPr>
      </w:pPr>
      <w:proofErr w:type="spellStart"/>
      <w:proofErr w:type="gramStart"/>
      <w:r w:rsidRPr="00A944A9">
        <w:rPr>
          <w:rFonts w:ascii="Times New Roman" w:hAnsi="Times New Roman" w:cs="Times New Roman"/>
          <w:bdr w:val="none" w:sz="0" w:space="0" w:color="auto" w:frame="1"/>
        </w:rPr>
        <w:t>System.out.println</w:t>
      </w:r>
      <w:proofErr w:type="spellEnd"/>
      <w:r w:rsidRPr="00A944A9">
        <w:rPr>
          <w:rFonts w:ascii="Times New Roman" w:hAnsi="Times New Roman" w:cs="Times New Roman"/>
          <w:bdr w:val="none" w:sz="0" w:space="0" w:color="auto" w:frame="1"/>
        </w:rPr>
        <w:t>(</w:t>
      </w:r>
      <w:proofErr w:type="gramEnd"/>
      <w:r w:rsidRPr="00A944A9">
        <w:rPr>
          <w:rStyle w:val="string"/>
          <w:rFonts w:ascii="Times New Roman" w:hAnsi="Times New Roman" w:cs="Times New Roman"/>
          <w:bdr w:val="none" w:sz="0" w:space="0" w:color="auto" w:frame="1"/>
        </w:rPr>
        <w:t>"Hello java"</w:t>
      </w:r>
      <w:r w:rsidRPr="00A944A9">
        <w:rPr>
          <w:rFonts w:ascii="Times New Roman" w:hAnsi="Times New Roman" w:cs="Times New Roman"/>
          <w:bdr w:val="none" w:sz="0" w:space="0" w:color="auto" w:frame="1"/>
        </w:rPr>
        <w:t>);</w:t>
      </w:r>
    </w:p>
    <w:p w:rsidR="00C50786" w:rsidRPr="00A944A9" w:rsidRDefault="00C50786" w:rsidP="00C50786">
      <w:pPr>
        <w:shd w:val="clear" w:color="auto" w:fill="FFFFFF"/>
        <w:spacing w:after="0" w:line="265" w:lineRule="atLeast"/>
        <w:ind w:left="720" w:firstLine="720"/>
        <w:jc w:val="both"/>
        <w:rPr>
          <w:rFonts w:ascii="Times New Roman" w:hAnsi="Times New Roman" w:cs="Times New Roman"/>
        </w:rPr>
      </w:pPr>
      <w:r w:rsidRPr="00A944A9">
        <w:rPr>
          <w:rFonts w:ascii="Times New Roman" w:hAnsi="Times New Roman" w:cs="Times New Roman"/>
          <w:bdr w:val="none" w:sz="0" w:space="0" w:color="auto" w:frame="1"/>
        </w:rPr>
        <w:t>}  </w:t>
      </w:r>
    </w:p>
    <w:p w:rsidR="00C50786" w:rsidRPr="00A944A9" w:rsidRDefault="00C50786" w:rsidP="00C50786">
      <w:pPr>
        <w:shd w:val="clear" w:color="auto" w:fill="FFFFFF"/>
        <w:spacing w:after="0" w:line="265" w:lineRule="atLeast"/>
        <w:ind w:left="720"/>
        <w:jc w:val="both"/>
        <w:rPr>
          <w:rFonts w:ascii="Times New Roman" w:hAnsi="Times New Roman" w:cs="Times New Roman"/>
        </w:rPr>
      </w:pPr>
      <w:r w:rsidRPr="00A944A9">
        <w:rPr>
          <w:rFonts w:ascii="Times New Roman" w:hAnsi="Times New Roman" w:cs="Times New Roman"/>
          <w:bdr w:val="none" w:sz="0" w:space="0" w:color="auto" w:frame="1"/>
        </w:rPr>
        <w:t>}  </w:t>
      </w:r>
    </w:p>
    <w:p w:rsidR="00C50786" w:rsidRPr="00A944A9" w:rsidRDefault="00C50786" w:rsidP="00C50786">
      <w:pPr>
        <w:shd w:val="clear" w:color="auto" w:fill="FFFFFF"/>
        <w:spacing w:after="0" w:line="265" w:lineRule="atLeast"/>
        <w:ind w:left="720"/>
        <w:jc w:val="both"/>
        <w:rPr>
          <w:rFonts w:ascii="Times New Roman" w:hAnsi="Times New Roman" w:cs="Times New Roman"/>
        </w:rPr>
      </w:pPr>
      <w:proofErr w:type="gramStart"/>
      <w:r w:rsidRPr="00A944A9">
        <w:rPr>
          <w:rStyle w:val="keyword"/>
          <w:rFonts w:ascii="Times New Roman" w:hAnsi="Times New Roman" w:cs="Times New Roman"/>
          <w:bCs/>
          <w:bdr w:val="none" w:sz="0" w:space="0" w:color="auto" w:frame="1"/>
        </w:rPr>
        <w:t>public</w:t>
      </w:r>
      <w:proofErr w:type="gramEnd"/>
      <w:r w:rsidRPr="00A944A9">
        <w:rPr>
          <w:rFonts w:ascii="Times New Roman" w:hAnsi="Times New Roman" w:cs="Times New Roman"/>
          <w:bdr w:val="none" w:sz="0" w:space="0" w:color="auto" w:frame="1"/>
        </w:rPr>
        <w:t> </w:t>
      </w:r>
      <w:r w:rsidRPr="00A944A9">
        <w:rPr>
          <w:rStyle w:val="keyword"/>
          <w:rFonts w:ascii="Times New Roman" w:hAnsi="Times New Roman" w:cs="Times New Roman"/>
          <w:bCs/>
          <w:bdr w:val="none" w:sz="0" w:space="0" w:color="auto" w:frame="1"/>
        </w:rPr>
        <w:t>class</w:t>
      </w:r>
      <w:r w:rsidRPr="00A944A9">
        <w:rPr>
          <w:rFonts w:ascii="Times New Roman" w:hAnsi="Times New Roman" w:cs="Times New Roman"/>
          <w:bdr w:val="none" w:sz="0" w:space="0" w:color="auto" w:frame="1"/>
        </w:rPr>
        <w:t> Simple{  </w:t>
      </w:r>
    </w:p>
    <w:p w:rsidR="00C50786" w:rsidRPr="00A944A9" w:rsidRDefault="00C50786" w:rsidP="00C50786">
      <w:pPr>
        <w:shd w:val="clear" w:color="auto" w:fill="FFFFFF"/>
        <w:spacing w:after="0" w:line="265" w:lineRule="atLeast"/>
        <w:ind w:left="720"/>
        <w:jc w:val="both"/>
        <w:rPr>
          <w:rFonts w:ascii="Times New Roman" w:hAnsi="Times New Roman" w:cs="Times New Roman"/>
        </w:rPr>
      </w:pPr>
      <w:r w:rsidRPr="00A944A9">
        <w:rPr>
          <w:rFonts w:ascii="Times New Roman" w:hAnsi="Times New Roman" w:cs="Times New Roman"/>
          <w:bdr w:val="none" w:sz="0" w:space="0" w:color="auto" w:frame="1"/>
        </w:rPr>
        <w:t> </w:t>
      </w:r>
      <w:proofErr w:type="gramStart"/>
      <w:r w:rsidRPr="00A944A9">
        <w:rPr>
          <w:rStyle w:val="keyword"/>
          <w:rFonts w:ascii="Times New Roman" w:hAnsi="Times New Roman" w:cs="Times New Roman"/>
          <w:bCs/>
          <w:bdr w:val="none" w:sz="0" w:space="0" w:color="auto" w:frame="1"/>
        </w:rPr>
        <w:t>public</w:t>
      </w:r>
      <w:proofErr w:type="gramEnd"/>
      <w:r w:rsidRPr="00A944A9">
        <w:rPr>
          <w:rFonts w:ascii="Times New Roman" w:hAnsi="Times New Roman" w:cs="Times New Roman"/>
          <w:bdr w:val="none" w:sz="0" w:space="0" w:color="auto" w:frame="1"/>
        </w:rPr>
        <w:t> </w:t>
      </w:r>
      <w:r w:rsidRPr="00A944A9">
        <w:rPr>
          <w:rStyle w:val="keyword"/>
          <w:rFonts w:ascii="Times New Roman" w:hAnsi="Times New Roman" w:cs="Times New Roman"/>
          <w:bCs/>
          <w:bdr w:val="none" w:sz="0" w:space="0" w:color="auto" w:frame="1"/>
        </w:rPr>
        <w:t>static</w:t>
      </w:r>
      <w:r w:rsidRPr="00A944A9">
        <w:rPr>
          <w:rFonts w:ascii="Times New Roman" w:hAnsi="Times New Roman" w:cs="Times New Roman"/>
          <w:bdr w:val="none" w:sz="0" w:space="0" w:color="auto" w:frame="1"/>
        </w:rPr>
        <w:t> </w:t>
      </w:r>
      <w:r w:rsidRPr="00A944A9">
        <w:rPr>
          <w:rStyle w:val="keyword"/>
          <w:rFonts w:ascii="Times New Roman" w:hAnsi="Times New Roman" w:cs="Times New Roman"/>
          <w:bCs/>
          <w:bdr w:val="none" w:sz="0" w:space="0" w:color="auto" w:frame="1"/>
        </w:rPr>
        <w:t>void</w:t>
      </w:r>
      <w:r w:rsidRPr="00A944A9">
        <w:rPr>
          <w:rFonts w:ascii="Times New Roman" w:hAnsi="Times New Roman" w:cs="Times New Roman"/>
          <w:bdr w:val="none" w:sz="0" w:space="0" w:color="auto" w:frame="1"/>
        </w:rPr>
        <w:t> main(String </w:t>
      </w:r>
      <w:proofErr w:type="spellStart"/>
      <w:r w:rsidRPr="00A944A9">
        <w:rPr>
          <w:rFonts w:ascii="Times New Roman" w:hAnsi="Times New Roman" w:cs="Times New Roman"/>
          <w:bdr w:val="none" w:sz="0" w:space="0" w:color="auto" w:frame="1"/>
        </w:rPr>
        <w:t>args</w:t>
      </w:r>
      <w:proofErr w:type="spellEnd"/>
      <w:r w:rsidRPr="00A944A9">
        <w:rPr>
          <w:rFonts w:ascii="Times New Roman" w:hAnsi="Times New Roman" w:cs="Times New Roman"/>
          <w:bdr w:val="none" w:sz="0" w:space="0" w:color="auto" w:frame="1"/>
        </w:rPr>
        <w:t>[]){  </w:t>
      </w:r>
    </w:p>
    <w:p w:rsidR="00C50786" w:rsidRPr="00A944A9" w:rsidRDefault="00C50786" w:rsidP="00C50786">
      <w:pPr>
        <w:shd w:val="clear" w:color="auto" w:fill="FFFFFF"/>
        <w:spacing w:after="0" w:line="265" w:lineRule="atLeast"/>
        <w:ind w:left="720" w:firstLine="720"/>
        <w:jc w:val="both"/>
        <w:rPr>
          <w:rFonts w:ascii="Times New Roman" w:hAnsi="Times New Roman" w:cs="Times New Roman"/>
        </w:rPr>
      </w:pPr>
      <w:r w:rsidRPr="00A944A9">
        <w:rPr>
          <w:rFonts w:ascii="Times New Roman" w:hAnsi="Times New Roman" w:cs="Times New Roman"/>
          <w:bdr w:val="none" w:sz="0" w:space="0" w:color="auto" w:frame="1"/>
        </w:rPr>
        <w:t>   A </w:t>
      </w:r>
      <w:proofErr w:type="spellStart"/>
      <w:r w:rsidRPr="00A944A9">
        <w:rPr>
          <w:rFonts w:ascii="Times New Roman" w:hAnsi="Times New Roman" w:cs="Times New Roman"/>
          <w:bdr w:val="none" w:sz="0" w:space="0" w:color="auto" w:frame="1"/>
        </w:rPr>
        <w:t>obj</w:t>
      </w:r>
      <w:proofErr w:type="spellEnd"/>
      <w:r w:rsidRPr="00A944A9">
        <w:rPr>
          <w:rFonts w:ascii="Times New Roman" w:hAnsi="Times New Roman" w:cs="Times New Roman"/>
          <w:bdr w:val="none" w:sz="0" w:space="0" w:color="auto" w:frame="1"/>
        </w:rPr>
        <w:t>=</w:t>
      </w:r>
      <w:r w:rsidRPr="00A944A9">
        <w:rPr>
          <w:rStyle w:val="keyword"/>
          <w:rFonts w:ascii="Times New Roman" w:hAnsi="Times New Roman" w:cs="Times New Roman"/>
          <w:bCs/>
          <w:bdr w:val="none" w:sz="0" w:space="0" w:color="auto" w:frame="1"/>
        </w:rPr>
        <w:t>new</w:t>
      </w:r>
      <w:r w:rsidRPr="00A944A9">
        <w:rPr>
          <w:rFonts w:ascii="Times New Roman" w:hAnsi="Times New Roman" w:cs="Times New Roman"/>
          <w:bdr w:val="none" w:sz="0" w:space="0" w:color="auto" w:frame="1"/>
        </w:rPr>
        <w:t> </w:t>
      </w:r>
      <w:proofErr w:type="gramStart"/>
      <w:r w:rsidRPr="00A944A9">
        <w:rPr>
          <w:rFonts w:ascii="Times New Roman" w:hAnsi="Times New Roman" w:cs="Times New Roman"/>
          <w:bdr w:val="none" w:sz="0" w:space="0" w:color="auto" w:frame="1"/>
        </w:rPr>
        <w:t>A</w:t>
      </w:r>
      <w:r w:rsidRPr="00A944A9">
        <w:rPr>
          <w:rFonts w:ascii="Times New Roman" w:hAnsi="Times New Roman" w:cs="Times New Roman"/>
          <w:b/>
          <w:bdr w:val="none" w:sz="0" w:space="0" w:color="auto" w:frame="1"/>
        </w:rPr>
        <w:t>(</w:t>
      </w:r>
      <w:proofErr w:type="gramEnd"/>
      <w:r w:rsidRPr="00A944A9">
        <w:rPr>
          <w:rFonts w:ascii="Times New Roman" w:hAnsi="Times New Roman" w:cs="Times New Roman"/>
          <w:b/>
          <w:bdr w:val="none" w:sz="0" w:space="0" w:color="auto" w:frame="1"/>
        </w:rPr>
        <w:t>);</w:t>
      </w:r>
      <w:r w:rsidRPr="00A944A9">
        <w:rPr>
          <w:rStyle w:val="comment"/>
          <w:rFonts w:ascii="Times New Roman" w:hAnsi="Times New Roman" w:cs="Times New Roman"/>
          <w:b/>
          <w:bdr w:val="none" w:sz="0" w:space="0" w:color="auto" w:frame="1"/>
        </w:rPr>
        <w:t>//Compile Time Error</w:t>
      </w:r>
      <w:r w:rsidRPr="00A944A9">
        <w:rPr>
          <w:rFonts w:ascii="Times New Roman" w:hAnsi="Times New Roman" w:cs="Times New Roman"/>
          <w:bdr w:val="none" w:sz="0" w:space="0" w:color="auto" w:frame="1"/>
        </w:rPr>
        <w:t>  </w:t>
      </w:r>
    </w:p>
    <w:p w:rsidR="00C50786" w:rsidRPr="00A944A9" w:rsidRDefault="00C50786" w:rsidP="00C50786">
      <w:pPr>
        <w:shd w:val="clear" w:color="auto" w:fill="FFFFFF"/>
        <w:spacing w:after="0" w:line="265" w:lineRule="atLeast"/>
        <w:ind w:left="720" w:firstLine="720"/>
        <w:jc w:val="both"/>
        <w:rPr>
          <w:rFonts w:ascii="Times New Roman" w:hAnsi="Times New Roman" w:cs="Times New Roman"/>
        </w:rPr>
      </w:pPr>
      <w:r w:rsidRPr="00A944A9">
        <w:rPr>
          <w:rFonts w:ascii="Times New Roman" w:hAnsi="Times New Roman" w:cs="Times New Roman"/>
          <w:bdr w:val="none" w:sz="0" w:space="0" w:color="auto" w:frame="1"/>
        </w:rPr>
        <w:t> }  </w:t>
      </w:r>
    </w:p>
    <w:p w:rsidR="00C50786" w:rsidRPr="00A944A9" w:rsidRDefault="00C50786" w:rsidP="00C50786">
      <w:pPr>
        <w:pBdr>
          <w:bottom w:val="single" w:sz="6" w:space="1" w:color="auto"/>
        </w:pBdr>
        <w:shd w:val="clear" w:color="auto" w:fill="FFFFFF"/>
        <w:spacing w:after="0" w:line="265" w:lineRule="atLeast"/>
        <w:ind w:left="720"/>
        <w:jc w:val="both"/>
        <w:rPr>
          <w:rFonts w:ascii="Times New Roman" w:hAnsi="Times New Roman" w:cs="Times New Roman"/>
        </w:rPr>
      </w:pPr>
      <w:r w:rsidRPr="00A944A9">
        <w:rPr>
          <w:rFonts w:ascii="Times New Roman" w:hAnsi="Times New Roman" w:cs="Times New Roman"/>
          <w:bdr w:val="none" w:sz="0" w:space="0" w:color="auto" w:frame="1"/>
        </w:rPr>
        <w:t>}</w:t>
      </w:r>
    </w:p>
    <w:p w:rsidR="003A48CB" w:rsidRPr="00A944A9" w:rsidRDefault="003A48CB" w:rsidP="003A48CB">
      <w:pPr>
        <w:pStyle w:val="Heading3"/>
        <w:shd w:val="clear" w:color="auto" w:fill="FFFFFF"/>
        <w:spacing w:line="288" w:lineRule="atLeast"/>
        <w:textAlignment w:val="baseline"/>
        <w:rPr>
          <w:rFonts w:ascii="Times New Roman" w:hAnsi="Times New Roman" w:cs="Times New Roman"/>
          <w:bCs w:val="0"/>
          <w:color w:val="auto"/>
          <w:sz w:val="32"/>
          <w:szCs w:val="32"/>
          <w:u w:val="single"/>
        </w:rPr>
      </w:pPr>
      <w:r w:rsidRPr="00A944A9">
        <w:rPr>
          <w:rFonts w:ascii="Times New Roman" w:hAnsi="Times New Roman" w:cs="Times New Roman"/>
          <w:bCs w:val="0"/>
          <w:color w:val="auto"/>
          <w:sz w:val="32"/>
          <w:szCs w:val="32"/>
        </w:rPr>
        <w:t xml:space="preserve">2). </w:t>
      </w:r>
      <w:r w:rsidRPr="00A944A9">
        <w:rPr>
          <w:rFonts w:ascii="Times New Roman" w:hAnsi="Times New Roman" w:cs="Times New Roman"/>
          <w:bCs w:val="0"/>
          <w:color w:val="auto"/>
          <w:sz w:val="32"/>
          <w:szCs w:val="32"/>
          <w:u w:val="single"/>
        </w:rPr>
        <w:t>Default or Package or No-Access Modifiers</w:t>
      </w:r>
    </w:p>
    <w:p w:rsidR="00BB52E8" w:rsidRPr="00A944A9" w:rsidRDefault="00BB52E8" w:rsidP="00BB52E8">
      <w:pPr>
        <w:rPr>
          <w:rFonts w:ascii="Times New Roman" w:hAnsi="Times New Roman" w:cs="Times New Roman"/>
        </w:rPr>
      </w:pPr>
    </w:p>
    <w:p w:rsidR="00BB52E8" w:rsidRPr="00A944A9" w:rsidRDefault="00BB52E8" w:rsidP="00AD72FB">
      <w:pPr>
        <w:ind w:left="720"/>
        <w:rPr>
          <w:rFonts w:ascii="Times New Roman" w:hAnsi="Times New Roman" w:cs="Times New Roman"/>
          <w:sz w:val="28"/>
          <w:szCs w:val="28"/>
          <w:shd w:val="clear" w:color="auto" w:fill="FFFFFF"/>
        </w:rPr>
      </w:pPr>
      <w:proofErr w:type="gramStart"/>
      <w:r w:rsidRPr="00A944A9">
        <w:rPr>
          <w:rFonts w:ascii="Times New Roman" w:hAnsi="Times New Roman" w:cs="Times New Roman"/>
          <w:sz w:val="28"/>
          <w:szCs w:val="28"/>
          <w:shd w:val="clear" w:color="auto" w:fill="FFFFFF"/>
        </w:rPr>
        <w:t>Default members of class is</w:t>
      </w:r>
      <w:proofErr w:type="gramEnd"/>
      <w:r w:rsidRPr="00A944A9">
        <w:rPr>
          <w:rFonts w:ascii="Times New Roman" w:hAnsi="Times New Roman" w:cs="Times New Roman"/>
          <w:sz w:val="28"/>
          <w:szCs w:val="28"/>
          <w:shd w:val="clear" w:color="auto" w:fill="FFFFFF"/>
        </w:rPr>
        <w:t xml:space="preserve"> accessible only within same class and other class of same package. </w:t>
      </w:r>
    </w:p>
    <w:p w:rsidR="00BB52E8" w:rsidRPr="00A944A9" w:rsidRDefault="00BB52E8" w:rsidP="00AD72FB">
      <w:pPr>
        <w:ind w:left="720"/>
        <w:rPr>
          <w:rFonts w:ascii="Times New Roman" w:hAnsi="Times New Roman" w:cs="Times New Roman"/>
          <w:sz w:val="28"/>
          <w:szCs w:val="28"/>
        </w:rPr>
      </w:pPr>
      <w:proofErr w:type="gramStart"/>
      <w:r w:rsidRPr="00A944A9">
        <w:rPr>
          <w:rFonts w:ascii="Times New Roman" w:hAnsi="Times New Roman" w:cs="Times New Roman"/>
          <w:sz w:val="28"/>
          <w:szCs w:val="28"/>
          <w:shd w:val="clear" w:color="auto" w:fill="FFFFFF"/>
        </w:rPr>
        <w:t>Default are</w:t>
      </w:r>
      <w:proofErr w:type="gramEnd"/>
      <w:r w:rsidRPr="00A944A9">
        <w:rPr>
          <w:rFonts w:ascii="Times New Roman" w:hAnsi="Times New Roman" w:cs="Times New Roman"/>
          <w:sz w:val="28"/>
          <w:szCs w:val="28"/>
          <w:shd w:val="clear" w:color="auto" w:fill="FFFFFF"/>
        </w:rPr>
        <w:t xml:space="preserve"> also called package level access modifiers.</w:t>
      </w:r>
    </w:p>
    <w:p w:rsidR="003A48CB" w:rsidRPr="00A944A9" w:rsidRDefault="003A48CB" w:rsidP="003A48CB">
      <w:pPr>
        <w:pStyle w:val="NormalWeb"/>
        <w:shd w:val="clear" w:color="auto" w:fill="FFFFFF"/>
        <w:spacing w:before="0" w:after="0" w:line="274" w:lineRule="atLeast"/>
        <w:textAlignment w:val="baseline"/>
        <w:rPr>
          <w:sz w:val="28"/>
          <w:szCs w:val="28"/>
          <w:u w:val="single"/>
        </w:rPr>
      </w:pPr>
      <w:r w:rsidRPr="00A944A9">
        <w:rPr>
          <w:rStyle w:val="Strong"/>
          <w:sz w:val="28"/>
          <w:szCs w:val="28"/>
          <w:u w:val="single"/>
          <w:bdr w:val="none" w:sz="0" w:space="0" w:color="auto" w:frame="1"/>
        </w:rPr>
        <w:t xml:space="preserve">Usage of Default </w:t>
      </w:r>
      <w:proofErr w:type="gramStart"/>
      <w:r w:rsidRPr="00A944A9">
        <w:rPr>
          <w:rStyle w:val="Strong"/>
          <w:sz w:val="28"/>
          <w:szCs w:val="28"/>
          <w:u w:val="single"/>
          <w:bdr w:val="none" w:sz="0" w:space="0" w:color="auto" w:frame="1"/>
        </w:rPr>
        <w:t>members :</w:t>
      </w:r>
      <w:proofErr w:type="gramEnd"/>
    </w:p>
    <w:p w:rsidR="003A48CB" w:rsidRPr="00A944A9" w:rsidRDefault="003A48CB" w:rsidP="003A48CB">
      <w:pPr>
        <w:pStyle w:val="NormalWeb"/>
        <w:shd w:val="clear" w:color="auto" w:fill="FFFFFF"/>
        <w:spacing w:line="274" w:lineRule="atLeast"/>
        <w:ind w:firstLine="720"/>
        <w:textAlignment w:val="baseline"/>
        <w:rPr>
          <w:sz w:val="28"/>
          <w:szCs w:val="28"/>
        </w:rPr>
      </w:pPr>
      <w:r w:rsidRPr="00A944A9">
        <w:rPr>
          <w:sz w:val="28"/>
          <w:szCs w:val="28"/>
        </w:rPr>
        <w:t>Default members or members with No-Access modifiers are accessed or visible within the package only. It applies to outer classes also.</w:t>
      </w:r>
    </w:p>
    <w:p w:rsidR="003A48CB" w:rsidRPr="00A944A9" w:rsidRDefault="003A48CB" w:rsidP="003A48CB">
      <w:pPr>
        <w:pStyle w:val="NormalWeb"/>
        <w:shd w:val="clear" w:color="auto" w:fill="FFFFFF"/>
        <w:spacing w:before="0" w:after="0" w:line="274" w:lineRule="atLeast"/>
        <w:textAlignment w:val="baseline"/>
        <w:rPr>
          <w:sz w:val="28"/>
          <w:szCs w:val="28"/>
          <w:u w:val="single"/>
        </w:rPr>
      </w:pPr>
      <w:r w:rsidRPr="00A944A9">
        <w:rPr>
          <w:rStyle w:val="Strong"/>
          <w:sz w:val="28"/>
          <w:szCs w:val="28"/>
          <w:u w:val="single"/>
          <w:bdr w:val="none" w:sz="0" w:space="0" w:color="auto" w:frame="1"/>
        </w:rPr>
        <w:lastRenderedPageBreak/>
        <w:t xml:space="preserve">Inheritance Of Default </w:t>
      </w:r>
      <w:proofErr w:type="gramStart"/>
      <w:r w:rsidRPr="00A944A9">
        <w:rPr>
          <w:rStyle w:val="Strong"/>
          <w:sz w:val="28"/>
          <w:szCs w:val="28"/>
          <w:u w:val="single"/>
          <w:bdr w:val="none" w:sz="0" w:space="0" w:color="auto" w:frame="1"/>
        </w:rPr>
        <w:t>Members :</w:t>
      </w:r>
      <w:proofErr w:type="gramEnd"/>
    </w:p>
    <w:p w:rsidR="003A48CB" w:rsidRPr="00A944A9" w:rsidRDefault="003A48CB" w:rsidP="003A48CB">
      <w:pPr>
        <w:pStyle w:val="NormalWeb"/>
        <w:pBdr>
          <w:bottom w:val="single" w:sz="6" w:space="1" w:color="auto"/>
        </w:pBdr>
        <w:shd w:val="clear" w:color="auto" w:fill="FFFFFF"/>
        <w:spacing w:line="274" w:lineRule="atLeast"/>
        <w:ind w:firstLine="720"/>
        <w:textAlignment w:val="baseline"/>
        <w:rPr>
          <w:sz w:val="28"/>
          <w:szCs w:val="28"/>
        </w:rPr>
      </w:pPr>
      <w:r w:rsidRPr="00A944A9">
        <w:rPr>
          <w:sz w:val="28"/>
          <w:szCs w:val="28"/>
        </w:rPr>
        <w:t>Default members can be inherited to sub classes within package.</w:t>
      </w:r>
    </w:p>
    <w:p w:rsidR="001F7F4B" w:rsidRPr="00A944A9" w:rsidRDefault="001F7F4B" w:rsidP="001F7F4B">
      <w:pPr>
        <w:pStyle w:val="NormalWeb"/>
        <w:pBdr>
          <w:bottom w:val="single" w:sz="6" w:space="1" w:color="auto"/>
        </w:pBdr>
        <w:shd w:val="clear" w:color="auto" w:fill="FFFFFF"/>
        <w:spacing w:line="274" w:lineRule="atLeast"/>
        <w:textAlignment w:val="baseline"/>
        <w:rPr>
          <w:b/>
          <w:sz w:val="32"/>
          <w:szCs w:val="28"/>
          <w:u w:val="single"/>
        </w:rPr>
      </w:pPr>
      <w:r w:rsidRPr="00A944A9">
        <w:rPr>
          <w:b/>
          <w:sz w:val="32"/>
          <w:szCs w:val="28"/>
          <w:u w:val="single"/>
        </w:rPr>
        <w:t>Examples:</w:t>
      </w:r>
    </w:p>
    <w:p w:rsidR="0079780B" w:rsidRPr="00A944A9" w:rsidRDefault="0079780B" w:rsidP="009E6450">
      <w:pPr>
        <w:pBdr>
          <w:top w:val="single" w:sz="8" w:space="9" w:color="A2E8F9"/>
          <w:left w:val="single" w:sz="18" w:space="6" w:color="076D99"/>
          <w:bottom w:val="single" w:sz="8" w:space="14" w:color="C8C1C1"/>
          <w:right w:val="single" w:sz="8" w:space="1" w:color="65BFF5"/>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b/>
        </w:rPr>
      </w:pPr>
      <w:r w:rsidRPr="00A944A9">
        <w:rPr>
          <w:rFonts w:ascii="Times New Roman" w:eastAsia="Times New Roman" w:hAnsi="Times New Roman" w:cs="Times New Roman"/>
          <w:b/>
        </w:rPr>
        <w:t xml:space="preserve">//save by A.java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proofErr w:type="gramStart"/>
      <w:r w:rsidRPr="00A944A9">
        <w:rPr>
          <w:rFonts w:ascii="Times New Roman" w:eastAsia="Times New Roman" w:hAnsi="Times New Roman" w:cs="Times New Roman"/>
          <w:b/>
          <w:bCs/>
        </w:rPr>
        <w:t>package</w:t>
      </w:r>
      <w:proofErr w:type="gramEnd"/>
      <w:r w:rsidRPr="00A944A9">
        <w:rPr>
          <w:rFonts w:ascii="Times New Roman" w:eastAsia="Times New Roman" w:hAnsi="Times New Roman" w:cs="Times New Roman"/>
        </w:rPr>
        <w:t xml:space="preserve"> pack;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proofErr w:type="gramStart"/>
      <w:r w:rsidRPr="00A944A9">
        <w:rPr>
          <w:rFonts w:ascii="Times New Roman" w:eastAsia="Times New Roman" w:hAnsi="Times New Roman" w:cs="Times New Roman"/>
          <w:b/>
          <w:bCs/>
        </w:rPr>
        <w:t>class</w:t>
      </w:r>
      <w:proofErr w:type="gramEnd"/>
      <w:r w:rsidRPr="00A944A9">
        <w:rPr>
          <w:rFonts w:ascii="Times New Roman" w:eastAsia="Times New Roman" w:hAnsi="Times New Roman" w:cs="Times New Roman"/>
        </w:rPr>
        <w:t xml:space="preserve"> A{  </w:t>
      </w:r>
    </w:p>
    <w:p w:rsidR="0079780B" w:rsidRPr="00A944A9" w:rsidRDefault="009E6450"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ab/>
      </w:r>
      <w:r w:rsidR="0079780B" w:rsidRPr="00A944A9">
        <w:rPr>
          <w:rFonts w:ascii="Times New Roman" w:eastAsia="Times New Roman" w:hAnsi="Times New Roman" w:cs="Times New Roman"/>
        </w:rPr>
        <w:t xml:space="preserve"> </w:t>
      </w:r>
      <w:proofErr w:type="gramStart"/>
      <w:r w:rsidR="0079780B" w:rsidRPr="00A944A9">
        <w:rPr>
          <w:rFonts w:ascii="Times New Roman" w:eastAsia="Times New Roman" w:hAnsi="Times New Roman" w:cs="Times New Roman"/>
          <w:b/>
          <w:bCs/>
        </w:rPr>
        <w:t>void</w:t>
      </w:r>
      <w:proofErr w:type="gramEnd"/>
      <w:r w:rsidR="0079780B" w:rsidRPr="00A944A9">
        <w:rPr>
          <w:rFonts w:ascii="Times New Roman" w:eastAsia="Times New Roman" w:hAnsi="Times New Roman" w:cs="Times New Roman"/>
        </w:rPr>
        <w:t xml:space="preserve"> show(){</w:t>
      </w:r>
    </w:p>
    <w:p w:rsidR="0079780B" w:rsidRPr="00A944A9" w:rsidRDefault="009E6450"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ab/>
      </w:r>
      <w:r w:rsidRPr="00A944A9">
        <w:rPr>
          <w:rFonts w:ascii="Times New Roman" w:eastAsia="Times New Roman" w:hAnsi="Times New Roman" w:cs="Times New Roman"/>
        </w:rPr>
        <w:tab/>
      </w:r>
      <w:proofErr w:type="spellStart"/>
      <w:proofErr w:type="gramStart"/>
      <w:r w:rsidR="0079780B" w:rsidRPr="00A944A9">
        <w:rPr>
          <w:rFonts w:ascii="Times New Roman" w:eastAsia="Times New Roman" w:hAnsi="Times New Roman" w:cs="Times New Roman"/>
        </w:rPr>
        <w:t>System.</w:t>
      </w:r>
      <w:r w:rsidR="0079780B" w:rsidRPr="00A944A9">
        <w:rPr>
          <w:rFonts w:ascii="Times New Roman" w:eastAsia="Times New Roman" w:hAnsi="Times New Roman" w:cs="Times New Roman"/>
          <w:b/>
          <w:bCs/>
        </w:rPr>
        <w:t>out</w:t>
      </w:r>
      <w:r w:rsidR="0079780B" w:rsidRPr="00A944A9">
        <w:rPr>
          <w:rFonts w:ascii="Times New Roman" w:eastAsia="Times New Roman" w:hAnsi="Times New Roman" w:cs="Times New Roman"/>
        </w:rPr>
        <w:t>.println</w:t>
      </w:r>
      <w:proofErr w:type="spellEnd"/>
      <w:r w:rsidR="0079780B" w:rsidRPr="00A944A9">
        <w:rPr>
          <w:rFonts w:ascii="Times New Roman" w:eastAsia="Times New Roman" w:hAnsi="Times New Roman" w:cs="Times New Roman"/>
        </w:rPr>
        <w:t>(</w:t>
      </w:r>
      <w:proofErr w:type="gramEnd"/>
      <w:r w:rsidR="0079780B" w:rsidRPr="00A944A9">
        <w:rPr>
          <w:rFonts w:ascii="Times New Roman" w:eastAsia="Times New Roman" w:hAnsi="Times New Roman" w:cs="Times New Roman"/>
        </w:rPr>
        <w:t>"Hello Java");</w:t>
      </w:r>
    </w:p>
    <w:p w:rsidR="0079780B" w:rsidRPr="00A944A9" w:rsidRDefault="009E6450"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ab/>
      </w:r>
      <w:r w:rsidR="0079780B" w:rsidRPr="00A944A9">
        <w:rPr>
          <w:rFonts w:ascii="Times New Roman" w:eastAsia="Times New Roman" w:hAnsi="Times New Roman" w:cs="Times New Roman"/>
        </w:rPr>
        <w:t xml:space="preserve">}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9"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 xml:space="preserve">}  </w:t>
      </w:r>
    </w:p>
    <w:p w:rsidR="0079780B" w:rsidRPr="00A944A9" w:rsidRDefault="0079780B" w:rsidP="009E6450">
      <w:pPr>
        <w:pBdr>
          <w:top w:val="single" w:sz="8" w:space="9" w:color="A2E8F9"/>
          <w:left w:val="single" w:sz="18" w:space="6" w:color="076D99"/>
          <w:bottom w:val="single" w:sz="8" w:space="14" w:color="C8C1C1"/>
          <w:right w:val="single" w:sz="8" w:space="1" w:color="65BFF5"/>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b/>
        </w:rPr>
      </w:pPr>
      <w:r w:rsidRPr="00A944A9">
        <w:rPr>
          <w:rFonts w:ascii="Times New Roman" w:eastAsia="Times New Roman" w:hAnsi="Times New Roman" w:cs="Times New Roman"/>
          <w:b/>
        </w:rPr>
        <w:t xml:space="preserve">//save by B.java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proofErr w:type="gramStart"/>
      <w:r w:rsidRPr="00A944A9">
        <w:rPr>
          <w:rFonts w:ascii="Times New Roman" w:eastAsia="Times New Roman" w:hAnsi="Times New Roman" w:cs="Times New Roman"/>
          <w:b/>
          <w:bCs/>
        </w:rPr>
        <w:t>package</w:t>
      </w:r>
      <w:proofErr w:type="gramEnd"/>
      <w:r w:rsidRPr="00A944A9">
        <w:rPr>
          <w:rFonts w:ascii="Times New Roman" w:eastAsia="Times New Roman" w:hAnsi="Times New Roman" w:cs="Times New Roman"/>
        </w:rPr>
        <w:t xml:space="preserve"> pack2;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proofErr w:type="gramStart"/>
      <w:r w:rsidRPr="00A944A9">
        <w:rPr>
          <w:rFonts w:ascii="Times New Roman" w:eastAsia="Times New Roman" w:hAnsi="Times New Roman" w:cs="Times New Roman"/>
          <w:b/>
          <w:bCs/>
        </w:rPr>
        <w:t>import</w:t>
      </w:r>
      <w:proofErr w:type="gramEnd"/>
      <w:r w:rsidRPr="00A944A9">
        <w:rPr>
          <w:rFonts w:ascii="Times New Roman" w:eastAsia="Times New Roman" w:hAnsi="Times New Roman" w:cs="Times New Roman"/>
        </w:rPr>
        <w:t xml:space="preserve"> pack1.*;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proofErr w:type="gramStart"/>
      <w:r w:rsidRPr="00A944A9">
        <w:rPr>
          <w:rFonts w:ascii="Times New Roman" w:eastAsia="Times New Roman" w:hAnsi="Times New Roman" w:cs="Times New Roman"/>
          <w:b/>
          <w:bCs/>
        </w:rPr>
        <w:t>class</w:t>
      </w:r>
      <w:proofErr w:type="gramEnd"/>
      <w:r w:rsidRPr="00A944A9">
        <w:rPr>
          <w:rFonts w:ascii="Times New Roman" w:eastAsia="Times New Roman" w:hAnsi="Times New Roman" w:cs="Times New Roman"/>
        </w:rPr>
        <w:t xml:space="preserve"> B{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 xml:space="preserve"> </w:t>
      </w:r>
      <w:proofErr w:type="gramStart"/>
      <w:r w:rsidRPr="00A944A9">
        <w:rPr>
          <w:rFonts w:ascii="Times New Roman" w:eastAsia="Times New Roman" w:hAnsi="Times New Roman" w:cs="Times New Roman"/>
          <w:b/>
          <w:bCs/>
        </w:rPr>
        <w:t>public</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bCs/>
        </w:rPr>
        <w:t>static</w:t>
      </w:r>
      <w:r w:rsidRPr="00A944A9">
        <w:rPr>
          <w:rFonts w:ascii="Times New Roman" w:eastAsia="Times New Roman" w:hAnsi="Times New Roman" w:cs="Times New Roman"/>
        </w:rPr>
        <w:t xml:space="preserve"> </w:t>
      </w:r>
      <w:r w:rsidRPr="00A944A9">
        <w:rPr>
          <w:rFonts w:ascii="Times New Roman" w:eastAsia="Times New Roman" w:hAnsi="Times New Roman" w:cs="Times New Roman"/>
          <w:b/>
          <w:bCs/>
        </w:rPr>
        <w:t>void</w:t>
      </w:r>
      <w:r w:rsidRPr="00A944A9">
        <w:rPr>
          <w:rFonts w:ascii="Times New Roman" w:eastAsia="Times New Roman" w:hAnsi="Times New Roman" w:cs="Times New Roman"/>
        </w:rPr>
        <w:t xml:space="preserve"> main(String </w:t>
      </w:r>
      <w:proofErr w:type="spellStart"/>
      <w:r w:rsidRPr="00A944A9">
        <w:rPr>
          <w:rFonts w:ascii="Times New Roman" w:eastAsia="Times New Roman" w:hAnsi="Times New Roman" w:cs="Times New Roman"/>
        </w:rPr>
        <w:t>args</w:t>
      </w:r>
      <w:proofErr w:type="spellEnd"/>
      <w:r w:rsidRPr="00A944A9">
        <w:rPr>
          <w:rFonts w:ascii="Times New Roman" w:eastAsia="Times New Roman" w:hAnsi="Times New Roman" w:cs="Times New Roman"/>
        </w:rPr>
        <w:t xml:space="preserve">[]) {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b/>
        </w:rPr>
      </w:pPr>
      <w:r w:rsidRPr="00A944A9">
        <w:rPr>
          <w:rFonts w:ascii="Times New Roman" w:eastAsia="Times New Roman" w:hAnsi="Times New Roman" w:cs="Times New Roman"/>
        </w:rPr>
        <w:t xml:space="preserve">  </w:t>
      </w:r>
      <w:r w:rsidR="009E6450" w:rsidRPr="00A944A9">
        <w:rPr>
          <w:rFonts w:ascii="Times New Roman" w:eastAsia="Times New Roman" w:hAnsi="Times New Roman" w:cs="Times New Roman"/>
        </w:rPr>
        <w:tab/>
      </w:r>
      <w:r w:rsidRPr="00A944A9">
        <w:rPr>
          <w:rFonts w:ascii="Times New Roman" w:eastAsia="Times New Roman" w:hAnsi="Times New Roman" w:cs="Times New Roman"/>
        </w:rPr>
        <w:t xml:space="preserve">A </w:t>
      </w:r>
      <w:proofErr w:type="spellStart"/>
      <w:r w:rsidRPr="00A944A9">
        <w:rPr>
          <w:rFonts w:ascii="Times New Roman" w:eastAsia="Times New Roman" w:hAnsi="Times New Roman" w:cs="Times New Roman"/>
        </w:rPr>
        <w:t>obj</w:t>
      </w:r>
      <w:proofErr w:type="spellEnd"/>
      <w:r w:rsidRPr="00A944A9">
        <w:rPr>
          <w:rFonts w:ascii="Times New Roman" w:eastAsia="Times New Roman" w:hAnsi="Times New Roman" w:cs="Times New Roman"/>
        </w:rPr>
        <w:t xml:space="preserve"> = </w:t>
      </w:r>
      <w:r w:rsidRPr="00A944A9">
        <w:rPr>
          <w:rFonts w:ascii="Times New Roman" w:eastAsia="Times New Roman" w:hAnsi="Times New Roman" w:cs="Times New Roman"/>
          <w:b/>
          <w:bCs/>
        </w:rPr>
        <w:t>new</w:t>
      </w:r>
      <w:r w:rsidRPr="00A944A9">
        <w:rPr>
          <w:rFonts w:ascii="Times New Roman" w:eastAsia="Times New Roman" w:hAnsi="Times New Roman" w:cs="Times New Roman"/>
        </w:rPr>
        <w:t xml:space="preserve">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//Compile Time Error, can't access outside the package</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b/>
        </w:rPr>
      </w:pPr>
      <w:r w:rsidRPr="00A944A9">
        <w:rPr>
          <w:rFonts w:ascii="Times New Roman" w:eastAsia="Times New Roman" w:hAnsi="Times New Roman" w:cs="Times New Roman"/>
        </w:rPr>
        <w:t xml:space="preserve"> </w:t>
      </w:r>
      <w:r w:rsidR="009E6450" w:rsidRPr="00A944A9">
        <w:rPr>
          <w:rFonts w:ascii="Times New Roman" w:eastAsia="Times New Roman" w:hAnsi="Times New Roman" w:cs="Times New Roman"/>
        </w:rPr>
        <w:tab/>
      </w:r>
      <w:r w:rsidRPr="00A944A9">
        <w:rPr>
          <w:rFonts w:ascii="Times New Roman" w:eastAsia="Times New Roman" w:hAnsi="Times New Roman" w:cs="Times New Roman"/>
        </w:rPr>
        <w:t xml:space="preserve"> </w:t>
      </w:r>
      <w:proofErr w:type="spellStart"/>
      <w:proofErr w:type="gramStart"/>
      <w:r w:rsidRPr="00A944A9">
        <w:rPr>
          <w:rFonts w:ascii="Times New Roman" w:eastAsia="Times New Roman" w:hAnsi="Times New Roman" w:cs="Times New Roman"/>
        </w:rPr>
        <w:t>obj.show</w:t>
      </w:r>
      <w:proofErr w:type="spellEnd"/>
      <w:r w:rsidRPr="00A944A9">
        <w:rPr>
          <w:rFonts w:ascii="Times New Roman" w:eastAsia="Times New Roman" w:hAnsi="Times New Roman" w:cs="Times New Roman"/>
        </w:rPr>
        <w:t>(</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 xml:space="preserve">//Compile Time Error, can't access outside the package  </w:t>
      </w:r>
    </w:p>
    <w:p w:rsidR="0079780B" w:rsidRPr="00A944A9" w:rsidRDefault="009E6450"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ab/>
      </w:r>
      <w:r w:rsidR="0079780B" w:rsidRPr="00A944A9">
        <w:rPr>
          <w:rFonts w:ascii="Times New Roman" w:eastAsia="Times New Roman" w:hAnsi="Times New Roman" w:cs="Times New Roman"/>
        </w:rPr>
        <w:t xml:space="preserve"> }  </w:t>
      </w:r>
    </w:p>
    <w:p w:rsidR="0079780B" w:rsidRPr="00A944A9" w:rsidRDefault="0079780B" w:rsidP="0079780B">
      <w:pPr>
        <w:pBdr>
          <w:top w:val="single" w:sz="8" w:space="9" w:color="A2E8F9"/>
          <w:left w:val="single" w:sz="18" w:space="6" w:color="076D99"/>
          <w:bottom w:val="single" w:sz="8" w:space="14" w:color="C8C1C1"/>
          <w:right w:val="single" w:sz="8" w:space="1"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9" w:line="336" w:lineRule="atLeast"/>
        <w:ind w:left="184" w:right="184"/>
        <w:rPr>
          <w:rFonts w:ascii="Times New Roman" w:eastAsia="Times New Roman" w:hAnsi="Times New Roman" w:cs="Times New Roman"/>
        </w:rPr>
      </w:pPr>
      <w:r w:rsidRPr="00A944A9">
        <w:rPr>
          <w:rFonts w:ascii="Times New Roman" w:eastAsia="Times New Roman" w:hAnsi="Times New Roman" w:cs="Times New Roman"/>
        </w:rPr>
        <w:t xml:space="preserve">}  </w:t>
      </w:r>
    </w:p>
    <w:p w:rsidR="00570E19" w:rsidRPr="00A944A9" w:rsidRDefault="001F7F4B" w:rsidP="001F7F4B">
      <w:pPr>
        <w:shd w:val="clear" w:color="auto" w:fill="FFFFFF"/>
        <w:spacing w:after="115" w:line="265" w:lineRule="atLeast"/>
        <w:jc w:val="both"/>
        <w:rPr>
          <w:rFonts w:ascii="Times New Roman" w:eastAsia="Times New Roman" w:hAnsi="Times New Roman" w:cs="Times New Roman"/>
          <w:bdr w:val="none" w:sz="0" w:space="0" w:color="auto" w:frame="1"/>
        </w:rPr>
      </w:pPr>
      <w:r w:rsidRPr="00A944A9">
        <w:rPr>
          <w:rFonts w:ascii="Times New Roman" w:eastAsia="Times New Roman" w:hAnsi="Times New Roman" w:cs="Times New Roman"/>
          <w:bdr w:val="none" w:sz="0" w:space="0" w:color="auto" w:frame="1"/>
        </w:rPr>
        <w:t>-------------------------------------------------------------------------------------</w:t>
      </w:r>
    </w:p>
    <w:p w:rsidR="00F01F09" w:rsidRPr="00A944A9" w:rsidRDefault="00F01F09" w:rsidP="00F01F09">
      <w:pPr>
        <w:spacing w:after="0" w:line="177" w:lineRule="atLeast"/>
        <w:rPr>
          <w:rFonts w:ascii="Times New Roman" w:eastAsia="Times New Roman" w:hAnsi="Times New Roman" w:cs="Times New Roman"/>
        </w:rPr>
      </w:pPr>
      <w:proofErr w:type="gramStart"/>
      <w:r w:rsidRPr="00A944A9">
        <w:rPr>
          <w:rFonts w:ascii="Times New Roman" w:eastAsia="Times New Roman" w:hAnsi="Times New Roman" w:cs="Times New Roman"/>
        </w:rPr>
        <w:t>package</w:t>
      </w:r>
      <w:proofErr w:type="gramEnd"/>
      <w:r w:rsidRPr="00A944A9">
        <w:rPr>
          <w:rFonts w:ascii="Times New Roman" w:eastAsia="Times New Roman" w:hAnsi="Times New Roman" w:cs="Times New Roman"/>
        </w:rPr>
        <w:t xml:space="preserve"> pack1;</w:t>
      </w:r>
    </w:p>
    <w:p w:rsidR="00F01F09" w:rsidRPr="00A944A9" w:rsidRDefault="00F01F09" w:rsidP="00F01F09">
      <w:pPr>
        <w:spacing w:after="0" w:line="177" w:lineRule="atLeast"/>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A{</w:t>
      </w:r>
    </w:p>
    <w:p w:rsidR="00F01F09" w:rsidRPr="00A944A9" w:rsidRDefault="00F01F09" w:rsidP="00F01F09">
      <w:pPr>
        <w:spacing w:after="0" w:line="177" w:lineRule="atLeast"/>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int</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 {</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//Constructor with default modifier</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void</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methodOfClassA</w:t>
      </w:r>
      <w:proofErr w:type="spellEnd"/>
      <w:r w:rsidRPr="00A944A9">
        <w:rPr>
          <w:rFonts w:ascii="Times New Roman" w:eastAsia="Times New Roman" w:hAnsi="Times New Roman" w:cs="Times New Roman"/>
        </w:rPr>
        <w:t>()    {</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   //Method with default access modifier</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xml:space="preserve">        B </w:t>
      </w:r>
      <w:proofErr w:type="spellStart"/>
      <w:r w:rsidRPr="00A944A9">
        <w:rPr>
          <w:rFonts w:ascii="Times New Roman" w:eastAsia="Times New Roman" w:hAnsi="Times New Roman" w:cs="Times New Roman"/>
        </w:rPr>
        <w:t>b</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B(</w:t>
      </w:r>
      <w:proofErr w:type="gramEnd"/>
      <w:r w:rsidRPr="00A944A9">
        <w:rPr>
          <w:rFonts w:ascii="Times New Roman" w:eastAsia="Times New Roman" w:hAnsi="Times New Roman" w:cs="Times New Roman"/>
        </w:rPr>
        <w:t>);</w:t>
      </w:r>
    </w:p>
    <w:p w:rsidR="00F01F09" w:rsidRPr="00A944A9" w:rsidRDefault="00F01F09" w:rsidP="001F7F4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 </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B</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//Inner Class with default access modifier</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F01F09" w:rsidRPr="00A944A9" w:rsidRDefault="00F01F09" w:rsidP="00F01F09">
      <w:pPr>
        <w:spacing w:after="0" w:line="177" w:lineRule="atLeast"/>
        <w:rPr>
          <w:rFonts w:ascii="Times New Roman" w:eastAsia="Times New Roman" w:hAnsi="Times New Roman" w:cs="Times New Roman"/>
        </w:rPr>
      </w:pPr>
      <w:r w:rsidRPr="00A944A9">
        <w:rPr>
          <w:rFonts w:ascii="Times New Roman" w:eastAsia="Times New Roman" w:hAnsi="Times New Roman" w:cs="Times New Roman"/>
        </w:rPr>
        <w:t>}</w:t>
      </w:r>
    </w:p>
    <w:p w:rsidR="00F01F09" w:rsidRPr="00A944A9" w:rsidRDefault="00F01F09" w:rsidP="00F01F09">
      <w:pPr>
        <w:spacing w:after="0" w:line="177" w:lineRule="atLeast"/>
        <w:rPr>
          <w:rFonts w:ascii="Times New Roman" w:eastAsia="Times New Roman" w:hAnsi="Times New Roman" w:cs="Times New Roman"/>
        </w:rPr>
      </w:pPr>
      <w:r w:rsidRPr="00A944A9">
        <w:rPr>
          <w:rFonts w:ascii="Times New Roman" w:eastAsia="Times New Roman" w:hAnsi="Times New Roman" w:cs="Times New Roman"/>
        </w:rPr>
        <w:t> </w:t>
      </w:r>
    </w:p>
    <w:p w:rsidR="00F01F09" w:rsidRPr="00A944A9" w:rsidRDefault="00F01F09" w:rsidP="00F01F09">
      <w:pPr>
        <w:spacing w:after="0" w:line="177" w:lineRule="atLeast"/>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C extends A{</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lastRenderedPageBreak/>
        <w:t>    </w:t>
      </w:r>
      <w:proofErr w:type="gramStart"/>
      <w:r w:rsidRPr="00A944A9">
        <w:rPr>
          <w:rFonts w:ascii="Times New Roman" w:eastAsia="Times New Roman" w:hAnsi="Times New Roman" w:cs="Times New Roman"/>
        </w:rPr>
        <w:t>void</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methodOfClassC</w:t>
      </w:r>
      <w:proofErr w:type="spellEnd"/>
      <w:r w:rsidRPr="00A944A9">
        <w:rPr>
          <w:rFonts w:ascii="Times New Roman" w:eastAsia="Times New Roman" w:hAnsi="Times New Roman" w:cs="Times New Roman"/>
        </w:rPr>
        <w:t>(){</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//Default field can be inherited within package </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xml:space="preserve">        A </w:t>
      </w:r>
      <w:proofErr w:type="spellStart"/>
      <w:r w:rsidRPr="00A944A9">
        <w:rPr>
          <w:rFonts w:ascii="Times New Roman" w:eastAsia="Times New Roman" w:hAnsi="Times New Roman" w:cs="Times New Roman"/>
        </w:rPr>
        <w:t>a</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a.i</w:t>
      </w:r>
      <w:proofErr w:type="spell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//Default field can be used within the package</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a.methodOfClassA</w:t>
      </w:r>
      <w:proofErr w:type="spellEnd"/>
      <w:r w:rsidRPr="00A944A9">
        <w:rPr>
          <w:rFonts w:ascii="Times New Roman" w:eastAsia="Times New Roman" w:hAnsi="Times New Roman" w:cs="Times New Roman"/>
        </w:rPr>
        <w:t>(</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//Default method can be used within the package</w:t>
      </w:r>
    </w:p>
    <w:p w:rsidR="00F01F09" w:rsidRPr="00A944A9" w:rsidRDefault="00F01F09" w:rsidP="00F01F09">
      <w:pPr>
        <w:spacing w:after="0" w:line="177" w:lineRule="atLeast"/>
        <w:ind w:left="720"/>
        <w:rPr>
          <w:rFonts w:ascii="Times New Roman" w:eastAsia="Times New Roman" w:hAnsi="Times New Roman" w:cs="Times New Roman"/>
          <w:b/>
        </w:rPr>
      </w:pPr>
      <w:r w:rsidRPr="00A944A9">
        <w:rPr>
          <w:rFonts w:ascii="Times New Roman" w:eastAsia="Times New Roman" w:hAnsi="Times New Roman" w:cs="Times New Roman"/>
        </w:rPr>
        <w:t xml:space="preserve">        A.B b = new </w:t>
      </w:r>
      <w:proofErr w:type="gramStart"/>
      <w:r w:rsidRPr="00A944A9">
        <w:rPr>
          <w:rFonts w:ascii="Times New Roman" w:eastAsia="Times New Roman" w:hAnsi="Times New Roman" w:cs="Times New Roman"/>
        </w:rPr>
        <w:t>A.B(</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//Default inner class can be used within the package</w:t>
      </w:r>
    </w:p>
    <w:p w:rsidR="00F01F09" w:rsidRPr="00A944A9" w:rsidRDefault="00F01F09" w:rsidP="00F01F09">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F01F09" w:rsidRPr="00A944A9" w:rsidRDefault="00F01F09" w:rsidP="00F01F09">
      <w:pPr>
        <w:spacing w:after="0" w:line="177" w:lineRule="atLeast"/>
        <w:rPr>
          <w:rFonts w:ascii="Times New Roman" w:eastAsia="Times New Roman" w:hAnsi="Times New Roman" w:cs="Times New Roman"/>
        </w:rPr>
      </w:pPr>
      <w:r w:rsidRPr="00A944A9">
        <w:rPr>
          <w:rFonts w:ascii="Times New Roman" w:eastAsia="Times New Roman" w:hAnsi="Times New Roman" w:cs="Times New Roman"/>
        </w:rPr>
        <w:t>}</w:t>
      </w:r>
    </w:p>
    <w:p w:rsidR="00F01F09" w:rsidRPr="00A944A9" w:rsidRDefault="00F01F09" w:rsidP="00F01F09">
      <w:pPr>
        <w:spacing w:after="0" w:line="177" w:lineRule="atLeast"/>
        <w:rPr>
          <w:rFonts w:ascii="Times New Roman" w:eastAsia="Times New Roman" w:hAnsi="Times New Roman" w:cs="Times New Roman"/>
        </w:rPr>
      </w:pPr>
      <w:r w:rsidRPr="00A944A9">
        <w:rPr>
          <w:rFonts w:ascii="Times New Roman" w:eastAsia="Times New Roman" w:hAnsi="Times New Roman" w:cs="Times New Roman"/>
        </w:rPr>
        <w:t> </w:t>
      </w:r>
    </w:p>
    <w:p w:rsidR="00F01F09" w:rsidRPr="00A944A9" w:rsidRDefault="00F01F09" w:rsidP="00F01F09">
      <w:pPr>
        <w:pStyle w:val="NoSpacing"/>
        <w:rPr>
          <w:rFonts w:ascii="Times New Roman" w:hAnsi="Times New Roman" w:cs="Times New Roman"/>
        </w:rPr>
      </w:pPr>
      <w:proofErr w:type="gramStart"/>
      <w:r w:rsidRPr="00A944A9">
        <w:rPr>
          <w:rFonts w:ascii="Times New Roman" w:hAnsi="Times New Roman" w:cs="Times New Roman"/>
        </w:rPr>
        <w:t>package</w:t>
      </w:r>
      <w:proofErr w:type="gramEnd"/>
      <w:r w:rsidRPr="00A944A9">
        <w:rPr>
          <w:rFonts w:ascii="Times New Roman" w:hAnsi="Times New Roman" w:cs="Times New Roman"/>
        </w:rPr>
        <w:t xml:space="preserve"> pack2;</w:t>
      </w:r>
    </w:p>
    <w:p w:rsidR="00F01F09" w:rsidRPr="00A944A9" w:rsidRDefault="00F01F09" w:rsidP="00F01F09">
      <w:pPr>
        <w:pStyle w:val="NoSpacing"/>
        <w:rPr>
          <w:rFonts w:ascii="Times New Roman" w:hAnsi="Times New Roman" w:cs="Times New Roman"/>
          <w:b/>
        </w:rPr>
      </w:pPr>
      <w:r w:rsidRPr="00A944A9">
        <w:rPr>
          <w:rFonts w:ascii="Times New Roman" w:hAnsi="Times New Roman" w:cs="Times New Roman"/>
          <w:b/>
        </w:rPr>
        <w:t>//import pack1.A;      Class A with default access modifier not visible outside the package</w:t>
      </w:r>
    </w:p>
    <w:p w:rsidR="00F01F09" w:rsidRPr="00A944A9" w:rsidRDefault="00F01F09" w:rsidP="00F01F09">
      <w:pPr>
        <w:pStyle w:val="NoSpacing"/>
        <w:rPr>
          <w:rFonts w:ascii="Times New Roman" w:hAnsi="Times New Roman" w:cs="Times New Roman"/>
          <w:b/>
        </w:rPr>
      </w:pPr>
      <w:r w:rsidRPr="00A944A9">
        <w:rPr>
          <w:rFonts w:ascii="Times New Roman" w:hAnsi="Times New Roman" w:cs="Times New Roman"/>
        </w:rPr>
        <w:t> </w:t>
      </w:r>
      <w:r w:rsidRPr="00A944A9">
        <w:rPr>
          <w:rFonts w:ascii="Times New Roman" w:hAnsi="Times New Roman" w:cs="Times New Roman"/>
          <w:b/>
        </w:rPr>
        <w:t>/*class D extends A      Default Class cannot have sub class outside the package</w:t>
      </w:r>
    </w:p>
    <w:p w:rsidR="00F01F09" w:rsidRPr="00A944A9" w:rsidRDefault="00F01F09" w:rsidP="00F01F09">
      <w:pPr>
        <w:pStyle w:val="NoSpacing"/>
        <w:rPr>
          <w:rFonts w:ascii="Times New Roman" w:hAnsi="Times New Roman" w:cs="Times New Roman"/>
        </w:rPr>
      </w:pPr>
      <w:r w:rsidRPr="00A944A9">
        <w:rPr>
          <w:rFonts w:ascii="Times New Roman" w:hAnsi="Times New Roman" w:cs="Times New Roman"/>
        </w:rPr>
        <w:t>{</w:t>
      </w:r>
    </w:p>
    <w:p w:rsidR="00F01F09" w:rsidRPr="00A944A9" w:rsidRDefault="00F01F09" w:rsidP="00F01F09">
      <w:pPr>
        <w:pStyle w:val="NoSpacing"/>
        <w:rPr>
          <w:rFonts w:ascii="Times New Roman" w:hAnsi="Times New Roman" w:cs="Times New Roman"/>
        </w:rPr>
      </w:pPr>
      <w:r w:rsidRPr="00A944A9">
        <w:rPr>
          <w:rFonts w:ascii="Times New Roman" w:hAnsi="Times New Roman" w:cs="Times New Roman"/>
        </w:rPr>
        <w:t>    </w:t>
      </w:r>
      <w:proofErr w:type="gramStart"/>
      <w:r w:rsidRPr="00A944A9">
        <w:rPr>
          <w:rFonts w:ascii="Times New Roman" w:hAnsi="Times New Roman" w:cs="Times New Roman"/>
        </w:rPr>
        <w:t>void</w:t>
      </w:r>
      <w:proofErr w:type="gramEnd"/>
      <w:r w:rsidRPr="00A944A9">
        <w:rPr>
          <w:rFonts w:ascii="Times New Roman" w:hAnsi="Times New Roman" w:cs="Times New Roman"/>
        </w:rPr>
        <w:t xml:space="preserve"> </w:t>
      </w:r>
      <w:proofErr w:type="spellStart"/>
      <w:r w:rsidRPr="00A944A9">
        <w:rPr>
          <w:rFonts w:ascii="Times New Roman" w:hAnsi="Times New Roman" w:cs="Times New Roman"/>
        </w:rPr>
        <w:t>methodOfClassD</w:t>
      </w:r>
      <w:proofErr w:type="spellEnd"/>
      <w:r w:rsidRPr="00A944A9">
        <w:rPr>
          <w:rFonts w:ascii="Times New Roman" w:hAnsi="Times New Roman" w:cs="Times New Roman"/>
        </w:rPr>
        <w:t>()    {</w:t>
      </w:r>
    </w:p>
    <w:p w:rsidR="00F01F09" w:rsidRPr="00A944A9" w:rsidRDefault="00F01F09" w:rsidP="00F01F09">
      <w:pPr>
        <w:pStyle w:val="NoSpacing"/>
        <w:rPr>
          <w:rFonts w:ascii="Times New Roman" w:hAnsi="Times New Roman" w:cs="Times New Roman"/>
        </w:rPr>
      </w:pPr>
      <w:r w:rsidRPr="00A944A9">
        <w:rPr>
          <w:rFonts w:ascii="Times New Roman" w:hAnsi="Times New Roman" w:cs="Times New Roman"/>
        </w:rPr>
        <w:t>        </w:t>
      </w:r>
      <w:proofErr w:type="spellStart"/>
      <w:proofErr w:type="gramStart"/>
      <w:r w:rsidRPr="00A944A9">
        <w:rPr>
          <w:rFonts w:ascii="Times New Roman" w:hAnsi="Times New Roman" w:cs="Times New Roman"/>
        </w:rPr>
        <w:t>System.out.println</w:t>
      </w:r>
      <w:proofErr w:type="spellEnd"/>
      <w:r w:rsidRPr="00A944A9">
        <w:rPr>
          <w:rFonts w:ascii="Times New Roman" w:hAnsi="Times New Roman" w:cs="Times New Roman"/>
        </w:rPr>
        <w:t>(</w:t>
      </w:r>
      <w:proofErr w:type="spellStart"/>
      <w:proofErr w:type="gramEnd"/>
      <w:r w:rsidRPr="00A944A9">
        <w:rPr>
          <w:rFonts w:ascii="Times New Roman" w:hAnsi="Times New Roman" w:cs="Times New Roman"/>
        </w:rPr>
        <w:t>i</w:t>
      </w:r>
      <w:proofErr w:type="spellEnd"/>
      <w:r w:rsidRPr="00A944A9">
        <w:rPr>
          <w:rFonts w:ascii="Times New Roman" w:hAnsi="Times New Roman" w:cs="Times New Roman"/>
        </w:rPr>
        <w:t xml:space="preserve">);        </w:t>
      </w:r>
      <w:r w:rsidRPr="00A944A9">
        <w:rPr>
          <w:rFonts w:ascii="Times New Roman" w:hAnsi="Times New Roman" w:cs="Times New Roman"/>
          <w:b/>
        </w:rPr>
        <w:t xml:space="preserve">Default field cannot be inherited outside package </w:t>
      </w:r>
      <w:r w:rsidRPr="00A944A9">
        <w:rPr>
          <w:rFonts w:ascii="Times New Roman" w:hAnsi="Times New Roman" w:cs="Times New Roman"/>
        </w:rPr>
        <w:t> </w:t>
      </w:r>
    </w:p>
    <w:p w:rsidR="00F01F09" w:rsidRPr="00A944A9" w:rsidRDefault="00F01F09" w:rsidP="00F01F09">
      <w:pPr>
        <w:pStyle w:val="NoSpacing"/>
        <w:rPr>
          <w:rFonts w:ascii="Times New Roman" w:hAnsi="Times New Roman" w:cs="Times New Roman"/>
          <w:b/>
        </w:rPr>
      </w:pPr>
      <w:r w:rsidRPr="00A944A9">
        <w:rPr>
          <w:rFonts w:ascii="Times New Roman" w:hAnsi="Times New Roman" w:cs="Times New Roman"/>
        </w:rPr>
        <w:t xml:space="preserve">        A </w:t>
      </w:r>
      <w:proofErr w:type="spellStart"/>
      <w:r w:rsidRPr="00A944A9">
        <w:rPr>
          <w:rFonts w:ascii="Times New Roman" w:hAnsi="Times New Roman" w:cs="Times New Roman"/>
        </w:rPr>
        <w:t>a</w:t>
      </w:r>
      <w:proofErr w:type="spellEnd"/>
      <w:r w:rsidRPr="00A944A9">
        <w:rPr>
          <w:rFonts w:ascii="Times New Roman" w:hAnsi="Times New Roman" w:cs="Times New Roman"/>
        </w:rPr>
        <w:t xml:space="preserve"> = new </w:t>
      </w:r>
      <w:proofErr w:type="gramStart"/>
      <w:r w:rsidRPr="00A944A9">
        <w:rPr>
          <w:rFonts w:ascii="Times New Roman" w:hAnsi="Times New Roman" w:cs="Times New Roman"/>
        </w:rPr>
        <w:t>A(</w:t>
      </w:r>
      <w:proofErr w:type="gramEnd"/>
      <w:r w:rsidRPr="00A944A9">
        <w:rPr>
          <w:rFonts w:ascii="Times New Roman" w:hAnsi="Times New Roman" w:cs="Times New Roman"/>
        </w:rPr>
        <w:t xml:space="preserve">);           </w:t>
      </w:r>
      <w:r w:rsidRPr="00A944A9">
        <w:rPr>
          <w:rFonts w:ascii="Times New Roman" w:hAnsi="Times New Roman" w:cs="Times New Roman"/>
          <w:b/>
        </w:rPr>
        <w:t>Can't use constructor with default access modifier outside the package</w:t>
      </w:r>
    </w:p>
    <w:p w:rsidR="00F01F09" w:rsidRPr="00A944A9" w:rsidRDefault="00F01F09" w:rsidP="00F01F09">
      <w:pPr>
        <w:pStyle w:val="NoSpacing"/>
        <w:rPr>
          <w:rFonts w:ascii="Times New Roman" w:hAnsi="Times New Roman" w:cs="Times New Roman"/>
          <w:b/>
        </w:rPr>
      </w:pPr>
      <w:r w:rsidRPr="00A944A9">
        <w:rPr>
          <w:rFonts w:ascii="Times New Roman" w:hAnsi="Times New Roman" w:cs="Times New Roman"/>
        </w:rPr>
        <w:t>        </w:t>
      </w:r>
      <w:proofErr w:type="spellStart"/>
      <w:proofErr w:type="gramStart"/>
      <w:r w:rsidRPr="00A944A9">
        <w:rPr>
          <w:rFonts w:ascii="Times New Roman" w:hAnsi="Times New Roman" w:cs="Times New Roman"/>
        </w:rPr>
        <w:t>System.out.println</w:t>
      </w:r>
      <w:proofErr w:type="spellEnd"/>
      <w:r w:rsidRPr="00A944A9">
        <w:rPr>
          <w:rFonts w:ascii="Times New Roman" w:hAnsi="Times New Roman" w:cs="Times New Roman"/>
        </w:rPr>
        <w:t>(</w:t>
      </w:r>
      <w:proofErr w:type="spellStart"/>
      <w:proofErr w:type="gramEnd"/>
      <w:r w:rsidRPr="00A944A9">
        <w:rPr>
          <w:rFonts w:ascii="Times New Roman" w:hAnsi="Times New Roman" w:cs="Times New Roman"/>
        </w:rPr>
        <w:t>a.i</w:t>
      </w:r>
      <w:proofErr w:type="spellEnd"/>
      <w:r w:rsidRPr="00A944A9">
        <w:rPr>
          <w:rFonts w:ascii="Times New Roman" w:hAnsi="Times New Roman" w:cs="Times New Roman"/>
        </w:rPr>
        <w:t xml:space="preserve">);     </w:t>
      </w:r>
      <w:r w:rsidRPr="00A944A9">
        <w:rPr>
          <w:rFonts w:ascii="Times New Roman" w:hAnsi="Times New Roman" w:cs="Times New Roman"/>
          <w:b/>
        </w:rPr>
        <w:t>Default field cannot be used outside the package</w:t>
      </w:r>
    </w:p>
    <w:p w:rsidR="00F01F09" w:rsidRPr="00A944A9" w:rsidRDefault="00F01F09" w:rsidP="00F01F09">
      <w:pPr>
        <w:pStyle w:val="NoSpacing"/>
        <w:rPr>
          <w:rFonts w:ascii="Times New Roman" w:hAnsi="Times New Roman" w:cs="Times New Roman"/>
          <w:b/>
        </w:rPr>
      </w:pPr>
      <w:r w:rsidRPr="00A944A9">
        <w:rPr>
          <w:rFonts w:ascii="Times New Roman" w:hAnsi="Times New Roman" w:cs="Times New Roman"/>
        </w:rPr>
        <w:t>        </w:t>
      </w:r>
      <w:proofErr w:type="spellStart"/>
      <w:proofErr w:type="gramStart"/>
      <w:r w:rsidRPr="00A944A9">
        <w:rPr>
          <w:rFonts w:ascii="Times New Roman" w:hAnsi="Times New Roman" w:cs="Times New Roman"/>
        </w:rPr>
        <w:t>a.methodOfClassA</w:t>
      </w:r>
      <w:proofErr w:type="spellEnd"/>
      <w:r w:rsidRPr="00A944A9">
        <w:rPr>
          <w:rFonts w:ascii="Times New Roman" w:hAnsi="Times New Roman" w:cs="Times New Roman"/>
        </w:rPr>
        <w:t>(</w:t>
      </w:r>
      <w:proofErr w:type="gramEnd"/>
      <w:r w:rsidRPr="00A944A9">
        <w:rPr>
          <w:rFonts w:ascii="Times New Roman" w:hAnsi="Times New Roman" w:cs="Times New Roman"/>
        </w:rPr>
        <w:t>);         </w:t>
      </w:r>
      <w:r w:rsidRPr="00A944A9">
        <w:rPr>
          <w:rFonts w:ascii="Times New Roman" w:hAnsi="Times New Roman" w:cs="Times New Roman"/>
          <w:b/>
        </w:rPr>
        <w:t xml:space="preserve"> Default method cannot be used outside the package</w:t>
      </w:r>
    </w:p>
    <w:p w:rsidR="00F01F09" w:rsidRPr="00A944A9" w:rsidRDefault="00F01F09" w:rsidP="00F01F09">
      <w:pPr>
        <w:pStyle w:val="NoSpacing"/>
        <w:rPr>
          <w:rFonts w:ascii="Times New Roman" w:hAnsi="Times New Roman" w:cs="Times New Roman"/>
          <w:b/>
        </w:rPr>
      </w:pPr>
      <w:r w:rsidRPr="00A944A9">
        <w:rPr>
          <w:rFonts w:ascii="Times New Roman" w:hAnsi="Times New Roman" w:cs="Times New Roman"/>
        </w:rPr>
        <w:t xml:space="preserve">        A.B b = new </w:t>
      </w:r>
      <w:proofErr w:type="gramStart"/>
      <w:r w:rsidRPr="00A944A9">
        <w:rPr>
          <w:rFonts w:ascii="Times New Roman" w:hAnsi="Times New Roman" w:cs="Times New Roman"/>
        </w:rPr>
        <w:t>A.B(</w:t>
      </w:r>
      <w:proofErr w:type="gramEnd"/>
      <w:r w:rsidRPr="00A944A9">
        <w:rPr>
          <w:rFonts w:ascii="Times New Roman" w:hAnsi="Times New Roman" w:cs="Times New Roman"/>
        </w:rPr>
        <w:t xml:space="preserve">);           </w:t>
      </w:r>
      <w:r w:rsidRPr="00A944A9">
        <w:rPr>
          <w:rFonts w:ascii="Times New Roman" w:hAnsi="Times New Roman" w:cs="Times New Roman"/>
          <w:b/>
        </w:rPr>
        <w:t>Default inner class cannot be used outside the package</w:t>
      </w:r>
    </w:p>
    <w:p w:rsidR="00F01F09" w:rsidRPr="00A944A9" w:rsidRDefault="00F01F09" w:rsidP="00F01F09">
      <w:pPr>
        <w:pStyle w:val="NoSpacing"/>
        <w:rPr>
          <w:rFonts w:ascii="Times New Roman" w:hAnsi="Times New Roman" w:cs="Times New Roman"/>
        </w:rPr>
      </w:pPr>
      <w:r w:rsidRPr="00A944A9">
        <w:rPr>
          <w:rFonts w:ascii="Times New Roman" w:hAnsi="Times New Roman" w:cs="Times New Roman"/>
        </w:rPr>
        <w:t>    }</w:t>
      </w:r>
    </w:p>
    <w:p w:rsidR="00F01F09" w:rsidRPr="00A944A9" w:rsidRDefault="00F01F09" w:rsidP="00F01F09">
      <w:pPr>
        <w:pStyle w:val="NoSpacing"/>
        <w:pBdr>
          <w:bottom w:val="single" w:sz="6" w:space="1" w:color="auto"/>
        </w:pBdr>
        <w:rPr>
          <w:rFonts w:ascii="Times New Roman" w:hAnsi="Times New Roman" w:cs="Times New Roman"/>
        </w:rPr>
      </w:pPr>
      <w:r w:rsidRPr="00A944A9">
        <w:rPr>
          <w:rFonts w:ascii="Times New Roman" w:hAnsi="Times New Roman" w:cs="Times New Roman"/>
        </w:rPr>
        <w:t>}*/</w:t>
      </w:r>
    </w:p>
    <w:p w:rsidR="004E4CFE" w:rsidRPr="00A944A9" w:rsidRDefault="004E4CFE" w:rsidP="004E4CFE">
      <w:pPr>
        <w:pStyle w:val="Heading3"/>
        <w:shd w:val="clear" w:color="auto" w:fill="FFFFFF"/>
        <w:spacing w:line="288" w:lineRule="atLeast"/>
        <w:textAlignment w:val="baseline"/>
        <w:rPr>
          <w:rFonts w:ascii="Times New Roman" w:hAnsi="Times New Roman" w:cs="Times New Roman"/>
          <w:bCs w:val="0"/>
          <w:color w:val="auto"/>
          <w:sz w:val="32"/>
          <w:szCs w:val="28"/>
          <w:u w:val="single"/>
        </w:rPr>
      </w:pPr>
      <w:r w:rsidRPr="00A944A9">
        <w:rPr>
          <w:rFonts w:ascii="Times New Roman" w:hAnsi="Times New Roman" w:cs="Times New Roman"/>
          <w:bCs w:val="0"/>
          <w:color w:val="auto"/>
          <w:sz w:val="32"/>
          <w:szCs w:val="28"/>
        </w:rPr>
        <w:t>3).</w:t>
      </w:r>
      <w:r w:rsidRPr="00A944A9">
        <w:rPr>
          <w:rFonts w:ascii="Times New Roman" w:hAnsi="Times New Roman" w:cs="Times New Roman"/>
          <w:bCs w:val="0"/>
          <w:color w:val="auto"/>
          <w:sz w:val="32"/>
          <w:szCs w:val="28"/>
          <w:u w:val="single"/>
        </w:rPr>
        <w:t xml:space="preserve"> </w:t>
      </w:r>
      <w:proofErr w:type="gramStart"/>
      <w:r w:rsidRPr="00A944A9">
        <w:rPr>
          <w:rFonts w:ascii="Times New Roman" w:hAnsi="Times New Roman" w:cs="Times New Roman"/>
          <w:bCs w:val="0"/>
          <w:color w:val="auto"/>
          <w:sz w:val="32"/>
          <w:szCs w:val="28"/>
          <w:u w:val="single"/>
        </w:rPr>
        <w:t>Protected :</w:t>
      </w:r>
      <w:proofErr w:type="gramEnd"/>
    </w:p>
    <w:p w:rsidR="003F0924" w:rsidRPr="00A944A9" w:rsidRDefault="003F0924" w:rsidP="00FF5DD1">
      <w:pPr>
        <w:ind w:left="720"/>
        <w:rPr>
          <w:rFonts w:ascii="Times New Roman" w:hAnsi="Times New Roman" w:cs="Times New Roman"/>
          <w:sz w:val="28"/>
          <w:szCs w:val="16"/>
          <w:shd w:val="clear" w:color="auto" w:fill="FFFFFF"/>
        </w:rPr>
      </w:pPr>
    </w:p>
    <w:p w:rsidR="00FF5DD1" w:rsidRPr="00A944A9" w:rsidRDefault="003A51AA" w:rsidP="00FF5DD1">
      <w:pPr>
        <w:ind w:left="720"/>
        <w:rPr>
          <w:rFonts w:ascii="Times New Roman" w:hAnsi="Times New Roman" w:cs="Times New Roman"/>
          <w:sz w:val="40"/>
        </w:rPr>
      </w:pPr>
      <w:proofErr w:type="gramStart"/>
      <w:r w:rsidRPr="00A944A9">
        <w:rPr>
          <w:rFonts w:ascii="Times New Roman" w:hAnsi="Times New Roman" w:cs="Times New Roman"/>
          <w:sz w:val="28"/>
          <w:szCs w:val="16"/>
          <w:shd w:val="clear" w:color="auto" w:fill="FFFFFF"/>
        </w:rPr>
        <w:t>P</w:t>
      </w:r>
      <w:r w:rsidR="00FF5DD1" w:rsidRPr="00A944A9">
        <w:rPr>
          <w:rFonts w:ascii="Times New Roman" w:hAnsi="Times New Roman" w:cs="Times New Roman"/>
          <w:sz w:val="28"/>
          <w:szCs w:val="16"/>
          <w:shd w:val="clear" w:color="auto" w:fill="FFFFFF"/>
        </w:rPr>
        <w:t>rotected members of class is</w:t>
      </w:r>
      <w:proofErr w:type="gramEnd"/>
      <w:r w:rsidR="00FF5DD1" w:rsidRPr="00A944A9">
        <w:rPr>
          <w:rFonts w:ascii="Times New Roman" w:hAnsi="Times New Roman" w:cs="Times New Roman"/>
          <w:sz w:val="28"/>
          <w:szCs w:val="16"/>
          <w:shd w:val="clear" w:color="auto" w:fill="FFFFFF"/>
        </w:rPr>
        <w:t xml:space="preserve"> accessible within the same class and other class of same package and also accessible in inherited class of other package.</w:t>
      </w:r>
    </w:p>
    <w:p w:rsidR="009369A7" w:rsidRPr="00A944A9" w:rsidRDefault="003A51AA" w:rsidP="001142AA">
      <w:pPr>
        <w:ind w:firstLine="720"/>
        <w:rPr>
          <w:rFonts w:ascii="Times New Roman" w:hAnsi="Times New Roman" w:cs="Times New Roman"/>
          <w:sz w:val="36"/>
        </w:rPr>
      </w:pPr>
      <w:r w:rsidRPr="00A944A9">
        <w:rPr>
          <w:rFonts w:ascii="Times New Roman" w:hAnsi="Times New Roman" w:cs="Times New Roman"/>
          <w:sz w:val="24"/>
          <w:szCs w:val="16"/>
          <w:shd w:val="clear" w:color="auto" w:fill="FFFFFF"/>
        </w:rPr>
        <w:t>P</w:t>
      </w:r>
      <w:r w:rsidR="009369A7" w:rsidRPr="00A944A9">
        <w:rPr>
          <w:rFonts w:ascii="Times New Roman" w:hAnsi="Times New Roman" w:cs="Times New Roman"/>
          <w:sz w:val="24"/>
          <w:szCs w:val="16"/>
          <w:shd w:val="clear" w:color="auto" w:fill="FFFFFF"/>
        </w:rPr>
        <w:t xml:space="preserve">rotected are also called </w:t>
      </w:r>
      <w:r w:rsidR="009369A7" w:rsidRPr="00A944A9">
        <w:rPr>
          <w:rFonts w:ascii="Times New Roman" w:hAnsi="Times New Roman" w:cs="Times New Roman"/>
          <w:b/>
          <w:sz w:val="24"/>
          <w:szCs w:val="16"/>
          <w:shd w:val="clear" w:color="auto" w:fill="FFFFFF"/>
        </w:rPr>
        <w:t>derived level access modifiers</w:t>
      </w:r>
      <w:r w:rsidR="009369A7" w:rsidRPr="00A944A9">
        <w:rPr>
          <w:rFonts w:ascii="Times New Roman" w:hAnsi="Times New Roman" w:cs="Times New Roman"/>
          <w:sz w:val="24"/>
          <w:szCs w:val="16"/>
          <w:shd w:val="clear" w:color="auto" w:fill="FFFFFF"/>
        </w:rPr>
        <w:t>.</w:t>
      </w:r>
    </w:p>
    <w:p w:rsidR="004E4CFE" w:rsidRPr="00A944A9" w:rsidRDefault="004E4CFE" w:rsidP="004E4CFE">
      <w:pPr>
        <w:pStyle w:val="NormalWeb"/>
        <w:shd w:val="clear" w:color="auto" w:fill="FFFFFF"/>
        <w:spacing w:before="0" w:after="0" w:line="274" w:lineRule="atLeast"/>
        <w:textAlignment w:val="baseline"/>
        <w:rPr>
          <w:sz w:val="28"/>
          <w:szCs w:val="28"/>
          <w:u w:val="single"/>
        </w:rPr>
      </w:pPr>
      <w:r w:rsidRPr="00A944A9">
        <w:rPr>
          <w:rStyle w:val="Strong"/>
          <w:sz w:val="28"/>
          <w:szCs w:val="28"/>
          <w:u w:val="single"/>
          <w:bdr w:val="none" w:sz="0" w:space="0" w:color="auto" w:frame="1"/>
        </w:rPr>
        <w:t xml:space="preserve">Usage of Protected </w:t>
      </w:r>
      <w:proofErr w:type="gramStart"/>
      <w:r w:rsidRPr="00A944A9">
        <w:rPr>
          <w:rStyle w:val="Strong"/>
          <w:sz w:val="28"/>
          <w:szCs w:val="28"/>
          <w:u w:val="single"/>
          <w:bdr w:val="none" w:sz="0" w:space="0" w:color="auto" w:frame="1"/>
        </w:rPr>
        <w:t>Member :</w:t>
      </w:r>
      <w:proofErr w:type="gramEnd"/>
    </w:p>
    <w:p w:rsidR="004E4CFE" w:rsidRPr="00A944A9" w:rsidRDefault="004E4CFE" w:rsidP="004E4CFE">
      <w:pPr>
        <w:pStyle w:val="NormalWeb"/>
        <w:shd w:val="clear" w:color="auto" w:fill="FFFFFF"/>
        <w:spacing w:line="274" w:lineRule="atLeast"/>
        <w:ind w:firstLine="720"/>
        <w:textAlignment w:val="baseline"/>
        <w:rPr>
          <w:sz w:val="28"/>
          <w:szCs w:val="28"/>
        </w:rPr>
      </w:pPr>
      <w:r w:rsidRPr="00A944A9">
        <w:rPr>
          <w:sz w:val="28"/>
          <w:szCs w:val="28"/>
        </w:rPr>
        <w:t>Protected member can be used within the package only.</w:t>
      </w:r>
    </w:p>
    <w:p w:rsidR="004E4CFE" w:rsidRPr="00A944A9" w:rsidRDefault="004E4CFE" w:rsidP="004E4CFE">
      <w:pPr>
        <w:pStyle w:val="NormalWeb"/>
        <w:shd w:val="clear" w:color="auto" w:fill="FFFFFF"/>
        <w:spacing w:before="0" w:after="0" w:line="274" w:lineRule="atLeast"/>
        <w:textAlignment w:val="baseline"/>
        <w:rPr>
          <w:sz w:val="28"/>
          <w:szCs w:val="28"/>
          <w:u w:val="single"/>
        </w:rPr>
      </w:pPr>
      <w:r w:rsidRPr="00A944A9">
        <w:rPr>
          <w:rStyle w:val="Strong"/>
          <w:sz w:val="28"/>
          <w:szCs w:val="28"/>
          <w:u w:val="single"/>
          <w:bdr w:val="none" w:sz="0" w:space="0" w:color="auto" w:frame="1"/>
        </w:rPr>
        <w:t xml:space="preserve">Inheritance Of Protected </w:t>
      </w:r>
      <w:proofErr w:type="gramStart"/>
      <w:r w:rsidRPr="00A944A9">
        <w:rPr>
          <w:rStyle w:val="Strong"/>
          <w:sz w:val="28"/>
          <w:szCs w:val="28"/>
          <w:u w:val="single"/>
          <w:bdr w:val="none" w:sz="0" w:space="0" w:color="auto" w:frame="1"/>
        </w:rPr>
        <w:t>Member :</w:t>
      </w:r>
      <w:proofErr w:type="gramEnd"/>
    </w:p>
    <w:p w:rsidR="004E4CFE" w:rsidRPr="00A944A9" w:rsidRDefault="004E4CFE" w:rsidP="004E4CFE">
      <w:pPr>
        <w:pStyle w:val="NormalWeb"/>
        <w:shd w:val="clear" w:color="auto" w:fill="FFFFFF"/>
        <w:spacing w:line="274" w:lineRule="atLeast"/>
        <w:ind w:firstLine="720"/>
        <w:textAlignment w:val="baseline"/>
        <w:rPr>
          <w:sz w:val="28"/>
          <w:szCs w:val="28"/>
        </w:rPr>
      </w:pPr>
      <w:r w:rsidRPr="00A944A9">
        <w:rPr>
          <w:sz w:val="28"/>
          <w:szCs w:val="28"/>
        </w:rPr>
        <w:t>Protected Member can be inherited to any sub classes.</w:t>
      </w:r>
    </w:p>
    <w:p w:rsidR="001F7F4B" w:rsidRPr="00A944A9" w:rsidRDefault="001F7F4B" w:rsidP="001F7F4B">
      <w:pPr>
        <w:pStyle w:val="NormalWeb"/>
        <w:shd w:val="clear" w:color="auto" w:fill="FFFFFF"/>
        <w:spacing w:line="274" w:lineRule="atLeast"/>
        <w:textAlignment w:val="baseline"/>
        <w:rPr>
          <w:b/>
          <w:sz w:val="32"/>
          <w:szCs w:val="28"/>
          <w:u w:val="single"/>
        </w:rPr>
      </w:pPr>
      <w:r w:rsidRPr="00A944A9">
        <w:rPr>
          <w:b/>
          <w:sz w:val="32"/>
          <w:szCs w:val="28"/>
          <w:u w:val="single"/>
        </w:rPr>
        <w:t>Examples:</w:t>
      </w:r>
    </w:p>
    <w:p w:rsidR="00710A8B" w:rsidRPr="00A944A9" w:rsidRDefault="00710A8B" w:rsidP="00DD10EB">
      <w:pPr>
        <w:pStyle w:val="HTMLPreformatted"/>
        <w:pBdr>
          <w:top w:val="single" w:sz="8" w:space="9" w:color="A2E8F9"/>
          <w:left w:val="single" w:sz="18" w:space="6" w:color="076D99"/>
          <w:bottom w:val="single" w:sz="8" w:space="14" w:color="C8C1C1"/>
          <w:right w:val="single" w:sz="8" w:space="1" w:color="65BFF5"/>
        </w:pBdr>
        <w:shd w:val="clear" w:color="auto" w:fill="D9D9D9" w:themeFill="background1" w:themeFillShade="D9"/>
        <w:spacing w:line="336" w:lineRule="atLeast"/>
        <w:ind w:left="115" w:right="115"/>
        <w:rPr>
          <w:rStyle w:val="pln"/>
          <w:rFonts w:ascii="Times New Roman" w:hAnsi="Times New Roman" w:cs="Times New Roman"/>
          <w:b/>
          <w:sz w:val="22"/>
          <w:szCs w:val="22"/>
        </w:rPr>
      </w:pPr>
      <w:r w:rsidRPr="00A944A9">
        <w:rPr>
          <w:rStyle w:val="com"/>
          <w:rFonts w:ascii="Times New Roman" w:hAnsi="Times New Roman" w:cs="Times New Roman"/>
          <w:b/>
          <w:sz w:val="22"/>
          <w:szCs w:val="22"/>
        </w:rPr>
        <w:t>// save A.java</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package</w:t>
      </w:r>
      <w:proofErr w:type="gramEnd"/>
      <w:r w:rsidRPr="00A944A9">
        <w:rPr>
          <w:rStyle w:val="pln"/>
          <w:rFonts w:ascii="Times New Roman" w:hAnsi="Times New Roman" w:cs="Times New Roman"/>
          <w:sz w:val="22"/>
          <w:szCs w:val="22"/>
        </w:rPr>
        <w:t xml:space="preserve"> pack1</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public</w:t>
      </w:r>
      <w:proofErr w:type="gramEnd"/>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class</w:t>
      </w:r>
      <w:r w:rsidRPr="00A944A9">
        <w:rPr>
          <w:rStyle w:val="pln"/>
          <w:rFonts w:ascii="Times New Roman" w:hAnsi="Times New Roman" w:cs="Times New Roman"/>
          <w:sz w:val="22"/>
          <w:szCs w:val="22"/>
        </w:rPr>
        <w:t xml:space="preserve"> A</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DD10E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kwd"/>
          <w:rFonts w:ascii="Times New Roman" w:hAnsi="Times New Roman" w:cs="Times New Roman"/>
          <w:b/>
          <w:bCs/>
          <w:sz w:val="22"/>
          <w:szCs w:val="22"/>
        </w:rPr>
        <w:lastRenderedPageBreak/>
        <w:tab/>
      </w:r>
      <w:proofErr w:type="gramStart"/>
      <w:r w:rsidR="00710A8B" w:rsidRPr="00A944A9">
        <w:rPr>
          <w:rStyle w:val="kwd"/>
          <w:rFonts w:ascii="Times New Roman" w:hAnsi="Times New Roman" w:cs="Times New Roman"/>
          <w:b/>
          <w:bCs/>
          <w:sz w:val="22"/>
          <w:szCs w:val="22"/>
        </w:rPr>
        <w:t>protected</w:t>
      </w:r>
      <w:proofErr w:type="gramEnd"/>
      <w:r w:rsidR="00710A8B" w:rsidRPr="00A944A9">
        <w:rPr>
          <w:rStyle w:val="pln"/>
          <w:rFonts w:ascii="Times New Roman" w:hAnsi="Times New Roman" w:cs="Times New Roman"/>
          <w:sz w:val="22"/>
          <w:szCs w:val="22"/>
        </w:rPr>
        <w:t xml:space="preserve"> </w:t>
      </w:r>
      <w:r w:rsidR="00710A8B" w:rsidRPr="00A944A9">
        <w:rPr>
          <w:rStyle w:val="kwd"/>
          <w:rFonts w:ascii="Times New Roman" w:hAnsi="Times New Roman" w:cs="Times New Roman"/>
          <w:b/>
          <w:bCs/>
          <w:sz w:val="22"/>
          <w:szCs w:val="22"/>
        </w:rPr>
        <w:t>void</w:t>
      </w:r>
      <w:r w:rsidR="00710A8B" w:rsidRPr="00A944A9">
        <w:rPr>
          <w:rStyle w:val="pln"/>
          <w:rFonts w:ascii="Times New Roman" w:hAnsi="Times New Roman" w:cs="Times New Roman"/>
          <w:sz w:val="22"/>
          <w:szCs w:val="22"/>
        </w:rPr>
        <w:t xml:space="preserve"> show</w:t>
      </w:r>
      <w:r w:rsidR="00710A8B" w:rsidRPr="00A944A9">
        <w:rPr>
          <w:rStyle w:val="pun"/>
          <w:rFonts w:ascii="Times New Roman" w:hAnsi="Times New Roman" w:cs="Times New Roman"/>
          <w:sz w:val="22"/>
          <w:szCs w:val="22"/>
        </w:rPr>
        <w:t>(){</w:t>
      </w:r>
    </w:p>
    <w:p w:rsidR="00710A8B" w:rsidRPr="00A944A9" w:rsidRDefault="00DD10E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typ"/>
          <w:rFonts w:ascii="Times New Roman" w:eastAsiaTheme="majorEastAsia" w:hAnsi="Times New Roman" w:cs="Times New Roman"/>
          <w:sz w:val="22"/>
          <w:szCs w:val="22"/>
        </w:rPr>
        <w:tab/>
      </w:r>
      <w:r w:rsidRPr="00A944A9">
        <w:rPr>
          <w:rStyle w:val="typ"/>
          <w:rFonts w:ascii="Times New Roman" w:eastAsiaTheme="majorEastAsia" w:hAnsi="Times New Roman" w:cs="Times New Roman"/>
          <w:sz w:val="22"/>
          <w:szCs w:val="22"/>
        </w:rPr>
        <w:tab/>
      </w:r>
      <w:proofErr w:type="spellStart"/>
      <w:proofErr w:type="gramStart"/>
      <w:r w:rsidR="00710A8B" w:rsidRPr="00A944A9">
        <w:rPr>
          <w:rStyle w:val="typ"/>
          <w:rFonts w:ascii="Times New Roman" w:eastAsiaTheme="majorEastAsia" w:hAnsi="Times New Roman" w:cs="Times New Roman"/>
          <w:sz w:val="22"/>
          <w:szCs w:val="22"/>
        </w:rPr>
        <w:t>System</w:t>
      </w:r>
      <w:r w:rsidR="00710A8B" w:rsidRPr="00A944A9">
        <w:rPr>
          <w:rStyle w:val="pun"/>
          <w:rFonts w:ascii="Times New Roman" w:hAnsi="Times New Roman" w:cs="Times New Roman"/>
          <w:sz w:val="22"/>
          <w:szCs w:val="22"/>
        </w:rPr>
        <w:t>.</w:t>
      </w:r>
      <w:r w:rsidR="00710A8B" w:rsidRPr="00A944A9">
        <w:rPr>
          <w:rStyle w:val="kwd"/>
          <w:rFonts w:ascii="Times New Roman" w:hAnsi="Times New Roman" w:cs="Times New Roman"/>
          <w:b/>
          <w:bCs/>
          <w:sz w:val="22"/>
          <w:szCs w:val="22"/>
        </w:rPr>
        <w:t>out</w:t>
      </w:r>
      <w:r w:rsidR="00710A8B" w:rsidRPr="00A944A9">
        <w:rPr>
          <w:rStyle w:val="pun"/>
          <w:rFonts w:ascii="Times New Roman" w:hAnsi="Times New Roman" w:cs="Times New Roman"/>
          <w:sz w:val="22"/>
          <w:szCs w:val="22"/>
        </w:rPr>
        <w:t>.</w:t>
      </w:r>
      <w:r w:rsidR="00710A8B" w:rsidRPr="00A944A9">
        <w:rPr>
          <w:rStyle w:val="pln"/>
          <w:rFonts w:ascii="Times New Roman" w:hAnsi="Times New Roman" w:cs="Times New Roman"/>
          <w:sz w:val="22"/>
          <w:szCs w:val="22"/>
        </w:rPr>
        <w:t>println</w:t>
      </w:r>
      <w:proofErr w:type="spellEnd"/>
      <w:r w:rsidR="00710A8B" w:rsidRPr="00A944A9">
        <w:rPr>
          <w:rStyle w:val="pun"/>
          <w:rFonts w:ascii="Times New Roman" w:hAnsi="Times New Roman" w:cs="Times New Roman"/>
          <w:sz w:val="22"/>
          <w:szCs w:val="22"/>
        </w:rPr>
        <w:t>(</w:t>
      </w:r>
      <w:proofErr w:type="gramEnd"/>
      <w:r w:rsidR="00710A8B" w:rsidRPr="00A944A9">
        <w:rPr>
          <w:rStyle w:val="str"/>
          <w:rFonts w:ascii="Times New Roman" w:eastAsiaTheme="majorEastAsia" w:hAnsi="Times New Roman" w:cs="Times New Roman"/>
          <w:sz w:val="22"/>
          <w:szCs w:val="22"/>
        </w:rPr>
        <w:t>"Hello Java"</w:t>
      </w:r>
      <w:r w:rsidR="00710A8B" w:rsidRPr="00A944A9">
        <w:rPr>
          <w:rStyle w:val="pun"/>
          <w:rFonts w:ascii="Times New Roman" w:hAnsi="Times New Roman" w:cs="Times New Roman"/>
          <w:sz w:val="22"/>
          <w:szCs w:val="22"/>
        </w:rPr>
        <w:t>);</w:t>
      </w:r>
    </w:p>
    <w:p w:rsidR="00710A8B" w:rsidRPr="00A944A9" w:rsidRDefault="00DD10E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un"/>
          <w:rFonts w:ascii="Times New Roman" w:hAnsi="Times New Roman" w:cs="Times New Roman"/>
          <w:sz w:val="22"/>
          <w:szCs w:val="22"/>
        </w:rPr>
        <w:tab/>
      </w:r>
      <w:r w:rsidR="00710A8B" w:rsidRPr="00A944A9">
        <w:rPr>
          <w:rStyle w:val="pun"/>
          <w:rFonts w:ascii="Times New Roman" w:hAnsi="Times New Roman" w:cs="Times New Roman"/>
          <w:sz w:val="22"/>
          <w:szCs w:val="22"/>
        </w:rPr>
        <w:t>}</w:t>
      </w:r>
      <w:r w:rsidR="00710A8B"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Fonts w:ascii="Times New Roman" w:hAnsi="Times New Roman" w:cs="Times New Roman"/>
          <w:sz w:val="22"/>
          <w:szCs w:val="22"/>
        </w:rPr>
      </w:pP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710A8B" w:rsidP="00DD10EB">
      <w:pPr>
        <w:pStyle w:val="HTMLPreformatted"/>
        <w:pBdr>
          <w:top w:val="single" w:sz="8" w:space="9" w:color="A2E8F9"/>
          <w:left w:val="single" w:sz="18" w:space="6" w:color="076D99"/>
          <w:bottom w:val="single" w:sz="8" w:space="14" w:color="C8C1C1"/>
          <w:right w:val="single" w:sz="8" w:space="1" w:color="65BFF5"/>
        </w:pBdr>
        <w:shd w:val="clear" w:color="auto" w:fill="D9D9D9" w:themeFill="background1" w:themeFillShade="D9"/>
        <w:spacing w:line="336" w:lineRule="atLeast"/>
        <w:ind w:left="115" w:right="115"/>
        <w:rPr>
          <w:rStyle w:val="pln"/>
          <w:rFonts w:ascii="Times New Roman" w:hAnsi="Times New Roman" w:cs="Times New Roman"/>
          <w:b/>
          <w:sz w:val="22"/>
          <w:szCs w:val="22"/>
        </w:rPr>
      </w:pPr>
      <w:r w:rsidRPr="00A944A9">
        <w:rPr>
          <w:rStyle w:val="com"/>
          <w:rFonts w:ascii="Times New Roman" w:hAnsi="Times New Roman" w:cs="Times New Roman"/>
          <w:b/>
          <w:sz w:val="22"/>
          <w:szCs w:val="22"/>
        </w:rPr>
        <w:t xml:space="preserve">//save B.java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package</w:t>
      </w:r>
      <w:proofErr w:type="gramEnd"/>
      <w:r w:rsidRPr="00A944A9">
        <w:rPr>
          <w:rStyle w:val="pln"/>
          <w:rFonts w:ascii="Times New Roman" w:hAnsi="Times New Roman" w:cs="Times New Roman"/>
          <w:sz w:val="22"/>
          <w:szCs w:val="22"/>
        </w:rPr>
        <w:t xml:space="preserve"> pack2</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import</w:t>
      </w:r>
      <w:proofErr w:type="gramEnd"/>
      <w:r w:rsidRPr="00A944A9">
        <w:rPr>
          <w:rStyle w:val="pln"/>
          <w:rFonts w:ascii="Times New Roman" w:hAnsi="Times New Roman" w:cs="Times New Roman"/>
          <w:sz w:val="22"/>
          <w:szCs w:val="22"/>
        </w:rPr>
        <w:t xml:space="preserve"> pack1</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class</w:t>
      </w:r>
      <w:proofErr w:type="gramEnd"/>
      <w:r w:rsidRPr="00A944A9">
        <w:rPr>
          <w:rStyle w:val="pln"/>
          <w:rFonts w:ascii="Times New Roman" w:hAnsi="Times New Roman" w:cs="Times New Roman"/>
          <w:sz w:val="22"/>
          <w:szCs w:val="22"/>
        </w:rPr>
        <w:t xml:space="preserve"> B </w:t>
      </w:r>
      <w:r w:rsidRPr="00A944A9">
        <w:rPr>
          <w:rStyle w:val="kwd"/>
          <w:rFonts w:ascii="Times New Roman" w:hAnsi="Times New Roman" w:cs="Times New Roman"/>
          <w:b/>
          <w:bCs/>
          <w:sz w:val="22"/>
          <w:szCs w:val="22"/>
        </w:rPr>
        <w:t>extends</w:t>
      </w:r>
      <w:r w:rsidRPr="00A944A9">
        <w:rPr>
          <w:rStyle w:val="pln"/>
          <w:rFonts w:ascii="Times New Roman" w:hAnsi="Times New Roman" w:cs="Times New Roman"/>
          <w:sz w:val="22"/>
          <w:szCs w:val="22"/>
        </w:rPr>
        <w:t xml:space="preserve"> A</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DD10E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ab/>
      </w:r>
      <w:r w:rsidR="00710A8B" w:rsidRPr="00A944A9">
        <w:rPr>
          <w:rStyle w:val="pln"/>
          <w:rFonts w:ascii="Times New Roman" w:hAnsi="Times New Roman" w:cs="Times New Roman"/>
          <w:sz w:val="22"/>
          <w:szCs w:val="22"/>
        </w:rPr>
        <w:t xml:space="preserve"> </w:t>
      </w:r>
      <w:proofErr w:type="gramStart"/>
      <w:r w:rsidR="00710A8B" w:rsidRPr="00A944A9">
        <w:rPr>
          <w:rStyle w:val="kwd"/>
          <w:rFonts w:ascii="Times New Roman" w:hAnsi="Times New Roman" w:cs="Times New Roman"/>
          <w:b/>
          <w:bCs/>
          <w:sz w:val="22"/>
          <w:szCs w:val="22"/>
        </w:rPr>
        <w:t>public</w:t>
      </w:r>
      <w:proofErr w:type="gramEnd"/>
      <w:r w:rsidR="00710A8B" w:rsidRPr="00A944A9">
        <w:rPr>
          <w:rStyle w:val="pln"/>
          <w:rFonts w:ascii="Times New Roman" w:hAnsi="Times New Roman" w:cs="Times New Roman"/>
          <w:sz w:val="22"/>
          <w:szCs w:val="22"/>
        </w:rPr>
        <w:t xml:space="preserve"> </w:t>
      </w:r>
      <w:r w:rsidR="00710A8B" w:rsidRPr="00A944A9">
        <w:rPr>
          <w:rStyle w:val="kwd"/>
          <w:rFonts w:ascii="Times New Roman" w:hAnsi="Times New Roman" w:cs="Times New Roman"/>
          <w:b/>
          <w:bCs/>
          <w:sz w:val="22"/>
          <w:szCs w:val="22"/>
        </w:rPr>
        <w:t>static</w:t>
      </w:r>
      <w:r w:rsidR="00710A8B" w:rsidRPr="00A944A9">
        <w:rPr>
          <w:rStyle w:val="pln"/>
          <w:rFonts w:ascii="Times New Roman" w:hAnsi="Times New Roman" w:cs="Times New Roman"/>
          <w:sz w:val="22"/>
          <w:szCs w:val="22"/>
        </w:rPr>
        <w:t xml:space="preserve"> </w:t>
      </w:r>
      <w:r w:rsidR="00710A8B" w:rsidRPr="00A944A9">
        <w:rPr>
          <w:rStyle w:val="kwd"/>
          <w:rFonts w:ascii="Times New Roman" w:hAnsi="Times New Roman" w:cs="Times New Roman"/>
          <w:b/>
          <w:bCs/>
          <w:sz w:val="22"/>
          <w:szCs w:val="22"/>
        </w:rPr>
        <w:t>void</w:t>
      </w:r>
      <w:r w:rsidR="00710A8B" w:rsidRPr="00A944A9">
        <w:rPr>
          <w:rStyle w:val="pln"/>
          <w:rFonts w:ascii="Times New Roman" w:hAnsi="Times New Roman" w:cs="Times New Roman"/>
          <w:sz w:val="22"/>
          <w:szCs w:val="22"/>
        </w:rPr>
        <w:t xml:space="preserve"> main</w:t>
      </w:r>
      <w:r w:rsidR="00710A8B" w:rsidRPr="00A944A9">
        <w:rPr>
          <w:rStyle w:val="pun"/>
          <w:rFonts w:ascii="Times New Roman" w:hAnsi="Times New Roman" w:cs="Times New Roman"/>
          <w:sz w:val="22"/>
          <w:szCs w:val="22"/>
        </w:rPr>
        <w:t>(</w:t>
      </w:r>
      <w:r w:rsidR="00710A8B" w:rsidRPr="00A944A9">
        <w:rPr>
          <w:rStyle w:val="typ"/>
          <w:rFonts w:ascii="Times New Roman" w:eastAsiaTheme="majorEastAsia" w:hAnsi="Times New Roman" w:cs="Times New Roman"/>
          <w:sz w:val="22"/>
          <w:szCs w:val="22"/>
        </w:rPr>
        <w:t>String</w:t>
      </w:r>
      <w:r w:rsidR="00710A8B" w:rsidRPr="00A944A9">
        <w:rPr>
          <w:rStyle w:val="pln"/>
          <w:rFonts w:ascii="Times New Roman" w:hAnsi="Times New Roman" w:cs="Times New Roman"/>
          <w:sz w:val="22"/>
          <w:szCs w:val="22"/>
        </w:rPr>
        <w:t xml:space="preserve"> </w:t>
      </w:r>
      <w:proofErr w:type="spellStart"/>
      <w:r w:rsidR="00710A8B" w:rsidRPr="00A944A9">
        <w:rPr>
          <w:rStyle w:val="pln"/>
          <w:rFonts w:ascii="Times New Roman" w:hAnsi="Times New Roman" w:cs="Times New Roman"/>
          <w:sz w:val="22"/>
          <w:szCs w:val="22"/>
        </w:rPr>
        <w:t>args</w:t>
      </w:r>
      <w:proofErr w:type="spellEnd"/>
      <w:r w:rsidR="00710A8B" w:rsidRPr="00A944A9">
        <w:rPr>
          <w:rStyle w:val="pun"/>
          <w:rFonts w:ascii="Times New Roman" w:hAnsi="Times New Roman" w:cs="Times New Roman"/>
          <w:sz w:val="22"/>
          <w:szCs w:val="22"/>
        </w:rPr>
        <w:t>[]){</w:t>
      </w:r>
      <w:r w:rsidR="00710A8B"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 xml:space="preserve"> </w:t>
      </w:r>
      <w:r w:rsidR="00DD10EB" w:rsidRPr="00A944A9">
        <w:rPr>
          <w:rStyle w:val="pln"/>
          <w:rFonts w:ascii="Times New Roman" w:hAnsi="Times New Roman" w:cs="Times New Roman"/>
          <w:sz w:val="22"/>
          <w:szCs w:val="22"/>
        </w:rPr>
        <w:tab/>
      </w:r>
      <w:r w:rsidR="00DD10EB" w:rsidRPr="00A944A9">
        <w:rPr>
          <w:rStyle w:val="pln"/>
          <w:rFonts w:ascii="Times New Roman" w:hAnsi="Times New Roman" w:cs="Times New Roman"/>
          <w:sz w:val="22"/>
          <w:szCs w:val="22"/>
        </w:rPr>
        <w:tab/>
      </w:r>
      <w:r w:rsidRPr="00A944A9">
        <w:rPr>
          <w:rStyle w:val="pln"/>
          <w:rFonts w:ascii="Times New Roman" w:hAnsi="Times New Roman" w:cs="Times New Roman"/>
          <w:sz w:val="22"/>
          <w:szCs w:val="22"/>
        </w:rPr>
        <w:t xml:space="preserve">B </w:t>
      </w:r>
      <w:proofErr w:type="spellStart"/>
      <w:r w:rsidRPr="00A944A9">
        <w:rPr>
          <w:rStyle w:val="pln"/>
          <w:rFonts w:ascii="Times New Roman" w:hAnsi="Times New Roman" w:cs="Times New Roman"/>
          <w:sz w:val="22"/>
          <w:szCs w:val="22"/>
        </w:rPr>
        <w:t>obj</w:t>
      </w:r>
      <w:proofErr w:type="spellEnd"/>
      <w:r w:rsidRPr="00A944A9">
        <w:rPr>
          <w:rStyle w:val="pln"/>
          <w:rFonts w:ascii="Times New Roman" w:hAnsi="Times New Roman" w:cs="Times New Roman"/>
          <w:sz w:val="22"/>
          <w:szCs w:val="22"/>
        </w:rPr>
        <w:t xml:space="preserve"> </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new</w:t>
      </w:r>
      <w:r w:rsidRPr="00A944A9">
        <w:rPr>
          <w:rStyle w:val="pln"/>
          <w:rFonts w:ascii="Times New Roman" w:hAnsi="Times New Roman" w:cs="Times New Roman"/>
          <w:sz w:val="22"/>
          <w:szCs w:val="22"/>
        </w:rPr>
        <w:t xml:space="preserve"> </w:t>
      </w:r>
      <w:proofErr w:type="gramStart"/>
      <w:r w:rsidRPr="00A944A9">
        <w:rPr>
          <w:rStyle w:val="pln"/>
          <w:rFonts w:ascii="Times New Roman" w:hAnsi="Times New Roman" w:cs="Times New Roman"/>
          <w:sz w:val="22"/>
          <w:szCs w:val="22"/>
        </w:rPr>
        <w:t>B</w:t>
      </w:r>
      <w:r w:rsidRPr="00A944A9">
        <w:rPr>
          <w:rStyle w:val="pun"/>
          <w:rFonts w:ascii="Times New Roman" w:hAnsi="Times New Roman" w:cs="Times New Roman"/>
          <w:sz w:val="22"/>
          <w:szCs w:val="22"/>
        </w:rPr>
        <w:t>(</w:t>
      </w:r>
      <w:proofErr w:type="gramEnd"/>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DD10E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ab/>
      </w:r>
      <w:r w:rsidRPr="00A944A9">
        <w:rPr>
          <w:rStyle w:val="pln"/>
          <w:rFonts w:ascii="Times New Roman" w:hAnsi="Times New Roman" w:cs="Times New Roman"/>
          <w:sz w:val="22"/>
          <w:szCs w:val="22"/>
        </w:rPr>
        <w:tab/>
      </w:r>
      <w:r w:rsidR="00710A8B" w:rsidRPr="00A944A9">
        <w:rPr>
          <w:rStyle w:val="pln"/>
          <w:rFonts w:ascii="Times New Roman" w:hAnsi="Times New Roman" w:cs="Times New Roman"/>
          <w:sz w:val="22"/>
          <w:szCs w:val="22"/>
        </w:rPr>
        <w:t xml:space="preserve"> </w:t>
      </w:r>
      <w:proofErr w:type="spellStart"/>
      <w:proofErr w:type="gramStart"/>
      <w:r w:rsidR="00710A8B" w:rsidRPr="00A944A9">
        <w:rPr>
          <w:rStyle w:val="pln"/>
          <w:rFonts w:ascii="Times New Roman" w:hAnsi="Times New Roman" w:cs="Times New Roman"/>
          <w:sz w:val="22"/>
          <w:szCs w:val="22"/>
        </w:rPr>
        <w:t>obj</w:t>
      </w:r>
      <w:r w:rsidR="00710A8B" w:rsidRPr="00A944A9">
        <w:rPr>
          <w:rStyle w:val="pun"/>
          <w:rFonts w:ascii="Times New Roman" w:hAnsi="Times New Roman" w:cs="Times New Roman"/>
          <w:sz w:val="22"/>
          <w:szCs w:val="22"/>
        </w:rPr>
        <w:t>.</w:t>
      </w:r>
      <w:r w:rsidR="00710A8B" w:rsidRPr="00A944A9">
        <w:rPr>
          <w:rStyle w:val="pln"/>
          <w:rFonts w:ascii="Times New Roman" w:hAnsi="Times New Roman" w:cs="Times New Roman"/>
          <w:sz w:val="22"/>
          <w:szCs w:val="22"/>
        </w:rPr>
        <w:t>show</w:t>
      </w:r>
      <w:proofErr w:type="spellEnd"/>
      <w:r w:rsidR="00710A8B" w:rsidRPr="00A944A9">
        <w:rPr>
          <w:rStyle w:val="pun"/>
          <w:rFonts w:ascii="Times New Roman" w:hAnsi="Times New Roman" w:cs="Times New Roman"/>
          <w:sz w:val="22"/>
          <w:szCs w:val="22"/>
        </w:rPr>
        <w:t>(</w:t>
      </w:r>
      <w:proofErr w:type="gramEnd"/>
      <w:r w:rsidR="00710A8B" w:rsidRPr="00A944A9">
        <w:rPr>
          <w:rStyle w:val="pun"/>
          <w:rFonts w:ascii="Times New Roman" w:hAnsi="Times New Roman" w:cs="Times New Roman"/>
          <w:sz w:val="22"/>
          <w:szCs w:val="22"/>
        </w:rPr>
        <w:t>);</w:t>
      </w:r>
      <w:r w:rsidR="00710A8B"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 xml:space="preserve">  </w:t>
      </w:r>
      <w:r w:rsidR="00DD10EB" w:rsidRPr="00A944A9">
        <w:rPr>
          <w:rStyle w:val="pln"/>
          <w:rFonts w:ascii="Times New Roman" w:hAnsi="Times New Roman" w:cs="Times New Roman"/>
          <w:sz w:val="22"/>
          <w:szCs w:val="22"/>
        </w:rPr>
        <w:tab/>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710A8B" w:rsidRPr="00A944A9" w:rsidRDefault="00710A8B" w:rsidP="00710A8B">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Fonts w:ascii="Times New Roman" w:hAnsi="Times New Roman" w:cs="Times New Roman"/>
          <w:sz w:val="22"/>
          <w:szCs w:val="22"/>
        </w:rPr>
      </w:pP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3F0924" w:rsidRPr="00A944A9" w:rsidRDefault="003F0924" w:rsidP="001F7F4B">
      <w:pPr>
        <w:shd w:val="clear" w:color="auto" w:fill="FFFFFF"/>
        <w:spacing w:after="115" w:line="265" w:lineRule="atLeast"/>
        <w:jc w:val="both"/>
        <w:rPr>
          <w:rFonts w:ascii="Times New Roman" w:eastAsia="Times New Roman" w:hAnsi="Times New Roman" w:cs="Times New Roman"/>
          <w:sz w:val="15"/>
          <w:szCs w:val="15"/>
        </w:rPr>
      </w:pPr>
      <w:r w:rsidRPr="00A944A9">
        <w:rPr>
          <w:rFonts w:ascii="Times New Roman" w:eastAsia="Times New Roman" w:hAnsi="Times New Roman" w:cs="Times New Roman"/>
          <w:sz w:val="15"/>
          <w:szCs w:val="15"/>
        </w:rPr>
        <w:br/>
        <w:t>---------------------------------------------------------------------------------------------------------------------</w:t>
      </w:r>
    </w:p>
    <w:p w:rsidR="00942C46" w:rsidRPr="00A944A9" w:rsidRDefault="00942C46" w:rsidP="00710A8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package</w:t>
      </w:r>
      <w:proofErr w:type="gramEnd"/>
      <w:r w:rsidRPr="00A944A9">
        <w:rPr>
          <w:rFonts w:ascii="Times New Roman" w:eastAsia="Times New Roman" w:hAnsi="Times New Roman" w:cs="Times New Roman"/>
        </w:rPr>
        <w:t xml:space="preserve"> pack1; </w:t>
      </w:r>
    </w:p>
    <w:p w:rsidR="00942C46" w:rsidRPr="00A944A9" w:rsidRDefault="00942C46" w:rsidP="00710A8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public</w:t>
      </w:r>
      <w:proofErr w:type="gramEnd"/>
      <w:r w:rsidRPr="00A944A9">
        <w:rPr>
          <w:rFonts w:ascii="Times New Roman" w:eastAsia="Times New Roman" w:hAnsi="Times New Roman" w:cs="Times New Roman"/>
        </w:rPr>
        <w:t xml:space="preserve"> class A{</w:t>
      </w:r>
    </w:p>
    <w:p w:rsidR="00942C46" w:rsidRPr="00A944A9" w:rsidRDefault="00942C46" w:rsidP="00710A8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protected</w:t>
      </w:r>
      <w:proofErr w:type="gramEnd"/>
      <w:r w:rsidRPr="00A944A9">
        <w:rPr>
          <w:rFonts w:ascii="Times New Roman" w:eastAsia="Times New Roman" w:hAnsi="Times New Roman" w:cs="Times New Roman"/>
        </w:rPr>
        <w:t xml:space="preserve"> int </w:t>
      </w:r>
      <w:proofErr w:type="spellStart"/>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protected</w:t>
      </w:r>
      <w:proofErr w:type="gramEnd"/>
      <w:r w:rsidRPr="00A944A9">
        <w:rPr>
          <w:rFonts w:ascii="Times New Roman" w:eastAsia="Times New Roman" w:hAnsi="Times New Roman" w:cs="Times New Roman"/>
        </w:rPr>
        <w:t xml:space="preserve"> void </w:t>
      </w:r>
      <w:proofErr w:type="spellStart"/>
      <w:r w:rsidRPr="00A944A9">
        <w:rPr>
          <w:rFonts w:ascii="Times New Roman" w:eastAsia="Times New Roman" w:hAnsi="Times New Roman" w:cs="Times New Roman"/>
        </w:rPr>
        <w:t>methodOfClassA</w:t>
      </w:r>
      <w:proofErr w:type="spellEnd"/>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b/>
        </w:rPr>
        <w:t>        //Protected method</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field can be used within class</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xml:space="preserve">        B </w:t>
      </w:r>
      <w:proofErr w:type="spellStart"/>
      <w:r w:rsidRPr="00A944A9">
        <w:rPr>
          <w:rFonts w:ascii="Times New Roman" w:eastAsia="Times New Roman" w:hAnsi="Times New Roman" w:cs="Times New Roman"/>
        </w:rPr>
        <w:t>b</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B(</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Inner Class can be used within class.</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protected</w:t>
      </w:r>
      <w:proofErr w:type="gramEnd"/>
      <w:r w:rsidRPr="00A944A9">
        <w:rPr>
          <w:rFonts w:ascii="Times New Roman" w:eastAsia="Times New Roman" w:hAnsi="Times New Roman" w:cs="Times New Roman"/>
        </w:rPr>
        <w:t xml:space="preserve"> class B</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//Protected Inner Class</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942C46" w:rsidRPr="00A944A9" w:rsidRDefault="00942C46" w:rsidP="00710A8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C extends A{</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void</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methodOfClassC</w:t>
      </w:r>
      <w:proofErr w:type="spellEnd"/>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 xml:space="preserve">//Protected field can be inherited to any sub class </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xml:space="preserve">         A </w:t>
      </w:r>
      <w:proofErr w:type="spellStart"/>
      <w:r w:rsidRPr="00A944A9">
        <w:rPr>
          <w:rFonts w:ascii="Times New Roman" w:eastAsia="Times New Roman" w:hAnsi="Times New Roman" w:cs="Times New Roman"/>
        </w:rPr>
        <w:t>a</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a.i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field can be used within the package</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a.methodOfClassA</w:t>
      </w:r>
      <w:proofErr w:type="spellEnd"/>
      <w:r w:rsidRPr="00A944A9">
        <w:rPr>
          <w:rFonts w:ascii="Times New Roman" w:eastAsia="Times New Roman" w:hAnsi="Times New Roman" w:cs="Times New Roman"/>
        </w:rPr>
        <w:t>(</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method can be used within the package</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xml:space="preserve">        A.B b = new </w:t>
      </w:r>
      <w:proofErr w:type="gramStart"/>
      <w:r w:rsidRPr="00A944A9">
        <w:rPr>
          <w:rFonts w:ascii="Times New Roman" w:eastAsia="Times New Roman" w:hAnsi="Times New Roman" w:cs="Times New Roman"/>
        </w:rPr>
        <w:t>A.B(</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Inner Class can be used within the package</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942C46" w:rsidRPr="00A944A9" w:rsidRDefault="00942C46" w:rsidP="00710A8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942C46" w:rsidRPr="00A944A9" w:rsidRDefault="00942C46" w:rsidP="00710A8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package</w:t>
      </w:r>
      <w:proofErr w:type="gramEnd"/>
      <w:r w:rsidRPr="00A944A9">
        <w:rPr>
          <w:rFonts w:ascii="Times New Roman" w:eastAsia="Times New Roman" w:hAnsi="Times New Roman" w:cs="Times New Roman"/>
        </w:rPr>
        <w:t xml:space="preserve"> pack2;</w:t>
      </w:r>
    </w:p>
    <w:p w:rsidR="00942C46" w:rsidRPr="00A944A9" w:rsidRDefault="00942C46" w:rsidP="00710A8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import</w:t>
      </w:r>
      <w:proofErr w:type="gramEnd"/>
      <w:r w:rsidRPr="00A944A9">
        <w:rPr>
          <w:rFonts w:ascii="Times New Roman" w:eastAsia="Times New Roman" w:hAnsi="Times New Roman" w:cs="Times New Roman"/>
        </w:rPr>
        <w:t xml:space="preserve"> pack1.A;   </w:t>
      </w:r>
    </w:p>
    <w:p w:rsidR="00942C46" w:rsidRPr="00A944A9" w:rsidRDefault="00942C46" w:rsidP="00710A8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D extends A</w:t>
      </w:r>
    </w:p>
    <w:p w:rsidR="00942C46" w:rsidRPr="00A944A9" w:rsidRDefault="00942C46" w:rsidP="00710A8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lastRenderedPageBreak/>
        <w:t>{</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void</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methodOfClassD</w:t>
      </w:r>
      <w:proofErr w:type="spellEnd"/>
      <w:r w:rsidRPr="00A944A9">
        <w:rPr>
          <w:rFonts w:ascii="Times New Roman" w:eastAsia="Times New Roman" w:hAnsi="Times New Roman" w:cs="Times New Roman"/>
        </w:rPr>
        <w:t>()    {</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//Protected field can be inherited to any sub class  </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xml:space="preserve">        A </w:t>
      </w:r>
      <w:proofErr w:type="spellStart"/>
      <w:r w:rsidRPr="00A944A9">
        <w:rPr>
          <w:rFonts w:ascii="Times New Roman" w:eastAsia="Times New Roman" w:hAnsi="Times New Roman" w:cs="Times New Roman"/>
        </w:rPr>
        <w:t>a</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a.i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field cannot be used outside the package</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a.methodOfClassA</w:t>
      </w:r>
      <w:proofErr w:type="spellEnd"/>
      <w:r w:rsidRPr="00A944A9">
        <w:rPr>
          <w:rFonts w:ascii="Times New Roman" w:eastAsia="Times New Roman" w:hAnsi="Times New Roman" w:cs="Times New Roman"/>
        </w:rPr>
        <w:t>(</w:t>
      </w:r>
      <w:proofErr w:type="gram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Protected method cannot be used outside the package</w:t>
      </w:r>
    </w:p>
    <w:p w:rsidR="00942C46" w:rsidRPr="00A944A9" w:rsidRDefault="00942C46" w:rsidP="00710A8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xml:space="preserve">        //A.B b = new </w:t>
      </w:r>
      <w:proofErr w:type="gramStart"/>
      <w:r w:rsidRPr="00A944A9">
        <w:rPr>
          <w:rFonts w:ascii="Times New Roman" w:eastAsia="Times New Roman" w:hAnsi="Times New Roman" w:cs="Times New Roman"/>
        </w:rPr>
        <w:t>A.B(</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Protected inner class cannot be used outside the package</w:t>
      </w:r>
    </w:p>
    <w:p w:rsidR="00942C46" w:rsidRPr="00A944A9" w:rsidRDefault="00942C46" w:rsidP="00710A8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1854A1" w:rsidRPr="00A944A9" w:rsidRDefault="00942C46" w:rsidP="00710A8B">
      <w:pPr>
        <w:pBdr>
          <w:bottom w:val="single" w:sz="6" w:space="1" w:color="auto"/>
        </w:pBd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r w:rsidR="001854A1" w:rsidRPr="00A944A9">
        <w:rPr>
          <w:rFonts w:ascii="Times New Roman" w:eastAsia="Times New Roman" w:hAnsi="Times New Roman" w:cs="Times New Roman"/>
        </w:rPr>
        <w:br/>
      </w:r>
    </w:p>
    <w:p w:rsidR="001854A1" w:rsidRPr="00A944A9" w:rsidRDefault="001854A1" w:rsidP="001854A1">
      <w:pPr>
        <w:pBdr>
          <w:bottom w:val="single" w:sz="6" w:space="1" w:color="auto"/>
        </w:pBdr>
        <w:spacing w:after="0" w:line="177" w:lineRule="atLeast"/>
        <w:rPr>
          <w:rFonts w:ascii="Times New Roman" w:hAnsi="Times New Roman" w:cs="Times New Roman"/>
          <w:sz w:val="28"/>
          <w:szCs w:val="16"/>
          <w:u w:val="single"/>
        </w:rPr>
      </w:pPr>
      <w:r w:rsidRPr="00A944A9">
        <w:rPr>
          <w:rStyle w:val="Strong"/>
          <w:rFonts w:ascii="Times New Roman" w:hAnsi="Times New Roman" w:cs="Times New Roman"/>
          <w:sz w:val="28"/>
          <w:szCs w:val="16"/>
          <w:u w:val="single"/>
          <w:bdr w:val="none" w:sz="0" w:space="0" w:color="auto" w:frame="1"/>
        </w:rPr>
        <w:t xml:space="preserve">Important </w:t>
      </w:r>
      <w:proofErr w:type="gramStart"/>
      <w:r w:rsidRPr="00A944A9">
        <w:rPr>
          <w:rStyle w:val="Strong"/>
          <w:rFonts w:ascii="Times New Roman" w:hAnsi="Times New Roman" w:cs="Times New Roman"/>
          <w:sz w:val="28"/>
          <w:szCs w:val="16"/>
          <w:u w:val="single"/>
          <w:bdr w:val="none" w:sz="0" w:space="0" w:color="auto" w:frame="1"/>
        </w:rPr>
        <w:t>Note :</w:t>
      </w:r>
      <w:proofErr w:type="gramEnd"/>
    </w:p>
    <w:p w:rsidR="001854A1" w:rsidRPr="00A944A9" w:rsidRDefault="001854A1" w:rsidP="001854A1">
      <w:pPr>
        <w:pStyle w:val="NormalWeb"/>
        <w:pBdr>
          <w:bottom w:val="single" w:sz="6" w:space="1" w:color="auto"/>
        </w:pBdr>
        <w:shd w:val="clear" w:color="auto" w:fill="FFFFFF"/>
        <w:spacing w:line="274" w:lineRule="atLeast"/>
        <w:textAlignment w:val="baseline"/>
        <w:rPr>
          <w:sz w:val="28"/>
          <w:szCs w:val="16"/>
        </w:rPr>
      </w:pPr>
      <w:r w:rsidRPr="00A944A9">
        <w:rPr>
          <w:sz w:val="28"/>
          <w:szCs w:val="16"/>
        </w:rPr>
        <w:t>1). Outer class cannot be protected.</w:t>
      </w:r>
      <w:r w:rsidRPr="00A944A9">
        <w:rPr>
          <w:sz w:val="28"/>
          <w:szCs w:val="16"/>
        </w:rPr>
        <w:br/>
        <w:t xml:space="preserve">2). </w:t>
      </w:r>
      <w:proofErr w:type="gramStart"/>
      <w:r w:rsidRPr="00A944A9">
        <w:rPr>
          <w:sz w:val="28"/>
          <w:szCs w:val="16"/>
        </w:rPr>
        <w:t>We</w:t>
      </w:r>
      <w:proofErr w:type="gramEnd"/>
      <w:r w:rsidRPr="00A944A9">
        <w:rPr>
          <w:sz w:val="28"/>
          <w:szCs w:val="16"/>
        </w:rPr>
        <w:t xml:space="preserve"> can create sub classes to a class which has only protected constructors but we can’t create objects to that class outside the package.</w:t>
      </w:r>
    </w:p>
    <w:p w:rsidR="00745AA8" w:rsidRPr="00A944A9" w:rsidRDefault="00745AA8" w:rsidP="00745AA8">
      <w:pPr>
        <w:pStyle w:val="Heading3"/>
        <w:shd w:val="clear" w:color="auto" w:fill="FFFFFF"/>
        <w:spacing w:line="288" w:lineRule="atLeast"/>
        <w:textAlignment w:val="baseline"/>
        <w:rPr>
          <w:rFonts w:ascii="Times New Roman" w:hAnsi="Times New Roman" w:cs="Times New Roman"/>
          <w:bCs w:val="0"/>
          <w:color w:val="auto"/>
          <w:sz w:val="32"/>
          <w:szCs w:val="28"/>
          <w:u w:val="single"/>
        </w:rPr>
      </w:pPr>
      <w:r w:rsidRPr="00A944A9">
        <w:rPr>
          <w:rFonts w:ascii="Times New Roman" w:hAnsi="Times New Roman" w:cs="Times New Roman"/>
          <w:bCs w:val="0"/>
          <w:color w:val="auto"/>
          <w:sz w:val="32"/>
          <w:szCs w:val="28"/>
        </w:rPr>
        <w:t>4).</w:t>
      </w:r>
      <w:r w:rsidRPr="00A944A9">
        <w:rPr>
          <w:rFonts w:ascii="Times New Roman" w:hAnsi="Times New Roman" w:cs="Times New Roman"/>
          <w:bCs w:val="0"/>
          <w:color w:val="auto"/>
          <w:sz w:val="32"/>
          <w:szCs w:val="28"/>
          <w:u w:val="single"/>
        </w:rPr>
        <w:t xml:space="preserve"> Public</w:t>
      </w:r>
    </w:p>
    <w:p w:rsidR="00745AA8" w:rsidRPr="00A944A9" w:rsidRDefault="00745AA8" w:rsidP="00745AA8">
      <w:pPr>
        <w:pStyle w:val="NormalWeb"/>
        <w:shd w:val="clear" w:color="auto" w:fill="FFFFFF"/>
        <w:spacing w:before="0" w:after="0" w:line="274" w:lineRule="atLeast"/>
        <w:textAlignment w:val="baseline"/>
        <w:rPr>
          <w:sz w:val="28"/>
          <w:szCs w:val="28"/>
          <w:u w:val="single"/>
        </w:rPr>
      </w:pPr>
      <w:r w:rsidRPr="00A944A9">
        <w:rPr>
          <w:rStyle w:val="Strong"/>
          <w:sz w:val="28"/>
          <w:szCs w:val="28"/>
          <w:u w:val="single"/>
          <w:bdr w:val="none" w:sz="0" w:space="0" w:color="auto" w:frame="1"/>
        </w:rPr>
        <w:t xml:space="preserve">Usage of Public </w:t>
      </w:r>
      <w:proofErr w:type="gramStart"/>
      <w:r w:rsidRPr="00A944A9">
        <w:rPr>
          <w:rStyle w:val="Strong"/>
          <w:sz w:val="28"/>
          <w:szCs w:val="28"/>
          <w:u w:val="single"/>
          <w:bdr w:val="none" w:sz="0" w:space="0" w:color="auto" w:frame="1"/>
        </w:rPr>
        <w:t>members :</w:t>
      </w:r>
      <w:proofErr w:type="gramEnd"/>
    </w:p>
    <w:p w:rsidR="00745AA8" w:rsidRPr="00A944A9" w:rsidRDefault="00745AA8" w:rsidP="00745AA8">
      <w:pPr>
        <w:pStyle w:val="NormalWeb"/>
        <w:shd w:val="clear" w:color="auto" w:fill="FFFFFF"/>
        <w:spacing w:line="274" w:lineRule="atLeast"/>
        <w:ind w:firstLine="720"/>
        <w:textAlignment w:val="baseline"/>
        <w:rPr>
          <w:sz w:val="28"/>
          <w:szCs w:val="28"/>
        </w:rPr>
      </w:pPr>
      <w:r w:rsidRPr="00A944A9">
        <w:rPr>
          <w:sz w:val="28"/>
          <w:szCs w:val="28"/>
        </w:rPr>
        <w:t>Public members can be used anywhere.</w:t>
      </w:r>
    </w:p>
    <w:p w:rsidR="00745AA8" w:rsidRPr="00A944A9" w:rsidRDefault="00745AA8" w:rsidP="00745AA8">
      <w:pPr>
        <w:pStyle w:val="NormalWeb"/>
        <w:shd w:val="clear" w:color="auto" w:fill="FFFFFF"/>
        <w:spacing w:before="0" w:after="0" w:line="274" w:lineRule="atLeast"/>
        <w:textAlignment w:val="baseline"/>
        <w:rPr>
          <w:sz w:val="28"/>
          <w:szCs w:val="28"/>
          <w:u w:val="single"/>
        </w:rPr>
      </w:pPr>
      <w:r w:rsidRPr="00A944A9">
        <w:rPr>
          <w:rStyle w:val="Strong"/>
          <w:sz w:val="28"/>
          <w:szCs w:val="28"/>
          <w:u w:val="single"/>
          <w:bdr w:val="none" w:sz="0" w:space="0" w:color="auto" w:frame="1"/>
        </w:rPr>
        <w:t xml:space="preserve">Inheritance Of Public </w:t>
      </w:r>
      <w:proofErr w:type="gramStart"/>
      <w:r w:rsidRPr="00A944A9">
        <w:rPr>
          <w:rStyle w:val="Strong"/>
          <w:sz w:val="28"/>
          <w:szCs w:val="28"/>
          <w:u w:val="single"/>
          <w:bdr w:val="none" w:sz="0" w:space="0" w:color="auto" w:frame="1"/>
        </w:rPr>
        <w:t>Members :</w:t>
      </w:r>
      <w:proofErr w:type="gramEnd"/>
    </w:p>
    <w:p w:rsidR="00745AA8" w:rsidRPr="00A944A9" w:rsidRDefault="00745AA8" w:rsidP="00745AA8">
      <w:pPr>
        <w:pStyle w:val="NormalWeb"/>
        <w:shd w:val="clear" w:color="auto" w:fill="FFFFFF"/>
        <w:spacing w:line="274" w:lineRule="atLeast"/>
        <w:ind w:firstLine="720"/>
        <w:textAlignment w:val="baseline"/>
        <w:rPr>
          <w:sz w:val="28"/>
          <w:szCs w:val="28"/>
        </w:rPr>
      </w:pPr>
      <w:r w:rsidRPr="00A944A9">
        <w:rPr>
          <w:sz w:val="28"/>
          <w:szCs w:val="28"/>
        </w:rPr>
        <w:t>Public members can be inherited to any sub class.</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class</w:t>
      </w:r>
      <w:proofErr w:type="gramEnd"/>
      <w:r w:rsidRPr="00A944A9">
        <w:rPr>
          <w:rStyle w:val="pln"/>
          <w:rFonts w:ascii="Times New Roman" w:hAnsi="Times New Roman" w:cs="Times New Roman"/>
          <w:sz w:val="22"/>
          <w:szCs w:val="22"/>
        </w:rPr>
        <w:t xml:space="preserve"> </w:t>
      </w:r>
      <w:r w:rsidRPr="00A944A9">
        <w:rPr>
          <w:rStyle w:val="typ"/>
          <w:rFonts w:ascii="Times New Roman" w:hAnsi="Times New Roman" w:cs="Times New Roman"/>
          <w:sz w:val="22"/>
          <w:szCs w:val="22"/>
        </w:rPr>
        <w:t>Hello</w:t>
      </w:r>
      <w:r w:rsidRPr="00A944A9">
        <w:rPr>
          <w:rStyle w:val="pun"/>
          <w:rFonts w:ascii="Times New Roman" w:hAnsi="Times New Roman" w:cs="Times New Roman"/>
          <w:sz w:val="22"/>
          <w:szCs w:val="22"/>
        </w:rPr>
        <w:t>{</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kwd"/>
          <w:rFonts w:ascii="Times New Roman" w:hAnsi="Times New Roman" w:cs="Times New Roman"/>
          <w:b/>
          <w:bCs/>
          <w:sz w:val="22"/>
          <w:szCs w:val="22"/>
        </w:rPr>
        <w:tab/>
      </w:r>
      <w:proofErr w:type="gramStart"/>
      <w:r w:rsidRPr="00A944A9">
        <w:rPr>
          <w:rStyle w:val="kwd"/>
          <w:rFonts w:ascii="Times New Roman" w:hAnsi="Times New Roman" w:cs="Times New Roman"/>
          <w:b/>
          <w:bCs/>
          <w:sz w:val="22"/>
          <w:szCs w:val="22"/>
        </w:rPr>
        <w:t>public</w:t>
      </w:r>
      <w:proofErr w:type="gramEnd"/>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int</w:t>
      </w:r>
      <w:r w:rsidRPr="00A944A9">
        <w:rPr>
          <w:rStyle w:val="pln"/>
          <w:rFonts w:ascii="Times New Roman" w:hAnsi="Times New Roman" w:cs="Times New Roman"/>
          <w:sz w:val="22"/>
          <w:szCs w:val="22"/>
        </w:rPr>
        <w:t xml:space="preserve"> a</w:t>
      </w:r>
      <w:r w:rsidRPr="00A944A9">
        <w:rPr>
          <w:rStyle w:val="pun"/>
          <w:rFonts w:ascii="Times New Roman" w:hAnsi="Times New Roman" w:cs="Times New Roman"/>
          <w:sz w:val="22"/>
          <w:szCs w:val="22"/>
        </w:rPr>
        <w:t>=</w:t>
      </w:r>
      <w:r w:rsidRPr="00A944A9">
        <w:rPr>
          <w:rStyle w:val="lit"/>
          <w:rFonts w:ascii="Times New Roman" w:eastAsiaTheme="majorEastAsia" w:hAnsi="Times New Roman" w:cs="Times New Roman"/>
          <w:sz w:val="22"/>
          <w:szCs w:val="22"/>
        </w:rPr>
        <w:t>20</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kwd"/>
          <w:rFonts w:ascii="Times New Roman" w:hAnsi="Times New Roman" w:cs="Times New Roman"/>
          <w:b/>
          <w:bCs/>
          <w:sz w:val="22"/>
          <w:szCs w:val="22"/>
        </w:rPr>
        <w:tab/>
      </w:r>
      <w:proofErr w:type="gramStart"/>
      <w:r w:rsidRPr="00A944A9">
        <w:rPr>
          <w:rStyle w:val="kwd"/>
          <w:rFonts w:ascii="Times New Roman" w:hAnsi="Times New Roman" w:cs="Times New Roman"/>
          <w:b/>
          <w:bCs/>
          <w:sz w:val="22"/>
          <w:szCs w:val="22"/>
        </w:rPr>
        <w:t>public</w:t>
      </w:r>
      <w:proofErr w:type="gramEnd"/>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void</w:t>
      </w:r>
      <w:r w:rsidRPr="00A944A9">
        <w:rPr>
          <w:rStyle w:val="pln"/>
          <w:rFonts w:ascii="Times New Roman" w:hAnsi="Times New Roman" w:cs="Times New Roman"/>
          <w:sz w:val="22"/>
          <w:szCs w:val="22"/>
        </w:rPr>
        <w:t xml:space="preserve"> show</w:t>
      </w:r>
      <w:r w:rsidRPr="00A944A9">
        <w:rPr>
          <w:rStyle w:val="pun"/>
          <w:rFonts w:ascii="Times New Roman" w:hAnsi="Times New Roman" w:cs="Times New Roman"/>
          <w:sz w:val="22"/>
          <w:szCs w:val="22"/>
        </w:rPr>
        <w:t>(){</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typ"/>
          <w:rFonts w:ascii="Times New Roman" w:hAnsi="Times New Roman" w:cs="Times New Roman"/>
          <w:sz w:val="22"/>
          <w:szCs w:val="22"/>
        </w:rPr>
        <w:tab/>
      </w:r>
      <w:r w:rsidRPr="00A944A9">
        <w:rPr>
          <w:rStyle w:val="typ"/>
          <w:rFonts w:ascii="Times New Roman" w:hAnsi="Times New Roman" w:cs="Times New Roman"/>
          <w:sz w:val="22"/>
          <w:szCs w:val="22"/>
        </w:rPr>
        <w:tab/>
      </w:r>
      <w:proofErr w:type="spellStart"/>
      <w:proofErr w:type="gramStart"/>
      <w:r w:rsidRPr="00A944A9">
        <w:rPr>
          <w:rStyle w:val="typ"/>
          <w:rFonts w:ascii="Times New Roman" w:hAnsi="Times New Roman" w:cs="Times New Roman"/>
          <w:sz w:val="22"/>
          <w:szCs w:val="22"/>
        </w:rPr>
        <w:t>System</w:t>
      </w:r>
      <w:r w:rsidRPr="00A944A9">
        <w:rPr>
          <w:rStyle w:val="pun"/>
          <w:rFonts w:ascii="Times New Roman" w:hAnsi="Times New Roman" w:cs="Times New Roman"/>
          <w:sz w:val="22"/>
          <w:szCs w:val="22"/>
        </w:rPr>
        <w:t>.</w:t>
      </w:r>
      <w:r w:rsidRPr="00A944A9">
        <w:rPr>
          <w:rStyle w:val="kwd"/>
          <w:rFonts w:ascii="Times New Roman" w:hAnsi="Times New Roman" w:cs="Times New Roman"/>
          <w:b/>
          <w:bCs/>
          <w:sz w:val="22"/>
          <w:szCs w:val="22"/>
        </w:rPr>
        <w:t>out</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println</w:t>
      </w:r>
      <w:proofErr w:type="spellEnd"/>
      <w:r w:rsidRPr="00A944A9">
        <w:rPr>
          <w:rStyle w:val="pun"/>
          <w:rFonts w:ascii="Times New Roman" w:hAnsi="Times New Roman" w:cs="Times New Roman"/>
          <w:sz w:val="22"/>
          <w:szCs w:val="22"/>
        </w:rPr>
        <w:t>(</w:t>
      </w:r>
      <w:proofErr w:type="gramEnd"/>
      <w:r w:rsidRPr="00A944A9">
        <w:rPr>
          <w:rStyle w:val="str"/>
          <w:rFonts w:ascii="Times New Roman" w:eastAsiaTheme="majorEastAsia" w:hAnsi="Times New Roman" w:cs="Times New Roman"/>
          <w:sz w:val="22"/>
          <w:szCs w:val="22"/>
        </w:rPr>
        <w:t>"Hello java"</w:t>
      </w:r>
      <w:r w:rsidRPr="00A944A9">
        <w:rPr>
          <w:rStyle w:val="pun"/>
          <w:rFonts w:ascii="Times New Roman" w:hAnsi="Times New Roman" w:cs="Times New Roman"/>
          <w:sz w:val="22"/>
          <w:szCs w:val="22"/>
        </w:rPr>
        <w:t>);</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un"/>
          <w:rFonts w:ascii="Times New Roman" w:hAnsi="Times New Roman" w:cs="Times New Roman"/>
          <w:sz w:val="22"/>
          <w:szCs w:val="22"/>
        </w:rPr>
        <w:tab/>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proofErr w:type="gramStart"/>
      <w:r w:rsidRPr="00A944A9">
        <w:rPr>
          <w:rStyle w:val="kwd"/>
          <w:rFonts w:ascii="Times New Roman" w:hAnsi="Times New Roman" w:cs="Times New Roman"/>
          <w:b/>
          <w:bCs/>
          <w:sz w:val="22"/>
          <w:szCs w:val="22"/>
        </w:rPr>
        <w:t>public</w:t>
      </w:r>
      <w:proofErr w:type="gramEnd"/>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class</w:t>
      </w:r>
      <w:r w:rsidRPr="00A944A9">
        <w:rPr>
          <w:rStyle w:val="pln"/>
          <w:rFonts w:ascii="Times New Roman" w:hAnsi="Times New Roman" w:cs="Times New Roman"/>
          <w:sz w:val="22"/>
          <w:szCs w:val="22"/>
        </w:rPr>
        <w:t xml:space="preserve"> </w:t>
      </w:r>
      <w:r w:rsidRPr="00A944A9">
        <w:rPr>
          <w:rStyle w:val="typ"/>
          <w:rFonts w:ascii="Times New Roman" w:hAnsi="Times New Roman" w:cs="Times New Roman"/>
          <w:sz w:val="22"/>
          <w:szCs w:val="22"/>
        </w:rPr>
        <w:t>Demo</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 xml:space="preserve"> </w:t>
      </w:r>
      <w:proofErr w:type="gramStart"/>
      <w:r w:rsidRPr="00A944A9">
        <w:rPr>
          <w:rStyle w:val="kwd"/>
          <w:rFonts w:ascii="Times New Roman" w:hAnsi="Times New Roman" w:cs="Times New Roman"/>
          <w:b/>
          <w:bCs/>
          <w:sz w:val="22"/>
          <w:szCs w:val="22"/>
        </w:rPr>
        <w:t>public</w:t>
      </w:r>
      <w:proofErr w:type="gramEnd"/>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static</w:t>
      </w:r>
      <w:r w:rsidRPr="00A944A9">
        <w:rPr>
          <w:rStyle w:val="pln"/>
          <w:rFonts w:ascii="Times New Roman" w:hAnsi="Times New Roman" w:cs="Times New Roman"/>
          <w:sz w:val="22"/>
          <w:szCs w:val="22"/>
        </w:rPr>
        <w:t xml:space="preserve"> </w:t>
      </w:r>
      <w:r w:rsidRPr="00A944A9">
        <w:rPr>
          <w:rStyle w:val="kwd"/>
          <w:rFonts w:ascii="Times New Roman" w:hAnsi="Times New Roman" w:cs="Times New Roman"/>
          <w:b/>
          <w:bCs/>
          <w:sz w:val="22"/>
          <w:szCs w:val="22"/>
        </w:rPr>
        <w:t>void</w:t>
      </w:r>
      <w:r w:rsidRPr="00A944A9">
        <w:rPr>
          <w:rStyle w:val="pln"/>
          <w:rFonts w:ascii="Times New Roman" w:hAnsi="Times New Roman" w:cs="Times New Roman"/>
          <w:sz w:val="22"/>
          <w:szCs w:val="22"/>
        </w:rPr>
        <w:t xml:space="preserve"> main</w:t>
      </w:r>
      <w:r w:rsidRPr="00A944A9">
        <w:rPr>
          <w:rStyle w:val="pun"/>
          <w:rFonts w:ascii="Times New Roman" w:hAnsi="Times New Roman" w:cs="Times New Roman"/>
          <w:sz w:val="22"/>
          <w:szCs w:val="22"/>
        </w:rPr>
        <w:t>(</w:t>
      </w:r>
      <w:r w:rsidRPr="00A944A9">
        <w:rPr>
          <w:rStyle w:val="typ"/>
          <w:rFonts w:ascii="Times New Roman" w:hAnsi="Times New Roman" w:cs="Times New Roman"/>
          <w:sz w:val="22"/>
          <w:szCs w:val="22"/>
        </w:rPr>
        <w:t>String</w:t>
      </w:r>
      <w:r w:rsidRPr="00A944A9">
        <w:rPr>
          <w:rStyle w:val="pln"/>
          <w:rFonts w:ascii="Times New Roman" w:hAnsi="Times New Roman" w:cs="Times New Roman"/>
          <w:sz w:val="22"/>
          <w:szCs w:val="22"/>
        </w:rPr>
        <w:t xml:space="preserve"> </w:t>
      </w:r>
      <w:proofErr w:type="spellStart"/>
      <w:r w:rsidRPr="00A944A9">
        <w:rPr>
          <w:rStyle w:val="pln"/>
          <w:rFonts w:ascii="Times New Roman" w:hAnsi="Times New Roman" w:cs="Times New Roman"/>
          <w:sz w:val="22"/>
          <w:szCs w:val="22"/>
        </w:rPr>
        <w:t>args</w:t>
      </w:r>
      <w:proofErr w:type="spellEnd"/>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 xml:space="preserve">  </w:t>
      </w:r>
      <w:r w:rsidRPr="00A944A9">
        <w:rPr>
          <w:rStyle w:val="pln"/>
          <w:rFonts w:ascii="Times New Roman" w:hAnsi="Times New Roman" w:cs="Times New Roman"/>
          <w:sz w:val="22"/>
          <w:szCs w:val="22"/>
        </w:rPr>
        <w:tab/>
      </w:r>
      <w:r w:rsidRPr="00A944A9">
        <w:rPr>
          <w:rStyle w:val="typ"/>
          <w:rFonts w:ascii="Times New Roman" w:hAnsi="Times New Roman" w:cs="Times New Roman"/>
          <w:sz w:val="22"/>
          <w:szCs w:val="22"/>
        </w:rPr>
        <w:t>Hello</w:t>
      </w:r>
      <w:r w:rsidRPr="00A944A9">
        <w:rPr>
          <w:rStyle w:val="pln"/>
          <w:rFonts w:ascii="Times New Roman" w:hAnsi="Times New Roman" w:cs="Times New Roman"/>
          <w:sz w:val="22"/>
          <w:szCs w:val="22"/>
        </w:rPr>
        <w:t xml:space="preserve"> </w:t>
      </w:r>
      <w:proofErr w:type="spellStart"/>
      <w:r w:rsidRPr="00A944A9">
        <w:rPr>
          <w:rStyle w:val="pln"/>
          <w:rFonts w:ascii="Times New Roman" w:hAnsi="Times New Roman" w:cs="Times New Roman"/>
          <w:sz w:val="22"/>
          <w:szCs w:val="22"/>
        </w:rPr>
        <w:t>obj</w:t>
      </w:r>
      <w:proofErr w:type="spellEnd"/>
      <w:r w:rsidRPr="00A944A9">
        <w:rPr>
          <w:rStyle w:val="pun"/>
          <w:rFonts w:ascii="Times New Roman" w:hAnsi="Times New Roman" w:cs="Times New Roman"/>
          <w:sz w:val="22"/>
          <w:szCs w:val="22"/>
        </w:rPr>
        <w:t>=</w:t>
      </w:r>
      <w:r w:rsidRPr="00A944A9">
        <w:rPr>
          <w:rStyle w:val="kwd"/>
          <w:rFonts w:ascii="Times New Roman" w:hAnsi="Times New Roman" w:cs="Times New Roman"/>
          <w:b/>
          <w:bCs/>
          <w:sz w:val="22"/>
          <w:szCs w:val="22"/>
        </w:rPr>
        <w:t>new</w:t>
      </w:r>
      <w:r w:rsidRPr="00A944A9">
        <w:rPr>
          <w:rStyle w:val="pln"/>
          <w:rFonts w:ascii="Times New Roman" w:hAnsi="Times New Roman" w:cs="Times New Roman"/>
          <w:sz w:val="22"/>
          <w:szCs w:val="22"/>
        </w:rPr>
        <w:t xml:space="preserve"> </w:t>
      </w:r>
      <w:proofErr w:type="gramStart"/>
      <w:r w:rsidRPr="00A944A9">
        <w:rPr>
          <w:rStyle w:val="typ"/>
          <w:rFonts w:ascii="Times New Roman" w:hAnsi="Times New Roman" w:cs="Times New Roman"/>
          <w:sz w:val="22"/>
          <w:szCs w:val="22"/>
        </w:rPr>
        <w:t>Hello</w:t>
      </w:r>
      <w:r w:rsidRPr="00A944A9">
        <w:rPr>
          <w:rStyle w:val="pun"/>
          <w:rFonts w:ascii="Times New Roman" w:hAnsi="Times New Roman" w:cs="Times New Roman"/>
          <w:sz w:val="22"/>
          <w:szCs w:val="22"/>
        </w:rPr>
        <w:t>(</w:t>
      </w:r>
      <w:proofErr w:type="gramEnd"/>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 xml:space="preserve">  </w:t>
      </w:r>
      <w:r w:rsidRPr="00A944A9">
        <w:rPr>
          <w:rStyle w:val="pln"/>
          <w:rFonts w:ascii="Times New Roman" w:hAnsi="Times New Roman" w:cs="Times New Roman"/>
          <w:sz w:val="22"/>
          <w:szCs w:val="22"/>
        </w:rPr>
        <w:tab/>
      </w:r>
      <w:proofErr w:type="spellStart"/>
      <w:proofErr w:type="gramStart"/>
      <w:r w:rsidRPr="00A944A9">
        <w:rPr>
          <w:rStyle w:val="typ"/>
          <w:rFonts w:ascii="Times New Roman" w:hAnsi="Times New Roman" w:cs="Times New Roman"/>
          <w:sz w:val="22"/>
          <w:szCs w:val="22"/>
        </w:rPr>
        <w:t>System</w:t>
      </w:r>
      <w:r w:rsidRPr="00A944A9">
        <w:rPr>
          <w:rStyle w:val="pun"/>
          <w:rFonts w:ascii="Times New Roman" w:hAnsi="Times New Roman" w:cs="Times New Roman"/>
          <w:sz w:val="22"/>
          <w:szCs w:val="22"/>
        </w:rPr>
        <w:t>.</w:t>
      </w:r>
      <w:r w:rsidRPr="00A944A9">
        <w:rPr>
          <w:rStyle w:val="kwd"/>
          <w:rFonts w:ascii="Times New Roman" w:hAnsi="Times New Roman" w:cs="Times New Roman"/>
          <w:b/>
          <w:bCs/>
          <w:sz w:val="22"/>
          <w:szCs w:val="22"/>
        </w:rPr>
        <w:t>out</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println</w:t>
      </w:r>
      <w:proofErr w:type="spellEnd"/>
      <w:r w:rsidRPr="00A944A9">
        <w:rPr>
          <w:rStyle w:val="pun"/>
          <w:rFonts w:ascii="Times New Roman" w:hAnsi="Times New Roman" w:cs="Times New Roman"/>
          <w:sz w:val="22"/>
          <w:szCs w:val="22"/>
        </w:rPr>
        <w:t>(</w:t>
      </w:r>
      <w:proofErr w:type="spellStart"/>
      <w:proofErr w:type="gramEnd"/>
      <w:r w:rsidRPr="00A944A9">
        <w:rPr>
          <w:rStyle w:val="pln"/>
          <w:rFonts w:ascii="Times New Roman" w:hAnsi="Times New Roman" w:cs="Times New Roman"/>
          <w:sz w:val="22"/>
          <w:szCs w:val="22"/>
        </w:rPr>
        <w:t>obj</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a</w:t>
      </w:r>
      <w:proofErr w:type="spellEnd"/>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 xml:space="preserve">  </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 xml:space="preserve">  </w:t>
      </w:r>
      <w:r w:rsidRPr="00A944A9">
        <w:rPr>
          <w:rStyle w:val="pln"/>
          <w:rFonts w:ascii="Times New Roman" w:hAnsi="Times New Roman" w:cs="Times New Roman"/>
          <w:sz w:val="22"/>
          <w:szCs w:val="22"/>
        </w:rPr>
        <w:tab/>
      </w:r>
      <w:proofErr w:type="spellStart"/>
      <w:proofErr w:type="gramStart"/>
      <w:r w:rsidRPr="00A944A9">
        <w:rPr>
          <w:rStyle w:val="pln"/>
          <w:rFonts w:ascii="Times New Roman" w:hAnsi="Times New Roman" w:cs="Times New Roman"/>
          <w:sz w:val="22"/>
          <w:szCs w:val="22"/>
        </w:rPr>
        <w:t>obj</w:t>
      </w:r>
      <w:r w:rsidRPr="00A944A9">
        <w:rPr>
          <w:rStyle w:val="pun"/>
          <w:rFonts w:ascii="Times New Roman" w:hAnsi="Times New Roman" w:cs="Times New Roman"/>
          <w:sz w:val="22"/>
          <w:szCs w:val="22"/>
        </w:rPr>
        <w:t>.</w:t>
      </w:r>
      <w:r w:rsidRPr="00A944A9">
        <w:rPr>
          <w:rStyle w:val="pln"/>
          <w:rFonts w:ascii="Times New Roman" w:hAnsi="Times New Roman" w:cs="Times New Roman"/>
          <w:sz w:val="22"/>
          <w:szCs w:val="22"/>
        </w:rPr>
        <w:t>show</w:t>
      </w:r>
      <w:proofErr w:type="spellEnd"/>
      <w:r w:rsidRPr="00A944A9">
        <w:rPr>
          <w:rStyle w:val="pun"/>
          <w:rFonts w:ascii="Times New Roman" w:hAnsi="Times New Roman" w:cs="Times New Roman"/>
          <w:sz w:val="22"/>
          <w:szCs w:val="22"/>
        </w:rPr>
        <w:t>(</w:t>
      </w:r>
      <w:proofErr w:type="gramEnd"/>
      <w:r w:rsidRPr="00A944A9">
        <w:rPr>
          <w:rStyle w:val="pun"/>
          <w:rFonts w:ascii="Times New Roman" w:hAnsi="Times New Roman" w:cs="Times New Roman"/>
          <w:sz w:val="22"/>
          <w:szCs w:val="22"/>
        </w:rPr>
        <w:t>);</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Style w:val="pln"/>
          <w:rFonts w:ascii="Times New Roman" w:hAnsi="Times New Roman" w:cs="Times New Roman"/>
          <w:sz w:val="22"/>
          <w:szCs w:val="22"/>
        </w:rPr>
      </w:pPr>
      <w:r w:rsidRPr="00A944A9">
        <w:rPr>
          <w:rStyle w:val="pln"/>
          <w:rFonts w:ascii="Times New Roman" w:hAnsi="Times New Roman" w:cs="Times New Roman"/>
          <w:sz w:val="22"/>
          <w:szCs w:val="22"/>
        </w:rPr>
        <w:tab/>
        <w:t xml:space="preserve"> </w:t>
      </w:r>
      <w:r w:rsidRPr="00A944A9">
        <w:rPr>
          <w:rStyle w:val="pun"/>
          <w:rFonts w:ascii="Times New Roman" w:hAnsi="Times New Roman" w:cs="Times New Roman"/>
          <w:sz w:val="22"/>
          <w:szCs w:val="22"/>
        </w:rPr>
        <w:t>}</w:t>
      </w:r>
    </w:p>
    <w:p w:rsidR="001F03A8" w:rsidRPr="00A944A9" w:rsidRDefault="001F03A8" w:rsidP="001F03A8">
      <w:pPr>
        <w:pStyle w:val="HTMLPreformatted"/>
        <w:pBdr>
          <w:top w:val="single" w:sz="8" w:space="9" w:color="A2E8F9"/>
          <w:left w:val="single" w:sz="18" w:space="6" w:color="076D99"/>
          <w:bottom w:val="single" w:sz="8" w:space="14" w:color="C8C1C1"/>
          <w:right w:val="single" w:sz="8" w:space="1" w:color="65BFF5"/>
        </w:pBdr>
        <w:shd w:val="clear" w:color="auto" w:fill="FFFFFF"/>
        <w:spacing w:line="336" w:lineRule="atLeast"/>
        <w:ind w:left="115" w:right="115"/>
        <w:rPr>
          <w:rFonts w:ascii="Times New Roman" w:hAnsi="Times New Roman" w:cs="Times New Roman"/>
          <w:sz w:val="22"/>
          <w:szCs w:val="22"/>
        </w:rPr>
      </w:pPr>
      <w:r w:rsidRPr="00A944A9">
        <w:rPr>
          <w:rStyle w:val="pun"/>
          <w:rFonts w:ascii="Times New Roman" w:hAnsi="Times New Roman" w:cs="Times New Roman"/>
          <w:sz w:val="22"/>
          <w:szCs w:val="22"/>
        </w:rPr>
        <w:lastRenderedPageBreak/>
        <w:t>}</w:t>
      </w:r>
    </w:p>
    <w:p w:rsidR="002E38BF" w:rsidRPr="00A944A9" w:rsidRDefault="001F7F4B" w:rsidP="001F7F4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b/>
        </w:rPr>
        <w:br/>
      </w:r>
      <w:proofErr w:type="gramStart"/>
      <w:r w:rsidR="002E38BF" w:rsidRPr="00A944A9">
        <w:rPr>
          <w:rStyle w:val="HTMLCode"/>
          <w:rFonts w:ascii="Times New Roman" w:eastAsiaTheme="minorHAnsi" w:hAnsi="Times New Roman" w:cs="Times New Roman"/>
          <w:sz w:val="22"/>
          <w:szCs w:val="22"/>
        </w:rPr>
        <w:t>package</w:t>
      </w:r>
      <w:proofErr w:type="gramEnd"/>
      <w:r w:rsidR="002E38BF" w:rsidRPr="00A944A9">
        <w:rPr>
          <w:rFonts w:ascii="Times New Roman" w:hAnsi="Times New Roman" w:cs="Times New Roman"/>
          <w:shd w:val="clear" w:color="auto" w:fill="FFFFFF"/>
        </w:rPr>
        <w:t xml:space="preserve"> </w:t>
      </w:r>
      <w:r w:rsidR="002E38BF" w:rsidRPr="00A944A9">
        <w:rPr>
          <w:rStyle w:val="HTMLCode"/>
          <w:rFonts w:ascii="Times New Roman" w:eastAsiaTheme="minorHAnsi" w:hAnsi="Times New Roman" w:cs="Times New Roman"/>
          <w:sz w:val="22"/>
          <w:szCs w:val="22"/>
        </w:rPr>
        <w:t>pack1;</w:t>
      </w:r>
    </w:p>
    <w:p w:rsidR="002E38BF" w:rsidRPr="00A944A9" w:rsidRDefault="002E38BF" w:rsidP="001F7F4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public</w:t>
      </w:r>
      <w:proofErr w:type="gramEnd"/>
      <w:r w:rsidRPr="00A944A9">
        <w:rPr>
          <w:rFonts w:ascii="Times New Roman" w:eastAsia="Times New Roman" w:hAnsi="Times New Roman" w:cs="Times New Roman"/>
        </w:rPr>
        <w:t xml:space="preserve"> class A{</w:t>
      </w:r>
    </w:p>
    <w:p w:rsidR="002E38BF" w:rsidRPr="00A944A9" w:rsidRDefault="002E38BF" w:rsidP="001F7F4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public</w:t>
      </w:r>
      <w:proofErr w:type="gramEnd"/>
      <w:r w:rsidRPr="00A944A9">
        <w:rPr>
          <w:rFonts w:ascii="Times New Roman" w:eastAsia="Times New Roman" w:hAnsi="Times New Roman" w:cs="Times New Roman"/>
        </w:rPr>
        <w:t xml:space="preserve"> int </w:t>
      </w:r>
      <w:proofErr w:type="spellStart"/>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public</w:t>
      </w:r>
      <w:proofErr w:type="gramEnd"/>
      <w:r w:rsidRPr="00A944A9">
        <w:rPr>
          <w:rFonts w:ascii="Times New Roman" w:eastAsia="Times New Roman" w:hAnsi="Times New Roman" w:cs="Times New Roman"/>
        </w:rPr>
        <w:t xml:space="preserve"> void </w:t>
      </w:r>
      <w:proofErr w:type="spellStart"/>
      <w:r w:rsidRPr="00A944A9">
        <w:rPr>
          <w:rFonts w:ascii="Times New Roman" w:eastAsia="Times New Roman" w:hAnsi="Times New Roman" w:cs="Times New Roman"/>
        </w:rPr>
        <w:t>methodOfClassA</w:t>
      </w:r>
      <w:proofErr w:type="spellEnd"/>
      <w:r w:rsidRPr="00A944A9">
        <w:rPr>
          <w:rFonts w:ascii="Times New Roman" w:eastAsia="Times New Roman" w:hAnsi="Times New Roman" w:cs="Times New Roman"/>
        </w:rPr>
        <w:t>(){</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 //public method</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field can be used anywhere</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xml:space="preserve">        B </w:t>
      </w:r>
      <w:proofErr w:type="spellStart"/>
      <w:r w:rsidRPr="00A944A9">
        <w:rPr>
          <w:rFonts w:ascii="Times New Roman" w:eastAsia="Times New Roman" w:hAnsi="Times New Roman" w:cs="Times New Roman"/>
        </w:rPr>
        <w:t>b</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B(</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Inner Class can be used anywhere.</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public</w:t>
      </w:r>
      <w:proofErr w:type="gramEnd"/>
      <w:r w:rsidRPr="00A944A9">
        <w:rPr>
          <w:rFonts w:ascii="Times New Roman" w:eastAsia="Times New Roman" w:hAnsi="Times New Roman" w:cs="Times New Roman"/>
        </w:rPr>
        <w:t xml:space="preserve"> class B{</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r w:rsidRPr="00A944A9">
        <w:rPr>
          <w:rFonts w:ascii="Times New Roman" w:eastAsia="Times New Roman" w:hAnsi="Times New Roman" w:cs="Times New Roman"/>
          <w:b/>
        </w:rPr>
        <w:t>//public Inner Class</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spacing w:after="0" w:line="177" w:lineRule="atLeast"/>
        <w:ind w:left="720" w:firstLine="720"/>
        <w:rPr>
          <w:rFonts w:ascii="Times New Roman" w:eastAsia="Times New Roman" w:hAnsi="Times New Roman" w:cs="Times New Roman"/>
        </w:rPr>
      </w:pPr>
      <w:r w:rsidRPr="00A944A9">
        <w:rPr>
          <w:rFonts w:ascii="Times New Roman" w:eastAsia="Times New Roman" w:hAnsi="Times New Roman" w:cs="Times New Roman"/>
        </w:rPr>
        <w:t>}</w:t>
      </w:r>
    </w:p>
    <w:p w:rsidR="002E38BF" w:rsidRPr="00A944A9" w:rsidRDefault="002E38BF" w:rsidP="001F7F4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C extends A{</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void</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methodOfClassC</w:t>
      </w:r>
      <w:proofErr w:type="spellEnd"/>
      <w:r w:rsidRPr="00A944A9">
        <w:rPr>
          <w:rFonts w:ascii="Times New Roman" w:eastAsia="Times New Roman" w:hAnsi="Times New Roman" w:cs="Times New Roman"/>
        </w:rPr>
        <w:t>()    {</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//public field can be inherited to any sub class </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xml:space="preserve">         A </w:t>
      </w:r>
      <w:proofErr w:type="spellStart"/>
      <w:r w:rsidRPr="00A944A9">
        <w:rPr>
          <w:rFonts w:ascii="Times New Roman" w:eastAsia="Times New Roman" w:hAnsi="Times New Roman" w:cs="Times New Roman"/>
        </w:rPr>
        <w:t>a</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a.i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field can be used anywhere</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a.methodOfClassA</w:t>
      </w:r>
      <w:proofErr w:type="spellEnd"/>
      <w:r w:rsidRPr="00A944A9">
        <w:rPr>
          <w:rFonts w:ascii="Times New Roman" w:eastAsia="Times New Roman" w:hAnsi="Times New Roman" w:cs="Times New Roman"/>
        </w:rPr>
        <w:t>(</w:t>
      </w:r>
      <w:proofErr w:type="gram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//public method can be used anywhere</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xml:space="preserve">        A.B b = new </w:t>
      </w:r>
      <w:proofErr w:type="gramStart"/>
      <w:r w:rsidRPr="00A944A9">
        <w:rPr>
          <w:rFonts w:ascii="Times New Roman" w:eastAsia="Times New Roman" w:hAnsi="Times New Roman" w:cs="Times New Roman"/>
        </w:rPr>
        <w:t>A.B(</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Inner Class can be used anywhere.</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2E38BF" w:rsidRPr="00A944A9" w:rsidRDefault="002E38BF" w:rsidP="001F7F4B">
      <w:pP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package</w:t>
      </w:r>
      <w:proofErr w:type="gramEnd"/>
      <w:r w:rsidRPr="00A944A9">
        <w:rPr>
          <w:rFonts w:ascii="Times New Roman" w:eastAsia="Times New Roman" w:hAnsi="Times New Roman" w:cs="Times New Roman"/>
        </w:rPr>
        <w:t xml:space="preserve"> pack2;</w:t>
      </w:r>
    </w:p>
    <w:p w:rsidR="002E38BF" w:rsidRPr="00A944A9" w:rsidRDefault="002E38BF" w:rsidP="001F7F4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import</w:t>
      </w:r>
      <w:proofErr w:type="gramEnd"/>
      <w:r w:rsidRPr="00A944A9">
        <w:rPr>
          <w:rFonts w:ascii="Times New Roman" w:eastAsia="Times New Roman" w:hAnsi="Times New Roman" w:cs="Times New Roman"/>
        </w:rPr>
        <w:t xml:space="preserve"> pack1.A;   </w:t>
      </w:r>
    </w:p>
    <w:p w:rsidR="002E38BF" w:rsidRPr="00A944A9" w:rsidRDefault="002E38BF" w:rsidP="001F7F4B">
      <w:pPr>
        <w:spacing w:after="0" w:line="177" w:lineRule="atLeast"/>
        <w:ind w:left="720"/>
        <w:rPr>
          <w:rFonts w:ascii="Times New Roman" w:eastAsia="Times New Roman" w:hAnsi="Times New Roman" w:cs="Times New Roman"/>
        </w:rPr>
      </w:pPr>
      <w:proofErr w:type="gramStart"/>
      <w:r w:rsidRPr="00A944A9">
        <w:rPr>
          <w:rFonts w:ascii="Times New Roman" w:eastAsia="Times New Roman" w:hAnsi="Times New Roman" w:cs="Times New Roman"/>
        </w:rPr>
        <w:t>class</w:t>
      </w:r>
      <w:proofErr w:type="gramEnd"/>
      <w:r w:rsidRPr="00A944A9">
        <w:rPr>
          <w:rFonts w:ascii="Times New Roman" w:eastAsia="Times New Roman" w:hAnsi="Times New Roman" w:cs="Times New Roman"/>
        </w:rPr>
        <w:t xml:space="preserve"> D extends A{</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roofErr w:type="gramStart"/>
      <w:r w:rsidRPr="00A944A9">
        <w:rPr>
          <w:rFonts w:ascii="Times New Roman" w:eastAsia="Times New Roman" w:hAnsi="Times New Roman" w:cs="Times New Roman"/>
        </w:rPr>
        <w:t>void</w:t>
      </w:r>
      <w:proofErr w:type="gramEnd"/>
      <w:r w:rsidRPr="00A944A9">
        <w:rPr>
          <w:rFonts w:ascii="Times New Roman" w:eastAsia="Times New Roman" w:hAnsi="Times New Roman" w:cs="Times New Roman"/>
        </w:rPr>
        <w:t xml:space="preserve"> </w:t>
      </w:r>
      <w:proofErr w:type="spellStart"/>
      <w:r w:rsidRPr="00A944A9">
        <w:rPr>
          <w:rFonts w:ascii="Times New Roman" w:eastAsia="Times New Roman" w:hAnsi="Times New Roman" w:cs="Times New Roman"/>
        </w:rPr>
        <w:t>methodOfClassD</w:t>
      </w:r>
      <w:proofErr w:type="spellEnd"/>
      <w:r w:rsidRPr="00A944A9">
        <w:rPr>
          <w:rFonts w:ascii="Times New Roman" w:eastAsia="Times New Roman" w:hAnsi="Times New Roman" w:cs="Times New Roman"/>
        </w:rPr>
        <w:t>()    {</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field can be inherited to any sub class  </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xml:space="preserve">        A </w:t>
      </w:r>
      <w:proofErr w:type="spellStart"/>
      <w:r w:rsidRPr="00A944A9">
        <w:rPr>
          <w:rFonts w:ascii="Times New Roman" w:eastAsia="Times New Roman" w:hAnsi="Times New Roman" w:cs="Times New Roman"/>
        </w:rPr>
        <w:t>a</w:t>
      </w:r>
      <w:proofErr w:type="spellEnd"/>
      <w:r w:rsidRPr="00A944A9">
        <w:rPr>
          <w:rFonts w:ascii="Times New Roman" w:eastAsia="Times New Roman" w:hAnsi="Times New Roman" w:cs="Times New Roman"/>
        </w:rPr>
        <w:t xml:space="preserve"> = new </w:t>
      </w:r>
      <w:proofErr w:type="gramStart"/>
      <w:r w:rsidRPr="00A944A9">
        <w:rPr>
          <w:rFonts w:ascii="Times New Roman" w:eastAsia="Times New Roman" w:hAnsi="Times New Roman" w:cs="Times New Roman"/>
        </w:rPr>
        <w:t>A(</w:t>
      </w:r>
      <w:proofErr w:type="gramEnd"/>
      <w:r w:rsidRPr="00A944A9">
        <w:rPr>
          <w:rFonts w:ascii="Times New Roman" w:eastAsia="Times New Roman" w:hAnsi="Times New Roman" w:cs="Times New Roman"/>
        </w:rPr>
        <w:t>);</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proofErr w:type="gramEnd"/>
      <w:r w:rsidRPr="00A944A9">
        <w:rPr>
          <w:rFonts w:ascii="Times New Roman" w:eastAsia="Times New Roman" w:hAnsi="Times New Roman" w:cs="Times New Roman"/>
        </w:rPr>
        <w:t>a.i</w:t>
      </w:r>
      <w:proofErr w:type="spell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field can be used anywhere</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w:t>
      </w:r>
      <w:proofErr w:type="spellStart"/>
      <w:proofErr w:type="gramStart"/>
      <w:r w:rsidRPr="00A944A9">
        <w:rPr>
          <w:rFonts w:ascii="Times New Roman" w:eastAsia="Times New Roman" w:hAnsi="Times New Roman" w:cs="Times New Roman"/>
        </w:rPr>
        <w:t>a.methodOfClassA</w:t>
      </w:r>
      <w:proofErr w:type="spellEnd"/>
      <w:r w:rsidRPr="00A944A9">
        <w:rPr>
          <w:rFonts w:ascii="Times New Roman" w:eastAsia="Times New Roman" w:hAnsi="Times New Roman" w:cs="Times New Roman"/>
        </w:rPr>
        <w:t>(</w:t>
      </w:r>
      <w:proofErr w:type="gramEnd"/>
      <w:r w:rsidRPr="00A944A9">
        <w:rPr>
          <w:rFonts w:ascii="Times New Roman" w:eastAsia="Times New Roman" w:hAnsi="Times New Roman" w:cs="Times New Roman"/>
        </w:rPr>
        <w:t xml:space="preserve">);          </w:t>
      </w:r>
      <w:r w:rsidRPr="00A944A9">
        <w:rPr>
          <w:rFonts w:ascii="Times New Roman" w:eastAsia="Times New Roman" w:hAnsi="Times New Roman" w:cs="Times New Roman"/>
          <w:b/>
        </w:rPr>
        <w:t>//Public method can be used anywhere</w:t>
      </w:r>
    </w:p>
    <w:p w:rsidR="002E38BF" w:rsidRPr="00A944A9" w:rsidRDefault="002E38BF" w:rsidP="001F7F4B">
      <w:pPr>
        <w:spacing w:after="0" w:line="177" w:lineRule="atLeast"/>
        <w:ind w:left="1440"/>
        <w:rPr>
          <w:rFonts w:ascii="Times New Roman" w:eastAsia="Times New Roman" w:hAnsi="Times New Roman" w:cs="Times New Roman"/>
          <w:b/>
        </w:rPr>
      </w:pPr>
      <w:r w:rsidRPr="00A944A9">
        <w:rPr>
          <w:rFonts w:ascii="Times New Roman" w:eastAsia="Times New Roman" w:hAnsi="Times New Roman" w:cs="Times New Roman"/>
        </w:rPr>
        <w:t xml:space="preserve">        A.B b = new </w:t>
      </w:r>
      <w:proofErr w:type="gramStart"/>
      <w:r w:rsidRPr="00A944A9">
        <w:rPr>
          <w:rFonts w:ascii="Times New Roman" w:eastAsia="Times New Roman" w:hAnsi="Times New Roman" w:cs="Times New Roman"/>
        </w:rPr>
        <w:t>A.B(</w:t>
      </w:r>
      <w:proofErr w:type="gramEnd"/>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//Public inner class can be used anywhere</w:t>
      </w:r>
    </w:p>
    <w:p w:rsidR="002E38BF" w:rsidRPr="00A944A9" w:rsidRDefault="002E38BF" w:rsidP="001F7F4B">
      <w:pPr>
        <w:spacing w:after="0" w:line="177" w:lineRule="atLeast"/>
        <w:ind w:left="1440"/>
        <w:rPr>
          <w:rFonts w:ascii="Times New Roman" w:eastAsia="Times New Roman" w:hAnsi="Times New Roman" w:cs="Times New Roman"/>
        </w:rPr>
      </w:pPr>
      <w:r w:rsidRPr="00A944A9">
        <w:rPr>
          <w:rFonts w:ascii="Times New Roman" w:eastAsia="Times New Roman" w:hAnsi="Times New Roman" w:cs="Times New Roman"/>
        </w:rPr>
        <w:t>    }</w:t>
      </w:r>
    </w:p>
    <w:p w:rsidR="002E38BF" w:rsidRPr="00A944A9" w:rsidRDefault="002E38BF" w:rsidP="001F7F4B">
      <w:pPr>
        <w:pBdr>
          <w:bottom w:val="single" w:sz="6" w:space="1" w:color="auto"/>
        </w:pBdr>
        <w:spacing w:after="0" w:line="177" w:lineRule="atLeast"/>
        <w:ind w:left="720"/>
        <w:rPr>
          <w:rFonts w:ascii="Times New Roman" w:eastAsia="Times New Roman" w:hAnsi="Times New Roman" w:cs="Times New Roman"/>
        </w:rPr>
      </w:pPr>
      <w:r w:rsidRPr="00A944A9">
        <w:rPr>
          <w:rFonts w:ascii="Times New Roman" w:eastAsia="Times New Roman" w:hAnsi="Times New Roman" w:cs="Times New Roman"/>
        </w:rPr>
        <w:t>}</w:t>
      </w:r>
    </w:p>
    <w:p w:rsidR="00847E0A" w:rsidRPr="00A944A9" w:rsidRDefault="00847E0A" w:rsidP="00847E0A">
      <w:pPr>
        <w:shd w:val="clear" w:color="auto" w:fill="FFFFFF"/>
        <w:spacing w:before="100" w:beforeAutospacing="1" w:after="100" w:afterAutospacing="1" w:line="274" w:lineRule="atLeast"/>
        <w:textAlignment w:val="baseline"/>
        <w:rPr>
          <w:rFonts w:ascii="Times New Roman" w:eastAsia="Times New Roman" w:hAnsi="Times New Roman" w:cs="Times New Roman"/>
          <w:b/>
          <w:sz w:val="28"/>
          <w:szCs w:val="28"/>
          <w:u w:val="single"/>
        </w:rPr>
      </w:pPr>
      <w:r w:rsidRPr="00A944A9">
        <w:rPr>
          <w:rFonts w:ascii="Times New Roman" w:eastAsia="Times New Roman" w:hAnsi="Times New Roman" w:cs="Times New Roman"/>
          <w:b/>
          <w:sz w:val="28"/>
          <w:szCs w:val="28"/>
          <w:u w:val="single"/>
        </w:rPr>
        <w:t>Above concep</w:t>
      </w:r>
      <w:r w:rsidR="00B13E55" w:rsidRPr="00A944A9">
        <w:rPr>
          <w:rFonts w:ascii="Times New Roman" w:eastAsia="Times New Roman" w:hAnsi="Times New Roman" w:cs="Times New Roman"/>
          <w:b/>
          <w:sz w:val="28"/>
          <w:szCs w:val="28"/>
          <w:u w:val="single"/>
        </w:rPr>
        <w:t>ts can be summarized like below:</w:t>
      </w:r>
    </w:p>
    <w:tbl>
      <w:tblPr>
        <w:tblW w:w="10099" w:type="dxa"/>
        <w:tblBorders>
          <w:bottom w:val="single" w:sz="4" w:space="0" w:color="CCCCCC"/>
        </w:tblBorders>
        <w:shd w:val="clear" w:color="auto" w:fill="FFFFFF"/>
        <w:tblCellMar>
          <w:left w:w="0" w:type="dxa"/>
          <w:right w:w="0" w:type="dxa"/>
        </w:tblCellMar>
        <w:tblLook w:val="04A0" w:firstRow="1" w:lastRow="0" w:firstColumn="1" w:lastColumn="0" w:noHBand="0" w:noVBand="1"/>
      </w:tblPr>
      <w:tblGrid>
        <w:gridCol w:w="3367"/>
        <w:gridCol w:w="3366"/>
        <w:gridCol w:w="3366"/>
      </w:tblGrid>
      <w:tr w:rsidR="00847E0A" w:rsidRPr="00A944A9" w:rsidTr="007B288C">
        <w:tc>
          <w:tcPr>
            <w:tcW w:w="3367"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bCs/>
                <w:sz w:val="28"/>
                <w:szCs w:val="28"/>
              </w:rPr>
              <w:t>Access Modifier</w:t>
            </w:r>
          </w:p>
        </w:tc>
        <w:tc>
          <w:tcPr>
            <w:tcW w:w="3366"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t>Usage or Access or Visibility</w:t>
            </w:r>
          </w:p>
        </w:tc>
        <w:tc>
          <w:tcPr>
            <w:tcW w:w="3366"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t>Inheritance</w:t>
            </w:r>
          </w:p>
        </w:tc>
      </w:tr>
      <w:tr w:rsidR="00847E0A" w:rsidRPr="00A944A9" w:rsidTr="007B288C">
        <w:tc>
          <w:tcPr>
            <w:tcW w:w="3367"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AE3572" w:rsidP="00847E0A">
            <w:pPr>
              <w:spacing w:after="0" w:line="432"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bCs/>
                <w:sz w:val="28"/>
                <w:szCs w:val="28"/>
              </w:rPr>
              <w:t>P</w:t>
            </w:r>
            <w:r w:rsidR="00847E0A" w:rsidRPr="00A944A9">
              <w:rPr>
                <w:rFonts w:ascii="Times New Roman" w:eastAsia="Times New Roman" w:hAnsi="Times New Roman" w:cs="Times New Roman"/>
                <w:b/>
                <w:bCs/>
                <w:sz w:val="28"/>
                <w:szCs w:val="28"/>
              </w:rPr>
              <w:t>rivate</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Within Class Only</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Cannot be inherited</w:t>
            </w:r>
          </w:p>
        </w:tc>
      </w:tr>
      <w:tr w:rsidR="00847E0A" w:rsidRPr="00A944A9" w:rsidTr="007B288C">
        <w:tc>
          <w:tcPr>
            <w:tcW w:w="3367"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bCs/>
                <w:sz w:val="28"/>
                <w:szCs w:val="28"/>
              </w:rPr>
              <w:lastRenderedPageBreak/>
              <w:t>Default or No-Access Modifier</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Within Package Only</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Can be inherited to sub class within package</w:t>
            </w:r>
          </w:p>
        </w:tc>
      </w:tr>
      <w:tr w:rsidR="00847E0A" w:rsidRPr="00A944A9" w:rsidTr="007B288C">
        <w:tc>
          <w:tcPr>
            <w:tcW w:w="3367"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bCs/>
                <w:sz w:val="28"/>
                <w:szCs w:val="28"/>
              </w:rPr>
              <w:t>Protected</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Within Package Only</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Can be inherited to any subclass</w:t>
            </w:r>
          </w:p>
        </w:tc>
      </w:tr>
      <w:tr w:rsidR="00847E0A" w:rsidRPr="00A944A9" w:rsidTr="007B288C">
        <w:trPr>
          <w:trHeight w:val="17"/>
        </w:trPr>
        <w:tc>
          <w:tcPr>
            <w:tcW w:w="3367" w:type="dxa"/>
            <w:tcBorders>
              <w:top w:val="single" w:sz="4" w:space="0" w:color="CCCCCC"/>
              <w:left w:val="nil"/>
              <w:bottom w:val="nil"/>
              <w:right w:val="nil"/>
            </w:tcBorders>
            <w:shd w:val="clear" w:color="auto" w:fill="D9D9D9" w:themeFill="background1" w:themeFillShade="D9"/>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bCs/>
                <w:sz w:val="28"/>
                <w:szCs w:val="28"/>
              </w:rPr>
              <w:t>Public</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Anywhere</w:t>
            </w:r>
          </w:p>
        </w:tc>
        <w:tc>
          <w:tcPr>
            <w:tcW w:w="3366" w:type="dxa"/>
            <w:tcBorders>
              <w:top w:val="single" w:sz="4" w:space="0" w:color="CCCCCC"/>
              <w:left w:val="nil"/>
              <w:bottom w:val="nil"/>
              <w:right w:val="nil"/>
            </w:tcBorders>
            <w:shd w:val="clear" w:color="auto" w:fill="FFFFFF"/>
            <w:tcMar>
              <w:top w:w="120" w:type="dxa"/>
              <w:left w:w="120" w:type="dxa"/>
              <w:bottom w:w="120" w:type="dxa"/>
              <w:right w:w="120" w:type="dxa"/>
            </w:tcMar>
            <w:vAlign w:val="bottom"/>
            <w:hideMark/>
          </w:tcPr>
          <w:p w:rsidR="00847E0A" w:rsidRPr="00A944A9" w:rsidRDefault="00847E0A" w:rsidP="00847E0A">
            <w:pPr>
              <w:spacing w:after="0" w:line="432"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To any subclass</w:t>
            </w:r>
          </w:p>
        </w:tc>
      </w:tr>
    </w:tbl>
    <w:p w:rsidR="00652AB5" w:rsidRPr="00A944A9" w:rsidRDefault="00652AB5" w:rsidP="00745AA8">
      <w:pPr>
        <w:pStyle w:val="NormalWeb"/>
        <w:pBdr>
          <w:bottom w:val="single" w:sz="6" w:space="1" w:color="auto"/>
        </w:pBdr>
        <w:shd w:val="clear" w:color="auto" w:fill="FFFFFF"/>
        <w:spacing w:line="274" w:lineRule="atLeast"/>
        <w:textAlignment w:val="baseline"/>
        <w:rPr>
          <w:sz w:val="22"/>
          <w:szCs w:val="22"/>
        </w:rPr>
      </w:pPr>
      <w:r w:rsidRPr="00A944A9">
        <w:rPr>
          <w:noProof/>
        </w:rPr>
        <w:drawing>
          <wp:inline distT="0" distB="0" distL="0" distR="0" wp14:anchorId="54DCBD13" wp14:editId="334E5BE4">
            <wp:extent cx="5943600" cy="370406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704068"/>
                    </a:xfrm>
                    <a:prstGeom prst="rect">
                      <a:avLst/>
                    </a:prstGeom>
                    <a:noFill/>
                    <a:ln w="9525">
                      <a:noFill/>
                      <a:miter lim="800000"/>
                      <a:headEnd/>
                      <a:tailEnd/>
                    </a:ln>
                  </pic:spPr>
                </pic:pic>
              </a:graphicData>
            </a:graphic>
          </wp:inline>
        </w:drawing>
      </w:r>
    </w:p>
    <w:p w:rsidR="00745AA8" w:rsidRPr="00A944A9" w:rsidRDefault="007B288C" w:rsidP="00745AA8">
      <w:pPr>
        <w:pStyle w:val="NormalWeb"/>
        <w:pBdr>
          <w:bottom w:val="single" w:sz="6" w:space="1" w:color="auto"/>
        </w:pBdr>
        <w:shd w:val="clear" w:color="auto" w:fill="FFFFFF"/>
        <w:spacing w:line="274" w:lineRule="atLeast"/>
        <w:textAlignment w:val="baseline"/>
        <w:rPr>
          <w:sz w:val="22"/>
          <w:szCs w:val="22"/>
        </w:rPr>
      </w:pPr>
      <w:r w:rsidRPr="00A944A9">
        <w:rPr>
          <w:noProof/>
        </w:rPr>
        <w:drawing>
          <wp:inline distT="0" distB="0" distL="0" distR="0" wp14:anchorId="6028196F" wp14:editId="7D64AED5">
            <wp:extent cx="5943600" cy="180248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1802488"/>
                    </a:xfrm>
                    <a:prstGeom prst="rect">
                      <a:avLst/>
                    </a:prstGeom>
                    <a:noFill/>
                    <a:ln w="9525">
                      <a:noFill/>
                      <a:miter lim="800000"/>
                      <a:headEnd/>
                      <a:tailEnd/>
                    </a:ln>
                  </pic:spPr>
                </pic:pic>
              </a:graphicData>
            </a:graphic>
          </wp:inline>
        </w:drawing>
      </w:r>
    </w:p>
    <w:p w:rsidR="00847E0A" w:rsidRPr="00A944A9" w:rsidRDefault="00907462" w:rsidP="001854A1">
      <w:pPr>
        <w:pStyle w:val="NormalWeb"/>
        <w:shd w:val="clear" w:color="auto" w:fill="FFFFFF"/>
        <w:spacing w:line="274" w:lineRule="atLeast"/>
        <w:textAlignment w:val="baseline"/>
        <w:rPr>
          <w:b/>
          <w:sz w:val="28"/>
          <w:szCs w:val="22"/>
          <w:u w:val="single"/>
        </w:rPr>
      </w:pPr>
      <w:r w:rsidRPr="00A944A9">
        <w:rPr>
          <w:b/>
          <w:sz w:val="28"/>
          <w:szCs w:val="22"/>
          <w:u w:val="single"/>
        </w:rPr>
        <w:t>Note:</w:t>
      </w:r>
    </w:p>
    <w:p w:rsidR="00907462" w:rsidRPr="00A944A9" w:rsidRDefault="00907462" w:rsidP="001854A1">
      <w:pPr>
        <w:pStyle w:val="NormalWeb"/>
        <w:pBdr>
          <w:bottom w:val="single" w:sz="6" w:space="1" w:color="auto"/>
        </w:pBdr>
        <w:shd w:val="clear" w:color="auto" w:fill="FFFFFF"/>
        <w:spacing w:line="274" w:lineRule="atLeast"/>
        <w:textAlignment w:val="baseline"/>
        <w:rPr>
          <w:sz w:val="28"/>
          <w:szCs w:val="32"/>
          <w:shd w:val="clear" w:color="auto" w:fill="FFFFFF"/>
        </w:rPr>
      </w:pPr>
      <w:r w:rsidRPr="00A944A9">
        <w:rPr>
          <w:sz w:val="28"/>
          <w:szCs w:val="32"/>
          <w:shd w:val="clear" w:color="auto" w:fill="FFFFFF"/>
        </w:rPr>
        <w:lastRenderedPageBreak/>
        <w:t xml:space="preserve">The </w:t>
      </w:r>
      <w:proofErr w:type="gramStart"/>
      <w:r w:rsidRPr="00A944A9">
        <w:rPr>
          <w:sz w:val="28"/>
          <w:szCs w:val="32"/>
          <w:shd w:val="clear" w:color="auto" w:fill="FFFFFF"/>
        </w:rPr>
        <w:t>most strict</w:t>
      </w:r>
      <w:proofErr w:type="gramEnd"/>
      <w:r w:rsidRPr="00A944A9">
        <w:rPr>
          <w:sz w:val="28"/>
          <w:szCs w:val="32"/>
          <w:shd w:val="clear" w:color="auto" w:fill="FFFFFF"/>
        </w:rPr>
        <w:t xml:space="preserve"> level of access control allowed in Java is</w:t>
      </w:r>
      <w:r w:rsidRPr="00A944A9">
        <w:rPr>
          <w:rStyle w:val="apple-converted-space"/>
          <w:sz w:val="28"/>
          <w:szCs w:val="32"/>
          <w:shd w:val="clear" w:color="auto" w:fill="FFFFFF"/>
        </w:rPr>
        <w:t> </w:t>
      </w:r>
      <w:r w:rsidRPr="00A944A9">
        <w:rPr>
          <w:rStyle w:val="HTMLCode"/>
          <w:rFonts w:ascii="Times New Roman" w:hAnsi="Times New Roman" w:cs="Times New Roman"/>
          <w:sz w:val="28"/>
          <w:szCs w:val="32"/>
          <w:shd w:val="clear" w:color="auto" w:fill="FFFFFF"/>
        </w:rPr>
        <w:t>private</w:t>
      </w:r>
      <w:r w:rsidRPr="00A944A9">
        <w:rPr>
          <w:sz w:val="28"/>
          <w:szCs w:val="32"/>
          <w:shd w:val="clear" w:color="auto" w:fill="FFFFFF"/>
        </w:rPr>
        <w:t>. Any member variable or method marked as</w:t>
      </w:r>
      <w:r w:rsidRPr="00A944A9">
        <w:rPr>
          <w:rStyle w:val="apple-converted-space"/>
          <w:sz w:val="28"/>
          <w:szCs w:val="32"/>
          <w:shd w:val="clear" w:color="auto" w:fill="FFFFFF"/>
        </w:rPr>
        <w:t> </w:t>
      </w:r>
      <w:r w:rsidRPr="00A944A9">
        <w:rPr>
          <w:rStyle w:val="HTMLCode"/>
          <w:rFonts w:ascii="Times New Roman" w:hAnsi="Times New Roman" w:cs="Times New Roman"/>
          <w:sz w:val="28"/>
          <w:szCs w:val="32"/>
          <w:shd w:val="clear" w:color="auto" w:fill="FFFFFF"/>
        </w:rPr>
        <w:t>private</w:t>
      </w:r>
      <w:r w:rsidRPr="00A944A9">
        <w:rPr>
          <w:rStyle w:val="apple-converted-space"/>
          <w:sz w:val="28"/>
          <w:szCs w:val="32"/>
          <w:shd w:val="clear" w:color="auto" w:fill="FFFFFF"/>
        </w:rPr>
        <w:t> </w:t>
      </w:r>
      <w:r w:rsidRPr="00A944A9">
        <w:rPr>
          <w:sz w:val="28"/>
          <w:szCs w:val="32"/>
          <w:shd w:val="clear" w:color="auto" w:fill="FFFFFF"/>
        </w:rPr>
        <w:t>will be only accessible in that class.</w:t>
      </w:r>
    </w:p>
    <w:p w:rsidR="00491CA3" w:rsidRPr="00A944A9" w:rsidRDefault="00491CA3" w:rsidP="001854A1">
      <w:pPr>
        <w:pStyle w:val="NormalWeb"/>
        <w:pBdr>
          <w:bottom w:val="single" w:sz="6" w:space="1" w:color="auto"/>
        </w:pBdr>
        <w:shd w:val="clear" w:color="auto" w:fill="FFFFFF"/>
        <w:spacing w:line="274" w:lineRule="atLeast"/>
        <w:textAlignment w:val="baseline"/>
        <w:rPr>
          <w:b/>
          <w:sz w:val="28"/>
          <w:szCs w:val="28"/>
          <w:u w:val="single"/>
          <w:shd w:val="clear" w:color="auto" w:fill="FFFFFF"/>
        </w:rPr>
      </w:pPr>
      <w:r w:rsidRPr="00A944A9">
        <w:rPr>
          <w:b/>
          <w:sz w:val="28"/>
          <w:szCs w:val="28"/>
          <w:u w:val="single"/>
          <w:shd w:val="clear" w:color="auto" w:fill="FFFFFF"/>
        </w:rPr>
        <w:t>Note:</w:t>
      </w:r>
    </w:p>
    <w:p w:rsidR="00491CA3" w:rsidRPr="00A944A9" w:rsidRDefault="00491CA3" w:rsidP="00491CA3">
      <w:pPr>
        <w:shd w:val="clear" w:color="auto" w:fill="FFFFFF"/>
        <w:spacing w:before="192" w:after="240" w:line="432" w:lineRule="atLeast"/>
        <w:ind w:left="115" w:right="115"/>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Access modifiers are always used for how to reuse the features within the package and access the package between class to class, interface to interface and interface to class. Access </w:t>
      </w:r>
      <w:proofErr w:type="gramStart"/>
      <w:r w:rsidRPr="00A944A9">
        <w:rPr>
          <w:rFonts w:ascii="Times New Roman" w:eastAsia="Times New Roman" w:hAnsi="Times New Roman" w:cs="Times New Roman"/>
          <w:sz w:val="28"/>
          <w:szCs w:val="28"/>
        </w:rPr>
        <w:t>modifiers provides</w:t>
      </w:r>
      <w:proofErr w:type="gramEnd"/>
      <w:r w:rsidRPr="00A944A9">
        <w:rPr>
          <w:rFonts w:ascii="Times New Roman" w:eastAsia="Times New Roman" w:hAnsi="Times New Roman" w:cs="Times New Roman"/>
          <w:sz w:val="28"/>
          <w:szCs w:val="28"/>
        </w:rPr>
        <w:t xml:space="preserve"> features accessing and controlling mechanism among the classes and interfaces.</w:t>
      </w:r>
    </w:p>
    <w:p w:rsidR="00491CA3" w:rsidRPr="00A944A9" w:rsidRDefault="00491CA3" w:rsidP="00491CA3">
      <w:pPr>
        <w:spacing w:after="0" w:line="240" w:lineRule="auto"/>
        <w:rPr>
          <w:rFonts w:ascii="Times New Roman" w:eastAsia="Times New Roman" w:hAnsi="Times New Roman" w:cs="Times New Roman"/>
          <w:sz w:val="28"/>
          <w:szCs w:val="28"/>
        </w:rPr>
      </w:pPr>
      <w:r w:rsidRPr="00A944A9">
        <w:rPr>
          <w:rFonts w:ascii="Times New Roman" w:eastAsia="Times New Roman" w:hAnsi="Times New Roman" w:cs="Times New Roman"/>
          <w:noProof/>
          <w:sz w:val="28"/>
          <w:szCs w:val="28"/>
        </w:rPr>
        <w:drawing>
          <wp:inline distT="0" distB="0" distL="0" distR="0" wp14:anchorId="1A9416B8" wp14:editId="3E3855B4">
            <wp:extent cx="4557395" cy="2809240"/>
            <wp:effectExtent l="19050" t="0" r="0" b="0"/>
            <wp:docPr id="7" name="Picture 7" descr="access modifie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modifiers in java"/>
                    <pic:cNvPicPr>
                      <a:picLocks noChangeAspect="1" noChangeArrowheads="1"/>
                    </pic:cNvPicPr>
                  </pic:nvPicPr>
                  <pic:blipFill>
                    <a:blip r:embed="rId24"/>
                    <a:srcRect/>
                    <a:stretch>
                      <a:fillRect/>
                    </a:stretch>
                  </pic:blipFill>
                  <pic:spPr bwMode="auto">
                    <a:xfrm>
                      <a:off x="0" y="0"/>
                      <a:ext cx="4557395" cy="2809240"/>
                    </a:xfrm>
                    <a:prstGeom prst="rect">
                      <a:avLst/>
                    </a:prstGeom>
                    <a:noFill/>
                    <a:ln w="9525">
                      <a:noFill/>
                      <a:miter lim="800000"/>
                      <a:headEnd/>
                      <a:tailEnd/>
                    </a:ln>
                  </pic:spPr>
                </pic:pic>
              </a:graphicData>
            </a:graphic>
          </wp:inline>
        </w:drawing>
      </w:r>
    </w:p>
    <w:p w:rsidR="00491CA3" w:rsidRPr="00A944A9" w:rsidRDefault="00491CA3" w:rsidP="00491CA3">
      <w:pPr>
        <w:shd w:val="clear" w:color="auto" w:fill="FFFFFF"/>
        <w:spacing w:after="0" w:line="432" w:lineRule="atLeast"/>
        <w:ind w:left="115" w:right="115"/>
        <w:jc w:val="both"/>
        <w:rPr>
          <w:rFonts w:ascii="Times New Roman" w:eastAsia="Times New Roman" w:hAnsi="Times New Roman" w:cs="Times New Roman"/>
          <w:b/>
          <w:sz w:val="28"/>
          <w:szCs w:val="28"/>
        </w:rPr>
      </w:pPr>
      <w:r w:rsidRPr="00A944A9">
        <w:rPr>
          <w:rFonts w:ascii="Times New Roman" w:eastAsia="Times New Roman" w:hAnsi="Times New Roman" w:cs="Times New Roman"/>
          <w:b/>
          <w:bCs/>
          <w:sz w:val="28"/>
          <w:szCs w:val="28"/>
          <w:u w:val="single"/>
        </w:rPr>
        <w:t>Note:</w:t>
      </w:r>
      <w:r w:rsidRPr="00A944A9">
        <w:rPr>
          <w:rFonts w:ascii="Times New Roman" w:eastAsia="Times New Roman" w:hAnsi="Times New Roman" w:cs="Times New Roman"/>
          <w:b/>
          <w:bCs/>
          <w:sz w:val="28"/>
          <w:szCs w:val="28"/>
        </w:rPr>
        <w:t> </w:t>
      </w:r>
    </w:p>
    <w:p w:rsidR="00491CA3" w:rsidRPr="00A944A9" w:rsidRDefault="00B001A1" w:rsidP="00AE3572">
      <w:pPr>
        <w:shd w:val="clear" w:color="auto" w:fill="FFFFFF"/>
        <w:spacing w:after="0" w:line="432" w:lineRule="atLeast"/>
        <w:ind w:left="115" w:right="115" w:firstLine="605"/>
        <w:jc w:val="both"/>
        <w:rPr>
          <w:rFonts w:ascii="Times New Roman" w:eastAsia="Times New Roman" w:hAnsi="Times New Roman" w:cs="Times New Roman"/>
          <w:sz w:val="28"/>
          <w:szCs w:val="28"/>
        </w:rPr>
      </w:pPr>
      <w:proofErr w:type="gramStart"/>
      <w:r w:rsidRPr="00A944A9">
        <w:rPr>
          <w:rFonts w:ascii="Times New Roman" w:eastAsia="Times New Roman" w:hAnsi="Times New Roman" w:cs="Times New Roman"/>
          <w:sz w:val="28"/>
          <w:szCs w:val="28"/>
        </w:rPr>
        <w:t>P</w:t>
      </w:r>
      <w:r w:rsidR="00491CA3" w:rsidRPr="00A944A9">
        <w:rPr>
          <w:rFonts w:ascii="Times New Roman" w:eastAsia="Times New Roman" w:hAnsi="Times New Roman" w:cs="Times New Roman"/>
          <w:sz w:val="28"/>
          <w:szCs w:val="28"/>
        </w:rPr>
        <w:t>rotected members of class is</w:t>
      </w:r>
      <w:proofErr w:type="gramEnd"/>
      <w:r w:rsidR="00491CA3" w:rsidRPr="00A944A9">
        <w:rPr>
          <w:rFonts w:ascii="Times New Roman" w:eastAsia="Times New Roman" w:hAnsi="Times New Roman" w:cs="Times New Roman"/>
          <w:sz w:val="28"/>
          <w:szCs w:val="28"/>
        </w:rPr>
        <w:t xml:space="preserve"> accessible within the same class and other class of same package and also accessible in inherited class of other package.</w:t>
      </w:r>
    </w:p>
    <w:p w:rsidR="00491CA3" w:rsidRPr="00A944A9" w:rsidRDefault="00B001A1" w:rsidP="001854A1">
      <w:pPr>
        <w:pStyle w:val="NormalWeb"/>
        <w:pBdr>
          <w:bottom w:val="single" w:sz="6" w:space="1" w:color="auto"/>
        </w:pBdr>
        <w:shd w:val="clear" w:color="auto" w:fill="FFFFFF"/>
        <w:spacing w:line="274" w:lineRule="atLeast"/>
        <w:textAlignment w:val="baseline"/>
        <w:rPr>
          <w:b/>
          <w:sz w:val="28"/>
          <w:szCs w:val="32"/>
          <w:u w:val="single"/>
          <w:shd w:val="clear" w:color="auto" w:fill="FFFFFF"/>
        </w:rPr>
      </w:pPr>
      <w:r w:rsidRPr="00A944A9">
        <w:rPr>
          <w:b/>
          <w:sz w:val="28"/>
          <w:szCs w:val="32"/>
          <w:u w:val="single"/>
          <w:shd w:val="clear" w:color="auto" w:fill="FFFFFF"/>
        </w:rPr>
        <w:t>Note:</w:t>
      </w:r>
    </w:p>
    <w:p w:rsidR="00B001A1" w:rsidRPr="00A944A9" w:rsidRDefault="00B001A1" w:rsidP="00AE3572">
      <w:pPr>
        <w:pStyle w:val="NormalWeb"/>
        <w:pBdr>
          <w:bottom w:val="single" w:sz="6" w:space="1" w:color="auto"/>
        </w:pBdr>
        <w:shd w:val="clear" w:color="auto" w:fill="FFFFFF"/>
        <w:spacing w:line="274" w:lineRule="atLeast"/>
        <w:ind w:firstLine="720"/>
        <w:textAlignment w:val="baseline"/>
        <w:rPr>
          <w:sz w:val="28"/>
          <w:szCs w:val="28"/>
          <w:shd w:val="clear" w:color="auto" w:fill="FFFFFF"/>
        </w:rPr>
      </w:pPr>
      <w:r w:rsidRPr="00A944A9">
        <w:rPr>
          <w:sz w:val="28"/>
          <w:szCs w:val="28"/>
          <w:shd w:val="clear" w:color="auto" w:fill="FFFFFF"/>
        </w:rPr>
        <w:t>private access modifiers is also known as native access modifiers, default access modifiers is also known as package access modifiers, protected access modifiers is also known as inherited access modifiers, public access modifiers is also known as universal access modifiers.</w:t>
      </w:r>
    </w:p>
    <w:p w:rsidR="00AE3572" w:rsidRPr="00A944A9" w:rsidRDefault="00AE3572" w:rsidP="00AE3572">
      <w:pPr>
        <w:pStyle w:val="NormalWeb"/>
        <w:pBdr>
          <w:bottom w:val="single" w:sz="6" w:space="1" w:color="auto"/>
        </w:pBdr>
        <w:shd w:val="clear" w:color="auto" w:fill="FFFFFF"/>
        <w:spacing w:line="274" w:lineRule="atLeast"/>
        <w:textAlignment w:val="baseline"/>
        <w:rPr>
          <w:b/>
          <w:sz w:val="28"/>
          <w:szCs w:val="28"/>
          <w:u w:val="single"/>
          <w:shd w:val="clear" w:color="auto" w:fill="FFFFFF"/>
        </w:rPr>
      </w:pPr>
      <w:r w:rsidRPr="00A944A9">
        <w:rPr>
          <w:b/>
          <w:sz w:val="28"/>
          <w:szCs w:val="28"/>
          <w:u w:val="single"/>
          <w:shd w:val="clear" w:color="auto" w:fill="FFFFFF"/>
        </w:rPr>
        <w:t>Note:</w:t>
      </w:r>
    </w:p>
    <w:p w:rsidR="00AE3572" w:rsidRPr="00A944A9" w:rsidRDefault="00AE3572" w:rsidP="005675D5">
      <w:pPr>
        <w:numPr>
          <w:ilvl w:val="0"/>
          <w:numId w:val="1"/>
        </w:numPr>
        <w:shd w:val="clear" w:color="auto" w:fill="FFFFFF"/>
        <w:spacing w:before="100" w:beforeAutospacing="1" w:after="100" w:afterAutospacing="1" w:line="346" w:lineRule="atLeast"/>
        <w:ind w:left="288"/>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t>Default :</w:t>
      </w:r>
      <w:r w:rsidRPr="00A944A9">
        <w:rPr>
          <w:rFonts w:ascii="Times New Roman" w:eastAsia="Times New Roman" w:hAnsi="Times New Roman" w:cs="Times New Roman"/>
          <w:sz w:val="28"/>
          <w:szCs w:val="28"/>
        </w:rPr>
        <w:t> Default has scope only inside the same package</w:t>
      </w:r>
    </w:p>
    <w:p w:rsidR="00AE3572" w:rsidRPr="00A944A9" w:rsidRDefault="00AE3572" w:rsidP="005675D5">
      <w:pPr>
        <w:numPr>
          <w:ilvl w:val="0"/>
          <w:numId w:val="1"/>
        </w:numPr>
        <w:shd w:val="clear" w:color="auto" w:fill="FFFFFF"/>
        <w:spacing w:before="100" w:beforeAutospacing="1" w:after="100" w:afterAutospacing="1" w:line="346" w:lineRule="atLeast"/>
        <w:ind w:left="288"/>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lastRenderedPageBreak/>
        <w:t>Public :</w:t>
      </w:r>
      <w:r w:rsidRPr="00A944A9">
        <w:rPr>
          <w:rFonts w:ascii="Times New Roman" w:eastAsia="Times New Roman" w:hAnsi="Times New Roman" w:cs="Times New Roman"/>
          <w:sz w:val="28"/>
          <w:szCs w:val="28"/>
        </w:rPr>
        <w:t> Public scope is visible everywhere</w:t>
      </w:r>
    </w:p>
    <w:p w:rsidR="00AE3572" w:rsidRPr="00A944A9" w:rsidRDefault="00AE3572" w:rsidP="005675D5">
      <w:pPr>
        <w:numPr>
          <w:ilvl w:val="0"/>
          <w:numId w:val="1"/>
        </w:numPr>
        <w:shd w:val="clear" w:color="auto" w:fill="FFFFFF"/>
        <w:spacing w:before="100" w:beforeAutospacing="1" w:after="100" w:afterAutospacing="1" w:line="346" w:lineRule="atLeast"/>
        <w:ind w:left="288"/>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t>Protected :</w:t>
      </w:r>
      <w:r w:rsidRPr="00A944A9">
        <w:rPr>
          <w:rFonts w:ascii="Times New Roman" w:eastAsia="Times New Roman" w:hAnsi="Times New Roman" w:cs="Times New Roman"/>
          <w:sz w:val="28"/>
          <w:szCs w:val="28"/>
        </w:rPr>
        <w:t> Protected has scope within the package and all sub classes</w:t>
      </w:r>
    </w:p>
    <w:p w:rsidR="00AE3572" w:rsidRPr="00A944A9" w:rsidRDefault="00AE3572" w:rsidP="005675D5">
      <w:pPr>
        <w:numPr>
          <w:ilvl w:val="0"/>
          <w:numId w:val="1"/>
        </w:numPr>
        <w:shd w:val="clear" w:color="auto" w:fill="FFFFFF"/>
        <w:spacing w:before="100" w:beforeAutospacing="1" w:after="100" w:afterAutospacing="1" w:line="346" w:lineRule="atLeast"/>
        <w:ind w:left="288"/>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t>Private :</w:t>
      </w:r>
      <w:r w:rsidRPr="00A944A9">
        <w:rPr>
          <w:rFonts w:ascii="Times New Roman" w:eastAsia="Times New Roman" w:hAnsi="Times New Roman" w:cs="Times New Roman"/>
          <w:sz w:val="28"/>
          <w:szCs w:val="28"/>
        </w:rPr>
        <w:t> Private has scope only within the classes</w:t>
      </w:r>
    </w:p>
    <w:p w:rsidR="00AE3572" w:rsidRPr="00A944A9" w:rsidRDefault="00AE3572" w:rsidP="00AE3572">
      <w:pPr>
        <w:pStyle w:val="NormalWeb"/>
        <w:pBdr>
          <w:bottom w:val="single" w:sz="6" w:space="1" w:color="auto"/>
        </w:pBdr>
        <w:shd w:val="clear" w:color="auto" w:fill="FFFFFF"/>
        <w:spacing w:line="274" w:lineRule="atLeast"/>
        <w:textAlignment w:val="baseline"/>
        <w:rPr>
          <w:b/>
          <w:sz w:val="28"/>
          <w:szCs w:val="28"/>
          <w:u w:val="single"/>
          <w:shd w:val="clear" w:color="auto" w:fill="FFFFFF"/>
        </w:rPr>
      </w:pPr>
      <w:r w:rsidRPr="00A944A9">
        <w:rPr>
          <w:noProof/>
        </w:rPr>
        <w:drawing>
          <wp:inline distT="0" distB="0" distL="0" distR="0" wp14:anchorId="123CB176" wp14:editId="3D70B1E4">
            <wp:extent cx="2950921" cy="2707993"/>
            <wp:effectExtent l="19050" t="0" r="1829" b="0"/>
            <wp:docPr id="9" name="Picture 9" descr="Access modifi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 modifier in java"/>
                    <pic:cNvPicPr>
                      <a:picLocks noChangeAspect="1" noChangeArrowheads="1"/>
                    </pic:cNvPicPr>
                  </pic:nvPicPr>
                  <pic:blipFill>
                    <a:blip r:embed="rId25"/>
                    <a:srcRect/>
                    <a:stretch>
                      <a:fillRect/>
                    </a:stretch>
                  </pic:blipFill>
                  <pic:spPr bwMode="auto">
                    <a:xfrm>
                      <a:off x="0" y="0"/>
                      <a:ext cx="2951062" cy="2708122"/>
                    </a:xfrm>
                    <a:prstGeom prst="rect">
                      <a:avLst/>
                    </a:prstGeom>
                    <a:noFill/>
                    <a:ln w="9525">
                      <a:noFill/>
                      <a:miter lim="800000"/>
                      <a:headEnd/>
                      <a:tailEnd/>
                    </a:ln>
                  </pic:spPr>
                </pic:pic>
              </a:graphicData>
            </a:graphic>
          </wp:inline>
        </w:drawing>
      </w:r>
    </w:p>
    <w:p w:rsidR="00AE3572" w:rsidRPr="00A944A9" w:rsidRDefault="0043697C" w:rsidP="00AE3572">
      <w:pPr>
        <w:pStyle w:val="NormalWeb"/>
        <w:pBdr>
          <w:bottom w:val="single" w:sz="6" w:space="1" w:color="auto"/>
        </w:pBdr>
        <w:shd w:val="clear" w:color="auto" w:fill="FFFFFF"/>
        <w:spacing w:line="274" w:lineRule="atLeast"/>
        <w:textAlignment w:val="baseline"/>
        <w:rPr>
          <w:b/>
          <w:sz w:val="28"/>
          <w:szCs w:val="28"/>
          <w:u w:val="single"/>
          <w:shd w:val="clear" w:color="auto" w:fill="FFFFFF"/>
        </w:rPr>
      </w:pPr>
      <w:r w:rsidRPr="00A944A9">
        <w:rPr>
          <w:b/>
          <w:sz w:val="28"/>
          <w:szCs w:val="28"/>
          <w:u w:val="single"/>
          <w:shd w:val="clear" w:color="auto" w:fill="FFFFFF"/>
        </w:rPr>
        <w:t>Note:</w:t>
      </w:r>
    </w:p>
    <w:p w:rsidR="0043697C" w:rsidRPr="00A944A9" w:rsidRDefault="0043697C" w:rsidP="00AE3572">
      <w:pPr>
        <w:pStyle w:val="NormalWeb"/>
        <w:pBdr>
          <w:bottom w:val="single" w:sz="6" w:space="1" w:color="auto"/>
        </w:pBdr>
        <w:shd w:val="clear" w:color="auto" w:fill="FFFFFF"/>
        <w:spacing w:line="274" w:lineRule="atLeast"/>
        <w:textAlignment w:val="baseline"/>
        <w:rPr>
          <w:sz w:val="28"/>
          <w:szCs w:val="28"/>
          <w:shd w:val="clear" w:color="auto" w:fill="FFFFFF"/>
        </w:rPr>
      </w:pPr>
      <w:r w:rsidRPr="00A944A9">
        <w:rPr>
          <w:i/>
          <w:iCs/>
          <w:shd w:val="clear" w:color="auto" w:fill="FFFFFF"/>
        </w:rPr>
        <w:t>The only difference between protected and default is that protected access modifiers respect</w:t>
      </w:r>
      <w:r w:rsidRPr="00A944A9">
        <w:rPr>
          <w:rStyle w:val="Strong"/>
          <w:i/>
          <w:iCs/>
          <w:shd w:val="clear" w:color="auto" w:fill="FFFFFF"/>
        </w:rPr>
        <w:t> class subclass relation</w:t>
      </w:r>
      <w:r w:rsidRPr="00A944A9">
        <w:rPr>
          <w:rStyle w:val="apple-converted-space"/>
          <w:i/>
          <w:iCs/>
          <w:shd w:val="clear" w:color="auto" w:fill="FFFFFF"/>
        </w:rPr>
        <w:t> </w:t>
      </w:r>
      <w:r w:rsidRPr="00A944A9">
        <w:rPr>
          <w:i/>
          <w:iCs/>
          <w:shd w:val="clear" w:color="auto" w:fill="FFFFFF"/>
        </w:rPr>
        <w:t>while default does not.</w:t>
      </w:r>
    </w:p>
    <w:p w:rsidR="0043697C" w:rsidRPr="00A944A9" w:rsidRDefault="0043697C" w:rsidP="00AE3572">
      <w:pPr>
        <w:pStyle w:val="NormalWeb"/>
        <w:pBdr>
          <w:bottom w:val="single" w:sz="6" w:space="1" w:color="auto"/>
        </w:pBdr>
        <w:shd w:val="clear" w:color="auto" w:fill="FFFFFF"/>
        <w:spacing w:line="274" w:lineRule="atLeast"/>
        <w:textAlignment w:val="baseline"/>
        <w:rPr>
          <w:b/>
          <w:sz w:val="28"/>
          <w:szCs w:val="28"/>
          <w:u w:val="single"/>
          <w:shd w:val="clear" w:color="auto" w:fill="FFFFFF"/>
        </w:rPr>
      </w:pPr>
    </w:p>
    <w:p w:rsidR="00991371" w:rsidRPr="00A944A9" w:rsidRDefault="00991371" w:rsidP="00991371">
      <w:pPr>
        <w:spacing w:after="0" w:line="323" w:lineRule="atLeast"/>
        <w:textAlignment w:val="baseline"/>
        <w:rPr>
          <w:rFonts w:ascii="Times New Roman" w:eastAsia="Times New Roman" w:hAnsi="Times New Roman" w:cs="Times New Roman"/>
          <w:b/>
          <w:sz w:val="28"/>
          <w:szCs w:val="18"/>
          <w:u w:val="single"/>
        </w:rPr>
      </w:pPr>
      <w:r w:rsidRPr="00A944A9">
        <w:rPr>
          <w:rFonts w:ascii="Times New Roman" w:eastAsia="Times New Roman" w:hAnsi="Times New Roman" w:cs="Times New Roman"/>
          <w:b/>
          <w:sz w:val="28"/>
          <w:szCs w:val="18"/>
          <w:u w:val="single"/>
        </w:rPr>
        <w:t>Access Control Example included from the book 'Java - The Complete Reference' Eighth Edition, demonstrates the various levels of access.</w:t>
      </w:r>
    </w:p>
    <w:p w:rsidR="00991371" w:rsidRPr="00A944A9" w:rsidRDefault="00991371" w:rsidP="00991371">
      <w:pPr>
        <w:spacing w:after="0" w:line="323" w:lineRule="atLeast"/>
        <w:textAlignment w:val="baseline"/>
        <w:rPr>
          <w:rFonts w:ascii="Times New Roman" w:eastAsia="Times New Roman" w:hAnsi="Times New Roman" w:cs="Times New Roman"/>
          <w:sz w:val="18"/>
          <w:szCs w:val="18"/>
        </w:rPr>
      </w:pPr>
    </w:p>
    <w:p w:rsidR="00991371" w:rsidRPr="00A944A9" w:rsidRDefault="00991371" w:rsidP="00991371">
      <w:pPr>
        <w:rPr>
          <w:rFonts w:ascii="Times New Roman" w:hAnsi="Times New Roman" w:cs="Times New Roman"/>
        </w:rPr>
      </w:pPr>
      <w:r w:rsidRPr="00A944A9">
        <w:rPr>
          <w:rFonts w:ascii="Times New Roman" w:hAnsi="Times New Roman" w:cs="Times New Roman"/>
          <w:b/>
          <w:sz w:val="24"/>
          <w:u w:val="single"/>
          <w:shd w:val="clear" w:color="auto" w:fill="D9D9D9" w:themeFill="background1" w:themeFillShade="D9"/>
        </w:rPr>
        <w:t>// File : p1\Protection.java</w:t>
      </w:r>
      <w:r w:rsidRPr="00A944A9">
        <w:rPr>
          <w:rFonts w:ascii="Times New Roman" w:hAnsi="Times New Roman" w:cs="Times New Roman"/>
        </w:rPr>
        <w:br/>
        <w:t>package p1;</w:t>
      </w:r>
      <w:r w:rsidRPr="00A944A9">
        <w:rPr>
          <w:rFonts w:ascii="Times New Roman" w:hAnsi="Times New Roman" w:cs="Times New Roman"/>
        </w:rPr>
        <w:br/>
        <w:t>class Protection{</w:t>
      </w:r>
      <w:r w:rsidRPr="00A944A9">
        <w:rPr>
          <w:rFonts w:ascii="Times New Roman" w:hAnsi="Times New Roman" w:cs="Times New Roman"/>
        </w:rPr>
        <w:br/>
        <w:t>    int n = 1;</w:t>
      </w:r>
      <w:r w:rsidRPr="00A944A9">
        <w:rPr>
          <w:rFonts w:ascii="Times New Roman" w:hAnsi="Times New Roman" w:cs="Times New Roman"/>
        </w:rPr>
        <w:br/>
        <w:t>    private int </w:t>
      </w:r>
      <w:proofErr w:type="spellStart"/>
      <w:r w:rsidRPr="00A944A9">
        <w:rPr>
          <w:rFonts w:ascii="Times New Roman" w:hAnsi="Times New Roman" w:cs="Times New Roman"/>
        </w:rPr>
        <w:t>n_pri</w:t>
      </w:r>
      <w:proofErr w:type="spellEnd"/>
      <w:r w:rsidRPr="00A944A9">
        <w:rPr>
          <w:rFonts w:ascii="Times New Roman" w:hAnsi="Times New Roman" w:cs="Times New Roman"/>
        </w:rPr>
        <w:t> = 2;</w:t>
      </w:r>
      <w:r w:rsidRPr="00A944A9">
        <w:rPr>
          <w:rFonts w:ascii="Times New Roman" w:hAnsi="Times New Roman" w:cs="Times New Roman"/>
        </w:rPr>
        <w:br/>
        <w:t>    protected int </w:t>
      </w:r>
      <w:proofErr w:type="spellStart"/>
      <w:r w:rsidRPr="00A944A9">
        <w:rPr>
          <w:rFonts w:ascii="Times New Roman" w:hAnsi="Times New Roman" w:cs="Times New Roman"/>
        </w:rPr>
        <w:t>n_pro</w:t>
      </w:r>
      <w:proofErr w:type="spellEnd"/>
      <w:r w:rsidRPr="00A944A9">
        <w:rPr>
          <w:rFonts w:ascii="Times New Roman" w:hAnsi="Times New Roman" w:cs="Times New Roman"/>
        </w:rPr>
        <w:t> = 3;</w:t>
      </w:r>
      <w:r w:rsidRPr="00A944A9">
        <w:rPr>
          <w:rFonts w:ascii="Times New Roman" w:hAnsi="Times New Roman" w:cs="Times New Roman"/>
        </w:rPr>
        <w:br/>
        <w:t>    public int </w:t>
      </w:r>
      <w:proofErr w:type="spellStart"/>
      <w:r w:rsidRPr="00A944A9">
        <w:rPr>
          <w:rFonts w:ascii="Times New Roman" w:hAnsi="Times New Roman" w:cs="Times New Roman"/>
        </w:rPr>
        <w:t>n_pub</w:t>
      </w:r>
      <w:proofErr w:type="spellEnd"/>
      <w:r w:rsidRPr="00A944A9">
        <w:rPr>
          <w:rFonts w:ascii="Times New Roman" w:hAnsi="Times New Roman" w:cs="Times New Roman"/>
        </w:rPr>
        <w:t> = 4;</w:t>
      </w:r>
      <w:r w:rsidRPr="00A944A9">
        <w:rPr>
          <w:rFonts w:ascii="Times New Roman" w:hAnsi="Times New Roman" w:cs="Times New Roman"/>
        </w:rPr>
        <w:br/>
        <w:t>    public Protection(){</w:t>
      </w:r>
      <w:r w:rsidRPr="00A944A9">
        <w:rPr>
          <w:rFonts w:ascii="Times New Roman" w:hAnsi="Times New Roman" w:cs="Times New Roman"/>
        </w:rPr>
        <w:br/>
        <w:t>        </w:t>
      </w:r>
      <w:proofErr w:type="spellStart"/>
      <w:r w:rsidRPr="00A944A9">
        <w:rPr>
          <w:rFonts w:ascii="Times New Roman" w:hAnsi="Times New Roman" w:cs="Times New Roman"/>
        </w:rPr>
        <w:t>System.out.println</w:t>
      </w:r>
      <w:proofErr w:type="spellEnd"/>
      <w:r w:rsidRPr="00A944A9">
        <w:rPr>
          <w:rFonts w:ascii="Times New Roman" w:hAnsi="Times New Roman" w:cs="Times New Roman"/>
        </w:rPr>
        <w:t>("base constructor");</w:t>
      </w:r>
      <w:r w:rsidRPr="00A944A9">
        <w:rPr>
          <w:rFonts w:ascii="Times New Roman" w:hAnsi="Times New Roman" w:cs="Times New Roman"/>
        </w:rPr>
        <w:br/>
        <w:t>        </w:t>
      </w:r>
      <w:proofErr w:type="spellStart"/>
      <w:r w:rsidRPr="00A944A9">
        <w:rPr>
          <w:rFonts w:ascii="Times New Roman" w:hAnsi="Times New Roman" w:cs="Times New Roman"/>
        </w:rPr>
        <w:t>System.out.println</w:t>
      </w:r>
      <w:proofErr w:type="spellEnd"/>
      <w:r w:rsidRPr="00A944A9">
        <w:rPr>
          <w:rFonts w:ascii="Times New Roman" w:hAnsi="Times New Roman" w:cs="Times New Roman"/>
        </w:rPr>
        <w:t>("n = " + n);</w:t>
      </w:r>
      <w:r w:rsidRPr="00A944A9">
        <w:rPr>
          <w:rFonts w:ascii="Times New Roman" w:hAnsi="Times New Roman" w:cs="Times New Roman"/>
        </w:rPr>
        <w:br/>
        <w:t>        </w:t>
      </w:r>
      <w:proofErr w:type="spellStart"/>
      <w:r w:rsidRPr="00A944A9">
        <w:rPr>
          <w:rFonts w:ascii="Times New Roman" w:hAnsi="Times New Roman" w:cs="Times New Roman"/>
        </w:rPr>
        <w:t>System.out.println</w:t>
      </w:r>
      <w:proofErr w:type="spellEnd"/>
      <w:r w:rsidRPr="00A944A9">
        <w:rPr>
          <w:rFonts w:ascii="Times New Roman" w:hAnsi="Times New Roman" w:cs="Times New Roman"/>
        </w:rPr>
        <w:t>("</w:t>
      </w:r>
      <w:proofErr w:type="spellStart"/>
      <w:r w:rsidRPr="00A944A9">
        <w:rPr>
          <w:rFonts w:ascii="Times New Roman" w:hAnsi="Times New Roman" w:cs="Times New Roman"/>
        </w:rPr>
        <w:t>n_pri</w:t>
      </w:r>
      <w:proofErr w:type="spellEnd"/>
      <w:r w:rsidRPr="00A944A9">
        <w:rPr>
          <w:rFonts w:ascii="Times New Roman" w:hAnsi="Times New Roman" w:cs="Times New Roman"/>
        </w:rPr>
        <w:t xml:space="preserve"> = " + </w:t>
      </w:r>
      <w:proofErr w:type="spellStart"/>
      <w:r w:rsidRPr="00A944A9">
        <w:rPr>
          <w:rFonts w:ascii="Times New Roman" w:hAnsi="Times New Roman" w:cs="Times New Roman"/>
        </w:rPr>
        <w:t>n_pri</w:t>
      </w:r>
      <w:proofErr w:type="spellEnd"/>
      <w:r w:rsidRPr="00A944A9">
        <w:rPr>
          <w:rFonts w:ascii="Times New Roman" w:hAnsi="Times New Roman" w:cs="Times New Roman"/>
        </w:rPr>
        <w:t>);</w:t>
      </w:r>
      <w:r w:rsidRPr="00A944A9">
        <w:rPr>
          <w:rFonts w:ascii="Times New Roman" w:hAnsi="Times New Roman" w:cs="Times New Roman"/>
        </w:rPr>
        <w:br/>
        <w:t>        </w:t>
      </w:r>
      <w:proofErr w:type="spellStart"/>
      <w:r w:rsidRPr="00A944A9">
        <w:rPr>
          <w:rFonts w:ascii="Times New Roman" w:hAnsi="Times New Roman" w:cs="Times New Roman"/>
        </w:rPr>
        <w:t>System.out.println</w:t>
      </w:r>
      <w:proofErr w:type="spellEnd"/>
      <w:r w:rsidRPr="00A944A9">
        <w:rPr>
          <w:rFonts w:ascii="Times New Roman" w:hAnsi="Times New Roman" w:cs="Times New Roman"/>
        </w:rPr>
        <w:t>("</w:t>
      </w:r>
      <w:proofErr w:type="spellStart"/>
      <w:r w:rsidRPr="00A944A9">
        <w:rPr>
          <w:rFonts w:ascii="Times New Roman" w:hAnsi="Times New Roman" w:cs="Times New Roman"/>
        </w:rPr>
        <w:t>n_pro</w:t>
      </w:r>
      <w:proofErr w:type="spellEnd"/>
      <w:r w:rsidRPr="00A944A9">
        <w:rPr>
          <w:rFonts w:ascii="Times New Roman" w:hAnsi="Times New Roman" w:cs="Times New Roman"/>
        </w:rPr>
        <w:t xml:space="preserve"> = " + </w:t>
      </w:r>
      <w:proofErr w:type="spellStart"/>
      <w:r w:rsidRPr="00A944A9">
        <w:rPr>
          <w:rFonts w:ascii="Times New Roman" w:hAnsi="Times New Roman" w:cs="Times New Roman"/>
        </w:rPr>
        <w:t>n_pro</w:t>
      </w:r>
      <w:proofErr w:type="spellEnd"/>
      <w:r w:rsidRPr="00A944A9">
        <w:rPr>
          <w:rFonts w:ascii="Times New Roman" w:hAnsi="Times New Roman" w:cs="Times New Roman"/>
        </w:rPr>
        <w:t>);</w:t>
      </w:r>
      <w:r w:rsidRPr="00A944A9">
        <w:rPr>
          <w:rFonts w:ascii="Times New Roman" w:hAnsi="Times New Roman" w:cs="Times New Roman"/>
        </w:rPr>
        <w:br/>
        <w:t>        </w:t>
      </w:r>
      <w:proofErr w:type="spellStart"/>
      <w:r w:rsidRPr="00A944A9">
        <w:rPr>
          <w:rFonts w:ascii="Times New Roman" w:hAnsi="Times New Roman" w:cs="Times New Roman"/>
        </w:rPr>
        <w:t>System.out.println</w:t>
      </w:r>
      <w:proofErr w:type="spellEnd"/>
      <w:r w:rsidRPr="00A944A9">
        <w:rPr>
          <w:rFonts w:ascii="Times New Roman" w:hAnsi="Times New Roman" w:cs="Times New Roman"/>
        </w:rPr>
        <w:t>("</w:t>
      </w:r>
      <w:proofErr w:type="spellStart"/>
      <w:r w:rsidRPr="00A944A9">
        <w:rPr>
          <w:rFonts w:ascii="Times New Roman" w:hAnsi="Times New Roman" w:cs="Times New Roman"/>
        </w:rPr>
        <w:t>n_pub</w:t>
      </w:r>
      <w:proofErr w:type="spellEnd"/>
      <w:r w:rsidRPr="00A944A9">
        <w:rPr>
          <w:rFonts w:ascii="Times New Roman" w:hAnsi="Times New Roman" w:cs="Times New Roman"/>
        </w:rPr>
        <w:t xml:space="preserve"> = " + </w:t>
      </w:r>
      <w:proofErr w:type="spellStart"/>
      <w:r w:rsidRPr="00A944A9">
        <w:rPr>
          <w:rFonts w:ascii="Times New Roman" w:hAnsi="Times New Roman" w:cs="Times New Roman"/>
        </w:rPr>
        <w:t>n_pub</w:t>
      </w:r>
      <w:proofErr w:type="spellEnd"/>
      <w:r w:rsidRPr="00A944A9">
        <w:rPr>
          <w:rFonts w:ascii="Times New Roman" w:hAnsi="Times New Roman" w:cs="Times New Roman"/>
        </w:rPr>
        <w:t>);</w:t>
      </w:r>
      <w:r w:rsidRPr="00A944A9">
        <w:rPr>
          <w:rFonts w:ascii="Times New Roman" w:hAnsi="Times New Roman" w:cs="Times New Roman"/>
        </w:rPr>
        <w:br/>
      </w:r>
      <w:r w:rsidRPr="00A944A9">
        <w:rPr>
          <w:rFonts w:ascii="Times New Roman" w:hAnsi="Times New Roman" w:cs="Times New Roman"/>
        </w:rPr>
        <w:lastRenderedPageBreak/>
        <w:t>    }</w:t>
      </w:r>
      <w:r w:rsidRPr="00A944A9">
        <w:rPr>
          <w:rFonts w:ascii="Times New Roman" w:hAnsi="Times New Roman" w:cs="Times New Roman"/>
        </w:rPr>
        <w:br/>
        <w:t>}</w:t>
      </w:r>
    </w:p>
    <w:p w:rsidR="00991371" w:rsidRPr="00A944A9" w:rsidRDefault="00991371" w:rsidP="00991371">
      <w:pPr>
        <w:spacing w:after="58" w:line="323" w:lineRule="atLeast"/>
        <w:textAlignment w:val="baseline"/>
        <w:rPr>
          <w:rFonts w:ascii="Times New Roman" w:eastAsia="Times New Roman" w:hAnsi="Times New Roman" w:cs="Times New Roman"/>
        </w:rPr>
      </w:pPr>
      <w:r w:rsidRPr="00A944A9">
        <w:rPr>
          <w:rFonts w:ascii="Times New Roman" w:eastAsia="Times New Roman" w:hAnsi="Times New Roman" w:cs="Times New Roman"/>
          <w:sz w:val="24"/>
          <w:shd w:val="clear" w:color="auto" w:fill="D9D9D9" w:themeFill="background1" w:themeFillShade="D9"/>
        </w:rPr>
        <w:t xml:space="preserve">// </w:t>
      </w:r>
      <w:proofErr w:type="gramStart"/>
      <w:r w:rsidRPr="00A944A9">
        <w:rPr>
          <w:rFonts w:ascii="Times New Roman" w:eastAsia="Times New Roman" w:hAnsi="Times New Roman" w:cs="Times New Roman"/>
          <w:sz w:val="24"/>
          <w:shd w:val="clear" w:color="auto" w:fill="D9D9D9" w:themeFill="background1" w:themeFillShade="D9"/>
        </w:rPr>
        <w:t>File :</w:t>
      </w:r>
      <w:proofErr w:type="gramEnd"/>
      <w:r w:rsidRPr="00A944A9">
        <w:rPr>
          <w:rFonts w:ascii="Times New Roman" w:eastAsia="Times New Roman" w:hAnsi="Times New Roman" w:cs="Times New Roman"/>
          <w:sz w:val="24"/>
          <w:shd w:val="clear" w:color="auto" w:fill="D9D9D9" w:themeFill="background1" w:themeFillShade="D9"/>
        </w:rPr>
        <w:t xml:space="preserve"> p1\Derived.java</w:t>
      </w:r>
      <w:r w:rsidRPr="00A944A9">
        <w:rPr>
          <w:rFonts w:ascii="Times New Roman" w:eastAsia="Times New Roman" w:hAnsi="Times New Roman" w:cs="Times New Roman"/>
        </w:rPr>
        <w:br/>
        <w:t>package p1;</w:t>
      </w:r>
      <w:r w:rsidRPr="00A944A9">
        <w:rPr>
          <w:rFonts w:ascii="Times New Roman" w:eastAsia="Times New Roman" w:hAnsi="Times New Roman" w:cs="Times New Roman"/>
        </w:rPr>
        <w:br/>
        <w:t>class Derived extends Protection{</w:t>
      </w:r>
      <w:r w:rsidRPr="00A944A9">
        <w:rPr>
          <w:rFonts w:ascii="Times New Roman" w:eastAsia="Times New Roman" w:hAnsi="Times New Roman" w:cs="Times New Roman"/>
        </w:rPr>
        <w:br/>
        <w:t>    public Derived()    {</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("derived constructor");</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("n = " + n);</w:t>
      </w:r>
      <w:r w:rsidRPr="00A944A9">
        <w:rPr>
          <w:rFonts w:ascii="Times New Roman" w:eastAsia="Times New Roman" w:hAnsi="Times New Roman" w:cs="Times New Roman"/>
        </w:rPr>
        <w:br/>
        <w:t>        </w:t>
      </w:r>
      <w:r w:rsidRPr="00A944A9">
        <w:rPr>
          <w:rFonts w:ascii="Times New Roman" w:eastAsia="Times New Roman" w:hAnsi="Times New Roman" w:cs="Times New Roman"/>
          <w:b/>
        </w:rPr>
        <w:t xml:space="preserve">//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xml:space="preserve"> = " + </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 WILL NOT WORK</w:t>
      </w:r>
      <w:r w:rsidRPr="00A944A9">
        <w:rPr>
          <w:rFonts w:ascii="Times New Roman" w:eastAsia="Times New Roman" w:hAnsi="Times New Roman" w:cs="Times New Roman"/>
          <w:b/>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n_pro</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n_pro</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w:t>
      </w:r>
      <w:r w:rsidRPr="00A944A9">
        <w:rPr>
          <w:rFonts w:ascii="Times New Roman" w:eastAsia="Times New Roman" w:hAnsi="Times New Roman" w:cs="Times New Roman"/>
        </w:rPr>
        <w:br/>
        <w:t>}</w:t>
      </w:r>
    </w:p>
    <w:p w:rsidR="00B4168B" w:rsidRPr="00A944A9" w:rsidRDefault="00B4168B" w:rsidP="00991371">
      <w:pPr>
        <w:spacing w:after="58" w:line="323" w:lineRule="atLeast"/>
        <w:textAlignment w:val="baseline"/>
        <w:rPr>
          <w:rFonts w:ascii="Times New Roman" w:eastAsia="Times New Roman" w:hAnsi="Times New Roman" w:cs="Times New Roman"/>
        </w:rPr>
      </w:pPr>
    </w:p>
    <w:p w:rsidR="00991371" w:rsidRPr="00A944A9" w:rsidRDefault="00991371" w:rsidP="00991371">
      <w:pPr>
        <w:spacing w:after="58" w:line="323" w:lineRule="atLeast"/>
        <w:textAlignment w:val="baseline"/>
        <w:rPr>
          <w:rFonts w:ascii="Times New Roman" w:eastAsia="Times New Roman" w:hAnsi="Times New Roman" w:cs="Times New Roman"/>
        </w:rPr>
      </w:pPr>
      <w:r w:rsidRPr="00A944A9">
        <w:rPr>
          <w:rFonts w:ascii="Times New Roman" w:eastAsia="Times New Roman" w:hAnsi="Times New Roman" w:cs="Times New Roman"/>
          <w:b/>
          <w:sz w:val="24"/>
          <w:shd w:val="clear" w:color="auto" w:fill="D9D9D9" w:themeFill="background1" w:themeFillShade="D9"/>
        </w:rPr>
        <w:t>// File : p1\SamePackage.java</w:t>
      </w:r>
      <w:r w:rsidRPr="00A944A9">
        <w:rPr>
          <w:rFonts w:ascii="Times New Roman" w:eastAsia="Times New Roman" w:hAnsi="Times New Roman" w:cs="Times New Roman"/>
          <w:b/>
          <w:sz w:val="24"/>
        </w:rPr>
        <w:br/>
      </w:r>
      <w:r w:rsidRPr="00A944A9">
        <w:rPr>
          <w:rFonts w:ascii="Times New Roman" w:eastAsia="Times New Roman" w:hAnsi="Times New Roman" w:cs="Times New Roman"/>
        </w:rPr>
        <w:t>package p1;</w:t>
      </w:r>
      <w:r w:rsidRPr="00A944A9">
        <w:rPr>
          <w:rFonts w:ascii="Times New Roman" w:eastAsia="Times New Roman" w:hAnsi="Times New Roman" w:cs="Times New Roman"/>
        </w:rPr>
        <w:br/>
        <w:t>class </w:t>
      </w:r>
      <w:proofErr w:type="spellStart"/>
      <w:r w:rsidRPr="00A944A9">
        <w:rPr>
          <w:rFonts w:ascii="Times New Roman" w:eastAsia="Times New Roman" w:hAnsi="Times New Roman" w:cs="Times New Roman"/>
        </w:rPr>
        <w:t>SamePackage</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public </w:t>
      </w:r>
      <w:proofErr w:type="spellStart"/>
      <w:r w:rsidRPr="00A944A9">
        <w:rPr>
          <w:rFonts w:ascii="Times New Roman" w:eastAsia="Times New Roman" w:hAnsi="Times New Roman" w:cs="Times New Roman"/>
        </w:rPr>
        <w:t>SamePackage</w:t>
      </w:r>
      <w:proofErr w:type="spellEnd"/>
      <w:r w:rsidRPr="00A944A9">
        <w:rPr>
          <w:rFonts w:ascii="Times New Roman" w:eastAsia="Times New Roman" w:hAnsi="Times New Roman" w:cs="Times New Roman"/>
        </w:rPr>
        <w:t>()    {</w:t>
      </w:r>
      <w:r w:rsidRPr="00A944A9">
        <w:rPr>
          <w:rFonts w:ascii="Times New Roman" w:eastAsia="Times New Roman" w:hAnsi="Times New Roman" w:cs="Times New Roman"/>
        </w:rPr>
        <w:br/>
        <w:t>        Protection p = new Protection();</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("same package constructor");</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("n = " + </w:t>
      </w:r>
      <w:proofErr w:type="spellStart"/>
      <w:r w:rsidRPr="00A944A9">
        <w:rPr>
          <w:rFonts w:ascii="Times New Roman" w:eastAsia="Times New Roman" w:hAnsi="Times New Roman" w:cs="Times New Roman"/>
        </w:rPr>
        <w:t>p.n</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w:t>
      </w:r>
      <w:r w:rsidRPr="00A944A9">
        <w:rPr>
          <w:rFonts w:ascii="Times New Roman" w:eastAsia="Times New Roman" w:hAnsi="Times New Roman" w:cs="Times New Roman"/>
          <w:b/>
        </w:rPr>
        <w:t xml:space="preserve"> //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xml:space="preserve"> = " + </w:t>
      </w:r>
      <w:proofErr w:type="spellStart"/>
      <w:r w:rsidRPr="00A944A9">
        <w:rPr>
          <w:rFonts w:ascii="Times New Roman" w:eastAsia="Times New Roman" w:hAnsi="Times New Roman" w:cs="Times New Roman"/>
          <w:b/>
        </w:rPr>
        <w:t>p.n_pri</w:t>
      </w:r>
      <w:proofErr w:type="spellEnd"/>
      <w:r w:rsidRPr="00A944A9">
        <w:rPr>
          <w:rFonts w:ascii="Times New Roman" w:eastAsia="Times New Roman" w:hAnsi="Times New Roman" w:cs="Times New Roman"/>
          <w:b/>
        </w:rPr>
        <w:t>); // WILL NOT WORK</w:t>
      </w:r>
      <w:r w:rsidRPr="00A944A9">
        <w:rPr>
          <w:rFonts w:ascii="Times New Roman" w:eastAsia="Times New Roman" w:hAnsi="Times New Roman" w:cs="Times New Roman"/>
          <w:b/>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n_pro</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p.n_pro</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p.n_pub</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w:t>
      </w:r>
      <w:r w:rsidRPr="00A944A9">
        <w:rPr>
          <w:rFonts w:ascii="Times New Roman" w:eastAsia="Times New Roman" w:hAnsi="Times New Roman" w:cs="Times New Roman"/>
        </w:rPr>
        <w:br/>
        <w:t>}</w:t>
      </w:r>
    </w:p>
    <w:p w:rsidR="00991371" w:rsidRPr="00A944A9" w:rsidRDefault="00991371" w:rsidP="00991371">
      <w:pPr>
        <w:spacing w:after="58" w:line="323" w:lineRule="atLeast"/>
        <w:textAlignment w:val="baseline"/>
        <w:rPr>
          <w:rFonts w:ascii="Times New Roman" w:eastAsia="Times New Roman" w:hAnsi="Times New Roman" w:cs="Times New Roman"/>
          <w:sz w:val="20"/>
          <w:szCs w:val="18"/>
        </w:rPr>
      </w:pPr>
      <w:r w:rsidRPr="00A944A9">
        <w:rPr>
          <w:rFonts w:ascii="Times New Roman" w:eastAsia="Times New Roman" w:hAnsi="Times New Roman" w:cs="Times New Roman"/>
          <w:b/>
          <w:sz w:val="24"/>
          <w:shd w:val="clear" w:color="auto" w:fill="D9D9D9" w:themeFill="background1" w:themeFillShade="D9"/>
        </w:rPr>
        <w:t xml:space="preserve">// </w:t>
      </w:r>
      <w:proofErr w:type="gramStart"/>
      <w:r w:rsidRPr="00A944A9">
        <w:rPr>
          <w:rFonts w:ascii="Times New Roman" w:eastAsia="Times New Roman" w:hAnsi="Times New Roman" w:cs="Times New Roman"/>
          <w:b/>
          <w:sz w:val="24"/>
          <w:shd w:val="clear" w:color="auto" w:fill="D9D9D9" w:themeFill="background1" w:themeFillShade="D9"/>
        </w:rPr>
        <w:t>File :</w:t>
      </w:r>
      <w:proofErr w:type="gramEnd"/>
      <w:r w:rsidRPr="00A944A9">
        <w:rPr>
          <w:rFonts w:ascii="Times New Roman" w:eastAsia="Times New Roman" w:hAnsi="Times New Roman" w:cs="Times New Roman"/>
          <w:b/>
          <w:sz w:val="24"/>
          <w:shd w:val="clear" w:color="auto" w:fill="D9D9D9" w:themeFill="background1" w:themeFillShade="D9"/>
        </w:rPr>
        <w:t xml:space="preserve"> p2\Protection2.java</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package p2;</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class Protection2 extends p1.Protection{</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public Protection2()    {</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("derived other package constructor");</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w:t>
      </w:r>
      <w:r w:rsidRPr="00A944A9">
        <w:rPr>
          <w:rFonts w:ascii="Times New Roman" w:eastAsia="Times New Roman" w:hAnsi="Times New Roman" w:cs="Times New Roman"/>
          <w:b/>
        </w:rPr>
        <w:t xml:space="preserve">//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("n = " + n); // WILL NOT WORK</w:t>
      </w:r>
      <w:r w:rsidRPr="00A944A9">
        <w:rPr>
          <w:rFonts w:ascii="Times New Roman" w:eastAsia="Times New Roman" w:hAnsi="Times New Roman" w:cs="Times New Roman"/>
          <w:b/>
          <w:szCs w:val="20"/>
        </w:rPr>
        <w:br/>
      </w:r>
      <w:r w:rsidRPr="00A944A9">
        <w:rPr>
          <w:rFonts w:ascii="Times New Roman" w:eastAsia="Times New Roman" w:hAnsi="Times New Roman" w:cs="Times New Roman"/>
          <w:b/>
        </w:rPr>
        <w:t xml:space="preserve">        //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xml:space="preserve"> = " + </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 WILL NOT WORK</w:t>
      </w:r>
      <w:r w:rsidRPr="00A944A9">
        <w:rPr>
          <w:rFonts w:ascii="Times New Roman" w:eastAsia="Times New Roman" w:hAnsi="Times New Roman" w:cs="Times New Roman"/>
          <w:b/>
          <w:szCs w:val="20"/>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n_pro</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n_pro</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w:t>
      </w:r>
    </w:p>
    <w:p w:rsidR="00991371" w:rsidRPr="00A944A9" w:rsidRDefault="00991371" w:rsidP="00991371">
      <w:pPr>
        <w:spacing w:after="58" w:line="323" w:lineRule="atLeast"/>
        <w:textAlignment w:val="baseline"/>
        <w:rPr>
          <w:rFonts w:ascii="Times New Roman" w:eastAsia="Times New Roman" w:hAnsi="Times New Roman" w:cs="Times New Roman"/>
        </w:rPr>
      </w:pPr>
      <w:r w:rsidRPr="00A944A9">
        <w:rPr>
          <w:rFonts w:ascii="Times New Roman" w:eastAsia="Times New Roman" w:hAnsi="Times New Roman" w:cs="Times New Roman"/>
          <w:b/>
          <w:sz w:val="24"/>
          <w:shd w:val="clear" w:color="auto" w:fill="D9D9D9" w:themeFill="background1" w:themeFillShade="D9"/>
        </w:rPr>
        <w:lastRenderedPageBreak/>
        <w:t>// File : p2\OtherPackage.java</w:t>
      </w:r>
      <w:r w:rsidRPr="00A944A9">
        <w:rPr>
          <w:rFonts w:ascii="Times New Roman" w:eastAsia="Times New Roman" w:hAnsi="Times New Roman" w:cs="Times New Roman"/>
        </w:rPr>
        <w:br/>
        <w:t>package p2;</w:t>
      </w:r>
      <w:r w:rsidRPr="00A944A9">
        <w:rPr>
          <w:rFonts w:ascii="Times New Roman" w:eastAsia="Times New Roman" w:hAnsi="Times New Roman" w:cs="Times New Roman"/>
        </w:rPr>
        <w:br/>
        <w:t>class </w:t>
      </w:r>
      <w:proofErr w:type="spellStart"/>
      <w:r w:rsidRPr="00A944A9">
        <w:rPr>
          <w:rFonts w:ascii="Times New Roman" w:eastAsia="Times New Roman" w:hAnsi="Times New Roman" w:cs="Times New Roman"/>
        </w:rPr>
        <w:t>OtherPackage</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public </w:t>
      </w:r>
      <w:proofErr w:type="spellStart"/>
      <w:r w:rsidRPr="00A944A9">
        <w:rPr>
          <w:rFonts w:ascii="Times New Roman" w:eastAsia="Times New Roman" w:hAnsi="Times New Roman" w:cs="Times New Roman"/>
        </w:rPr>
        <w:t>OtherPackage</w:t>
      </w:r>
      <w:proofErr w:type="spellEnd"/>
      <w:r w:rsidRPr="00A944A9">
        <w:rPr>
          <w:rFonts w:ascii="Times New Roman" w:eastAsia="Times New Roman" w:hAnsi="Times New Roman" w:cs="Times New Roman"/>
        </w:rPr>
        <w:t>()    {</w:t>
      </w:r>
      <w:r w:rsidRPr="00A944A9">
        <w:rPr>
          <w:rFonts w:ascii="Times New Roman" w:eastAsia="Times New Roman" w:hAnsi="Times New Roman" w:cs="Times New Roman"/>
        </w:rPr>
        <w:br/>
        <w:t>        p1.Protection p = new p1.Protection();</w:t>
      </w:r>
      <w:r w:rsidRPr="00A944A9">
        <w:rPr>
          <w:rFonts w:ascii="Times New Roman" w:eastAsia="Times New Roman" w:hAnsi="Times New Roman" w:cs="Times New Roman"/>
        </w:rPr>
        <w:b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("other package constructor");</w:t>
      </w:r>
      <w:r w:rsidRPr="00A944A9">
        <w:rPr>
          <w:rFonts w:ascii="Times New Roman" w:eastAsia="Times New Roman" w:hAnsi="Times New Roman" w:cs="Times New Roman"/>
        </w:rPr>
        <w:br/>
      </w:r>
      <w:r w:rsidRPr="00A944A9">
        <w:rPr>
          <w:rFonts w:ascii="Times New Roman" w:eastAsia="Times New Roman" w:hAnsi="Times New Roman" w:cs="Times New Roman"/>
          <w:b/>
        </w:rPr>
        <w:t xml:space="preserve">        //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("n = " + n); // WILL NOT WORK</w:t>
      </w:r>
      <w:r w:rsidRPr="00A944A9">
        <w:rPr>
          <w:rFonts w:ascii="Times New Roman" w:eastAsia="Times New Roman" w:hAnsi="Times New Roman" w:cs="Times New Roman"/>
          <w:b/>
        </w:rPr>
        <w:br/>
        <w:t xml:space="preserve">        //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xml:space="preserve"> = " + </w:t>
      </w:r>
      <w:proofErr w:type="spellStart"/>
      <w:r w:rsidRPr="00A944A9">
        <w:rPr>
          <w:rFonts w:ascii="Times New Roman" w:eastAsia="Times New Roman" w:hAnsi="Times New Roman" w:cs="Times New Roman"/>
          <w:b/>
        </w:rPr>
        <w:t>n_pri</w:t>
      </w:r>
      <w:proofErr w:type="spellEnd"/>
      <w:r w:rsidRPr="00A944A9">
        <w:rPr>
          <w:rFonts w:ascii="Times New Roman" w:eastAsia="Times New Roman" w:hAnsi="Times New Roman" w:cs="Times New Roman"/>
          <w:b/>
        </w:rPr>
        <w:t>); // WILL NOT WORK</w:t>
      </w:r>
      <w:r w:rsidRPr="00A944A9">
        <w:rPr>
          <w:rFonts w:ascii="Times New Roman" w:eastAsia="Times New Roman" w:hAnsi="Times New Roman" w:cs="Times New Roman"/>
          <w:b/>
        </w:rPr>
        <w:br/>
        <w:t xml:space="preserve">        // </w:t>
      </w:r>
      <w:proofErr w:type="spellStart"/>
      <w:r w:rsidRPr="00A944A9">
        <w:rPr>
          <w:rFonts w:ascii="Times New Roman" w:eastAsia="Times New Roman" w:hAnsi="Times New Roman" w:cs="Times New Roman"/>
          <w:b/>
        </w:rPr>
        <w:t>System.out.println</w:t>
      </w:r>
      <w:proofErr w:type="spellEnd"/>
      <w:r w:rsidRPr="00A944A9">
        <w:rPr>
          <w:rFonts w:ascii="Times New Roman" w:eastAsia="Times New Roman" w:hAnsi="Times New Roman" w:cs="Times New Roman"/>
          <w:b/>
        </w:rPr>
        <w:t>("</w:t>
      </w:r>
      <w:proofErr w:type="spellStart"/>
      <w:r w:rsidRPr="00A944A9">
        <w:rPr>
          <w:rFonts w:ascii="Times New Roman" w:eastAsia="Times New Roman" w:hAnsi="Times New Roman" w:cs="Times New Roman"/>
          <w:b/>
        </w:rPr>
        <w:t>n_pro</w:t>
      </w:r>
      <w:proofErr w:type="spellEnd"/>
      <w:r w:rsidRPr="00A944A9">
        <w:rPr>
          <w:rFonts w:ascii="Times New Roman" w:eastAsia="Times New Roman" w:hAnsi="Times New Roman" w:cs="Times New Roman"/>
          <w:b/>
        </w:rPr>
        <w:t xml:space="preserve"> = " + </w:t>
      </w:r>
      <w:proofErr w:type="spellStart"/>
      <w:r w:rsidRPr="00A944A9">
        <w:rPr>
          <w:rFonts w:ascii="Times New Roman" w:eastAsia="Times New Roman" w:hAnsi="Times New Roman" w:cs="Times New Roman"/>
          <w:b/>
        </w:rPr>
        <w:t>n_pro</w:t>
      </w:r>
      <w:proofErr w:type="spellEnd"/>
      <w:r w:rsidRPr="00A944A9">
        <w:rPr>
          <w:rFonts w:ascii="Times New Roman" w:eastAsia="Times New Roman" w:hAnsi="Times New Roman" w:cs="Times New Roman"/>
          <w:b/>
        </w:rPr>
        <w:t>); // WILL NOT WORK</w:t>
      </w:r>
      <w:r w:rsidRPr="00A944A9">
        <w:rPr>
          <w:rFonts w:ascii="Times New Roman" w:eastAsia="Times New Roman" w:hAnsi="Times New Roman" w:cs="Times New Roman"/>
          <w:b/>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System.out.println</w:t>
      </w:r>
      <w:proofErr w:type="spellEnd"/>
      <w:r w:rsidRPr="00A944A9">
        <w:rPr>
          <w:rFonts w:ascii="Times New Roman" w:eastAsia="Times New Roman" w:hAnsi="Times New Roman" w:cs="Times New Roman"/>
        </w:rPr>
        <w:t>("</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 xml:space="preserve"> = " + </w:t>
      </w:r>
      <w:proofErr w:type="spellStart"/>
      <w:r w:rsidRPr="00A944A9">
        <w:rPr>
          <w:rFonts w:ascii="Times New Roman" w:eastAsia="Times New Roman" w:hAnsi="Times New Roman" w:cs="Times New Roman"/>
        </w:rPr>
        <w:t>n_pub</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rPr>
        <w:br/>
        <w:t>    }</w:t>
      </w:r>
      <w:r w:rsidRPr="00A944A9">
        <w:rPr>
          <w:rFonts w:ascii="Times New Roman" w:eastAsia="Times New Roman" w:hAnsi="Times New Roman" w:cs="Times New Roman"/>
        </w:rPr>
        <w:br/>
        <w:t>}</w:t>
      </w:r>
    </w:p>
    <w:p w:rsidR="00B4168B" w:rsidRPr="00A944A9" w:rsidRDefault="00991371" w:rsidP="00991371">
      <w:pPr>
        <w:spacing w:after="0" w:line="323"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If you want try this program, first create the </w:t>
      </w:r>
      <w:r w:rsidR="00B4168B" w:rsidRPr="00A944A9">
        <w:rPr>
          <w:rFonts w:ascii="Times New Roman" w:eastAsia="Times New Roman" w:hAnsi="Times New Roman" w:cs="Times New Roman"/>
          <w:sz w:val="28"/>
          <w:szCs w:val="28"/>
        </w:rPr>
        <w:t>f</w:t>
      </w:r>
      <w:r w:rsidRPr="00A944A9">
        <w:rPr>
          <w:rFonts w:ascii="Times New Roman" w:eastAsia="Times New Roman" w:hAnsi="Times New Roman" w:cs="Times New Roman"/>
          <w:sz w:val="28"/>
          <w:szCs w:val="28"/>
        </w:rPr>
        <w:t xml:space="preserve">iles Protection.java, Derived.java and SamePackage.java in the directory p1and Protection2.java and OtherPackage.java in the directory p2. </w:t>
      </w:r>
    </w:p>
    <w:p w:rsidR="00B4168B" w:rsidRPr="00A944A9" w:rsidRDefault="00B4168B" w:rsidP="00991371">
      <w:pPr>
        <w:spacing w:after="0" w:line="323" w:lineRule="atLeast"/>
        <w:textAlignment w:val="baseline"/>
        <w:rPr>
          <w:rFonts w:ascii="Times New Roman" w:eastAsia="Times New Roman" w:hAnsi="Times New Roman" w:cs="Times New Roman"/>
          <w:sz w:val="28"/>
          <w:szCs w:val="28"/>
        </w:rPr>
      </w:pPr>
    </w:p>
    <w:p w:rsidR="00991371" w:rsidRPr="00A944A9" w:rsidRDefault="00991371" w:rsidP="00991371">
      <w:pPr>
        <w:spacing w:after="0" w:line="323"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Then copy the respective code into those java files. </w:t>
      </w:r>
      <w:r w:rsidRPr="00A944A9">
        <w:rPr>
          <w:rFonts w:ascii="Times New Roman" w:eastAsia="Times New Roman" w:hAnsi="Times New Roman" w:cs="Times New Roman"/>
          <w:sz w:val="28"/>
          <w:szCs w:val="28"/>
        </w:rPr>
        <w:br/>
        <w:t>Create the following Demo.java file to test the classes in package p1.</w:t>
      </w:r>
    </w:p>
    <w:p w:rsidR="00B4168B" w:rsidRPr="00A944A9" w:rsidRDefault="00B4168B" w:rsidP="00991371">
      <w:pPr>
        <w:spacing w:after="58" w:line="323" w:lineRule="atLeast"/>
        <w:textAlignment w:val="baseline"/>
        <w:rPr>
          <w:rFonts w:ascii="Times New Roman" w:eastAsia="Times New Roman" w:hAnsi="Times New Roman" w:cs="Times New Roman"/>
          <w:sz w:val="20"/>
        </w:rPr>
      </w:pPr>
    </w:p>
    <w:p w:rsidR="00991371" w:rsidRPr="00A944A9" w:rsidRDefault="00991371" w:rsidP="00B4168B">
      <w:pPr>
        <w:spacing w:after="58" w:line="323"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b/>
          <w:sz w:val="24"/>
          <w:shd w:val="clear" w:color="auto" w:fill="D9D9D9" w:themeFill="background1" w:themeFillShade="D9"/>
        </w:rPr>
        <w:t xml:space="preserve">// </w:t>
      </w:r>
      <w:proofErr w:type="gramStart"/>
      <w:r w:rsidRPr="00A944A9">
        <w:rPr>
          <w:rFonts w:ascii="Times New Roman" w:eastAsia="Times New Roman" w:hAnsi="Times New Roman" w:cs="Times New Roman"/>
          <w:b/>
          <w:sz w:val="24"/>
          <w:shd w:val="clear" w:color="auto" w:fill="D9D9D9" w:themeFill="background1" w:themeFillShade="D9"/>
        </w:rPr>
        <w:t>File :</w:t>
      </w:r>
      <w:proofErr w:type="gramEnd"/>
      <w:r w:rsidRPr="00A944A9">
        <w:rPr>
          <w:rFonts w:ascii="Times New Roman" w:eastAsia="Times New Roman" w:hAnsi="Times New Roman" w:cs="Times New Roman"/>
          <w:b/>
          <w:sz w:val="24"/>
          <w:shd w:val="clear" w:color="auto" w:fill="D9D9D9" w:themeFill="background1" w:themeFillShade="D9"/>
        </w:rPr>
        <w:t xml:space="preserve"> p1\Demo.java</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package p1;</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class Demo{</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public static void main(String s[])    {</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Protection ob1 = new Protection();</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Derived ob2 = new Derived();</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w:t>
      </w:r>
      <w:proofErr w:type="spellStart"/>
      <w:r w:rsidRPr="00A944A9">
        <w:rPr>
          <w:rFonts w:ascii="Times New Roman" w:eastAsia="Times New Roman" w:hAnsi="Times New Roman" w:cs="Times New Roman"/>
        </w:rPr>
        <w:t>SamePackage</w:t>
      </w:r>
      <w:proofErr w:type="spellEnd"/>
      <w:r w:rsidRPr="00A944A9">
        <w:rPr>
          <w:rFonts w:ascii="Times New Roman" w:eastAsia="Times New Roman" w:hAnsi="Times New Roman" w:cs="Times New Roman"/>
        </w:rPr>
        <w:t> ob3 = new </w:t>
      </w:r>
      <w:proofErr w:type="spellStart"/>
      <w:r w:rsidRPr="00A944A9">
        <w:rPr>
          <w:rFonts w:ascii="Times New Roman" w:eastAsia="Times New Roman" w:hAnsi="Times New Roman" w:cs="Times New Roman"/>
        </w:rPr>
        <w:t>SamePackage</w:t>
      </w:r>
      <w:proofErr w:type="spellEnd"/>
      <w:r w:rsidRPr="00A944A9">
        <w:rPr>
          <w:rFonts w:ascii="Times New Roman" w:eastAsia="Times New Roman" w:hAnsi="Times New Roman" w:cs="Times New Roman"/>
        </w:rPr>
        <w:t>();</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    }</w:t>
      </w:r>
      <w:r w:rsidRPr="00A944A9">
        <w:rPr>
          <w:rFonts w:ascii="Times New Roman" w:eastAsia="Times New Roman" w:hAnsi="Times New Roman" w:cs="Times New Roman"/>
          <w:szCs w:val="20"/>
        </w:rPr>
        <w:br/>
      </w:r>
      <w:r w:rsidRPr="00A944A9">
        <w:rPr>
          <w:rFonts w:ascii="Times New Roman" w:eastAsia="Times New Roman" w:hAnsi="Times New Roman" w:cs="Times New Roman"/>
        </w:rPr>
        <w:t>}</w:t>
      </w:r>
      <w:r w:rsidRPr="00A944A9">
        <w:rPr>
          <w:rFonts w:ascii="Times New Roman" w:eastAsia="Times New Roman" w:hAnsi="Times New Roman" w:cs="Times New Roman"/>
          <w:sz w:val="18"/>
          <w:szCs w:val="18"/>
        </w:rPr>
        <w:br/>
      </w:r>
      <w:r w:rsidRPr="00A944A9">
        <w:rPr>
          <w:rFonts w:ascii="Times New Roman" w:eastAsia="Times New Roman" w:hAnsi="Times New Roman" w:cs="Times New Roman"/>
          <w:sz w:val="28"/>
          <w:szCs w:val="28"/>
        </w:rPr>
        <w:t>Create the following Demo.java file to test the classes in package p2.</w:t>
      </w:r>
    </w:p>
    <w:p w:rsidR="006B0AA4" w:rsidRPr="00A944A9" w:rsidRDefault="00991371" w:rsidP="00991371">
      <w:pPr>
        <w:pStyle w:val="NormalWeb"/>
        <w:pBdr>
          <w:bottom w:val="single" w:sz="6" w:space="1" w:color="auto"/>
        </w:pBdr>
        <w:shd w:val="clear" w:color="auto" w:fill="FFFFFF"/>
        <w:spacing w:line="274" w:lineRule="atLeast"/>
        <w:textAlignment w:val="baseline"/>
        <w:rPr>
          <w:b/>
          <w:sz w:val="22"/>
          <w:szCs w:val="22"/>
          <w:u w:val="single"/>
        </w:rPr>
      </w:pPr>
      <w:r w:rsidRPr="00A944A9">
        <w:rPr>
          <w:b/>
          <w:szCs w:val="22"/>
          <w:shd w:val="clear" w:color="auto" w:fill="D9D9D9" w:themeFill="background1" w:themeFillShade="D9"/>
        </w:rPr>
        <w:t xml:space="preserve">// </w:t>
      </w:r>
      <w:proofErr w:type="gramStart"/>
      <w:r w:rsidRPr="00A944A9">
        <w:rPr>
          <w:b/>
          <w:szCs w:val="22"/>
          <w:shd w:val="clear" w:color="auto" w:fill="D9D9D9" w:themeFill="background1" w:themeFillShade="D9"/>
        </w:rPr>
        <w:t>File :</w:t>
      </w:r>
      <w:proofErr w:type="gramEnd"/>
      <w:r w:rsidRPr="00A944A9">
        <w:rPr>
          <w:b/>
          <w:szCs w:val="22"/>
          <w:shd w:val="clear" w:color="auto" w:fill="D9D9D9" w:themeFill="background1" w:themeFillShade="D9"/>
        </w:rPr>
        <w:t xml:space="preserve"> p2\Demo.java</w:t>
      </w:r>
      <w:r w:rsidRPr="00A944A9">
        <w:rPr>
          <w:sz w:val="22"/>
          <w:szCs w:val="22"/>
        </w:rPr>
        <w:br/>
        <w:t>package p2;</w:t>
      </w:r>
      <w:r w:rsidRPr="00A944A9">
        <w:rPr>
          <w:sz w:val="22"/>
          <w:szCs w:val="22"/>
        </w:rPr>
        <w:br/>
        <w:t>class Demo{</w:t>
      </w:r>
      <w:r w:rsidRPr="00A944A9">
        <w:rPr>
          <w:sz w:val="22"/>
          <w:szCs w:val="22"/>
        </w:rPr>
        <w:br/>
        <w:t>    public static void main(String s[])    {</w:t>
      </w:r>
      <w:r w:rsidRPr="00A944A9">
        <w:rPr>
          <w:sz w:val="22"/>
          <w:szCs w:val="22"/>
        </w:rPr>
        <w:br/>
        <w:t>        Protection2 ob1 = new Protection2();</w:t>
      </w:r>
      <w:r w:rsidRPr="00A944A9">
        <w:rPr>
          <w:sz w:val="22"/>
          <w:szCs w:val="22"/>
        </w:rPr>
        <w:br/>
        <w:t>        </w:t>
      </w:r>
      <w:proofErr w:type="spellStart"/>
      <w:r w:rsidRPr="00A944A9">
        <w:rPr>
          <w:sz w:val="22"/>
          <w:szCs w:val="22"/>
        </w:rPr>
        <w:t>OtherPackage</w:t>
      </w:r>
      <w:proofErr w:type="spellEnd"/>
      <w:r w:rsidRPr="00A944A9">
        <w:rPr>
          <w:sz w:val="22"/>
          <w:szCs w:val="22"/>
        </w:rPr>
        <w:t> ob2 = new </w:t>
      </w:r>
      <w:proofErr w:type="spellStart"/>
      <w:r w:rsidRPr="00A944A9">
        <w:rPr>
          <w:sz w:val="22"/>
          <w:szCs w:val="22"/>
        </w:rPr>
        <w:t>OtherPackage</w:t>
      </w:r>
      <w:proofErr w:type="spellEnd"/>
      <w:r w:rsidRPr="00A944A9">
        <w:rPr>
          <w:sz w:val="22"/>
          <w:szCs w:val="22"/>
        </w:rPr>
        <w:t>();</w:t>
      </w:r>
      <w:r w:rsidRPr="00A944A9">
        <w:rPr>
          <w:sz w:val="22"/>
          <w:szCs w:val="22"/>
        </w:rPr>
        <w:br/>
        <w:t>    }</w:t>
      </w:r>
      <w:r w:rsidRPr="00A944A9">
        <w:rPr>
          <w:sz w:val="22"/>
          <w:szCs w:val="22"/>
        </w:rPr>
        <w:br/>
        <w:t>}</w:t>
      </w:r>
    </w:p>
    <w:p w:rsidR="002E591B" w:rsidRPr="00A944A9" w:rsidRDefault="00D013F6" w:rsidP="00D013F6">
      <w:pPr>
        <w:shd w:val="clear" w:color="auto" w:fill="FFFFFF"/>
        <w:spacing w:after="0" w:line="334" w:lineRule="atLeast"/>
        <w:textAlignment w:val="baseline"/>
        <w:outlineLvl w:val="1"/>
        <w:rPr>
          <w:rFonts w:ascii="Times New Roman" w:eastAsia="Times New Roman" w:hAnsi="Times New Roman" w:cs="Times New Roman"/>
          <w:b/>
          <w:i/>
          <w:sz w:val="32"/>
          <w:szCs w:val="32"/>
          <w:u w:val="single"/>
        </w:rPr>
      </w:pPr>
      <w:r w:rsidRPr="00A944A9">
        <w:rPr>
          <w:rFonts w:ascii="Times New Roman" w:eastAsia="Times New Roman" w:hAnsi="Times New Roman" w:cs="Times New Roman"/>
          <w:b/>
          <w:i/>
          <w:sz w:val="32"/>
          <w:szCs w:val="32"/>
          <w:u w:val="single"/>
        </w:rPr>
        <w:t>Access Specifiers Permissions and Restrictions</w:t>
      </w:r>
    </w:p>
    <w:p w:rsidR="00942C46" w:rsidRPr="00A944A9" w:rsidRDefault="00942C46" w:rsidP="00F01F09">
      <w:pPr>
        <w:pStyle w:val="NoSpacing"/>
        <w:rPr>
          <w:rFonts w:ascii="Times New Roman" w:hAnsi="Times New Roman" w:cs="Times New Roman"/>
          <w:shd w:val="clear" w:color="auto" w:fill="FFFFFF"/>
        </w:rPr>
      </w:pP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b/>
          <w:bCs/>
          <w:sz w:val="28"/>
          <w:szCs w:val="28"/>
        </w:rPr>
        <w:lastRenderedPageBreak/>
        <w:t xml:space="preserve">Access </w:t>
      </w:r>
      <w:proofErr w:type="spellStart"/>
      <w:r w:rsidRPr="00A944A9">
        <w:rPr>
          <w:rFonts w:ascii="Times New Roman" w:eastAsia="Times New Roman" w:hAnsi="Times New Roman" w:cs="Times New Roman"/>
          <w:b/>
          <w:bCs/>
          <w:sz w:val="28"/>
          <w:szCs w:val="28"/>
        </w:rPr>
        <w:t>specifiers</w:t>
      </w:r>
      <w:proofErr w:type="spellEnd"/>
      <w:r w:rsidRPr="00A944A9">
        <w:rPr>
          <w:rFonts w:ascii="Times New Roman" w:eastAsia="Times New Roman" w:hAnsi="Times New Roman" w:cs="Times New Roman"/>
          <w:sz w:val="28"/>
          <w:szCs w:val="28"/>
        </w:rPr>
        <w:t xml:space="preserve">, as the name indicates, specify the access to our code for other classes – whether other classes can access or not and if permitted, to what extent they can access. Java includes access modifiers also which are </w:t>
      </w:r>
      <w:proofErr w:type="spellStart"/>
      <w:r w:rsidRPr="00A944A9">
        <w:rPr>
          <w:rFonts w:ascii="Times New Roman" w:eastAsia="Times New Roman" w:hAnsi="Times New Roman" w:cs="Times New Roman"/>
          <w:sz w:val="28"/>
          <w:szCs w:val="28"/>
        </w:rPr>
        <w:t>quiet</w:t>
      </w:r>
      <w:proofErr w:type="spellEnd"/>
      <w:r w:rsidRPr="00A944A9">
        <w:rPr>
          <w:rFonts w:ascii="Times New Roman" w:eastAsia="Times New Roman" w:hAnsi="Times New Roman" w:cs="Times New Roman"/>
          <w:sz w:val="28"/>
          <w:szCs w:val="28"/>
        </w:rPr>
        <w:t xml:space="preserve"> different from access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sz w:val="28"/>
          <w:szCs w:val="28"/>
        </w:rPr>
      </w:pPr>
    </w:p>
    <w:p w:rsidR="00380348" w:rsidRPr="00A944A9" w:rsidRDefault="00380348" w:rsidP="00380348">
      <w:pPr>
        <w:shd w:val="clear" w:color="auto" w:fill="FFFFFF"/>
        <w:spacing w:after="173"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Java comes with four access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 They are</w:t>
      </w:r>
    </w:p>
    <w:p w:rsidR="00380348" w:rsidRPr="00A944A9" w:rsidRDefault="00380348" w:rsidP="005675D5">
      <w:pPr>
        <w:numPr>
          <w:ilvl w:val="0"/>
          <w:numId w:val="2"/>
        </w:numPr>
        <w:shd w:val="clear" w:color="auto" w:fill="FFFFFF"/>
        <w:tabs>
          <w:tab w:val="clear" w:pos="720"/>
          <w:tab w:val="num" w:pos="1094"/>
        </w:tabs>
        <w:spacing w:after="0" w:line="276" w:lineRule="atLeast"/>
        <w:textAlignment w:val="baseline"/>
        <w:rPr>
          <w:rFonts w:ascii="Times New Roman" w:eastAsia="Times New Roman" w:hAnsi="Times New Roman" w:cs="Times New Roman"/>
          <w:b/>
          <w:bCs/>
          <w:sz w:val="28"/>
          <w:szCs w:val="28"/>
          <w:bdr w:val="none" w:sz="0" w:space="0" w:color="auto" w:frame="1"/>
        </w:rPr>
      </w:pPr>
      <w:r w:rsidRPr="00A944A9">
        <w:rPr>
          <w:rFonts w:ascii="Times New Roman" w:eastAsia="Times New Roman" w:hAnsi="Times New Roman" w:cs="Times New Roman"/>
          <w:b/>
          <w:bCs/>
          <w:sz w:val="28"/>
          <w:szCs w:val="28"/>
          <w:bdr w:val="none" w:sz="0" w:space="0" w:color="auto" w:frame="1"/>
        </w:rPr>
        <w:t>public</w:t>
      </w:r>
    </w:p>
    <w:p w:rsidR="00380348" w:rsidRPr="00A944A9" w:rsidRDefault="00380348" w:rsidP="005675D5">
      <w:pPr>
        <w:numPr>
          <w:ilvl w:val="0"/>
          <w:numId w:val="2"/>
        </w:numPr>
        <w:shd w:val="clear" w:color="auto" w:fill="FFFFFF"/>
        <w:tabs>
          <w:tab w:val="clear" w:pos="720"/>
          <w:tab w:val="num" w:pos="1094"/>
        </w:tabs>
        <w:spacing w:after="0" w:line="276" w:lineRule="atLeast"/>
        <w:textAlignment w:val="baseline"/>
        <w:rPr>
          <w:rFonts w:ascii="Times New Roman" w:eastAsia="Times New Roman" w:hAnsi="Times New Roman" w:cs="Times New Roman"/>
          <w:b/>
          <w:bCs/>
          <w:sz w:val="28"/>
          <w:szCs w:val="28"/>
          <w:bdr w:val="none" w:sz="0" w:space="0" w:color="auto" w:frame="1"/>
        </w:rPr>
      </w:pPr>
      <w:r w:rsidRPr="00A944A9">
        <w:rPr>
          <w:rFonts w:ascii="Times New Roman" w:eastAsia="Times New Roman" w:hAnsi="Times New Roman" w:cs="Times New Roman"/>
          <w:b/>
          <w:bCs/>
          <w:sz w:val="28"/>
          <w:szCs w:val="28"/>
          <w:bdr w:val="none" w:sz="0" w:space="0" w:color="auto" w:frame="1"/>
        </w:rPr>
        <w:t>protected</w:t>
      </w:r>
    </w:p>
    <w:p w:rsidR="00380348" w:rsidRPr="00A944A9" w:rsidRDefault="00380348" w:rsidP="005675D5">
      <w:pPr>
        <w:numPr>
          <w:ilvl w:val="0"/>
          <w:numId w:val="2"/>
        </w:numPr>
        <w:shd w:val="clear" w:color="auto" w:fill="FFFFFF"/>
        <w:tabs>
          <w:tab w:val="clear" w:pos="720"/>
          <w:tab w:val="num" w:pos="1094"/>
        </w:tabs>
        <w:spacing w:after="0" w:line="276" w:lineRule="atLeast"/>
        <w:textAlignment w:val="baseline"/>
        <w:rPr>
          <w:rFonts w:ascii="Times New Roman" w:eastAsia="Times New Roman" w:hAnsi="Times New Roman" w:cs="Times New Roman"/>
          <w:b/>
          <w:bCs/>
          <w:sz w:val="28"/>
          <w:szCs w:val="28"/>
          <w:bdr w:val="none" w:sz="0" w:space="0" w:color="auto" w:frame="1"/>
        </w:rPr>
      </w:pPr>
      <w:r w:rsidRPr="00A944A9">
        <w:rPr>
          <w:rFonts w:ascii="Times New Roman" w:eastAsia="Times New Roman" w:hAnsi="Times New Roman" w:cs="Times New Roman"/>
          <w:b/>
          <w:bCs/>
          <w:sz w:val="28"/>
          <w:szCs w:val="28"/>
          <w:bdr w:val="none" w:sz="0" w:space="0" w:color="auto" w:frame="1"/>
        </w:rPr>
        <w:t>default</w:t>
      </w:r>
    </w:p>
    <w:p w:rsidR="00380348" w:rsidRPr="00A944A9" w:rsidRDefault="00380348" w:rsidP="005675D5">
      <w:pPr>
        <w:numPr>
          <w:ilvl w:val="0"/>
          <w:numId w:val="2"/>
        </w:numPr>
        <w:shd w:val="clear" w:color="auto" w:fill="FFFFFF"/>
        <w:tabs>
          <w:tab w:val="clear" w:pos="720"/>
          <w:tab w:val="num" w:pos="1094"/>
        </w:tabs>
        <w:spacing w:after="0" w:line="276" w:lineRule="atLeast"/>
        <w:textAlignment w:val="baseline"/>
        <w:rPr>
          <w:rFonts w:ascii="Times New Roman" w:eastAsia="Times New Roman" w:hAnsi="Times New Roman" w:cs="Times New Roman"/>
          <w:b/>
          <w:bCs/>
          <w:sz w:val="28"/>
          <w:szCs w:val="28"/>
          <w:bdr w:val="none" w:sz="0" w:space="0" w:color="auto" w:frame="1"/>
        </w:rPr>
      </w:pPr>
      <w:r w:rsidRPr="00A944A9">
        <w:rPr>
          <w:rFonts w:ascii="Times New Roman" w:eastAsia="Times New Roman" w:hAnsi="Times New Roman" w:cs="Times New Roman"/>
          <w:b/>
          <w:bCs/>
          <w:sz w:val="28"/>
          <w:szCs w:val="28"/>
          <w:bdr w:val="none" w:sz="0" w:space="0" w:color="auto" w:frame="1"/>
        </w:rPr>
        <w:t>private</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sz w:val="28"/>
          <w:szCs w:val="28"/>
        </w:rPr>
      </w:pP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All the Access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 xml:space="preserve"> are keywords and thereby should be written in lowercase letters only. Java does not have the confusing combinations of public protected etc. which C++ does. All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 xml:space="preserve"> are straight to their meaning. To understand the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 xml:space="preserve"> easily, let us take a small scenario where two packages exist – </w:t>
      </w:r>
      <w:r w:rsidRPr="00A944A9">
        <w:rPr>
          <w:rFonts w:ascii="Times New Roman" w:eastAsia="Times New Roman" w:hAnsi="Times New Roman" w:cs="Times New Roman"/>
          <w:b/>
          <w:bCs/>
          <w:sz w:val="28"/>
          <w:szCs w:val="28"/>
        </w:rPr>
        <w:t>animal</w:t>
      </w:r>
      <w:r w:rsidRPr="00A944A9">
        <w:rPr>
          <w:rFonts w:ascii="Times New Roman" w:eastAsia="Times New Roman" w:hAnsi="Times New Roman" w:cs="Times New Roman"/>
          <w:sz w:val="28"/>
          <w:szCs w:val="28"/>
        </w:rPr>
        <w:t> and </w:t>
      </w:r>
      <w:r w:rsidRPr="00A944A9">
        <w:rPr>
          <w:rFonts w:ascii="Times New Roman" w:eastAsia="Times New Roman" w:hAnsi="Times New Roman" w:cs="Times New Roman"/>
          <w:b/>
          <w:bCs/>
          <w:sz w:val="28"/>
          <w:szCs w:val="28"/>
        </w:rPr>
        <w:t>bird</w:t>
      </w:r>
      <w:r w:rsidRPr="00A944A9">
        <w:rPr>
          <w:rFonts w:ascii="Times New Roman" w:eastAsia="Times New Roman" w:hAnsi="Times New Roman" w:cs="Times New Roman"/>
          <w:sz w:val="28"/>
          <w:szCs w:val="28"/>
        </w:rPr>
        <w:t>. Let us imagine two classes </w:t>
      </w:r>
      <w:r w:rsidRPr="00A944A9">
        <w:rPr>
          <w:rFonts w:ascii="Times New Roman" w:eastAsia="Times New Roman" w:hAnsi="Times New Roman" w:cs="Times New Roman"/>
          <w:b/>
          <w:bCs/>
          <w:sz w:val="28"/>
          <w:szCs w:val="28"/>
        </w:rPr>
        <w:t>Lion</w:t>
      </w:r>
      <w:r w:rsidRPr="00A944A9">
        <w:rPr>
          <w:rFonts w:ascii="Times New Roman" w:eastAsia="Times New Roman" w:hAnsi="Times New Roman" w:cs="Times New Roman"/>
          <w:sz w:val="28"/>
          <w:szCs w:val="28"/>
        </w:rPr>
        <w:t> </w:t>
      </w:r>
      <w:proofErr w:type="spellStart"/>
      <w:r w:rsidRPr="00A944A9">
        <w:rPr>
          <w:rFonts w:ascii="Times New Roman" w:eastAsia="Times New Roman" w:hAnsi="Times New Roman" w:cs="Times New Roman"/>
          <w:sz w:val="28"/>
          <w:szCs w:val="28"/>
        </w:rPr>
        <w:t>and</w:t>
      </w:r>
      <w:r w:rsidRPr="00A944A9">
        <w:rPr>
          <w:rFonts w:ascii="Times New Roman" w:eastAsia="Times New Roman" w:hAnsi="Times New Roman" w:cs="Times New Roman"/>
          <w:b/>
          <w:bCs/>
          <w:sz w:val="28"/>
          <w:szCs w:val="28"/>
        </w:rPr>
        <w:t>Tiger</w:t>
      </w:r>
      <w:proofErr w:type="spellEnd"/>
      <w:r w:rsidRPr="00A944A9">
        <w:rPr>
          <w:rFonts w:ascii="Times New Roman" w:eastAsia="Times New Roman" w:hAnsi="Times New Roman" w:cs="Times New Roman"/>
          <w:sz w:val="28"/>
          <w:szCs w:val="28"/>
        </w:rPr>
        <w:t> exist in </w:t>
      </w:r>
      <w:r w:rsidRPr="00A944A9">
        <w:rPr>
          <w:rFonts w:ascii="Times New Roman" w:eastAsia="Times New Roman" w:hAnsi="Times New Roman" w:cs="Times New Roman"/>
          <w:b/>
          <w:bCs/>
          <w:sz w:val="28"/>
          <w:szCs w:val="28"/>
        </w:rPr>
        <w:t>animal</w:t>
      </w:r>
      <w:r w:rsidRPr="00A944A9">
        <w:rPr>
          <w:rFonts w:ascii="Times New Roman" w:eastAsia="Times New Roman" w:hAnsi="Times New Roman" w:cs="Times New Roman"/>
          <w:sz w:val="28"/>
          <w:szCs w:val="28"/>
        </w:rPr>
        <w:t> package and </w:t>
      </w:r>
      <w:r w:rsidRPr="00A944A9">
        <w:rPr>
          <w:rFonts w:ascii="Times New Roman" w:eastAsia="Times New Roman" w:hAnsi="Times New Roman" w:cs="Times New Roman"/>
          <w:b/>
          <w:bCs/>
          <w:sz w:val="28"/>
          <w:szCs w:val="28"/>
        </w:rPr>
        <w:t>Parrot</w:t>
      </w:r>
      <w:r w:rsidRPr="00A944A9">
        <w:rPr>
          <w:rFonts w:ascii="Times New Roman" w:eastAsia="Times New Roman" w:hAnsi="Times New Roman" w:cs="Times New Roman"/>
          <w:sz w:val="28"/>
          <w:szCs w:val="28"/>
        </w:rPr>
        <w:t> and </w:t>
      </w:r>
      <w:r w:rsidRPr="00A944A9">
        <w:rPr>
          <w:rFonts w:ascii="Times New Roman" w:eastAsia="Times New Roman" w:hAnsi="Times New Roman" w:cs="Times New Roman"/>
          <w:b/>
          <w:bCs/>
          <w:sz w:val="28"/>
          <w:szCs w:val="28"/>
        </w:rPr>
        <w:t>Peacock</w:t>
      </w:r>
      <w:r w:rsidRPr="00A944A9">
        <w:rPr>
          <w:rFonts w:ascii="Times New Roman" w:eastAsia="Times New Roman" w:hAnsi="Times New Roman" w:cs="Times New Roman"/>
          <w:sz w:val="28"/>
          <w:szCs w:val="28"/>
        </w:rPr>
        <w:t> exist in </w:t>
      </w:r>
      <w:r w:rsidRPr="00A944A9">
        <w:rPr>
          <w:rFonts w:ascii="Times New Roman" w:eastAsia="Times New Roman" w:hAnsi="Times New Roman" w:cs="Times New Roman"/>
          <w:b/>
          <w:bCs/>
          <w:sz w:val="28"/>
          <w:szCs w:val="28"/>
        </w:rPr>
        <w:t>bird</w:t>
      </w:r>
      <w:r w:rsidRPr="00A944A9">
        <w:rPr>
          <w:rFonts w:ascii="Times New Roman" w:eastAsia="Times New Roman" w:hAnsi="Times New Roman" w:cs="Times New Roman"/>
          <w:sz w:val="28"/>
          <w:szCs w:val="28"/>
        </w:rPr>
        <w:t> package. It is illustrated in the following figure.</w:t>
      </w:r>
    </w:p>
    <w:p w:rsidR="00380348" w:rsidRPr="00A944A9" w:rsidRDefault="00380348" w:rsidP="00825972">
      <w:pPr>
        <w:shd w:val="clear" w:color="auto" w:fill="FFFFFF"/>
        <w:spacing w:after="0" w:line="276" w:lineRule="atLeast"/>
        <w:ind w:firstLine="720"/>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noProof/>
          <w:sz w:val="28"/>
          <w:szCs w:val="28"/>
          <w:bdr w:val="none" w:sz="0" w:space="0" w:color="auto" w:frame="1"/>
        </w:rPr>
        <w:drawing>
          <wp:inline distT="0" distB="0" distL="0" distR="0" wp14:anchorId="2765503F" wp14:editId="74C4413F">
            <wp:extent cx="4074795" cy="2136140"/>
            <wp:effectExtent l="19050" t="0" r="1905" b="0"/>
            <wp:docPr id="18" name="Picture 18" descr="http://way2java.com/wp-content/uploads/2011/03/ss17.bm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ay2java.com/wp-content/uploads/2011/03/ss17.bmp">
                      <a:hlinkClick r:id="rId26"/>
                    </pic:cNvPr>
                    <pic:cNvPicPr>
                      <a:picLocks noChangeAspect="1" noChangeArrowheads="1"/>
                    </pic:cNvPicPr>
                  </pic:nvPicPr>
                  <pic:blipFill>
                    <a:blip r:embed="rId27"/>
                    <a:srcRect/>
                    <a:stretch>
                      <a:fillRect/>
                    </a:stretch>
                  </pic:blipFill>
                  <pic:spPr bwMode="auto">
                    <a:xfrm>
                      <a:off x="0" y="0"/>
                      <a:ext cx="4074795" cy="2136140"/>
                    </a:xfrm>
                    <a:prstGeom prst="rect">
                      <a:avLst/>
                    </a:prstGeom>
                    <a:noFill/>
                    <a:ln w="9525">
                      <a:noFill/>
                      <a:miter lim="800000"/>
                      <a:headEnd/>
                      <a:tailEnd/>
                    </a:ln>
                  </pic:spPr>
                </pic:pic>
              </a:graphicData>
            </a:graphic>
          </wp:inline>
        </w:drawing>
      </w: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Let us think that there exists a method called </w:t>
      </w:r>
      <w:r w:rsidRPr="00A944A9">
        <w:rPr>
          <w:rFonts w:ascii="Times New Roman" w:eastAsia="Times New Roman" w:hAnsi="Times New Roman" w:cs="Times New Roman"/>
          <w:b/>
          <w:bCs/>
          <w:sz w:val="28"/>
          <w:szCs w:val="28"/>
        </w:rPr>
        <w:t xml:space="preserve">void </w:t>
      </w:r>
      <w:proofErr w:type="gramStart"/>
      <w:r w:rsidRPr="00A944A9">
        <w:rPr>
          <w:rFonts w:ascii="Times New Roman" w:eastAsia="Times New Roman" w:hAnsi="Times New Roman" w:cs="Times New Roman"/>
          <w:b/>
          <w:bCs/>
          <w:sz w:val="28"/>
          <w:szCs w:val="28"/>
        </w:rPr>
        <w:t>eat(</w:t>
      </w:r>
      <w:proofErr w:type="gramEnd"/>
      <w:r w:rsidRPr="00A944A9">
        <w:rPr>
          <w:rFonts w:ascii="Times New Roman" w:eastAsia="Times New Roman" w:hAnsi="Times New Roman" w:cs="Times New Roman"/>
          <w:b/>
          <w:bCs/>
          <w:sz w:val="28"/>
          <w:szCs w:val="28"/>
        </w:rPr>
        <w:t>)</w:t>
      </w:r>
      <w:r w:rsidRPr="00A944A9">
        <w:rPr>
          <w:rFonts w:ascii="Times New Roman" w:eastAsia="Times New Roman" w:hAnsi="Times New Roman" w:cs="Times New Roman"/>
          <w:sz w:val="28"/>
          <w:szCs w:val="28"/>
        </w:rPr>
        <w:t> in the </w:t>
      </w:r>
      <w:r w:rsidRPr="00A944A9">
        <w:rPr>
          <w:rFonts w:ascii="Times New Roman" w:eastAsia="Times New Roman" w:hAnsi="Times New Roman" w:cs="Times New Roman"/>
          <w:b/>
          <w:bCs/>
          <w:sz w:val="28"/>
          <w:szCs w:val="28"/>
        </w:rPr>
        <w:t>Tiger</w:t>
      </w:r>
      <w:r w:rsidRPr="00A944A9">
        <w:rPr>
          <w:rFonts w:ascii="Times New Roman" w:eastAsia="Times New Roman" w:hAnsi="Times New Roman" w:cs="Times New Roman"/>
          <w:sz w:val="28"/>
          <w:szCs w:val="28"/>
        </w:rPr>
        <w:t> class of </w:t>
      </w:r>
      <w:r w:rsidRPr="00A944A9">
        <w:rPr>
          <w:rFonts w:ascii="Times New Roman" w:eastAsia="Times New Roman" w:hAnsi="Times New Roman" w:cs="Times New Roman"/>
          <w:b/>
          <w:bCs/>
          <w:sz w:val="28"/>
          <w:szCs w:val="28"/>
        </w:rPr>
        <w:t>animal</w:t>
      </w:r>
      <w:r w:rsidRPr="00A944A9">
        <w:rPr>
          <w:rFonts w:ascii="Times New Roman" w:eastAsia="Times New Roman" w:hAnsi="Times New Roman" w:cs="Times New Roman"/>
          <w:sz w:val="28"/>
          <w:szCs w:val="28"/>
        </w:rPr>
        <w:t> package. Now the question is who can access this </w:t>
      </w:r>
      <w:proofErr w:type="gramStart"/>
      <w:r w:rsidRPr="00A944A9">
        <w:rPr>
          <w:rFonts w:ascii="Times New Roman" w:eastAsia="Times New Roman" w:hAnsi="Times New Roman" w:cs="Times New Roman"/>
          <w:b/>
          <w:bCs/>
          <w:sz w:val="28"/>
          <w:szCs w:val="28"/>
        </w:rPr>
        <w:t>eat(</w:t>
      </w:r>
      <w:proofErr w:type="gramEnd"/>
      <w:r w:rsidRPr="00A944A9">
        <w:rPr>
          <w:rFonts w:ascii="Times New Roman" w:eastAsia="Times New Roman" w:hAnsi="Times New Roman" w:cs="Times New Roman"/>
          <w:b/>
          <w:bCs/>
          <w:sz w:val="28"/>
          <w:szCs w:val="28"/>
        </w:rPr>
        <w:t>)</w:t>
      </w:r>
      <w:r w:rsidRPr="00A944A9">
        <w:rPr>
          <w:rFonts w:ascii="Times New Roman" w:eastAsia="Times New Roman" w:hAnsi="Times New Roman" w:cs="Times New Roman"/>
          <w:sz w:val="28"/>
          <w:szCs w:val="28"/>
        </w:rPr>
        <w:t xml:space="preserve"> method; Lion of same package or Peacock of different package. The access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 in Java, act on </w:t>
      </w:r>
      <w:r w:rsidRPr="00A944A9">
        <w:rPr>
          <w:rFonts w:ascii="Times New Roman" w:eastAsia="Times New Roman" w:hAnsi="Times New Roman" w:cs="Times New Roman"/>
          <w:b/>
          <w:bCs/>
          <w:sz w:val="28"/>
          <w:szCs w:val="28"/>
        </w:rPr>
        <w:t>package boundaries</w:t>
      </w:r>
      <w:r w:rsidRPr="00A944A9">
        <w:rPr>
          <w:rFonts w:ascii="Times New Roman" w:eastAsia="Times New Roman" w:hAnsi="Times New Roman" w:cs="Times New Roman"/>
          <w:sz w:val="28"/>
          <w:szCs w:val="28"/>
        </w:rPr>
        <w:t>.</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sz w:val="28"/>
          <w:szCs w:val="28"/>
        </w:rPr>
      </w:pPr>
    </w:p>
    <w:p w:rsidR="00380348" w:rsidRPr="00A944A9" w:rsidRDefault="00380348" w:rsidP="005675D5">
      <w:pPr>
        <w:pStyle w:val="ListParagraph"/>
        <w:numPr>
          <w:ilvl w:val="0"/>
          <w:numId w:val="3"/>
        </w:numPr>
        <w:shd w:val="clear" w:color="auto" w:fill="FFFFFF"/>
        <w:spacing w:after="0" w:line="276" w:lineRule="atLeast"/>
        <w:textAlignment w:val="baseline"/>
        <w:rPr>
          <w:rFonts w:ascii="Times New Roman" w:eastAsia="Times New Roman" w:hAnsi="Times New Roman" w:cs="Times New Roman"/>
          <w:b/>
          <w:bCs/>
          <w:sz w:val="32"/>
          <w:szCs w:val="32"/>
          <w:u w:val="single"/>
        </w:rPr>
      </w:pPr>
      <w:r w:rsidRPr="00A944A9">
        <w:rPr>
          <w:rFonts w:ascii="Times New Roman" w:eastAsia="Times New Roman" w:hAnsi="Times New Roman" w:cs="Times New Roman"/>
          <w:b/>
          <w:bCs/>
          <w:sz w:val="32"/>
          <w:szCs w:val="32"/>
          <w:u w:val="single"/>
        </w:rPr>
        <w:t>public</w:t>
      </w:r>
    </w:p>
    <w:p w:rsidR="00825972" w:rsidRPr="00A944A9" w:rsidRDefault="00825972" w:rsidP="00825972">
      <w:pPr>
        <w:shd w:val="clear" w:color="auto" w:fill="FFFFFF"/>
        <w:spacing w:after="0" w:line="276" w:lineRule="atLeast"/>
        <w:ind w:left="360"/>
        <w:textAlignment w:val="baseline"/>
        <w:rPr>
          <w:rFonts w:ascii="Times New Roman" w:eastAsia="Times New Roman" w:hAnsi="Times New Roman" w:cs="Times New Roman"/>
          <w:b/>
          <w:sz w:val="32"/>
          <w:szCs w:val="32"/>
          <w:u w:val="single"/>
        </w:rPr>
      </w:pP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Let us assume that the </w:t>
      </w:r>
      <w:proofErr w:type="gramStart"/>
      <w:r w:rsidRPr="00A944A9">
        <w:rPr>
          <w:rFonts w:ascii="Times New Roman" w:eastAsia="Times New Roman" w:hAnsi="Times New Roman" w:cs="Times New Roman"/>
          <w:b/>
          <w:bCs/>
          <w:sz w:val="28"/>
          <w:szCs w:val="28"/>
        </w:rPr>
        <w:t>eat(</w:t>
      </w:r>
      <w:proofErr w:type="gramEnd"/>
      <w:r w:rsidRPr="00A944A9">
        <w:rPr>
          <w:rFonts w:ascii="Times New Roman" w:eastAsia="Times New Roman" w:hAnsi="Times New Roman" w:cs="Times New Roman"/>
          <w:b/>
          <w:bCs/>
          <w:sz w:val="28"/>
          <w:szCs w:val="28"/>
        </w:rPr>
        <w:t>)</w:t>
      </w:r>
      <w:r w:rsidRPr="00A944A9">
        <w:rPr>
          <w:rFonts w:ascii="Times New Roman" w:eastAsia="Times New Roman" w:hAnsi="Times New Roman" w:cs="Times New Roman"/>
          <w:sz w:val="28"/>
          <w:szCs w:val="28"/>
        </w:rPr>
        <w:t> method is public. If a member of a class is </w:t>
      </w:r>
      <w:r w:rsidRPr="00A944A9">
        <w:rPr>
          <w:rFonts w:ascii="Times New Roman" w:eastAsia="Times New Roman" w:hAnsi="Times New Roman" w:cs="Times New Roman"/>
          <w:b/>
          <w:bCs/>
          <w:sz w:val="28"/>
          <w:szCs w:val="28"/>
        </w:rPr>
        <w:t>public</w:t>
      </w:r>
    </w:p>
    <w:p w:rsidR="00825972" w:rsidRPr="00A944A9" w:rsidRDefault="00825972" w:rsidP="00380348">
      <w:pPr>
        <w:shd w:val="clear" w:color="auto" w:fill="FFFFFF"/>
        <w:spacing w:after="173" w:line="276" w:lineRule="atLeast"/>
        <w:textAlignment w:val="baseline"/>
        <w:rPr>
          <w:rFonts w:ascii="Times New Roman" w:eastAsia="Times New Roman" w:hAnsi="Times New Roman" w:cs="Times New Roman"/>
          <w:sz w:val="28"/>
          <w:szCs w:val="28"/>
        </w:rPr>
      </w:pPr>
    </w:p>
    <w:p w:rsidR="00380348" w:rsidRPr="00A944A9" w:rsidRDefault="00380348" w:rsidP="00380348">
      <w:pPr>
        <w:shd w:val="clear" w:color="auto" w:fill="FFFFFF"/>
        <w:spacing w:after="173"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lastRenderedPageBreak/>
        <w:t>1. It can be accessed by the classes of the same package. That is, Lion of the same package can access it.</w:t>
      </w:r>
      <w:r w:rsidRPr="00A944A9">
        <w:rPr>
          <w:rFonts w:ascii="Times New Roman" w:eastAsia="Times New Roman" w:hAnsi="Times New Roman" w:cs="Times New Roman"/>
          <w:sz w:val="28"/>
          <w:szCs w:val="28"/>
        </w:rPr>
        <w:br/>
        <w:t>2. It can also be accessed by the classes of other packages also. That is, Peacock of other package also can access.</w:t>
      </w: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proofErr w:type="gramStart"/>
      <w:r w:rsidRPr="00A944A9">
        <w:rPr>
          <w:rFonts w:ascii="Times New Roman" w:eastAsia="Times New Roman" w:hAnsi="Times New Roman" w:cs="Times New Roman"/>
          <w:b/>
          <w:bCs/>
          <w:sz w:val="28"/>
          <w:szCs w:val="28"/>
        </w:rPr>
        <w:t>public</w:t>
      </w:r>
      <w:proofErr w:type="gramEnd"/>
      <w:r w:rsidRPr="00A944A9">
        <w:rPr>
          <w:rFonts w:ascii="Times New Roman" w:eastAsia="Times New Roman" w:hAnsi="Times New Roman" w:cs="Times New Roman"/>
          <w:sz w:val="28"/>
          <w:szCs w:val="28"/>
        </w:rPr>
        <w:t xml:space="preserve"> member of a class can be accessed by any class of any package as </w:t>
      </w:r>
      <w:r w:rsidR="00A944A9" w:rsidRPr="00A944A9">
        <w:rPr>
          <w:rFonts w:ascii="Times New Roman" w:eastAsia="Times New Roman" w:hAnsi="Times New Roman" w:cs="Times New Roman"/>
          <w:sz w:val="28"/>
          <w:szCs w:val="28"/>
        </w:rPr>
        <w:t>everyone</w:t>
      </w:r>
      <w:r w:rsidRPr="00A944A9">
        <w:rPr>
          <w:rFonts w:ascii="Times New Roman" w:eastAsia="Times New Roman" w:hAnsi="Times New Roman" w:cs="Times New Roman"/>
          <w:sz w:val="28"/>
          <w:szCs w:val="28"/>
        </w:rPr>
        <w:t xml:space="preserve"> has got equal right to access. </w:t>
      </w:r>
      <w:proofErr w:type="gramStart"/>
      <w:r w:rsidRPr="00A944A9">
        <w:rPr>
          <w:rFonts w:ascii="Times New Roman" w:eastAsia="Times New Roman" w:hAnsi="Times New Roman" w:cs="Times New Roman"/>
          <w:b/>
          <w:bCs/>
          <w:sz w:val="28"/>
          <w:szCs w:val="28"/>
        </w:rPr>
        <w:t>public</w:t>
      </w:r>
      <w:proofErr w:type="gramEnd"/>
      <w:r w:rsidRPr="00A944A9">
        <w:rPr>
          <w:rFonts w:ascii="Times New Roman" w:eastAsia="Times New Roman" w:hAnsi="Times New Roman" w:cs="Times New Roman"/>
          <w:sz w:val="28"/>
          <w:szCs w:val="28"/>
        </w:rPr>
        <w:t xml:space="preserve"> gives maximum permissions among all access </w:t>
      </w:r>
      <w:r w:rsidR="00A944A9" w:rsidRPr="00A944A9">
        <w:rPr>
          <w:rFonts w:ascii="Times New Roman" w:eastAsia="Times New Roman" w:hAnsi="Times New Roman" w:cs="Times New Roman"/>
          <w:sz w:val="28"/>
          <w:szCs w:val="28"/>
        </w:rPr>
        <w:t>Specifiers</w:t>
      </w:r>
      <w:r w:rsidRPr="00A944A9">
        <w:rPr>
          <w:rFonts w:ascii="Times New Roman" w:eastAsia="Times New Roman" w:hAnsi="Times New Roman" w:cs="Times New Roman"/>
          <w:sz w:val="28"/>
          <w:szCs w:val="28"/>
        </w:rPr>
        <w:t xml:space="preserve"> with no restrictions. </w:t>
      </w:r>
      <w:proofErr w:type="gramStart"/>
      <w:r w:rsidRPr="00A944A9">
        <w:rPr>
          <w:rFonts w:ascii="Times New Roman" w:eastAsia="Times New Roman" w:hAnsi="Times New Roman" w:cs="Times New Roman"/>
          <w:b/>
          <w:bCs/>
          <w:sz w:val="28"/>
          <w:szCs w:val="28"/>
        </w:rPr>
        <w:t>public</w:t>
      </w:r>
      <w:proofErr w:type="gramEnd"/>
      <w:r w:rsidRPr="00A944A9">
        <w:rPr>
          <w:rFonts w:ascii="Times New Roman" w:eastAsia="Times New Roman" w:hAnsi="Times New Roman" w:cs="Times New Roman"/>
          <w:sz w:val="28"/>
          <w:szCs w:val="28"/>
        </w:rPr>
        <w:t xml:space="preserve"> means, think like a public park; anybody can come in and anybody can go out; no ticket and no restrictions. Do not think always </w:t>
      </w:r>
      <w:proofErr w:type="gramStart"/>
      <w:r w:rsidRPr="00A944A9">
        <w:rPr>
          <w:rFonts w:ascii="Times New Roman" w:eastAsia="Times New Roman" w:hAnsi="Times New Roman" w:cs="Times New Roman"/>
          <w:sz w:val="28"/>
          <w:szCs w:val="28"/>
        </w:rPr>
        <w:t>public,</w:t>
      </w:r>
      <w:proofErr w:type="gramEnd"/>
      <w:r w:rsidRPr="00A944A9">
        <w:rPr>
          <w:rFonts w:ascii="Times New Roman" w:eastAsia="Times New Roman" w:hAnsi="Times New Roman" w:cs="Times New Roman"/>
          <w:sz w:val="28"/>
          <w:szCs w:val="28"/>
        </w:rPr>
        <w:t xml:space="preserve"> we can put restrictions with other access </w:t>
      </w:r>
      <w:proofErr w:type="spellStart"/>
      <w:r w:rsidRPr="00A944A9">
        <w:rPr>
          <w:rFonts w:ascii="Times New Roman" w:eastAsia="Times New Roman" w:hAnsi="Times New Roman" w:cs="Times New Roman"/>
          <w:sz w:val="28"/>
          <w:szCs w:val="28"/>
        </w:rPr>
        <w:t>specifiers</w:t>
      </w:r>
      <w:proofErr w:type="spellEnd"/>
      <w:r w:rsidRPr="00A944A9">
        <w:rPr>
          <w:rFonts w:ascii="Times New Roman" w:eastAsia="Times New Roman" w:hAnsi="Times New Roman" w:cs="Times New Roman"/>
          <w:sz w:val="28"/>
          <w:szCs w:val="28"/>
        </w:rPr>
        <w:t>. Let us go to the other.</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sz w:val="28"/>
          <w:szCs w:val="28"/>
        </w:rPr>
      </w:pPr>
    </w:p>
    <w:p w:rsidR="00380348" w:rsidRPr="00A944A9" w:rsidRDefault="00380348" w:rsidP="005675D5">
      <w:pPr>
        <w:pStyle w:val="ListParagraph"/>
        <w:numPr>
          <w:ilvl w:val="0"/>
          <w:numId w:val="3"/>
        </w:numPr>
        <w:shd w:val="clear" w:color="auto" w:fill="FFFFFF"/>
        <w:spacing w:after="0" w:line="276" w:lineRule="atLeast"/>
        <w:textAlignment w:val="baseline"/>
        <w:rPr>
          <w:rFonts w:ascii="Times New Roman" w:eastAsia="Times New Roman" w:hAnsi="Times New Roman" w:cs="Times New Roman"/>
          <w:b/>
          <w:bCs/>
          <w:sz w:val="32"/>
          <w:szCs w:val="28"/>
          <w:u w:val="single"/>
        </w:rPr>
      </w:pPr>
      <w:r w:rsidRPr="00A944A9">
        <w:rPr>
          <w:rFonts w:ascii="Times New Roman" w:eastAsia="Times New Roman" w:hAnsi="Times New Roman" w:cs="Times New Roman"/>
          <w:b/>
          <w:bCs/>
          <w:sz w:val="32"/>
          <w:szCs w:val="28"/>
          <w:u w:val="single"/>
        </w:rPr>
        <w:t>protected</w:t>
      </w:r>
    </w:p>
    <w:p w:rsidR="00825972" w:rsidRPr="00A944A9" w:rsidRDefault="00825972" w:rsidP="00825972">
      <w:pPr>
        <w:shd w:val="clear" w:color="auto" w:fill="FFFFFF"/>
        <w:spacing w:after="0" w:line="276" w:lineRule="atLeast"/>
        <w:ind w:left="360"/>
        <w:textAlignment w:val="baseline"/>
        <w:rPr>
          <w:rFonts w:ascii="Times New Roman" w:eastAsia="Times New Roman" w:hAnsi="Times New Roman" w:cs="Times New Roman"/>
          <w:b/>
          <w:sz w:val="32"/>
          <w:szCs w:val="28"/>
          <w:u w:val="single"/>
        </w:rPr>
      </w:pP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b/>
          <w:bCs/>
          <w:sz w:val="28"/>
          <w:szCs w:val="28"/>
        </w:rPr>
      </w:pPr>
      <w:r w:rsidRPr="00A944A9">
        <w:rPr>
          <w:rFonts w:ascii="Times New Roman" w:eastAsia="Times New Roman" w:hAnsi="Times New Roman" w:cs="Times New Roman"/>
          <w:sz w:val="28"/>
          <w:szCs w:val="28"/>
        </w:rPr>
        <w:t>Let us assume that the </w:t>
      </w:r>
      <w:proofErr w:type="gramStart"/>
      <w:r w:rsidRPr="00A944A9">
        <w:rPr>
          <w:rFonts w:ascii="Times New Roman" w:eastAsia="Times New Roman" w:hAnsi="Times New Roman" w:cs="Times New Roman"/>
          <w:b/>
          <w:bCs/>
          <w:sz w:val="28"/>
          <w:szCs w:val="28"/>
        </w:rPr>
        <w:t>eat(</w:t>
      </w:r>
      <w:proofErr w:type="gramEnd"/>
      <w:r w:rsidRPr="00A944A9">
        <w:rPr>
          <w:rFonts w:ascii="Times New Roman" w:eastAsia="Times New Roman" w:hAnsi="Times New Roman" w:cs="Times New Roman"/>
          <w:b/>
          <w:bCs/>
          <w:sz w:val="28"/>
          <w:szCs w:val="28"/>
        </w:rPr>
        <w:t>)</w:t>
      </w:r>
      <w:r w:rsidRPr="00A944A9">
        <w:rPr>
          <w:rFonts w:ascii="Times New Roman" w:eastAsia="Times New Roman" w:hAnsi="Times New Roman" w:cs="Times New Roman"/>
          <w:sz w:val="28"/>
          <w:szCs w:val="28"/>
        </w:rPr>
        <w:t> method is protected. If a member of a class is </w:t>
      </w:r>
      <w:r w:rsidRPr="00A944A9">
        <w:rPr>
          <w:rFonts w:ascii="Times New Roman" w:eastAsia="Times New Roman" w:hAnsi="Times New Roman" w:cs="Times New Roman"/>
          <w:b/>
          <w:bCs/>
          <w:sz w:val="28"/>
          <w:szCs w:val="28"/>
        </w:rPr>
        <w:t>protected</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sz w:val="28"/>
          <w:szCs w:val="28"/>
        </w:rPr>
      </w:pPr>
    </w:p>
    <w:p w:rsidR="00380348" w:rsidRPr="00A944A9" w:rsidRDefault="00380348" w:rsidP="00380348">
      <w:pPr>
        <w:shd w:val="clear" w:color="auto" w:fill="FFFFFF"/>
        <w:spacing w:after="173"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1. It can be accessed by the classes of the same package as if public. That is, Lion of the same package can access it.</w:t>
      </w:r>
      <w:r w:rsidRPr="00A944A9">
        <w:rPr>
          <w:rFonts w:ascii="Times New Roman" w:eastAsia="Times New Roman" w:hAnsi="Times New Roman" w:cs="Times New Roman"/>
          <w:sz w:val="28"/>
          <w:szCs w:val="28"/>
        </w:rPr>
        <w:br/>
        <w:t xml:space="preserve">2. Only the subclasses of other packages can access. That is, Peacock should extend Tiger class and use </w:t>
      </w:r>
      <w:proofErr w:type="gramStart"/>
      <w:r w:rsidRPr="00A944A9">
        <w:rPr>
          <w:rFonts w:ascii="Times New Roman" w:eastAsia="Times New Roman" w:hAnsi="Times New Roman" w:cs="Times New Roman"/>
          <w:sz w:val="28"/>
          <w:szCs w:val="28"/>
        </w:rPr>
        <w:t>eat(</w:t>
      </w:r>
      <w:proofErr w:type="gramEnd"/>
      <w:r w:rsidRPr="00A944A9">
        <w:rPr>
          <w:rFonts w:ascii="Times New Roman" w:eastAsia="Times New Roman" w:hAnsi="Times New Roman" w:cs="Times New Roman"/>
          <w:sz w:val="28"/>
          <w:szCs w:val="28"/>
        </w:rPr>
        <w:t>) method, else not permitted.</w:t>
      </w: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proofErr w:type="gramStart"/>
      <w:r w:rsidRPr="00A944A9">
        <w:rPr>
          <w:rFonts w:ascii="Times New Roman" w:eastAsia="Times New Roman" w:hAnsi="Times New Roman" w:cs="Times New Roman"/>
          <w:b/>
          <w:bCs/>
          <w:sz w:val="28"/>
          <w:szCs w:val="28"/>
        </w:rPr>
        <w:t>protected</w:t>
      </w:r>
      <w:proofErr w:type="gramEnd"/>
      <w:r w:rsidRPr="00A944A9">
        <w:rPr>
          <w:rFonts w:ascii="Times New Roman" w:eastAsia="Times New Roman" w:hAnsi="Times New Roman" w:cs="Times New Roman"/>
          <w:sz w:val="28"/>
          <w:szCs w:val="28"/>
        </w:rPr>
        <w:t> gives a small restriction for the classes of other package only, but not to the classes of the same package.</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b/>
          <w:bCs/>
          <w:sz w:val="28"/>
          <w:szCs w:val="28"/>
        </w:rPr>
      </w:pPr>
    </w:p>
    <w:p w:rsidR="00380348" w:rsidRPr="00A944A9" w:rsidRDefault="00380348" w:rsidP="005675D5">
      <w:pPr>
        <w:pStyle w:val="ListParagraph"/>
        <w:numPr>
          <w:ilvl w:val="0"/>
          <w:numId w:val="3"/>
        </w:numPr>
        <w:shd w:val="clear" w:color="auto" w:fill="FFFFFF"/>
        <w:spacing w:after="0" w:line="276" w:lineRule="atLeast"/>
        <w:textAlignment w:val="baseline"/>
        <w:rPr>
          <w:rFonts w:ascii="Times New Roman" w:eastAsia="Times New Roman" w:hAnsi="Times New Roman" w:cs="Times New Roman"/>
          <w:b/>
          <w:bCs/>
          <w:sz w:val="32"/>
          <w:szCs w:val="28"/>
          <w:u w:val="single"/>
        </w:rPr>
      </w:pPr>
      <w:r w:rsidRPr="00A944A9">
        <w:rPr>
          <w:rFonts w:ascii="Times New Roman" w:eastAsia="Times New Roman" w:hAnsi="Times New Roman" w:cs="Times New Roman"/>
          <w:b/>
          <w:bCs/>
          <w:sz w:val="32"/>
          <w:szCs w:val="28"/>
          <w:u w:val="single"/>
        </w:rPr>
        <w:t>default</w:t>
      </w:r>
    </w:p>
    <w:p w:rsidR="00825972" w:rsidRPr="00A944A9" w:rsidRDefault="00825972" w:rsidP="00825972">
      <w:pPr>
        <w:shd w:val="clear" w:color="auto" w:fill="FFFFFF"/>
        <w:spacing w:after="0" w:line="276" w:lineRule="atLeast"/>
        <w:ind w:left="360"/>
        <w:textAlignment w:val="baseline"/>
        <w:rPr>
          <w:rFonts w:ascii="Times New Roman" w:eastAsia="Times New Roman" w:hAnsi="Times New Roman" w:cs="Times New Roman"/>
          <w:b/>
          <w:sz w:val="32"/>
          <w:szCs w:val="28"/>
          <w:u w:val="single"/>
        </w:rPr>
      </w:pP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Let us assume that the </w:t>
      </w:r>
      <w:proofErr w:type="gramStart"/>
      <w:r w:rsidRPr="00A944A9">
        <w:rPr>
          <w:rFonts w:ascii="Times New Roman" w:eastAsia="Times New Roman" w:hAnsi="Times New Roman" w:cs="Times New Roman"/>
          <w:b/>
          <w:bCs/>
          <w:sz w:val="28"/>
          <w:szCs w:val="28"/>
        </w:rPr>
        <w:t>eat(</w:t>
      </w:r>
      <w:proofErr w:type="gramEnd"/>
      <w:r w:rsidRPr="00A944A9">
        <w:rPr>
          <w:rFonts w:ascii="Times New Roman" w:eastAsia="Times New Roman" w:hAnsi="Times New Roman" w:cs="Times New Roman"/>
          <w:b/>
          <w:bCs/>
          <w:sz w:val="28"/>
          <w:szCs w:val="28"/>
        </w:rPr>
        <w:t>)</w:t>
      </w:r>
      <w:r w:rsidRPr="00A944A9">
        <w:rPr>
          <w:rFonts w:ascii="Times New Roman" w:eastAsia="Times New Roman" w:hAnsi="Times New Roman" w:cs="Times New Roman"/>
          <w:sz w:val="28"/>
          <w:szCs w:val="28"/>
        </w:rPr>
        <w:t> method is default. </w:t>
      </w:r>
      <w:r w:rsidRPr="00A944A9">
        <w:rPr>
          <w:rFonts w:ascii="Times New Roman" w:eastAsia="Times New Roman" w:hAnsi="Times New Roman" w:cs="Times New Roman"/>
          <w:b/>
          <w:bCs/>
          <w:sz w:val="28"/>
          <w:szCs w:val="28"/>
        </w:rPr>
        <w:t xml:space="preserve">Default means we do not specify any </w:t>
      </w:r>
      <w:proofErr w:type="spellStart"/>
      <w:r w:rsidRPr="00A944A9">
        <w:rPr>
          <w:rFonts w:ascii="Times New Roman" w:eastAsia="Times New Roman" w:hAnsi="Times New Roman" w:cs="Times New Roman"/>
          <w:b/>
          <w:bCs/>
          <w:sz w:val="28"/>
          <w:szCs w:val="28"/>
        </w:rPr>
        <w:t>specifier</w:t>
      </w:r>
      <w:proofErr w:type="spellEnd"/>
      <w:r w:rsidRPr="00A944A9">
        <w:rPr>
          <w:rFonts w:ascii="Times New Roman" w:eastAsia="Times New Roman" w:hAnsi="Times New Roman" w:cs="Times New Roman"/>
          <w:b/>
          <w:bCs/>
          <w:sz w:val="28"/>
          <w:szCs w:val="28"/>
        </w:rPr>
        <w:t xml:space="preserve"> at all</w:t>
      </w:r>
      <w:r w:rsidRPr="00A944A9">
        <w:rPr>
          <w:rFonts w:ascii="Times New Roman" w:eastAsia="Times New Roman" w:hAnsi="Times New Roman" w:cs="Times New Roman"/>
          <w:sz w:val="28"/>
          <w:szCs w:val="28"/>
        </w:rPr>
        <w:t>; that is we write simply </w:t>
      </w:r>
      <w:r w:rsidRPr="00A944A9">
        <w:rPr>
          <w:rFonts w:ascii="Times New Roman" w:eastAsia="Times New Roman" w:hAnsi="Times New Roman" w:cs="Times New Roman"/>
          <w:b/>
          <w:bCs/>
          <w:sz w:val="28"/>
          <w:szCs w:val="28"/>
        </w:rPr>
        <w:t xml:space="preserve">void </w:t>
      </w:r>
      <w:proofErr w:type="gramStart"/>
      <w:r w:rsidRPr="00A944A9">
        <w:rPr>
          <w:rFonts w:ascii="Times New Roman" w:eastAsia="Times New Roman" w:hAnsi="Times New Roman" w:cs="Times New Roman"/>
          <w:b/>
          <w:bCs/>
          <w:sz w:val="28"/>
          <w:szCs w:val="28"/>
        </w:rPr>
        <w:t>eat(</w:t>
      </w:r>
      <w:proofErr w:type="gramEnd"/>
      <w:r w:rsidRPr="00A944A9">
        <w:rPr>
          <w:rFonts w:ascii="Times New Roman" w:eastAsia="Times New Roman" w:hAnsi="Times New Roman" w:cs="Times New Roman"/>
          <w:b/>
          <w:bCs/>
          <w:sz w:val="28"/>
          <w:szCs w:val="28"/>
        </w:rPr>
        <w:t>)</w:t>
      </w:r>
      <w:r w:rsidRPr="00A944A9">
        <w:rPr>
          <w:rFonts w:ascii="Times New Roman" w:eastAsia="Times New Roman" w:hAnsi="Times New Roman" w:cs="Times New Roman"/>
          <w:sz w:val="28"/>
          <w:szCs w:val="28"/>
        </w:rPr>
        <w:t xml:space="preserve"> without any </w:t>
      </w:r>
      <w:proofErr w:type="spellStart"/>
      <w:r w:rsidRPr="00A944A9">
        <w:rPr>
          <w:rFonts w:ascii="Times New Roman" w:eastAsia="Times New Roman" w:hAnsi="Times New Roman" w:cs="Times New Roman"/>
          <w:sz w:val="28"/>
          <w:szCs w:val="28"/>
        </w:rPr>
        <w:t>specifier</w:t>
      </w:r>
      <w:proofErr w:type="spellEnd"/>
      <w:r w:rsidRPr="00A944A9">
        <w:rPr>
          <w:rFonts w:ascii="Times New Roman" w:eastAsia="Times New Roman" w:hAnsi="Times New Roman" w:cs="Times New Roman"/>
          <w:sz w:val="28"/>
          <w:szCs w:val="28"/>
        </w:rPr>
        <w:t>.</w:t>
      </w:r>
    </w:p>
    <w:p w:rsidR="00380348" w:rsidRPr="00A944A9" w:rsidRDefault="00380348" w:rsidP="00380348">
      <w:pPr>
        <w:shd w:val="clear" w:color="auto" w:fill="FFFFFF"/>
        <w:spacing w:after="173"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Generally, novices think default is public; it is not correct. Default has its own restrictions.</w:t>
      </w:r>
    </w:p>
    <w:p w:rsidR="00380348" w:rsidRPr="00A944A9" w:rsidRDefault="00380348" w:rsidP="00380348">
      <w:pPr>
        <w:shd w:val="clear" w:color="auto" w:fill="FFFFFF"/>
        <w:spacing w:after="0" w:line="276" w:lineRule="atLeast"/>
        <w:textAlignment w:val="baseline"/>
        <w:rPr>
          <w:rFonts w:ascii="Times New Roman" w:eastAsia="Times New Roman" w:hAnsi="Times New Roman" w:cs="Times New Roman"/>
          <w:b/>
          <w:bCs/>
          <w:sz w:val="28"/>
          <w:szCs w:val="28"/>
        </w:rPr>
      </w:pPr>
      <w:r w:rsidRPr="00A944A9">
        <w:rPr>
          <w:rFonts w:ascii="Times New Roman" w:eastAsia="Times New Roman" w:hAnsi="Times New Roman" w:cs="Times New Roman"/>
          <w:sz w:val="28"/>
          <w:szCs w:val="28"/>
        </w:rPr>
        <w:t>If a member of a class is </w:t>
      </w:r>
      <w:r w:rsidRPr="00A944A9">
        <w:rPr>
          <w:rFonts w:ascii="Times New Roman" w:eastAsia="Times New Roman" w:hAnsi="Times New Roman" w:cs="Times New Roman"/>
          <w:b/>
          <w:bCs/>
          <w:sz w:val="28"/>
          <w:szCs w:val="28"/>
        </w:rPr>
        <w:t>default</w:t>
      </w:r>
      <w:r w:rsidR="00825972" w:rsidRPr="00A944A9">
        <w:rPr>
          <w:rFonts w:ascii="Times New Roman" w:eastAsia="Times New Roman" w:hAnsi="Times New Roman" w:cs="Times New Roman"/>
          <w:b/>
          <w:bCs/>
          <w:sz w:val="28"/>
          <w:szCs w:val="28"/>
        </w:rPr>
        <w:t>.</w:t>
      </w:r>
    </w:p>
    <w:p w:rsidR="00825972" w:rsidRPr="00A944A9" w:rsidRDefault="00825972" w:rsidP="00380348">
      <w:pPr>
        <w:shd w:val="clear" w:color="auto" w:fill="FFFFFF"/>
        <w:spacing w:after="0" w:line="276" w:lineRule="atLeast"/>
        <w:textAlignment w:val="baseline"/>
        <w:rPr>
          <w:rFonts w:ascii="Times New Roman" w:eastAsia="Times New Roman" w:hAnsi="Times New Roman" w:cs="Times New Roman"/>
          <w:sz w:val="28"/>
          <w:szCs w:val="28"/>
        </w:rPr>
      </w:pPr>
    </w:p>
    <w:p w:rsidR="00380348" w:rsidRPr="00A944A9" w:rsidRDefault="00380348" w:rsidP="00380348">
      <w:pPr>
        <w:shd w:val="clear" w:color="auto" w:fill="FFFFFF"/>
        <w:spacing w:after="173"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1. It can be accessed by the classes of the same package as if public. That is, Lion of the same package can access it.</w:t>
      </w:r>
      <w:r w:rsidRPr="00A944A9">
        <w:rPr>
          <w:rFonts w:ascii="Times New Roman" w:eastAsia="Times New Roman" w:hAnsi="Times New Roman" w:cs="Times New Roman"/>
          <w:sz w:val="28"/>
          <w:szCs w:val="28"/>
        </w:rPr>
        <w:br/>
        <w:t>2. It is impossible for the classes of other package to access (even if they extend also). That is, Peacock cannot access.</w:t>
      </w:r>
    </w:p>
    <w:p w:rsidR="00380348" w:rsidRPr="00A944A9" w:rsidRDefault="00380348" w:rsidP="00380348">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t xml:space="preserve">The </w:t>
      </w:r>
      <w:proofErr w:type="spellStart"/>
      <w:r w:rsidRPr="00A944A9">
        <w:rPr>
          <w:sz w:val="28"/>
          <w:szCs w:val="28"/>
        </w:rPr>
        <w:t>specifiers</w:t>
      </w:r>
      <w:proofErr w:type="spellEnd"/>
      <w:r w:rsidRPr="00A944A9">
        <w:rPr>
          <w:sz w:val="28"/>
          <w:szCs w:val="28"/>
        </w:rPr>
        <w:t xml:space="preserve">, public, protected and default does not make any difference for the classes of the same package, but makes to the classes of other packages only. We can say that access </w:t>
      </w:r>
      <w:proofErr w:type="spellStart"/>
      <w:r w:rsidRPr="00A944A9">
        <w:rPr>
          <w:sz w:val="28"/>
          <w:szCs w:val="28"/>
        </w:rPr>
        <w:t>specifiers</w:t>
      </w:r>
      <w:proofErr w:type="spellEnd"/>
      <w:r w:rsidRPr="00A944A9">
        <w:rPr>
          <w:sz w:val="28"/>
          <w:szCs w:val="28"/>
        </w:rPr>
        <w:t xml:space="preserve"> act on package boundaries.</w:t>
      </w:r>
    </w:p>
    <w:p w:rsidR="00380348" w:rsidRPr="00A944A9" w:rsidRDefault="00380348" w:rsidP="00380348">
      <w:pPr>
        <w:pStyle w:val="NormalWeb"/>
        <w:shd w:val="clear" w:color="auto" w:fill="FFFFFF"/>
        <w:spacing w:before="0" w:beforeAutospacing="0" w:after="0" w:afterAutospacing="0" w:line="276" w:lineRule="atLeast"/>
        <w:textAlignment w:val="baseline"/>
        <w:rPr>
          <w:sz w:val="28"/>
          <w:szCs w:val="28"/>
        </w:rPr>
      </w:pPr>
      <w:r w:rsidRPr="00A944A9">
        <w:rPr>
          <w:sz w:val="28"/>
          <w:szCs w:val="28"/>
        </w:rPr>
        <w:lastRenderedPageBreak/>
        <w:t>The</w:t>
      </w:r>
      <w:r w:rsidRPr="00A944A9">
        <w:rPr>
          <w:rStyle w:val="apple-converted-space"/>
          <w:sz w:val="28"/>
          <w:szCs w:val="28"/>
        </w:rPr>
        <w:t> </w:t>
      </w:r>
      <w:r w:rsidRPr="00A944A9">
        <w:rPr>
          <w:rStyle w:val="Strong"/>
          <w:sz w:val="28"/>
          <w:szCs w:val="28"/>
          <w:bdr w:val="none" w:sz="0" w:space="0" w:color="auto" w:frame="1"/>
        </w:rPr>
        <w:t>default</w:t>
      </w:r>
      <w:r w:rsidRPr="00A944A9">
        <w:rPr>
          <w:rStyle w:val="apple-converted-space"/>
          <w:sz w:val="28"/>
          <w:szCs w:val="28"/>
        </w:rPr>
        <w:t> </w:t>
      </w:r>
      <w:proofErr w:type="spellStart"/>
      <w:r w:rsidRPr="00A944A9">
        <w:rPr>
          <w:sz w:val="28"/>
          <w:szCs w:val="28"/>
        </w:rPr>
        <w:t>specifier</w:t>
      </w:r>
      <w:proofErr w:type="spellEnd"/>
      <w:r w:rsidRPr="00A944A9">
        <w:rPr>
          <w:sz w:val="28"/>
          <w:szCs w:val="28"/>
        </w:rPr>
        <w:t xml:space="preserve"> is known as</w:t>
      </w:r>
      <w:r w:rsidRPr="00A944A9">
        <w:rPr>
          <w:rStyle w:val="apple-converted-space"/>
          <w:sz w:val="28"/>
          <w:szCs w:val="28"/>
        </w:rPr>
        <w:t> </w:t>
      </w:r>
      <w:r w:rsidRPr="00A944A9">
        <w:rPr>
          <w:rStyle w:val="Strong"/>
          <w:sz w:val="28"/>
          <w:szCs w:val="28"/>
          <w:bdr w:val="none" w:sz="0" w:space="0" w:color="auto" w:frame="1"/>
        </w:rPr>
        <w:t>package-level access</w:t>
      </w:r>
      <w:r w:rsidRPr="00A944A9">
        <w:rPr>
          <w:rStyle w:val="apple-converted-space"/>
          <w:sz w:val="28"/>
          <w:szCs w:val="28"/>
        </w:rPr>
        <w:t> </w:t>
      </w:r>
      <w:proofErr w:type="spellStart"/>
      <w:r w:rsidRPr="00A944A9">
        <w:rPr>
          <w:sz w:val="28"/>
          <w:szCs w:val="28"/>
        </w:rPr>
        <w:t>specifier</w:t>
      </w:r>
      <w:proofErr w:type="spellEnd"/>
      <w:r w:rsidRPr="00A944A9">
        <w:rPr>
          <w:sz w:val="28"/>
          <w:szCs w:val="28"/>
        </w:rPr>
        <w:t xml:space="preserve"> as the classes of the same package only are allowed to access.</w:t>
      </w:r>
    </w:p>
    <w:p w:rsidR="00825972" w:rsidRPr="00A944A9" w:rsidRDefault="00825972" w:rsidP="00380348">
      <w:pPr>
        <w:pStyle w:val="NormalWeb"/>
        <w:shd w:val="clear" w:color="auto" w:fill="FFFFFF"/>
        <w:spacing w:before="0" w:beforeAutospacing="0" w:after="0" w:afterAutospacing="0" w:line="276" w:lineRule="atLeast"/>
        <w:textAlignment w:val="baseline"/>
        <w:rPr>
          <w:rStyle w:val="Strong"/>
          <w:sz w:val="28"/>
          <w:szCs w:val="28"/>
          <w:bdr w:val="none" w:sz="0" w:space="0" w:color="auto" w:frame="1"/>
        </w:rPr>
      </w:pPr>
    </w:p>
    <w:p w:rsidR="00380348" w:rsidRPr="00A944A9" w:rsidRDefault="00380348" w:rsidP="00380348">
      <w:pPr>
        <w:pStyle w:val="NormalWeb"/>
        <w:shd w:val="clear" w:color="auto" w:fill="FFFFFF"/>
        <w:spacing w:before="0" w:beforeAutospacing="0" w:after="0" w:afterAutospacing="0" w:line="276" w:lineRule="atLeast"/>
        <w:textAlignment w:val="baseline"/>
        <w:rPr>
          <w:sz w:val="28"/>
          <w:szCs w:val="28"/>
        </w:rPr>
      </w:pPr>
      <w:r w:rsidRPr="00A944A9">
        <w:rPr>
          <w:rStyle w:val="Strong"/>
          <w:sz w:val="28"/>
          <w:szCs w:val="28"/>
          <w:u w:val="single"/>
          <w:bdr w:val="none" w:sz="0" w:space="0" w:color="auto" w:frame="1"/>
        </w:rPr>
        <w:t>Note:</w:t>
      </w:r>
      <w:r w:rsidRPr="00A944A9">
        <w:rPr>
          <w:rStyle w:val="apple-converted-space"/>
          <w:sz w:val="28"/>
          <w:szCs w:val="28"/>
        </w:rPr>
        <w:t> </w:t>
      </w:r>
      <w:r w:rsidRPr="00A944A9">
        <w:rPr>
          <w:sz w:val="28"/>
          <w:szCs w:val="28"/>
        </w:rPr>
        <w:t>Actually there exist a default keyword in Java, but used with</w:t>
      </w:r>
      <w:r w:rsidRPr="00A944A9">
        <w:rPr>
          <w:rStyle w:val="apple-converted-space"/>
          <w:sz w:val="28"/>
          <w:szCs w:val="28"/>
        </w:rPr>
        <w:t> </w:t>
      </w:r>
      <w:r w:rsidRPr="00A944A9">
        <w:rPr>
          <w:rStyle w:val="Strong"/>
          <w:sz w:val="28"/>
          <w:szCs w:val="28"/>
          <w:bdr w:val="none" w:sz="0" w:space="0" w:color="auto" w:frame="1"/>
        </w:rPr>
        <w:t>switch</w:t>
      </w:r>
      <w:r w:rsidRPr="00A944A9">
        <w:rPr>
          <w:rStyle w:val="apple-converted-space"/>
          <w:sz w:val="28"/>
          <w:szCs w:val="28"/>
        </w:rPr>
        <w:t> </w:t>
      </w:r>
      <w:r w:rsidRPr="00A944A9">
        <w:rPr>
          <w:sz w:val="28"/>
          <w:szCs w:val="28"/>
        </w:rPr>
        <w:t xml:space="preserve">statement. Do not get confused here with the default </w:t>
      </w:r>
      <w:proofErr w:type="spellStart"/>
      <w:r w:rsidRPr="00A944A9">
        <w:rPr>
          <w:sz w:val="28"/>
          <w:szCs w:val="28"/>
        </w:rPr>
        <w:t>specifier</w:t>
      </w:r>
      <w:proofErr w:type="spellEnd"/>
      <w:r w:rsidRPr="00A944A9">
        <w:rPr>
          <w:sz w:val="28"/>
          <w:szCs w:val="28"/>
        </w:rPr>
        <w:t>.</w:t>
      </w:r>
    </w:p>
    <w:p w:rsidR="00825972" w:rsidRPr="00A944A9" w:rsidRDefault="00825972" w:rsidP="00380348">
      <w:pPr>
        <w:pStyle w:val="NormalWeb"/>
        <w:shd w:val="clear" w:color="auto" w:fill="FFFFFF"/>
        <w:spacing w:before="0" w:beforeAutospacing="0" w:after="0" w:afterAutospacing="0" w:line="276" w:lineRule="atLeast"/>
        <w:textAlignment w:val="baseline"/>
        <w:rPr>
          <w:sz w:val="28"/>
          <w:szCs w:val="28"/>
        </w:rPr>
      </w:pPr>
    </w:p>
    <w:p w:rsidR="00380348" w:rsidRPr="00A944A9" w:rsidRDefault="00380348" w:rsidP="005675D5">
      <w:pPr>
        <w:pStyle w:val="NormalWeb"/>
        <w:numPr>
          <w:ilvl w:val="0"/>
          <w:numId w:val="3"/>
        </w:numPr>
        <w:shd w:val="clear" w:color="auto" w:fill="FFFFFF"/>
        <w:spacing w:before="0" w:beforeAutospacing="0" w:after="0" w:afterAutospacing="0" w:line="276" w:lineRule="atLeast"/>
        <w:textAlignment w:val="baseline"/>
        <w:rPr>
          <w:rStyle w:val="Strong"/>
          <w:sz w:val="32"/>
          <w:szCs w:val="28"/>
          <w:u w:val="single"/>
          <w:bdr w:val="none" w:sz="0" w:space="0" w:color="auto" w:frame="1"/>
        </w:rPr>
      </w:pPr>
      <w:r w:rsidRPr="00A944A9">
        <w:rPr>
          <w:rStyle w:val="Strong"/>
          <w:sz w:val="32"/>
          <w:szCs w:val="28"/>
          <w:u w:val="single"/>
          <w:bdr w:val="none" w:sz="0" w:space="0" w:color="auto" w:frame="1"/>
        </w:rPr>
        <w:t>private</w:t>
      </w:r>
    </w:p>
    <w:p w:rsidR="00825972" w:rsidRPr="00A944A9" w:rsidRDefault="00825972" w:rsidP="00825972">
      <w:pPr>
        <w:pStyle w:val="NormalWeb"/>
        <w:shd w:val="clear" w:color="auto" w:fill="FFFFFF"/>
        <w:spacing w:before="0" w:beforeAutospacing="0" w:after="0" w:afterAutospacing="0" w:line="276" w:lineRule="atLeast"/>
        <w:ind w:left="720"/>
        <w:textAlignment w:val="baseline"/>
        <w:rPr>
          <w:sz w:val="32"/>
          <w:szCs w:val="28"/>
          <w:u w:val="single"/>
        </w:rPr>
      </w:pPr>
    </w:p>
    <w:p w:rsidR="00380348" w:rsidRPr="00A944A9" w:rsidRDefault="00380348" w:rsidP="00380348">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Let us assume that the</w:t>
      </w:r>
      <w:r w:rsidRPr="00A944A9">
        <w:rPr>
          <w:rStyle w:val="apple-converted-space"/>
          <w:sz w:val="28"/>
          <w:szCs w:val="28"/>
        </w:rPr>
        <w:t> </w:t>
      </w:r>
      <w:proofErr w:type="gramStart"/>
      <w:r w:rsidRPr="00A944A9">
        <w:rPr>
          <w:rStyle w:val="Strong"/>
          <w:sz w:val="28"/>
          <w:szCs w:val="28"/>
          <w:bdr w:val="none" w:sz="0" w:space="0" w:color="auto" w:frame="1"/>
        </w:rPr>
        <w:t>eat(</w:t>
      </w:r>
      <w:proofErr w:type="gramEnd"/>
      <w:r w:rsidRPr="00A944A9">
        <w:rPr>
          <w:rStyle w:val="Strong"/>
          <w:sz w:val="28"/>
          <w:szCs w:val="28"/>
          <w:bdr w:val="none" w:sz="0" w:space="0" w:color="auto" w:frame="1"/>
        </w:rPr>
        <w:t>)</w:t>
      </w:r>
      <w:r w:rsidRPr="00A944A9">
        <w:rPr>
          <w:rStyle w:val="apple-converted-space"/>
          <w:sz w:val="28"/>
          <w:szCs w:val="28"/>
        </w:rPr>
        <w:t> </w:t>
      </w:r>
      <w:r w:rsidRPr="00A944A9">
        <w:rPr>
          <w:sz w:val="28"/>
          <w:szCs w:val="28"/>
        </w:rPr>
        <w:t>method is private in Tiger class.</w:t>
      </w:r>
    </w:p>
    <w:p w:rsidR="00380348" w:rsidRPr="00A944A9" w:rsidRDefault="00380348" w:rsidP="00380348">
      <w:pPr>
        <w:pStyle w:val="NormalWeb"/>
        <w:shd w:val="clear" w:color="auto" w:fill="FFFFFF"/>
        <w:spacing w:before="0" w:beforeAutospacing="0" w:after="0" w:afterAutospacing="0" w:line="276" w:lineRule="atLeast"/>
        <w:textAlignment w:val="baseline"/>
        <w:rPr>
          <w:ins w:id="0" w:author="Unknown"/>
          <w:sz w:val="28"/>
          <w:szCs w:val="28"/>
        </w:rPr>
      </w:pPr>
      <w:r w:rsidRPr="00A944A9">
        <w:rPr>
          <w:sz w:val="28"/>
          <w:szCs w:val="28"/>
        </w:rPr>
        <w:t>If a member of a class is</w:t>
      </w:r>
      <w:r w:rsidRPr="00A944A9">
        <w:rPr>
          <w:rStyle w:val="apple-converted-space"/>
          <w:sz w:val="28"/>
          <w:szCs w:val="28"/>
        </w:rPr>
        <w:t> </w:t>
      </w:r>
      <w:r w:rsidRPr="00A944A9">
        <w:rPr>
          <w:rStyle w:val="Strong"/>
          <w:sz w:val="28"/>
          <w:szCs w:val="28"/>
          <w:bdr w:val="none" w:sz="0" w:space="0" w:color="auto" w:frame="1"/>
        </w:rPr>
        <w:t>private</w:t>
      </w:r>
      <w:r w:rsidRPr="00A944A9">
        <w:rPr>
          <w:sz w:val="28"/>
          <w:szCs w:val="28"/>
        </w:rPr>
        <w:t>, it can be accessed by the objects of the same class only but not by the classes of the other package or even of the same package.</w:t>
      </w:r>
      <w:r w:rsidRPr="00A944A9">
        <w:rPr>
          <w:rStyle w:val="apple-converted-space"/>
          <w:sz w:val="28"/>
          <w:szCs w:val="28"/>
        </w:rPr>
        <w:t> </w:t>
      </w:r>
      <w:proofErr w:type="gramStart"/>
      <w:r w:rsidRPr="00A944A9">
        <w:rPr>
          <w:rStyle w:val="Strong"/>
          <w:sz w:val="28"/>
          <w:szCs w:val="28"/>
          <w:bdr w:val="none" w:sz="0" w:space="0" w:color="auto" w:frame="1"/>
        </w:rPr>
        <w:t>private</w:t>
      </w:r>
      <w:proofErr w:type="gramEnd"/>
      <w:r w:rsidRPr="00A944A9">
        <w:rPr>
          <w:rStyle w:val="apple-converted-space"/>
          <w:sz w:val="28"/>
          <w:szCs w:val="28"/>
        </w:rPr>
        <w:t> </w:t>
      </w:r>
      <w:r w:rsidRPr="00A944A9">
        <w:rPr>
          <w:sz w:val="28"/>
          <w:szCs w:val="28"/>
        </w:rPr>
        <w:t>means, it is purely for the private usage of the same class. Other classes, even of the same package, cannot access by composition. That is, private member should be used within the same class with the same class objects.</w:t>
      </w:r>
    </w:p>
    <w:p w:rsidR="00D013F6" w:rsidRPr="00A944A9" w:rsidRDefault="00D013F6" w:rsidP="00F01F09">
      <w:pPr>
        <w:pStyle w:val="NoSpacing"/>
        <w:pBdr>
          <w:bottom w:val="double" w:sz="6" w:space="1" w:color="auto"/>
        </w:pBdr>
        <w:rPr>
          <w:rFonts w:ascii="Times New Roman" w:hAnsi="Times New Roman" w:cs="Times New Roman"/>
          <w:shd w:val="clear" w:color="auto" w:fill="FFFFFF"/>
        </w:rPr>
      </w:pPr>
    </w:p>
    <w:p w:rsidR="00860F20" w:rsidRPr="00A944A9" w:rsidRDefault="00860F20" w:rsidP="00F01F09">
      <w:pPr>
        <w:pStyle w:val="NoSpacing"/>
        <w:rPr>
          <w:rFonts w:ascii="Times New Roman" w:hAnsi="Times New Roman" w:cs="Times New Roman"/>
          <w:shd w:val="clear" w:color="auto" w:fill="FFFFFF"/>
        </w:rPr>
      </w:pPr>
    </w:p>
    <w:p w:rsidR="00860F20" w:rsidRPr="00A944A9" w:rsidRDefault="00860F20" w:rsidP="00860F20">
      <w:pPr>
        <w:shd w:val="clear" w:color="auto" w:fill="FFFFFF"/>
        <w:spacing w:after="0" w:line="334" w:lineRule="atLeast"/>
        <w:textAlignment w:val="baseline"/>
        <w:outlineLvl w:val="1"/>
        <w:rPr>
          <w:rFonts w:ascii="Times New Roman" w:eastAsia="Times New Roman" w:hAnsi="Times New Roman" w:cs="Times New Roman"/>
          <w:b/>
          <w:i/>
          <w:sz w:val="32"/>
          <w:szCs w:val="25"/>
          <w:u w:val="single"/>
        </w:rPr>
      </w:pPr>
      <w:r w:rsidRPr="00A944A9">
        <w:rPr>
          <w:rFonts w:ascii="Times New Roman" w:eastAsia="Times New Roman" w:hAnsi="Times New Roman" w:cs="Times New Roman"/>
          <w:b/>
          <w:i/>
          <w:sz w:val="32"/>
          <w:szCs w:val="25"/>
          <w:u w:val="single"/>
        </w:rPr>
        <w:t>Rules of Access Specifiers in Method Overriding</w:t>
      </w:r>
    </w:p>
    <w:p w:rsidR="00860F20" w:rsidRPr="00A944A9" w:rsidRDefault="00860F20" w:rsidP="00F01F09">
      <w:pPr>
        <w:pStyle w:val="NoSpacing"/>
        <w:rPr>
          <w:rFonts w:ascii="Times New Roman" w:hAnsi="Times New Roman" w:cs="Times New Roman"/>
          <w:sz w:val="28"/>
          <w:szCs w:val="28"/>
          <w:shd w:val="clear" w:color="auto" w:fill="FFFFFF"/>
        </w:rPr>
      </w:pPr>
    </w:p>
    <w:p w:rsidR="001537D0" w:rsidRPr="00A944A9" w:rsidRDefault="001537D0" w:rsidP="001537D0">
      <w:pPr>
        <w:pStyle w:val="Heading6"/>
        <w:shd w:val="clear" w:color="auto" w:fill="FFFFFF"/>
        <w:spacing w:before="0" w:line="276" w:lineRule="atLeast"/>
        <w:textAlignment w:val="baseline"/>
        <w:rPr>
          <w:rFonts w:ascii="Times New Roman" w:hAnsi="Times New Roman" w:cs="Times New Roman"/>
          <w:b/>
          <w:color w:val="auto"/>
          <w:sz w:val="28"/>
          <w:szCs w:val="28"/>
          <w:u w:val="single"/>
        </w:rPr>
      </w:pPr>
      <w:r w:rsidRPr="00A944A9">
        <w:rPr>
          <w:rFonts w:ascii="Times New Roman" w:hAnsi="Times New Roman" w:cs="Times New Roman"/>
          <w:b/>
          <w:color w:val="auto"/>
          <w:sz w:val="28"/>
          <w:szCs w:val="28"/>
          <w:u w:val="single"/>
        </w:rPr>
        <w:t>Access Specifiers Method Overriding: The only rule says:</w:t>
      </w:r>
    </w:p>
    <w:p w:rsidR="001537D0" w:rsidRPr="00A944A9" w:rsidRDefault="001537D0" w:rsidP="001537D0">
      <w:pPr>
        <w:pStyle w:val="NormalWeb"/>
        <w:shd w:val="clear" w:color="auto" w:fill="FFFFFF"/>
        <w:spacing w:before="0" w:beforeAutospacing="0" w:after="173" w:afterAutospacing="0" w:line="276" w:lineRule="atLeast"/>
        <w:ind w:firstLine="720"/>
        <w:textAlignment w:val="baseline"/>
        <w:outlineLvl w:val="6"/>
        <w:rPr>
          <w:b/>
          <w:bCs/>
          <w:sz w:val="28"/>
          <w:szCs w:val="28"/>
        </w:rPr>
      </w:pPr>
      <w:r w:rsidRPr="00A944A9">
        <w:rPr>
          <w:b/>
          <w:bCs/>
          <w:sz w:val="28"/>
          <w:szCs w:val="28"/>
        </w:rPr>
        <w:br/>
      </w:r>
      <w:r w:rsidRPr="00A944A9">
        <w:rPr>
          <w:b/>
          <w:bCs/>
          <w:sz w:val="32"/>
          <w:szCs w:val="28"/>
        </w:rPr>
        <w:t>"The subclass overridden method cannot have weaker access than super class method".</w:t>
      </w:r>
    </w:p>
    <w:p w:rsidR="001537D0" w:rsidRPr="00A944A9" w:rsidRDefault="001537D0" w:rsidP="001537D0">
      <w:pPr>
        <w:pStyle w:val="Heading6"/>
        <w:shd w:val="clear" w:color="auto" w:fill="FFFFFF"/>
        <w:spacing w:before="0" w:line="276" w:lineRule="atLeast"/>
        <w:textAlignment w:val="baseline"/>
        <w:rPr>
          <w:rFonts w:ascii="Times New Roman" w:hAnsi="Times New Roman" w:cs="Times New Roman"/>
          <w:b/>
          <w:bCs/>
          <w:color w:val="auto"/>
          <w:sz w:val="28"/>
          <w:szCs w:val="28"/>
        </w:rPr>
      </w:pPr>
      <w:r w:rsidRPr="00A944A9">
        <w:rPr>
          <w:rFonts w:ascii="Times New Roman" w:hAnsi="Times New Roman" w:cs="Times New Roman"/>
          <w:color w:val="auto"/>
          <w:sz w:val="28"/>
          <w:szCs w:val="28"/>
        </w:rPr>
        <w:t>Let us see the above rule practically in Access Specifiers Method Overriding.</w:t>
      </w:r>
    </w:p>
    <w:p w:rsidR="00860F20" w:rsidRPr="00A944A9" w:rsidRDefault="00860F20" w:rsidP="00F01F09">
      <w:pPr>
        <w:pStyle w:val="NoSpacing"/>
        <w:rPr>
          <w:rFonts w:ascii="Times New Roman" w:hAnsi="Times New Roman" w:cs="Times New Roman"/>
          <w:sz w:val="28"/>
          <w:szCs w:val="28"/>
          <w:shd w:val="clear" w:color="auto" w:fill="FFFFFF"/>
        </w:rPr>
      </w:pPr>
    </w:p>
    <w:p w:rsidR="001537D0" w:rsidRPr="00A944A9" w:rsidRDefault="001537D0" w:rsidP="001537D0">
      <w:pPr>
        <w:pStyle w:val="NoSpacing"/>
        <w:ind w:left="720"/>
        <w:rPr>
          <w:rFonts w:ascii="Times New Roman" w:hAnsi="Times New Roman" w:cs="Times New Roman"/>
          <w:i/>
          <w:sz w:val="32"/>
          <w:szCs w:val="28"/>
          <w:shd w:val="clear" w:color="auto" w:fill="FFFFFF"/>
        </w:rPr>
      </w:pPr>
      <w:proofErr w:type="gramStart"/>
      <w:r w:rsidRPr="00A944A9">
        <w:rPr>
          <w:rFonts w:ascii="Times New Roman" w:hAnsi="Times New Roman" w:cs="Times New Roman"/>
          <w:i/>
          <w:sz w:val="32"/>
          <w:szCs w:val="28"/>
          <w:shd w:val="clear" w:color="auto" w:fill="FFFFFF"/>
        </w:rPr>
        <w:t>class</w:t>
      </w:r>
      <w:proofErr w:type="gramEnd"/>
      <w:r w:rsidRPr="00A944A9">
        <w:rPr>
          <w:rFonts w:ascii="Times New Roman" w:hAnsi="Times New Roman" w:cs="Times New Roman"/>
          <w:i/>
          <w:sz w:val="32"/>
          <w:szCs w:val="28"/>
          <w:shd w:val="clear" w:color="auto" w:fill="FFFFFF"/>
        </w:rPr>
        <w:t xml:space="preserve"> Test{</w:t>
      </w:r>
    </w:p>
    <w:p w:rsidR="001537D0" w:rsidRPr="00A944A9" w:rsidRDefault="001537D0" w:rsidP="001537D0">
      <w:pPr>
        <w:pStyle w:val="NoSpacing"/>
        <w:ind w:left="1440"/>
        <w:rPr>
          <w:rFonts w:ascii="Times New Roman" w:hAnsi="Times New Roman" w:cs="Times New Roman"/>
          <w:b/>
          <w:i/>
          <w:sz w:val="32"/>
          <w:szCs w:val="28"/>
          <w:shd w:val="clear" w:color="auto" w:fill="FFFFFF"/>
        </w:rPr>
      </w:pPr>
      <w:r w:rsidRPr="00A944A9">
        <w:rPr>
          <w:rFonts w:ascii="Times New Roman" w:hAnsi="Times New Roman" w:cs="Times New Roman"/>
          <w:i/>
          <w:sz w:val="32"/>
          <w:szCs w:val="28"/>
          <w:shd w:val="clear" w:color="auto" w:fill="FFFFFF"/>
        </w:rPr>
        <w:t xml:space="preserve">  </w:t>
      </w:r>
      <w:proofErr w:type="gramStart"/>
      <w:r w:rsidRPr="00A944A9">
        <w:rPr>
          <w:rFonts w:ascii="Times New Roman" w:hAnsi="Times New Roman" w:cs="Times New Roman"/>
          <w:i/>
          <w:sz w:val="32"/>
          <w:szCs w:val="28"/>
          <w:shd w:val="clear" w:color="auto" w:fill="FFFFFF"/>
        </w:rPr>
        <w:t>protected</w:t>
      </w:r>
      <w:proofErr w:type="gramEnd"/>
      <w:r w:rsidRPr="00A944A9">
        <w:rPr>
          <w:rFonts w:ascii="Times New Roman" w:hAnsi="Times New Roman" w:cs="Times New Roman"/>
          <w:i/>
          <w:sz w:val="32"/>
          <w:szCs w:val="28"/>
          <w:shd w:val="clear" w:color="auto" w:fill="FFFFFF"/>
        </w:rPr>
        <w:t xml:space="preserve"> void display(){</w:t>
      </w:r>
      <w:r w:rsidRPr="00A944A9">
        <w:rPr>
          <w:rFonts w:ascii="Times New Roman" w:hAnsi="Times New Roman" w:cs="Times New Roman"/>
          <w:b/>
          <w:i/>
          <w:sz w:val="32"/>
          <w:szCs w:val="28"/>
          <w:shd w:val="clear" w:color="auto" w:fill="FFFFFF"/>
        </w:rPr>
        <w:t xml:space="preserve">        // protected </w:t>
      </w:r>
      <w:proofErr w:type="spellStart"/>
      <w:r w:rsidRPr="00A944A9">
        <w:rPr>
          <w:rFonts w:ascii="Times New Roman" w:hAnsi="Times New Roman" w:cs="Times New Roman"/>
          <w:b/>
          <w:i/>
          <w:sz w:val="32"/>
          <w:szCs w:val="28"/>
          <w:shd w:val="clear" w:color="auto" w:fill="FFFFFF"/>
        </w:rPr>
        <w:t>specifier</w:t>
      </w:r>
      <w:proofErr w:type="spellEnd"/>
    </w:p>
    <w:p w:rsidR="001537D0" w:rsidRPr="00A944A9" w:rsidRDefault="001537D0" w:rsidP="001537D0">
      <w:pPr>
        <w:pStyle w:val="NoSpacing"/>
        <w:ind w:left="144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r w:rsidRPr="00A944A9">
        <w:rPr>
          <w:rFonts w:ascii="Times New Roman" w:hAnsi="Times New Roman" w:cs="Times New Roman"/>
          <w:i/>
          <w:sz w:val="32"/>
          <w:szCs w:val="28"/>
          <w:shd w:val="clear" w:color="auto" w:fill="FFFFFF"/>
        </w:rPr>
        <w:tab/>
      </w:r>
      <w:proofErr w:type="spellStart"/>
      <w:proofErr w:type="gramStart"/>
      <w:r w:rsidRPr="00A944A9">
        <w:rPr>
          <w:rFonts w:ascii="Times New Roman" w:hAnsi="Times New Roman" w:cs="Times New Roman"/>
          <w:i/>
          <w:sz w:val="32"/>
          <w:szCs w:val="28"/>
          <w:shd w:val="clear" w:color="auto" w:fill="FFFFFF"/>
        </w:rPr>
        <w:t>System.out.println</w:t>
      </w:r>
      <w:proofErr w:type="spellEnd"/>
      <w:r w:rsidRPr="00A944A9">
        <w:rPr>
          <w:rFonts w:ascii="Times New Roman" w:hAnsi="Times New Roman" w:cs="Times New Roman"/>
          <w:i/>
          <w:sz w:val="32"/>
          <w:szCs w:val="28"/>
          <w:shd w:val="clear" w:color="auto" w:fill="FFFFFF"/>
        </w:rPr>
        <w:t>(</w:t>
      </w:r>
      <w:proofErr w:type="gramEnd"/>
      <w:r w:rsidRPr="00A944A9">
        <w:rPr>
          <w:rFonts w:ascii="Times New Roman" w:hAnsi="Times New Roman" w:cs="Times New Roman"/>
          <w:i/>
          <w:sz w:val="32"/>
          <w:szCs w:val="28"/>
          <w:shd w:val="clear" w:color="auto" w:fill="FFFFFF"/>
        </w:rPr>
        <w:t>"Hello 1");</w:t>
      </w:r>
    </w:p>
    <w:p w:rsidR="001537D0" w:rsidRPr="00A944A9" w:rsidRDefault="001537D0" w:rsidP="001537D0">
      <w:pPr>
        <w:pStyle w:val="NoSpacing"/>
        <w:ind w:left="144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p>
    <w:p w:rsidR="001537D0" w:rsidRPr="00A944A9" w:rsidRDefault="001537D0" w:rsidP="001537D0">
      <w:pPr>
        <w:pStyle w:val="NoSpacing"/>
        <w:ind w:left="72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w:t>
      </w:r>
    </w:p>
    <w:p w:rsidR="001537D0" w:rsidRPr="00A944A9" w:rsidRDefault="001537D0" w:rsidP="001537D0">
      <w:pPr>
        <w:pStyle w:val="NoSpacing"/>
        <w:ind w:left="720"/>
        <w:rPr>
          <w:rFonts w:ascii="Times New Roman" w:hAnsi="Times New Roman" w:cs="Times New Roman"/>
          <w:i/>
          <w:sz w:val="32"/>
          <w:szCs w:val="28"/>
          <w:shd w:val="clear" w:color="auto" w:fill="FFFFFF"/>
        </w:rPr>
      </w:pPr>
      <w:proofErr w:type="gramStart"/>
      <w:r w:rsidRPr="00A944A9">
        <w:rPr>
          <w:rFonts w:ascii="Times New Roman" w:hAnsi="Times New Roman" w:cs="Times New Roman"/>
          <w:i/>
          <w:sz w:val="32"/>
          <w:szCs w:val="28"/>
          <w:shd w:val="clear" w:color="auto" w:fill="FFFFFF"/>
        </w:rPr>
        <w:t>public</w:t>
      </w:r>
      <w:proofErr w:type="gramEnd"/>
      <w:r w:rsidRPr="00A944A9">
        <w:rPr>
          <w:rFonts w:ascii="Times New Roman" w:hAnsi="Times New Roman" w:cs="Times New Roman"/>
          <w:i/>
          <w:sz w:val="32"/>
          <w:szCs w:val="28"/>
          <w:shd w:val="clear" w:color="auto" w:fill="FFFFFF"/>
        </w:rPr>
        <w:t xml:space="preserve"> class Demo extends Test{</w:t>
      </w:r>
    </w:p>
    <w:p w:rsidR="001537D0" w:rsidRPr="00A944A9" w:rsidRDefault="001537D0" w:rsidP="001537D0">
      <w:pPr>
        <w:pStyle w:val="NoSpacing"/>
        <w:ind w:left="1440"/>
        <w:rPr>
          <w:rFonts w:ascii="Times New Roman" w:hAnsi="Times New Roman" w:cs="Times New Roman"/>
          <w:b/>
          <w:i/>
          <w:sz w:val="32"/>
          <w:szCs w:val="28"/>
          <w:shd w:val="clear" w:color="auto" w:fill="FFFFFF"/>
        </w:rPr>
      </w:pPr>
      <w:r w:rsidRPr="00A944A9">
        <w:rPr>
          <w:rFonts w:ascii="Times New Roman" w:hAnsi="Times New Roman" w:cs="Times New Roman"/>
          <w:i/>
          <w:sz w:val="32"/>
          <w:szCs w:val="28"/>
          <w:shd w:val="clear" w:color="auto" w:fill="FFFFFF"/>
        </w:rPr>
        <w:t xml:space="preserve">  </w:t>
      </w:r>
      <w:proofErr w:type="gramStart"/>
      <w:r w:rsidRPr="00A944A9">
        <w:rPr>
          <w:rFonts w:ascii="Times New Roman" w:hAnsi="Times New Roman" w:cs="Times New Roman"/>
          <w:i/>
          <w:sz w:val="32"/>
          <w:szCs w:val="28"/>
          <w:shd w:val="clear" w:color="auto" w:fill="FFFFFF"/>
        </w:rPr>
        <w:t>void</w:t>
      </w:r>
      <w:proofErr w:type="gramEnd"/>
      <w:r w:rsidRPr="00A944A9">
        <w:rPr>
          <w:rFonts w:ascii="Times New Roman" w:hAnsi="Times New Roman" w:cs="Times New Roman"/>
          <w:i/>
          <w:sz w:val="32"/>
          <w:szCs w:val="28"/>
          <w:shd w:val="clear" w:color="auto" w:fill="FFFFFF"/>
        </w:rPr>
        <w:t xml:space="preserve"> display(){</w:t>
      </w:r>
      <w:r w:rsidRPr="00A944A9">
        <w:rPr>
          <w:rFonts w:ascii="Times New Roman" w:hAnsi="Times New Roman" w:cs="Times New Roman"/>
          <w:b/>
          <w:i/>
          <w:sz w:val="32"/>
          <w:szCs w:val="28"/>
          <w:shd w:val="clear" w:color="auto" w:fill="FFFFFF"/>
        </w:rPr>
        <w:t xml:space="preserve">                // overridden with default </w:t>
      </w:r>
      <w:proofErr w:type="spellStart"/>
      <w:r w:rsidRPr="00A944A9">
        <w:rPr>
          <w:rFonts w:ascii="Times New Roman" w:hAnsi="Times New Roman" w:cs="Times New Roman"/>
          <w:b/>
          <w:i/>
          <w:sz w:val="32"/>
          <w:szCs w:val="28"/>
          <w:shd w:val="clear" w:color="auto" w:fill="FFFFFF"/>
        </w:rPr>
        <w:t>specifier</w:t>
      </w:r>
      <w:proofErr w:type="spellEnd"/>
    </w:p>
    <w:p w:rsidR="001537D0" w:rsidRPr="00A944A9" w:rsidRDefault="001537D0" w:rsidP="001537D0">
      <w:pPr>
        <w:pStyle w:val="NoSpacing"/>
        <w:ind w:left="144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r w:rsidRPr="00A944A9">
        <w:rPr>
          <w:rFonts w:ascii="Times New Roman" w:hAnsi="Times New Roman" w:cs="Times New Roman"/>
          <w:i/>
          <w:sz w:val="32"/>
          <w:szCs w:val="28"/>
          <w:shd w:val="clear" w:color="auto" w:fill="FFFFFF"/>
        </w:rPr>
        <w:tab/>
      </w:r>
      <w:proofErr w:type="spellStart"/>
      <w:proofErr w:type="gramStart"/>
      <w:r w:rsidRPr="00A944A9">
        <w:rPr>
          <w:rFonts w:ascii="Times New Roman" w:hAnsi="Times New Roman" w:cs="Times New Roman"/>
          <w:i/>
          <w:sz w:val="32"/>
          <w:szCs w:val="28"/>
          <w:shd w:val="clear" w:color="auto" w:fill="FFFFFF"/>
        </w:rPr>
        <w:t>System.out.println</w:t>
      </w:r>
      <w:proofErr w:type="spellEnd"/>
      <w:r w:rsidRPr="00A944A9">
        <w:rPr>
          <w:rFonts w:ascii="Times New Roman" w:hAnsi="Times New Roman" w:cs="Times New Roman"/>
          <w:i/>
          <w:sz w:val="32"/>
          <w:szCs w:val="28"/>
          <w:shd w:val="clear" w:color="auto" w:fill="FFFFFF"/>
        </w:rPr>
        <w:t>(</w:t>
      </w:r>
      <w:proofErr w:type="gramEnd"/>
      <w:r w:rsidRPr="00A944A9">
        <w:rPr>
          <w:rFonts w:ascii="Times New Roman" w:hAnsi="Times New Roman" w:cs="Times New Roman"/>
          <w:i/>
          <w:sz w:val="32"/>
          <w:szCs w:val="28"/>
          <w:shd w:val="clear" w:color="auto" w:fill="FFFFFF"/>
        </w:rPr>
        <w:t>"Hello 2");</w:t>
      </w:r>
    </w:p>
    <w:p w:rsidR="001537D0" w:rsidRPr="00A944A9" w:rsidRDefault="001537D0" w:rsidP="001537D0">
      <w:pPr>
        <w:pStyle w:val="NoSpacing"/>
        <w:ind w:left="144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p>
    <w:p w:rsidR="001537D0" w:rsidRPr="00A944A9" w:rsidRDefault="001537D0" w:rsidP="001537D0">
      <w:pPr>
        <w:pStyle w:val="NoSpacing"/>
        <w:ind w:left="72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r w:rsidRPr="00A944A9">
        <w:rPr>
          <w:rFonts w:ascii="Times New Roman" w:hAnsi="Times New Roman" w:cs="Times New Roman"/>
          <w:i/>
          <w:sz w:val="32"/>
          <w:szCs w:val="28"/>
          <w:shd w:val="clear" w:color="auto" w:fill="FFFFFF"/>
        </w:rPr>
        <w:tab/>
      </w:r>
      <w:proofErr w:type="gramStart"/>
      <w:r w:rsidRPr="00A944A9">
        <w:rPr>
          <w:rFonts w:ascii="Times New Roman" w:hAnsi="Times New Roman" w:cs="Times New Roman"/>
          <w:i/>
          <w:sz w:val="32"/>
          <w:szCs w:val="28"/>
          <w:shd w:val="clear" w:color="auto" w:fill="FFFFFF"/>
        </w:rPr>
        <w:t>public</w:t>
      </w:r>
      <w:proofErr w:type="gramEnd"/>
      <w:r w:rsidRPr="00A944A9">
        <w:rPr>
          <w:rFonts w:ascii="Times New Roman" w:hAnsi="Times New Roman" w:cs="Times New Roman"/>
          <w:i/>
          <w:sz w:val="32"/>
          <w:szCs w:val="28"/>
          <w:shd w:val="clear" w:color="auto" w:fill="FFFFFF"/>
        </w:rPr>
        <w:t xml:space="preserve"> static void main(String </w:t>
      </w:r>
      <w:proofErr w:type="spellStart"/>
      <w:r w:rsidRPr="00A944A9">
        <w:rPr>
          <w:rFonts w:ascii="Times New Roman" w:hAnsi="Times New Roman" w:cs="Times New Roman"/>
          <w:i/>
          <w:sz w:val="32"/>
          <w:szCs w:val="28"/>
          <w:shd w:val="clear" w:color="auto" w:fill="FFFFFF"/>
        </w:rPr>
        <w:t>args</w:t>
      </w:r>
      <w:proofErr w:type="spellEnd"/>
      <w:r w:rsidRPr="00A944A9">
        <w:rPr>
          <w:rFonts w:ascii="Times New Roman" w:hAnsi="Times New Roman" w:cs="Times New Roman"/>
          <w:i/>
          <w:sz w:val="32"/>
          <w:szCs w:val="28"/>
          <w:shd w:val="clear" w:color="auto" w:fill="FFFFFF"/>
        </w:rPr>
        <w:t xml:space="preserve">[]) {    </w:t>
      </w:r>
    </w:p>
    <w:p w:rsidR="001537D0" w:rsidRPr="00A944A9" w:rsidRDefault="001537D0" w:rsidP="001537D0">
      <w:pPr>
        <w:pStyle w:val="NoSpacing"/>
        <w:ind w:left="72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proofErr w:type="gramStart"/>
      <w:r w:rsidRPr="00A944A9">
        <w:rPr>
          <w:rFonts w:ascii="Times New Roman" w:hAnsi="Times New Roman" w:cs="Times New Roman"/>
          <w:i/>
          <w:sz w:val="32"/>
          <w:szCs w:val="28"/>
          <w:shd w:val="clear" w:color="auto" w:fill="FFFFFF"/>
        </w:rPr>
        <w:t>new</w:t>
      </w:r>
      <w:proofErr w:type="gramEnd"/>
      <w:r w:rsidRPr="00A944A9">
        <w:rPr>
          <w:rFonts w:ascii="Times New Roman" w:hAnsi="Times New Roman" w:cs="Times New Roman"/>
          <w:i/>
          <w:sz w:val="32"/>
          <w:szCs w:val="28"/>
          <w:shd w:val="clear" w:color="auto" w:fill="FFFFFF"/>
        </w:rPr>
        <w:t xml:space="preserve"> Demo().display();</w:t>
      </w:r>
    </w:p>
    <w:p w:rsidR="001537D0" w:rsidRPr="00A944A9" w:rsidRDefault="001537D0" w:rsidP="001537D0">
      <w:pPr>
        <w:pStyle w:val="NoSpacing"/>
        <w:ind w:left="72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 xml:space="preserve">  }</w:t>
      </w:r>
    </w:p>
    <w:p w:rsidR="001537D0" w:rsidRPr="00A944A9" w:rsidRDefault="001537D0" w:rsidP="001537D0">
      <w:pPr>
        <w:pStyle w:val="NoSpacing"/>
        <w:ind w:left="720"/>
        <w:rPr>
          <w:rFonts w:ascii="Times New Roman" w:hAnsi="Times New Roman" w:cs="Times New Roman"/>
          <w:i/>
          <w:sz w:val="32"/>
          <w:szCs w:val="28"/>
          <w:shd w:val="clear" w:color="auto" w:fill="FFFFFF"/>
        </w:rPr>
      </w:pPr>
      <w:r w:rsidRPr="00A944A9">
        <w:rPr>
          <w:rFonts w:ascii="Times New Roman" w:hAnsi="Times New Roman" w:cs="Times New Roman"/>
          <w:i/>
          <w:sz w:val="32"/>
          <w:szCs w:val="28"/>
          <w:shd w:val="clear" w:color="auto" w:fill="FFFFFF"/>
        </w:rPr>
        <w:t>}</w:t>
      </w:r>
    </w:p>
    <w:p w:rsidR="001537D0" w:rsidRPr="00A944A9" w:rsidRDefault="001537D0" w:rsidP="001537D0">
      <w:pPr>
        <w:pStyle w:val="NoSpacing"/>
        <w:rPr>
          <w:rFonts w:ascii="Times New Roman" w:hAnsi="Times New Roman" w:cs="Times New Roman"/>
          <w:sz w:val="28"/>
          <w:szCs w:val="28"/>
          <w:shd w:val="clear" w:color="auto" w:fill="FFFFFF"/>
        </w:rPr>
      </w:pPr>
      <w:r w:rsidRPr="00A944A9">
        <w:rPr>
          <w:rFonts w:ascii="Times New Roman" w:hAnsi="Times New Roman" w:cs="Times New Roman"/>
          <w:noProof/>
          <w:sz w:val="28"/>
          <w:szCs w:val="28"/>
        </w:rPr>
        <w:lastRenderedPageBreak/>
        <w:drawing>
          <wp:inline distT="0" distB="0" distL="0" distR="0" wp14:anchorId="28080F37" wp14:editId="583C783C">
            <wp:extent cx="5793740" cy="1294765"/>
            <wp:effectExtent l="19050" t="0" r="0" b="0"/>
            <wp:docPr id="20" name="Picture 20" descr="Access Specifiers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cess Specifiers Method Overriding"/>
                    <pic:cNvPicPr>
                      <a:picLocks noChangeAspect="1" noChangeArrowheads="1"/>
                    </pic:cNvPicPr>
                  </pic:nvPicPr>
                  <pic:blipFill>
                    <a:blip r:embed="rId28"/>
                    <a:srcRect/>
                    <a:stretch>
                      <a:fillRect/>
                    </a:stretch>
                  </pic:blipFill>
                  <pic:spPr bwMode="auto">
                    <a:xfrm>
                      <a:off x="0" y="0"/>
                      <a:ext cx="5793740" cy="1294765"/>
                    </a:xfrm>
                    <a:prstGeom prst="rect">
                      <a:avLst/>
                    </a:prstGeom>
                    <a:noFill/>
                    <a:ln w="9525">
                      <a:noFill/>
                      <a:miter lim="800000"/>
                      <a:headEnd/>
                      <a:tailEnd/>
                    </a:ln>
                  </pic:spPr>
                </pic:pic>
              </a:graphicData>
            </a:graphic>
          </wp:inline>
        </w:drawing>
      </w:r>
    </w:p>
    <w:p w:rsidR="001537D0" w:rsidRPr="00A944A9" w:rsidRDefault="001537D0" w:rsidP="001537D0">
      <w:pPr>
        <w:pStyle w:val="NoSpacing"/>
        <w:rPr>
          <w:rFonts w:ascii="Times New Roman" w:hAnsi="Times New Roman" w:cs="Times New Roman"/>
          <w:sz w:val="28"/>
          <w:szCs w:val="28"/>
          <w:shd w:val="clear" w:color="auto" w:fill="FFFFFF"/>
        </w:rPr>
      </w:pPr>
    </w:p>
    <w:p w:rsidR="001537D0" w:rsidRPr="00A944A9" w:rsidRDefault="001537D0" w:rsidP="001537D0">
      <w:pPr>
        <w:pStyle w:val="NoSpacing"/>
        <w:rPr>
          <w:rFonts w:ascii="Times New Roman" w:hAnsi="Times New Roman" w:cs="Times New Roman"/>
          <w:sz w:val="28"/>
          <w:szCs w:val="28"/>
          <w:shd w:val="clear" w:color="auto" w:fill="FFFFFF"/>
        </w:rPr>
      </w:pPr>
      <w:r w:rsidRPr="00A944A9">
        <w:rPr>
          <w:rStyle w:val="Strong"/>
          <w:rFonts w:ascii="Times New Roman" w:hAnsi="Times New Roman" w:cs="Times New Roman"/>
          <w:sz w:val="28"/>
          <w:szCs w:val="28"/>
          <w:bdr w:val="none" w:sz="0" w:space="0" w:color="auto" w:frame="1"/>
          <w:shd w:val="clear" w:color="auto" w:fill="FFFFFF"/>
        </w:rPr>
        <w:t xml:space="preserve">Protected </w:t>
      </w:r>
      <w:proofErr w:type="gramStart"/>
      <w:r w:rsidRPr="00A944A9">
        <w:rPr>
          <w:rStyle w:val="Strong"/>
          <w:rFonts w:ascii="Times New Roman" w:hAnsi="Times New Roman" w:cs="Times New Roman"/>
          <w:sz w:val="28"/>
          <w:szCs w:val="28"/>
          <w:bdr w:val="none" w:sz="0" w:space="0" w:color="auto" w:frame="1"/>
          <w:shd w:val="clear" w:color="auto" w:fill="FFFFFF"/>
        </w:rPr>
        <w:t>display(</w:t>
      </w:r>
      <w:proofErr w:type="gramEnd"/>
      <w:r w:rsidRPr="00A944A9">
        <w:rPr>
          <w:rStyle w:val="Strong"/>
          <w:rFonts w:ascii="Times New Roman" w:hAnsi="Times New Roman" w:cs="Times New Roman"/>
          <w:sz w:val="28"/>
          <w:szCs w:val="28"/>
          <w:bdr w:val="none" w:sz="0" w:space="0" w:color="auto" w:frame="1"/>
          <w:shd w:val="clear" w:color="auto" w:fill="FFFFFF"/>
        </w:rPr>
        <w:t>)</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method of</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Test</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class is</w:t>
      </w:r>
      <w:r w:rsidRPr="00A944A9">
        <w:rPr>
          <w:rStyle w:val="apple-converted-space"/>
          <w:rFonts w:ascii="Times New Roman" w:hAnsi="Times New Roman" w:cs="Times New Roman"/>
          <w:sz w:val="28"/>
          <w:szCs w:val="28"/>
          <w:shd w:val="clear" w:color="auto" w:fill="FFFFFF"/>
        </w:rPr>
        <w:t> </w:t>
      </w:r>
      <w:hyperlink r:id="rId29" w:history="1">
        <w:r w:rsidRPr="00A944A9">
          <w:rPr>
            <w:rStyle w:val="Hyperlink"/>
            <w:rFonts w:ascii="Times New Roman" w:hAnsi="Times New Roman" w:cs="Times New Roman"/>
            <w:color w:val="auto"/>
            <w:sz w:val="28"/>
            <w:szCs w:val="28"/>
            <w:u w:val="none"/>
            <w:bdr w:val="none" w:sz="0" w:space="0" w:color="auto" w:frame="1"/>
            <w:shd w:val="clear" w:color="auto" w:fill="FFFFFF"/>
          </w:rPr>
          <w:t>overridden</w:t>
        </w:r>
      </w:hyperlink>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by</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Demo</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class with</w:t>
      </w:r>
      <w:r w:rsidRPr="00A944A9">
        <w:rPr>
          <w:rStyle w:val="apple-converted-space"/>
          <w:rFonts w:ascii="Times New Roman" w:hAnsi="Times New Roman" w:cs="Times New Roman"/>
          <w:sz w:val="28"/>
          <w:szCs w:val="28"/>
          <w:shd w:val="clear" w:color="auto" w:fill="FFFFFF"/>
        </w:rPr>
        <w:t> </w:t>
      </w:r>
      <w:r w:rsidRPr="00A944A9">
        <w:rPr>
          <w:rStyle w:val="Strong"/>
          <w:rFonts w:ascii="Times New Roman" w:hAnsi="Times New Roman" w:cs="Times New Roman"/>
          <w:sz w:val="28"/>
          <w:szCs w:val="28"/>
          <w:bdr w:val="none" w:sz="0" w:space="0" w:color="auto" w:frame="1"/>
          <w:shd w:val="clear" w:color="auto" w:fill="FFFFFF"/>
        </w:rPr>
        <w:t>default (not specified at all)</w:t>
      </w:r>
      <w:r w:rsidRPr="00A944A9">
        <w:rPr>
          <w:rStyle w:val="apple-converted-space"/>
          <w:rFonts w:ascii="Times New Roman" w:hAnsi="Times New Roman" w:cs="Times New Roman"/>
          <w:sz w:val="28"/>
          <w:szCs w:val="28"/>
          <w:shd w:val="clear" w:color="auto" w:fill="FFFFFF"/>
        </w:rPr>
        <w:t> </w:t>
      </w:r>
      <w:r w:rsidRPr="00A944A9">
        <w:rPr>
          <w:rFonts w:ascii="Times New Roman" w:hAnsi="Times New Roman" w:cs="Times New Roman"/>
          <w:sz w:val="28"/>
          <w:szCs w:val="28"/>
          <w:shd w:val="clear" w:color="auto" w:fill="FFFFFF"/>
        </w:rPr>
        <w:t>access. It raises compilation error. The subclass can have either same or stronger access like public or same protected. But, it cannot have default or private.</w:t>
      </w:r>
    </w:p>
    <w:p w:rsidR="001537D0" w:rsidRPr="00A944A9" w:rsidRDefault="001537D0" w:rsidP="001537D0">
      <w:pPr>
        <w:pStyle w:val="NoSpacing"/>
        <w:rPr>
          <w:rFonts w:ascii="Times New Roman" w:hAnsi="Times New Roman" w:cs="Times New Roman"/>
          <w:sz w:val="28"/>
          <w:szCs w:val="28"/>
          <w:shd w:val="clear" w:color="auto" w:fill="FFFFFF"/>
        </w:rPr>
      </w:pPr>
    </w:p>
    <w:p w:rsidR="001537D0" w:rsidRPr="00A944A9" w:rsidRDefault="001537D0" w:rsidP="001537D0">
      <w:pPr>
        <w:pStyle w:val="NormalWeb"/>
        <w:shd w:val="clear" w:color="auto" w:fill="FFFFFF"/>
        <w:spacing w:before="0" w:beforeAutospacing="0" w:after="0" w:afterAutospacing="0" w:line="276" w:lineRule="atLeast"/>
        <w:textAlignment w:val="baseline"/>
        <w:rPr>
          <w:sz w:val="28"/>
          <w:szCs w:val="28"/>
        </w:rPr>
      </w:pPr>
      <w:r w:rsidRPr="00A944A9">
        <w:rPr>
          <w:rStyle w:val="Strong"/>
          <w:sz w:val="28"/>
          <w:szCs w:val="28"/>
          <w:bdr w:val="none" w:sz="0" w:space="0" w:color="auto" w:frame="1"/>
        </w:rPr>
        <w:t>Why the methods of an interface should be overridden with public only?</w:t>
      </w:r>
    </w:p>
    <w:p w:rsidR="001537D0" w:rsidRPr="00A944A9" w:rsidRDefault="001537D0" w:rsidP="001537D0">
      <w:pPr>
        <w:pStyle w:val="NormalWeb"/>
        <w:shd w:val="clear" w:color="auto" w:fill="FFFFFF"/>
        <w:spacing w:before="0" w:beforeAutospacing="0" w:after="173" w:afterAutospacing="0" w:line="276" w:lineRule="atLeast"/>
        <w:textAlignment w:val="baseline"/>
        <w:rPr>
          <w:sz w:val="28"/>
          <w:szCs w:val="28"/>
        </w:rPr>
      </w:pPr>
    </w:p>
    <w:p w:rsidR="001537D0" w:rsidRPr="00A944A9" w:rsidRDefault="001537D0" w:rsidP="001537D0">
      <w:pPr>
        <w:pStyle w:val="NormalWeb"/>
        <w:pBdr>
          <w:bottom w:val="double" w:sz="6" w:space="1" w:color="auto"/>
        </w:pBdr>
        <w:shd w:val="clear" w:color="auto" w:fill="FFFFFF"/>
        <w:spacing w:before="0" w:beforeAutospacing="0" w:after="173" w:afterAutospacing="0" w:line="276" w:lineRule="atLeast"/>
        <w:textAlignment w:val="baseline"/>
        <w:rPr>
          <w:sz w:val="28"/>
          <w:szCs w:val="28"/>
        </w:rPr>
      </w:pPr>
      <w:r w:rsidRPr="00A944A9">
        <w:rPr>
          <w:sz w:val="28"/>
          <w:szCs w:val="28"/>
        </w:rPr>
        <w:t xml:space="preserve">With the above rule, now you get the answer. The methods of an interface must be public, if not mentioned, takes by default as public. So, the subclass which implements the interface should override with the same </w:t>
      </w:r>
      <w:proofErr w:type="spellStart"/>
      <w:r w:rsidRPr="00A944A9">
        <w:rPr>
          <w:sz w:val="28"/>
          <w:szCs w:val="28"/>
        </w:rPr>
        <w:t>specifier</w:t>
      </w:r>
      <w:proofErr w:type="spellEnd"/>
      <w:r w:rsidRPr="00A944A9">
        <w:rPr>
          <w:sz w:val="28"/>
          <w:szCs w:val="28"/>
        </w:rPr>
        <w:t xml:space="preserve"> or more but not less. No stronger </w:t>
      </w:r>
      <w:proofErr w:type="spellStart"/>
      <w:r w:rsidRPr="00A944A9">
        <w:rPr>
          <w:sz w:val="28"/>
          <w:szCs w:val="28"/>
        </w:rPr>
        <w:t>specifier</w:t>
      </w:r>
      <w:proofErr w:type="spellEnd"/>
      <w:r w:rsidRPr="00A944A9">
        <w:rPr>
          <w:sz w:val="28"/>
          <w:szCs w:val="28"/>
        </w:rPr>
        <w:t xml:space="preserve"> than public exists in Java. For this, reason, all the methods of interface must be overridden with public only.</w:t>
      </w:r>
    </w:p>
    <w:p w:rsidR="001537D0" w:rsidRPr="00A944A9" w:rsidRDefault="00C80B90" w:rsidP="001537D0">
      <w:pPr>
        <w:pStyle w:val="NormalWeb"/>
        <w:shd w:val="clear" w:color="auto" w:fill="FFFFFF"/>
        <w:spacing w:before="0" w:beforeAutospacing="0" w:after="173" w:afterAutospacing="0" w:line="276" w:lineRule="atLeast"/>
        <w:textAlignment w:val="baseline"/>
        <w:rPr>
          <w:b/>
          <w:sz w:val="32"/>
          <w:szCs w:val="28"/>
          <w:u w:val="single"/>
        </w:rPr>
      </w:pPr>
      <w:r w:rsidRPr="00A944A9">
        <w:rPr>
          <w:b/>
          <w:sz w:val="32"/>
          <w:szCs w:val="28"/>
          <w:u w:val="single"/>
        </w:rPr>
        <w:t>Access Modifiers and Non-Access Modifiers:</w:t>
      </w:r>
    </w:p>
    <w:p w:rsidR="00C80B90" w:rsidRPr="00A944A9" w:rsidRDefault="00954D51" w:rsidP="00954D51">
      <w:pPr>
        <w:pStyle w:val="NormalWeb"/>
        <w:shd w:val="clear" w:color="auto" w:fill="FFFFFF"/>
        <w:spacing w:before="0" w:beforeAutospacing="0" w:after="173" w:afterAutospacing="0" w:line="276" w:lineRule="atLeast"/>
        <w:ind w:firstLine="408"/>
        <w:textAlignment w:val="baseline"/>
        <w:rPr>
          <w:sz w:val="28"/>
          <w:szCs w:val="28"/>
          <w:shd w:val="clear" w:color="auto" w:fill="FFFFFF"/>
        </w:rPr>
      </w:pPr>
      <w:r w:rsidRPr="00A944A9">
        <w:rPr>
          <w:sz w:val="28"/>
          <w:szCs w:val="28"/>
          <w:shd w:val="clear" w:color="auto" w:fill="FFFFFF"/>
        </w:rPr>
        <w:t>Modifiers are keywords that you add to those definitions to change their meanings. The Java language has a wide variety of modifiers, including the following:</w:t>
      </w:r>
    </w:p>
    <w:p w:rsidR="00954D51" w:rsidRPr="00A944A9" w:rsidRDefault="00A944A9" w:rsidP="005675D5">
      <w:pPr>
        <w:pStyle w:val="NormalWeb"/>
        <w:numPr>
          <w:ilvl w:val="0"/>
          <w:numId w:val="4"/>
        </w:numPr>
        <w:spacing w:before="0" w:beforeAutospacing="0" w:after="240" w:afterAutospacing="0" w:line="276" w:lineRule="atLeast"/>
        <w:ind w:left="768" w:right="48"/>
        <w:jc w:val="both"/>
        <w:rPr>
          <w:b/>
          <w:i/>
          <w:sz w:val="28"/>
          <w:szCs w:val="28"/>
        </w:rPr>
      </w:pPr>
      <w:hyperlink r:id="rId30" w:history="1">
        <w:r w:rsidR="00954D51" w:rsidRPr="00A944A9">
          <w:rPr>
            <w:rStyle w:val="Hyperlink"/>
            <w:b/>
            <w:i/>
            <w:color w:val="auto"/>
            <w:sz w:val="28"/>
            <w:szCs w:val="28"/>
            <w:u w:val="none"/>
          </w:rPr>
          <w:t>Java Access Modifiers</w:t>
        </w:r>
      </w:hyperlink>
    </w:p>
    <w:p w:rsidR="00954D51" w:rsidRPr="00A944A9" w:rsidRDefault="00A944A9" w:rsidP="005675D5">
      <w:pPr>
        <w:pStyle w:val="NormalWeb"/>
        <w:numPr>
          <w:ilvl w:val="0"/>
          <w:numId w:val="4"/>
        </w:numPr>
        <w:spacing w:before="0" w:beforeAutospacing="0" w:after="240" w:afterAutospacing="0" w:line="276" w:lineRule="atLeast"/>
        <w:ind w:left="768" w:right="48"/>
        <w:jc w:val="both"/>
        <w:rPr>
          <w:b/>
          <w:i/>
          <w:sz w:val="28"/>
          <w:szCs w:val="28"/>
        </w:rPr>
      </w:pPr>
      <w:hyperlink r:id="rId31" w:history="1">
        <w:r w:rsidR="00954D51" w:rsidRPr="00A944A9">
          <w:rPr>
            <w:rStyle w:val="Hyperlink"/>
            <w:b/>
            <w:i/>
            <w:color w:val="auto"/>
            <w:sz w:val="28"/>
            <w:szCs w:val="28"/>
            <w:u w:val="none"/>
          </w:rPr>
          <w:t>Non Access Modifiers</w:t>
        </w:r>
      </w:hyperlink>
    </w:p>
    <w:p w:rsidR="00954D51" w:rsidRPr="00A944A9" w:rsidRDefault="00954D51" w:rsidP="00954D51">
      <w:pPr>
        <w:pStyle w:val="NormalWeb"/>
        <w:spacing w:before="0" w:beforeAutospacing="0" w:after="240" w:afterAutospacing="0" w:line="276" w:lineRule="atLeast"/>
        <w:ind w:left="48" w:right="48" w:firstLine="360"/>
        <w:jc w:val="both"/>
        <w:rPr>
          <w:sz w:val="28"/>
          <w:szCs w:val="28"/>
        </w:rPr>
      </w:pPr>
      <w:r w:rsidRPr="00A944A9">
        <w:rPr>
          <w:sz w:val="28"/>
          <w:szCs w:val="28"/>
        </w:rPr>
        <w:t>To use a modifier, you include its keyword in the definition of a class, method, or variable. The modifier precedes the rest of the statement, as in the following examples (Italic ones) −</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proofErr w:type="gramStart"/>
      <w:r w:rsidRPr="00A944A9">
        <w:rPr>
          <w:rStyle w:val="kwd"/>
          <w:rFonts w:ascii="Times New Roman" w:hAnsi="Times New Roman" w:cs="Times New Roman"/>
          <w:i/>
          <w:iCs/>
          <w:sz w:val="28"/>
          <w:szCs w:val="28"/>
        </w:rPr>
        <w:t>public</w:t>
      </w:r>
      <w:proofErr w:type="gramEnd"/>
      <w:r w:rsidRPr="00A944A9">
        <w:rPr>
          <w:rStyle w:val="pln"/>
          <w:rFonts w:ascii="Times New Roman" w:eastAsiaTheme="majorEastAsia" w:hAnsi="Times New Roman" w:cs="Times New Roman"/>
          <w:sz w:val="28"/>
          <w:szCs w:val="28"/>
        </w:rPr>
        <w:t xml:space="preserve"> </w:t>
      </w:r>
      <w:r w:rsidRPr="00A944A9">
        <w:rPr>
          <w:rStyle w:val="kwd"/>
          <w:rFonts w:ascii="Times New Roman" w:hAnsi="Times New Roman" w:cs="Times New Roman"/>
          <w:sz w:val="28"/>
          <w:szCs w:val="28"/>
        </w:rPr>
        <w:t>class</w:t>
      </w:r>
      <w:r w:rsidRPr="00A944A9">
        <w:rPr>
          <w:rStyle w:val="pln"/>
          <w:rFonts w:ascii="Times New Roman" w:eastAsiaTheme="majorEastAsia" w:hAnsi="Times New Roman" w:cs="Times New Roman"/>
          <w:sz w:val="28"/>
          <w:szCs w:val="28"/>
        </w:rPr>
        <w:t xml:space="preserve"> </w:t>
      </w:r>
      <w:proofErr w:type="spellStart"/>
      <w:r w:rsidRPr="00A944A9">
        <w:rPr>
          <w:rStyle w:val="pln"/>
          <w:rFonts w:ascii="Times New Roman" w:eastAsiaTheme="majorEastAsia" w:hAnsi="Times New Roman" w:cs="Times New Roman"/>
          <w:sz w:val="28"/>
          <w:szCs w:val="28"/>
        </w:rPr>
        <w:t>className</w:t>
      </w:r>
      <w:proofErr w:type="spellEnd"/>
      <w:r w:rsidRPr="00A944A9">
        <w:rPr>
          <w:rStyle w:val="pln"/>
          <w:rFonts w:ascii="Times New Roman" w:eastAsiaTheme="majorEastAsia" w:hAnsi="Times New Roman" w:cs="Times New Roman"/>
          <w:sz w:val="28"/>
          <w:szCs w:val="28"/>
        </w:rPr>
        <w:t xml:space="preserve"> </w:t>
      </w:r>
      <w:r w:rsidRPr="00A944A9">
        <w:rPr>
          <w:rStyle w:val="pun"/>
          <w:rFonts w:ascii="Times New Roman" w:eastAsiaTheme="majorEastAsia" w:hAnsi="Times New Roman" w:cs="Times New Roman"/>
          <w:sz w:val="28"/>
          <w:szCs w:val="28"/>
        </w:rPr>
        <w:t>{</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r w:rsidRPr="00A944A9">
        <w:rPr>
          <w:rStyle w:val="pln"/>
          <w:rFonts w:ascii="Times New Roman" w:eastAsiaTheme="majorEastAsia" w:hAnsi="Times New Roman" w:cs="Times New Roman"/>
          <w:sz w:val="28"/>
          <w:szCs w:val="28"/>
        </w:rPr>
        <w:t xml:space="preserve">   </w:t>
      </w:r>
      <w:r w:rsidRPr="00A944A9">
        <w:rPr>
          <w:rStyle w:val="com"/>
          <w:rFonts w:ascii="Times New Roman" w:hAnsi="Times New Roman" w:cs="Times New Roman"/>
          <w:sz w:val="28"/>
          <w:szCs w:val="28"/>
        </w:rPr>
        <w:t>// ...</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r w:rsidRPr="00A944A9">
        <w:rPr>
          <w:rStyle w:val="pun"/>
          <w:rFonts w:ascii="Times New Roman" w:eastAsiaTheme="majorEastAsia" w:hAnsi="Times New Roman" w:cs="Times New Roman"/>
          <w:sz w:val="28"/>
          <w:szCs w:val="28"/>
        </w:rPr>
        <w:t>}</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proofErr w:type="gramStart"/>
      <w:r w:rsidRPr="00A944A9">
        <w:rPr>
          <w:rStyle w:val="kwd"/>
          <w:rFonts w:ascii="Times New Roman" w:hAnsi="Times New Roman" w:cs="Times New Roman"/>
          <w:i/>
          <w:iCs/>
          <w:sz w:val="28"/>
          <w:szCs w:val="28"/>
        </w:rPr>
        <w:t>private</w:t>
      </w:r>
      <w:proofErr w:type="gramEnd"/>
      <w:r w:rsidRPr="00A944A9">
        <w:rPr>
          <w:rStyle w:val="pln"/>
          <w:rFonts w:ascii="Times New Roman" w:eastAsiaTheme="majorEastAsia" w:hAnsi="Times New Roman" w:cs="Times New Roman"/>
          <w:sz w:val="28"/>
          <w:szCs w:val="28"/>
        </w:rPr>
        <w:t xml:space="preserve"> </w:t>
      </w:r>
      <w:r w:rsidRPr="00A944A9">
        <w:rPr>
          <w:rStyle w:val="kwd"/>
          <w:rFonts w:ascii="Times New Roman" w:hAnsi="Times New Roman" w:cs="Times New Roman"/>
          <w:sz w:val="28"/>
          <w:szCs w:val="28"/>
        </w:rPr>
        <w:t>boolean</w:t>
      </w:r>
      <w:r w:rsidRPr="00A944A9">
        <w:rPr>
          <w:rStyle w:val="pln"/>
          <w:rFonts w:ascii="Times New Roman" w:eastAsiaTheme="majorEastAsia" w:hAnsi="Times New Roman" w:cs="Times New Roman"/>
          <w:sz w:val="28"/>
          <w:szCs w:val="28"/>
        </w:rPr>
        <w:t xml:space="preserve"> </w:t>
      </w:r>
      <w:proofErr w:type="spellStart"/>
      <w:r w:rsidRPr="00A944A9">
        <w:rPr>
          <w:rStyle w:val="pln"/>
          <w:rFonts w:ascii="Times New Roman" w:eastAsiaTheme="majorEastAsia" w:hAnsi="Times New Roman" w:cs="Times New Roman"/>
          <w:sz w:val="28"/>
          <w:szCs w:val="28"/>
        </w:rPr>
        <w:t>myFlag</w:t>
      </w:r>
      <w:proofErr w:type="spellEnd"/>
      <w:r w:rsidRPr="00A944A9">
        <w:rPr>
          <w:rStyle w:val="pun"/>
          <w:rFonts w:ascii="Times New Roman" w:eastAsiaTheme="majorEastAsia" w:hAnsi="Times New Roman" w:cs="Times New Roman"/>
          <w:sz w:val="28"/>
          <w:szCs w:val="28"/>
        </w:rPr>
        <w:t>;</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proofErr w:type="gramStart"/>
      <w:r w:rsidRPr="00A944A9">
        <w:rPr>
          <w:rStyle w:val="kwd"/>
          <w:rFonts w:ascii="Times New Roman" w:hAnsi="Times New Roman" w:cs="Times New Roman"/>
          <w:i/>
          <w:iCs/>
          <w:sz w:val="28"/>
          <w:szCs w:val="28"/>
        </w:rPr>
        <w:t>static</w:t>
      </w:r>
      <w:proofErr w:type="gramEnd"/>
      <w:r w:rsidRPr="00A944A9">
        <w:rPr>
          <w:rStyle w:val="pln"/>
          <w:rFonts w:ascii="Times New Roman" w:eastAsiaTheme="majorEastAsia" w:hAnsi="Times New Roman" w:cs="Times New Roman"/>
          <w:i/>
          <w:iCs/>
          <w:sz w:val="28"/>
          <w:szCs w:val="28"/>
        </w:rPr>
        <w:t xml:space="preserve"> </w:t>
      </w:r>
      <w:r w:rsidRPr="00A944A9">
        <w:rPr>
          <w:rStyle w:val="kwd"/>
          <w:rFonts w:ascii="Times New Roman" w:hAnsi="Times New Roman" w:cs="Times New Roman"/>
          <w:i/>
          <w:iCs/>
          <w:sz w:val="28"/>
          <w:szCs w:val="28"/>
        </w:rPr>
        <w:t>final</w:t>
      </w:r>
      <w:r w:rsidRPr="00A944A9">
        <w:rPr>
          <w:rStyle w:val="pln"/>
          <w:rFonts w:ascii="Times New Roman" w:eastAsiaTheme="majorEastAsia" w:hAnsi="Times New Roman" w:cs="Times New Roman"/>
          <w:sz w:val="28"/>
          <w:szCs w:val="28"/>
        </w:rPr>
        <w:t xml:space="preserve"> </w:t>
      </w:r>
      <w:r w:rsidRPr="00A944A9">
        <w:rPr>
          <w:rStyle w:val="kwd"/>
          <w:rFonts w:ascii="Times New Roman" w:hAnsi="Times New Roman" w:cs="Times New Roman"/>
          <w:sz w:val="28"/>
          <w:szCs w:val="28"/>
        </w:rPr>
        <w:t>double</w:t>
      </w:r>
      <w:r w:rsidRPr="00A944A9">
        <w:rPr>
          <w:rStyle w:val="pln"/>
          <w:rFonts w:ascii="Times New Roman" w:eastAsiaTheme="majorEastAsia" w:hAnsi="Times New Roman" w:cs="Times New Roman"/>
          <w:sz w:val="28"/>
          <w:szCs w:val="28"/>
        </w:rPr>
        <w:t xml:space="preserve"> weeks </w:t>
      </w:r>
      <w:r w:rsidRPr="00A944A9">
        <w:rPr>
          <w:rStyle w:val="pun"/>
          <w:rFonts w:ascii="Times New Roman" w:eastAsiaTheme="majorEastAsia" w:hAnsi="Times New Roman" w:cs="Times New Roman"/>
          <w:sz w:val="28"/>
          <w:szCs w:val="28"/>
        </w:rPr>
        <w:t>=</w:t>
      </w:r>
      <w:r w:rsidRPr="00A944A9">
        <w:rPr>
          <w:rStyle w:val="pln"/>
          <w:rFonts w:ascii="Times New Roman" w:eastAsiaTheme="majorEastAsia" w:hAnsi="Times New Roman" w:cs="Times New Roman"/>
          <w:sz w:val="28"/>
          <w:szCs w:val="28"/>
        </w:rPr>
        <w:t xml:space="preserve"> </w:t>
      </w:r>
      <w:r w:rsidRPr="00A944A9">
        <w:rPr>
          <w:rStyle w:val="lit"/>
          <w:rFonts w:ascii="Times New Roman" w:eastAsiaTheme="majorEastAsia" w:hAnsi="Times New Roman" w:cs="Times New Roman"/>
          <w:sz w:val="28"/>
          <w:szCs w:val="28"/>
        </w:rPr>
        <w:t>9.5</w:t>
      </w:r>
      <w:r w:rsidRPr="00A944A9">
        <w:rPr>
          <w:rStyle w:val="pun"/>
          <w:rFonts w:ascii="Times New Roman" w:eastAsiaTheme="majorEastAsia" w:hAnsi="Times New Roman" w:cs="Times New Roman"/>
          <w:sz w:val="28"/>
          <w:szCs w:val="28"/>
        </w:rPr>
        <w:t>;</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proofErr w:type="gramStart"/>
      <w:r w:rsidRPr="00A944A9">
        <w:rPr>
          <w:rStyle w:val="kwd"/>
          <w:rFonts w:ascii="Times New Roman" w:hAnsi="Times New Roman" w:cs="Times New Roman"/>
          <w:i/>
          <w:iCs/>
          <w:sz w:val="28"/>
          <w:szCs w:val="28"/>
        </w:rPr>
        <w:lastRenderedPageBreak/>
        <w:t>protected</w:t>
      </w:r>
      <w:proofErr w:type="gramEnd"/>
      <w:r w:rsidRPr="00A944A9">
        <w:rPr>
          <w:rStyle w:val="pln"/>
          <w:rFonts w:ascii="Times New Roman" w:eastAsiaTheme="majorEastAsia" w:hAnsi="Times New Roman" w:cs="Times New Roman"/>
          <w:i/>
          <w:iCs/>
          <w:sz w:val="28"/>
          <w:szCs w:val="28"/>
        </w:rPr>
        <w:t xml:space="preserve"> </w:t>
      </w:r>
      <w:r w:rsidRPr="00A944A9">
        <w:rPr>
          <w:rStyle w:val="kwd"/>
          <w:rFonts w:ascii="Times New Roman" w:hAnsi="Times New Roman" w:cs="Times New Roman"/>
          <w:i/>
          <w:iCs/>
          <w:sz w:val="28"/>
          <w:szCs w:val="28"/>
        </w:rPr>
        <w:t>static</w:t>
      </w:r>
      <w:r w:rsidRPr="00A944A9">
        <w:rPr>
          <w:rStyle w:val="pln"/>
          <w:rFonts w:ascii="Times New Roman" w:eastAsiaTheme="majorEastAsia" w:hAnsi="Times New Roman" w:cs="Times New Roman"/>
          <w:i/>
          <w:iCs/>
          <w:sz w:val="28"/>
          <w:szCs w:val="28"/>
        </w:rPr>
        <w:t xml:space="preserve"> </w:t>
      </w:r>
      <w:r w:rsidRPr="00A944A9">
        <w:rPr>
          <w:rStyle w:val="kwd"/>
          <w:rFonts w:ascii="Times New Roman" w:hAnsi="Times New Roman" w:cs="Times New Roman"/>
          <w:i/>
          <w:iCs/>
          <w:sz w:val="28"/>
          <w:szCs w:val="28"/>
        </w:rPr>
        <w:t>final</w:t>
      </w:r>
      <w:r w:rsidRPr="00A944A9">
        <w:rPr>
          <w:rStyle w:val="pln"/>
          <w:rFonts w:ascii="Times New Roman" w:eastAsiaTheme="majorEastAsia" w:hAnsi="Times New Roman" w:cs="Times New Roman"/>
          <w:sz w:val="28"/>
          <w:szCs w:val="28"/>
        </w:rPr>
        <w:t xml:space="preserve"> </w:t>
      </w:r>
      <w:r w:rsidRPr="00A944A9">
        <w:rPr>
          <w:rStyle w:val="kwd"/>
          <w:rFonts w:ascii="Times New Roman" w:hAnsi="Times New Roman" w:cs="Times New Roman"/>
          <w:sz w:val="28"/>
          <w:szCs w:val="28"/>
        </w:rPr>
        <w:t>int</w:t>
      </w:r>
      <w:r w:rsidRPr="00A944A9">
        <w:rPr>
          <w:rStyle w:val="pln"/>
          <w:rFonts w:ascii="Times New Roman" w:eastAsiaTheme="majorEastAsia" w:hAnsi="Times New Roman" w:cs="Times New Roman"/>
          <w:sz w:val="28"/>
          <w:szCs w:val="28"/>
        </w:rPr>
        <w:t xml:space="preserve"> BOXWIDTH </w:t>
      </w:r>
      <w:r w:rsidRPr="00A944A9">
        <w:rPr>
          <w:rStyle w:val="pun"/>
          <w:rFonts w:ascii="Times New Roman" w:eastAsiaTheme="majorEastAsia" w:hAnsi="Times New Roman" w:cs="Times New Roman"/>
          <w:sz w:val="28"/>
          <w:szCs w:val="28"/>
        </w:rPr>
        <w:t>=</w:t>
      </w:r>
      <w:r w:rsidRPr="00A944A9">
        <w:rPr>
          <w:rStyle w:val="pln"/>
          <w:rFonts w:ascii="Times New Roman" w:eastAsiaTheme="majorEastAsia" w:hAnsi="Times New Roman" w:cs="Times New Roman"/>
          <w:sz w:val="28"/>
          <w:szCs w:val="28"/>
        </w:rPr>
        <w:t xml:space="preserve"> </w:t>
      </w:r>
      <w:r w:rsidRPr="00A944A9">
        <w:rPr>
          <w:rStyle w:val="lit"/>
          <w:rFonts w:ascii="Times New Roman" w:eastAsiaTheme="majorEastAsia" w:hAnsi="Times New Roman" w:cs="Times New Roman"/>
          <w:sz w:val="28"/>
          <w:szCs w:val="28"/>
        </w:rPr>
        <w:t>42</w:t>
      </w:r>
      <w:r w:rsidRPr="00A944A9">
        <w:rPr>
          <w:rStyle w:val="pun"/>
          <w:rFonts w:ascii="Times New Roman" w:eastAsiaTheme="majorEastAsia" w:hAnsi="Times New Roman" w:cs="Times New Roman"/>
          <w:sz w:val="28"/>
          <w:szCs w:val="28"/>
        </w:rPr>
        <w:t>;</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proofErr w:type="gramStart"/>
      <w:r w:rsidRPr="00A944A9">
        <w:rPr>
          <w:rStyle w:val="kwd"/>
          <w:rFonts w:ascii="Times New Roman" w:hAnsi="Times New Roman" w:cs="Times New Roman"/>
          <w:i/>
          <w:iCs/>
          <w:sz w:val="28"/>
          <w:szCs w:val="28"/>
        </w:rPr>
        <w:t>public</w:t>
      </w:r>
      <w:proofErr w:type="gramEnd"/>
      <w:r w:rsidRPr="00A944A9">
        <w:rPr>
          <w:rStyle w:val="pln"/>
          <w:rFonts w:ascii="Times New Roman" w:eastAsiaTheme="majorEastAsia" w:hAnsi="Times New Roman" w:cs="Times New Roman"/>
          <w:i/>
          <w:iCs/>
          <w:sz w:val="28"/>
          <w:szCs w:val="28"/>
        </w:rPr>
        <w:t xml:space="preserve"> </w:t>
      </w:r>
      <w:r w:rsidRPr="00A944A9">
        <w:rPr>
          <w:rStyle w:val="kwd"/>
          <w:rFonts w:ascii="Times New Roman" w:hAnsi="Times New Roman" w:cs="Times New Roman"/>
          <w:i/>
          <w:iCs/>
          <w:sz w:val="28"/>
          <w:szCs w:val="28"/>
        </w:rPr>
        <w:t>static</w:t>
      </w:r>
      <w:r w:rsidRPr="00A944A9">
        <w:rPr>
          <w:rStyle w:val="pln"/>
          <w:rFonts w:ascii="Times New Roman" w:eastAsiaTheme="majorEastAsia" w:hAnsi="Times New Roman" w:cs="Times New Roman"/>
          <w:sz w:val="28"/>
          <w:szCs w:val="28"/>
        </w:rPr>
        <w:t xml:space="preserve"> </w:t>
      </w:r>
      <w:r w:rsidRPr="00A944A9">
        <w:rPr>
          <w:rStyle w:val="kwd"/>
          <w:rFonts w:ascii="Times New Roman" w:hAnsi="Times New Roman" w:cs="Times New Roman"/>
          <w:sz w:val="28"/>
          <w:szCs w:val="28"/>
        </w:rPr>
        <w:t>void</w:t>
      </w:r>
      <w:r w:rsidRPr="00A944A9">
        <w:rPr>
          <w:rStyle w:val="pln"/>
          <w:rFonts w:ascii="Times New Roman" w:eastAsiaTheme="majorEastAsia" w:hAnsi="Times New Roman" w:cs="Times New Roman"/>
          <w:sz w:val="28"/>
          <w:szCs w:val="28"/>
        </w:rPr>
        <w:t xml:space="preserve"> main</w:t>
      </w:r>
      <w:r w:rsidRPr="00A944A9">
        <w:rPr>
          <w:rStyle w:val="pun"/>
          <w:rFonts w:ascii="Times New Roman" w:eastAsiaTheme="majorEastAsia" w:hAnsi="Times New Roman" w:cs="Times New Roman"/>
          <w:sz w:val="28"/>
          <w:szCs w:val="28"/>
        </w:rPr>
        <w:t>(</w:t>
      </w:r>
      <w:r w:rsidRPr="00A944A9">
        <w:rPr>
          <w:rStyle w:val="typ"/>
          <w:rFonts w:ascii="Times New Roman" w:eastAsiaTheme="majorEastAsia" w:hAnsi="Times New Roman" w:cs="Times New Roman"/>
          <w:sz w:val="28"/>
          <w:szCs w:val="28"/>
        </w:rPr>
        <w:t>String</w:t>
      </w:r>
      <w:r w:rsidRPr="00A944A9">
        <w:rPr>
          <w:rStyle w:val="pun"/>
          <w:rFonts w:ascii="Times New Roman" w:eastAsiaTheme="majorEastAsia" w:hAnsi="Times New Roman" w:cs="Times New Roman"/>
          <w:sz w:val="28"/>
          <w:szCs w:val="28"/>
        </w:rPr>
        <w:t>[]</w:t>
      </w:r>
      <w:r w:rsidRPr="00A944A9">
        <w:rPr>
          <w:rStyle w:val="pln"/>
          <w:rFonts w:ascii="Times New Roman" w:eastAsiaTheme="majorEastAsia" w:hAnsi="Times New Roman" w:cs="Times New Roman"/>
          <w:sz w:val="28"/>
          <w:szCs w:val="28"/>
        </w:rPr>
        <w:t xml:space="preserve"> arguments</w:t>
      </w:r>
      <w:r w:rsidRPr="00A944A9">
        <w:rPr>
          <w:rStyle w:val="pun"/>
          <w:rFonts w:ascii="Times New Roman" w:eastAsiaTheme="majorEastAsia" w:hAnsi="Times New Roman" w:cs="Times New Roman"/>
          <w:sz w:val="28"/>
          <w:szCs w:val="28"/>
        </w:rPr>
        <w:t>)</w:t>
      </w:r>
      <w:r w:rsidRPr="00A944A9">
        <w:rPr>
          <w:rStyle w:val="pln"/>
          <w:rFonts w:ascii="Times New Roman" w:eastAsiaTheme="majorEastAsia" w:hAnsi="Times New Roman" w:cs="Times New Roman"/>
          <w:sz w:val="28"/>
          <w:szCs w:val="28"/>
        </w:rPr>
        <w:t xml:space="preserve"> </w:t>
      </w:r>
      <w:r w:rsidRPr="00A944A9">
        <w:rPr>
          <w:rStyle w:val="pun"/>
          <w:rFonts w:ascii="Times New Roman" w:eastAsiaTheme="majorEastAsia" w:hAnsi="Times New Roman" w:cs="Times New Roman"/>
          <w:sz w:val="28"/>
          <w:szCs w:val="28"/>
        </w:rPr>
        <w:t>{</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Style w:val="pln"/>
          <w:rFonts w:ascii="Times New Roman" w:eastAsiaTheme="majorEastAsia" w:hAnsi="Times New Roman" w:cs="Times New Roman"/>
          <w:sz w:val="28"/>
          <w:szCs w:val="28"/>
        </w:rPr>
      </w:pPr>
      <w:r w:rsidRPr="00A944A9">
        <w:rPr>
          <w:rStyle w:val="pln"/>
          <w:rFonts w:ascii="Times New Roman" w:eastAsiaTheme="majorEastAsia" w:hAnsi="Times New Roman" w:cs="Times New Roman"/>
          <w:sz w:val="28"/>
          <w:szCs w:val="28"/>
        </w:rPr>
        <w:t xml:space="preserve">   </w:t>
      </w:r>
      <w:r w:rsidRPr="00A944A9">
        <w:rPr>
          <w:rStyle w:val="com"/>
          <w:rFonts w:ascii="Times New Roman" w:hAnsi="Times New Roman" w:cs="Times New Roman"/>
          <w:sz w:val="28"/>
          <w:szCs w:val="28"/>
        </w:rPr>
        <w:t>// body of method</w:t>
      </w:r>
    </w:p>
    <w:p w:rsidR="00954D51" w:rsidRPr="00A944A9" w:rsidRDefault="00954D51" w:rsidP="00954D51">
      <w:pPr>
        <w:pStyle w:val="HTMLPreformatted"/>
        <w:pBdr>
          <w:top w:val="single" w:sz="4" w:space="3" w:color="D6D6D6"/>
          <w:left w:val="single" w:sz="4" w:space="3" w:color="D6D6D6"/>
          <w:bottom w:val="single" w:sz="4" w:space="3" w:color="D6D6D6"/>
          <w:right w:val="single" w:sz="4" w:space="3" w:color="D6D6D6"/>
        </w:pBdr>
        <w:shd w:val="clear" w:color="auto" w:fill="EEEEEE"/>
        <w:spacing w:after="115" w:line="184" w:lineRule="atLeast"/>
        <w:ind w:left="408"/>
        <w:rPr>
          <w:rFonts w:ascii="Times New Roman" w:hAnsi="Times New Roman" w:cs="Times New Roman"/>
          <w:sz w:val="28"/>
          <w:szCs w:val="28"/>
        </w:rPr>
      </w:pPr>
      <w:r w:rsidRPr="00A944A9">
        <w:rPr>
          <w:rStyle w:val="pun"/>
          <w:rFonts w:ascii="Times New Roman" w:eastAsiaTheme="majorEastAsia" w:hAnsi="Times New Roman" w:cs="Times New Roman"/>
          <w:sz w:val="28"/>
          <w:szCs w:val="28"/>
        </w:rPr>
        <w:t>}</w:t>
      </w:r>
    </w:p>
    <w:p w:rsidR="00954D51" w:rsidRPr="00A944A9" w:rsidRDefault="00954D51" w:rsidP="00954D51">
      <w:pPr>
        <w:pStyle w:val="Heading2"/>
        <w:spacing w:before="48" w:beforeAutospacing="0" w:after="48" w:afterAutospacing="0" w:line="360" w:lineRule="atLeast"/>
        <w:ind w:right="48"/>
        <w:rPr>
          <w:bCs w:val="0"/>
          <w:spacing w:val="-12"/>
          <w:sz w:val="28"/>
          <w:szCs w:val="28"/>
          <w:u w:val="single"/>
        </w:rPr>
      </w:pPr>
      <w:r w:rsidRPr="00A944A9">
        <w:rPr>
          <w:bCs w:val="0"/>
          <w:spacing w:val="-12"/>
          <w:sz w:val="28"/>
          <w:szCs w:val="28"/>
          <w:u w:val="single"/>
        </w:rPr>
        <w:t>Access Control Modifiers:</w:t>
      </w:r>
    </w:p>
    <w:p w:rsidR="00954D51" w:rsidRPr="00A944A9" w:rsidRDefault="00954D51" w:rsidP="00954D51">
      <w:pPr>
        <w:pStyle w:val="NormalWeb"/>
        <w:spacing w:before="0" w:beforeAutospacing="0" w:after="240" w:afterAutospacing="0" w:line="276" w:lineRule="atLeast"/>
        <w:ind w:left="48" w:right="48" w:firstLine="360"/>
        <w:jc w:val="both"/>
        <w:rPr>
          <w:sz w:val="28"/>
          <w:szCs w:val="28"/>
        </w:rPr>
      </w:pPr>
      <w:r w:rsidRPr="00A944A9">
        <w:rPr>
          <w:sz w:val="28"/>
          <w:szCs w:val="28"/>
        </w:rPr>
        <w:t>Java provides a number of access modifiers to set access levels for classes, variables, methods and constructors. The four access levels are:</w:t>
      </w:r>
    </w:p>
    <w:p w:rsidR="00954D51" w:rsidRPr="00A944A9" w:rsidRDefault="00954D51" w:rsidP="005675D5">
      <w:pPr>
        <w:pStyle w:val="NormalWeb"/>
        <w:numPr>
          <w:ilvl w:val="0"/>
          <w:numId w:val="5"/>
        </w:numPr>
        <w:spacing w:before="0" w:beforeAutospacing="0" w:after="240" w:afterAutospacing="0" w:line="276" w:lineRule="atLeast"/>
        <w:ind w:left="768" w:right="48"/>
        <w:jc w:val="both"/>
        <w:rPr>
          <w:sz w:val="28"/>
          <w:szCs w:val="28"/>
        </w:rPr>
      </w:pPr>
      <w:r w:rsidRPr="00A944A9">
        <w:rPr>
          <w:sz w:val="28"/>
          <w:szCs w:val="28"/>
        </w:rPr>
        <w:t>Visible to the package, the default. No modifiers are needed.</w:t>
      </w:r>
    </w:p>
    <w:p w:rsidR="00954D51" w:rsidRPr="00A944A9" w:rsidRDefault="00954D51" w:rsidP="005675D5">
      <w:pPr>
        <w:pStyle w:val="NormalWeb"/>
        <w:numPr>
          <w:ilvl w:val="0"/>
          <w:numId w:val="5"/>
        </w:numPr>
        <w:spacing w:before="0" w:beforeAutospacing="0" w:after="240" w:afterAutospacing="0" w:line="276" w:lineRule="atLeast"/>
        <w:ind w:left="768" w:right="48"/>
        <w:jc w:val="both"/>
        <w:rPr>
          <w:sz w:val="28"/>
          <w:szCs w:val="28"/>
        </w:rPr>
      </w:pPr>
      <w:r w:rsidRPr="00A944A9">
        <w:rPr>
          <w:sz w:val="28"/>
          <w:szCs w:val="28"/>
        </w:rPr>
        <w:t>Visible to the class only (private).</w:t>
      </w:r>
    </w:p>
    <w:p w:rsidR="00954D51" w:rsidRPr="00A944A9" w:rsidRDefault="00954D51" w:rsidP="005675D5">
      <w:pPr>
        <w:pStyle w:val="NormalWeb"/>
        <w:numPr>
          <w:ilvl w:val="0"/>
          <w:numId w:val="5"/>
        </w:numPr>
        <w:spacing w:before="0" w:beforeAutospacing="0" w:after="240" w:afterAutospacing="0" w:line="276" w:lineRule="atLeast"/>
        <w:ind w:left="768" w:right="48"/>
        <w:jc w:val="both"/>
        <w:rPr>
          <w:sz w:val="28"/>
          <w:szCs w:val="28"/>
        </w:rPr>
      </w:pPr>
      <w:r w:rsidRPr="00A944A9">
        <w:rPr>
          <w:sz w:val="28"/>
          <w:szCs w:val="28"/>
        </w:rPr>
        <w:t>Visible to the world (public).</w:t>
      </w:r>
    </w:p>
    <w:p w:rsidR="00954D51" w:rsidRPr="00A944A9" w:rsidRDefault="00954D51" w:rsidP="005675D5">
      <w:pPr>
        <w:pStyle w:val="NormalWeb"/>
        <w:numPr>
          <w:ilvl w:val="0"/>
          <w:numId w:val="5"/>
        </w:numPr>
        <w:spacing w:before="0" w:beforeAutospacing="0" w:after="240" w:afterAutospacing="0" w:line="276" w:lineRule="atLeast"/>
        <w:ind w:left="768" w:right="48"/>
        <w:jc w:val="both"/>
        <w:rPr>
          <w:sz w:val="28"/>
          <w:szCs w:val="28"/>
        </w:rPr>
      </w:pPr>
      <w:r w:rsidRPr="00A944A9">
        <w:rPr>
          <w:sz w:val="28"/>
          <w:szCs w:val="28"/>
        </w:rPr>
        <w:t>Visible to the package and all subclasses (protected).</w:t>
      </w:r>
    </w:p>
    <w:p w:rsidR="00954D51" w:rsidRPr="00A944A9" w:rsidRDefault="00954D51" w:rsidP="00954D51">
      <w:pPr>
        <w:pStyle w:val="Heading2"/>
        <w:spacing w:before="48" w:beforeAutospacing="0" w:after="48" w:afterAutospacing="0" w:line="360" w:lineRule="atLeast"/>
        <w:ind w:right="48"/>
        <w:rPr>
          <w:bCs w:val="0"/>
          <w:spacing w:val="-12"/>
          <w:sz w:val="28"/>
          <w:szCs w:val="28"/>
          <w:u w:val="single"/>
        </w:rPr>
      </w:pPr>
      <w:r w:rsidRPr="00A944A9">
        <w:rPr>
          <w:bCs w:val="0"/>
          <w:spacing w:val="-12"/>
          <w:sz w:val="28"/>
          <w:szCs w:val="28"/>
          <w:u w:val="single"/>
        </w:rPr>
        <w:t>Non Access Modifiers:</w:t>
      </w:r>
    </w:p>
    <w:p w:rsidR="00954D51" w:rsidRPr="00A944A9" w:rsidRDefault="00954D51" w:rsidP="00954D51">
      <w:pPr>
        <w:pStyle w:val="NormalWeb"/>
        <w:spacing w:before="0" w:beforeAutospacing="0" w:after="240" w:afterAutospacing="0" w:line="276" w:lineRule="atLeast"/>
        <w:ind w:left="48" w:right="48" w:firstLine="360"/>
        <w:jc w:val="both"/>
        <w:rPr>
          <w:sz w:val="28"/>
          <w:szCs w:val="28"/>
        </w:rPr>
      </w:pPr>
      <w:r w:rsidRPr="00A944A9">
        <w:rPr>
          <w:sz w:val="28"/>
          <w:szCs w:val="28"/>
        </w:rPr>
        <w:t xml:space="preserve"> Java provides a number of non-access modifiers to achieve </w:t>
      </w:r>
      <w:proofErr w:type="gramStart"/>
      <w:r w:rsidRPr="00A944A9">
        <w:rPr>
          <w:sz w:val="28"/>
          <w:szCs w:val="28"/>
        </w:rPr>
        <w:t>many</w:t>
      </w:r>
      <w:proofErr w:type="gramEnd"/>
      <w:r w:rsidRPr="00A944A9">
        <w:rPr>
          <w:sz w:val="28"/>
          <w:szCs w:val="28"/>
        </w:rPr>
        <w:t xml:space="preserve"> other functionality.</w:t>
      </w:r>
    </w:p>
    <w:p w:rsidR="00954D51" w:rsidRPr="00A944A9" w:rsidRDefault="00954D51" w:rsidP="005675D5">
      <w:pPr>
        <w:pStyle w:val="NormalWeb"/>
        <w:numPr>
          <w:ilvl w:val="0"/>
          <w:numId w:val="6"/>
        </w:numPr>
        <w:spacing w:before="0" w:beforeAutospacing="0" w:after="240" w:afterAutospacing="0" w:line="276" w:lineRule="atLeast"/>
        <w:ind w:left="768" w:right="48"/>
        <w:jc w:val="both"/>
        <w:rPr>
          <w:sz w:val="28"/>
          <w:szCs w:val="28"/>
        </w:rPr>
      </w:pPr>
      <w:r w:rsidRPr="00A944A9">
        <w:rPr>
          <w:sz w:val="28"/>
          <w:szCs w:val="28"/>
        </w:rPr>
        <w:t>The</w:t>
      </w:r>
      <w:r w:rsidRPr="00A944A9">
        <w:rPr>
          <w:rStyle w:val="apple-converted-space"/>
          <w:sz w:val="28"/>
          <w:szCs w:val="28"/>
        </w:rPr>
        <w:t> </w:t>
      </w:r>
      <w:r w:rsidRPr="00A944A9">
        <w:rPr>
          <w:i/>
          <w:iCs/>
          <w:sz w:val="28"/>
          <w:szCs w:val="28"/>
        </w:rPr>
        <w:t>static</w:t>
      </w:r>
      <w:r w:rsidRPr="00A944A9">
        <w:rPr>
          <w:rStyle w:val="apple-converted-space"/>
          <w:sz w:val="28"/>
          <w:szCs w:val="28"/>
        </w:rPr>
        <w:t> </w:t>
      </w:r>
      <w:r w:rsidRPr="00A944A9">
        <w:rPr>
          <w:sz w:val="28"/>
          <w:szCs w:val="28"/>
        </w:rPr>
        <w:t>modifier for creating class methods and variables</w:t>
      </w:r>
    </w:p>
    <w:p w:rsidR="00954D51" w:rsidRPr="00A944A9" w:rsidRDefault="00954D51" w:rsidP="005675D5">
      <w:pPr>
        <w:pStyle w:val="NormalWeb"/>
        <w:numPr>
          <w:ilvl w:val="0"/>
          <w:numId w:val="6"/>
        </w:numPr>
        <w:spacing w:before="0" w:beforeAutospacing="0" w:after="240" w:afterAutospacing="0" w:line="276" w:lineRule="atLeast"/>
        <w:ind w:left="768" w:right="48"/>
        <w:jc w:val="both"/>
        <w:rPr>
          <w:sz w:val="28"/>
          <w:szCs w:val="28"/>
        </w:rPr>
      </w:pPr>
      <w:r w:rsidRPr="00A944A9">
        <w:rPr>
          <w:sz w:val="28"/>
          <w:szCs w:val="28"/>
        </w:rPr>
        <w:t>The</w:t>
      </w:r>
      <w:r w:rsidRPr="00A944A9">
        <w:rPr>
          <w:rStyle w:val="apple-converted-space"/>
          <w:sz w:val="28"/>
          <w:szCs w:val="28"/>
        </w:rPr>
        <w:t> </w:t>
      </w:r>
      <w:r w:rsidRPr="00A944A9">
        <w:rPr>
          <w:i/>
          <w:iCs/>
          <w:sz w:val="28"/>
          <w:szCs w:val="28"/>
        </w:rPr>
        <w:t>final</w:t>
      </w:r>
      <w:r w:rsidRPr="00A944A9">
        <w:rPr>
          <w:rStyle w:val="apple-converted-space"/>
          <w:sz w:val="28"/>
          <w:szCs w:val="28"/>
        </w:rPr>
        <w:t> </w:t>
      </w:r>
      <w:r w:rsidRPr="00A944A9">
        <w:rPr>
          <w:sz w:val="28"/>
          <w:szCs w:val="28"/>
        </w:rPr>
        <w:t>modifier for finalizing the implementations of classes, methods, and variables.</w:t>
      </w:r>
    </w:p>
    <w:p w:rsidR="00954D51" w:rsidRPr="00A944A9" w:rsidRDefault="00954D51" w:rsidP="005675D5">
      <w:pPr>
        <w:pStyle w:val="NormalWeb"/>
        <w:numPr>
          <w:ilvl w:val="0"/>
          <w:numId w:val="6"/>
        </w:numPr>
        <w:spacing w:before="0" w:beforeAutospacing="0" w:after="240" w:afterAutospacing="0" w:line="276" w:lineRule="atLeast"/>
        <w:ind w:left="768" w:right="48"/>
        <w:jc w:val="both"/>
        <w:rPr>
          <w:sz w:val="28"/>
          <w:szCs w:val="28"/>
        </w:rPr>
      </w:pPr>
      <w:r w:rsidRPr="00A944A9">
        <w:rPr>
          <w:sz w:val="28"/>
          <w:szCs w:val="28"/>
        </w:rPr>
        <w:t>The</w:t>
      </w:r>
      <w:r w:rsidRPr="00A944A9">
        <w:rPr>
          <w:rStyle w:val="apple-converted-space"/>
          <w:sz w:val="28"/>
          <w:szCs w:val="28"/>
        </w:rPr>
        <w:t> </w:t>
      </w:r>
      <w:r w:rsidRPr="00A944A9">
        <w:rPr>
          <w:i/>
          <w:iCs/>
          <w:sz w:val="28"/>
          <w:szCs w:val="28"/>
        </w:rPr>
        <w:t>abstract</w:t>
      </w:r>
      <w:r w:rsidRPr="00A944A9">
        <w:rPr>
          <w:rStyle w:val="apple-converted-space"/>
          <w:sz w:val="28"/>
          <w:szCs w:val="28"/>
        </w:rPr>
        <w:t> </w:t>
      </w:r>
      <w:r w:rsidRPr="00A944A9">
        <w:rPr>
          <w:sz w:val="28"/>
          <w:szCs w:val="28"/>
        </w:rPr>
        <w:t>modifier for creating abstract classes and methods.</w:t>
      </w:r>
    </w:p>
    <w:p w:rsidR="00954D51" w:rsidRPr="00A944A9" w:rsidRDefault="00954D51" w:rsidP="005675D5">
      <w:pPr>
        <w:pStyle w:val="NormalWeb"/>
        <w:numPr>
          <w:ilvl w:val="0"/>
          <w:numId w:val="6"/>
        </w:numPr>
        <w:pBdr>
          <w:bottom w:val="single" w:sz="6" w:space="1" w:color="auto"/>
        </w:pBdr>
        <w:spacing w:before="0" w:beforeAutospacing="0" w:after="240" w:afterAutospacing="0" w:line="276" w:lineRule="atLeast"/>
        <w:ind w:left="768" w:right="48"/>
        <w:jc w:val="both"/>
        <w:rPr>
          <w:sz w:val="28"/>
          <w:szCs w:val="28"/>
        </w:rPr>
      </w:pPr>
      <w:r w:rsidRPr="00A944A9">
        <w:rPr>
          <w:sz w:val="28"/>
          <w:szCs w:val="28"/>
        </w:rPr>
        <w:t>The</w:t>
      </w:r>
      <w:r w:rsidRPr="00A944A9">
        <w:rPr>
          <w:rStyle w:val="apple-converted-space"/>
          <w:sz w:val="28"/>
          <w:szCs w:val="28"/>
        </w:rPr>
        <w:t> </w:t>
      </w:r>
      <w:r w:rsidRPr="00A944A9">
        <w:rPr>
          <w:i/>
          <w:iCs/>
          <w:sz w:val="28"/>
          <w:szCs w:val="28"/>
        </w:rPr>
        <w:t>synchronized</w:t>
      </w:r>
      <w:r w:rsidRPr="00A944A9">
        <w:rPr>
          <w:rStyle w:val="apple-converted-space"/>
          <w:sz w:val="28"/>
          <w:szCs w:val="28"/>
        </w:rPr>
        <w:t> </w:t>
      </w:r>
      <w:r w:rsidRPr="00A944A9">
        <w:rPr>
          <w:sz w:val="28"/>
          <w:szCs w:val="28"/>
        </w:rPr>
        <w:t>and</w:t>
      </w:r>
      <w:r w:rsidRPr="00A944A9">
        <w:rPr>
          <w:rStyle w:val="apple-converted-space"/>
          <w:sz w:val="28"/>
          <w:szCs w:val="28"/>
        </w:rPr>
        <w:t> </w:t>
      </w:r>
      <w:r w:rsidRPr="00A944A9">
        <w:rPr>
          <w:i/>
          <w:iCs/>
          <w:sz w:val="28"/>
          <w:szCs w:val="28"/>
        </w:rPr>
        <w:t>volatile</w:t>
      </w:r>
      <w:r w:rsidRPr="00A944A9">
        <w:rPr>
          <w:rStyle w:val="apple-converted-space"/>
          <w:sz w:val="28"/>
          <w:szCs w:val="28"/>
        </w:rPr>
        <w:t> </w:t>
      </w:r>
      <w:r w:rsidRPr="00A944A9">
        <w:rPr>
          <w:sz w:val="28"/>
          <w:szCs w:val="28"/>
        </w:rPr>
        <w:t>modifiers, which are used for threads.</w:t>
      </w:r>
    </w:p>
    <w:p w:rsidR="00954D51" w:rsidRPr="00A944A9" w:rsidRDefault="001F6C0E" w:rsidP="001537D0">
      <w:pPr>
        <w:pStyle w:val="NormalWeb"/>
        <w:shd w:val="clear" w:color="auto" w:fill="FFFFFF"/>
        <w:spacing w:before="0" w:beforeAutospacing="0" w:after="173" w:afterAutospacing="0" w:line="276" w:lineRule="atLeast"/>
        <w:textAlignment w:val="baseline"/>
        <w:rPr>
          <w:b/>
          <w:sz w:val="32"/>
          <w:szCs w:val="28"/>
          <w:u w:val="single"/>
        </w:rPr>
      </w:pPr>
      <w:r w:rsidRPr="00A944A9">
        <w:rPr>
          <w:b/>
          <w:sz w:val="32"/>
          <w:szCs w:val="28"/>
          <w:u w:val="single"/>
        </w:rPr>
        <w:t xml:space="preserve">Java Access </w:t>
      </w:r>
      <w:proofErr w:type="gramStart"/>
      <w:r w:rsidRPr="00A944A9">
        <w:rPr>
          <w:b/>
          <w:sz w:val="32"/>
          <w:szCs w:val="28"/>
          <w:u w:val="single"/>
        </w:rPr>
        <w:t>Modifiers :</w:t>
      </w:r>
      <w:proofErr w:type="gramEnd"/>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Default Access Modifier - No keyword:</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Default access modifier means we do not explicitly declare an access modifier for a class, field, method, etc.</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 variable or method declared without any access control modifier is available to any other class in the same package. The fields in an interface are implicitly public static final and the methods in an interface are by default public.</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lastRenderedPageBreak/>
        <w:t>Variables and methods can be declared without any modifiers, as in the following examples:</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916"/>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String version = "1.5.1";</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916"/>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boolean</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processOrder</w:t>
      </w:r>
      <w:proofErr w:type="spellEnd"/>
      <w:r w:rsidRPr="00A944A9">
        <w:rPr>
          <w:rFonts w:ascii="Times New Roman" w:eastAsia="Times New Roman" w:hAnsi="Times New Roman" w:cs="Times New Roman"/>
          <w:i/>
          <w:sz w:val="28"/>
          <w:szCs w:val="28"/>
        </w:rPr>
        <w:t>()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916"/>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return</w:t>
      </w:r>
      <w:proofErr w:type="gramEnd"/>
      <w:r w:rsidRPr="00A944A9">
        <w:rPr>
          <w:rFonts w:ascii="Times New Roman" w:eastAsia="Times New Roman" w:hAnsi="Times New Roman" w:cs="Times New Roman"/>
          <w:i/>
          <w:sz w:val="28"/>
          <w:szCs w:val="28"/>
        </w:rPr>
        <w:t xml:space="preserve"> true;</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916"/>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Private Access Modifier - private:</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Methods, Variables and Constructors that are declared private can only be accessed within the declared class itself.</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Private access modifier is the most restrictive access level. Class and interfaces cannot be private.</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Variables that are declared private can be accessed outside the class if public getter methods are present in the class.</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Using the private modifier is the main way that </w:t>
      </w:r>
      <w:proofErr w:type="gramStart"/>
      <w:r w:rsidRPr="00A944A9">
        <w:rPr>
          <w:rFonts w:ascii="Times New Roman" w:eastAsia="Times New Roman" w:hAnsi="Times New Roman" w:cs="Times New Roman"/>
          <w:sz w:val="28"/>
          <w:szCs w:val="28"/>
        </w:rPr>
        <w:t>an object encapsulates itself and hide</w:t>
      </w:r>
      <w:proofErr w:type="gramEnd"/>
      <w:r w:rsidRPr="00A944A9">
        <w:rPr>
          <w:rFonts w:ascii="Times New Roman" w:eastAsia="Times New Roman" w:hAnsi="Times New Roman" w:cs="Times New Roman"/>
          <w:sz w:val="28"/>
          <w:szCs w:val="28"/>
        </w:rPr>
        <w:t xml:space="preserve"> data from the outside world.</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1F6C0E" w:rsidRPr="00A944A9" w:rsidRDefault="001F6C0E" w:rsidP="001F6C0E">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following class uses private access control:</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proofErr w:type="gramStart"/>
      <w:r w:rsidRPr="00A944A9">
        <w:rPr>
          <w:rFonts w:ascii="Times New Roman" w:eastAsia="Times New Roman" w:hAnsi="Times New Roman" w:cs="Times New Roman"/>
          <w:i/>
          <w:sz w:val="32"/>
          <w:szCs w:val="28"/>
        </w:rPr>
        <w:t>public</w:t>
      </w:r>
      <w:proofErr w:type="gramEnd"/>
      <w:r w:rsidRPr="00A944A9">
        <w:rPr>
          <w:rFonts w:ascii="Times New Roman" w:eastAsia="Times New Roman" w:hAnsi="Times New Roman" w:cs="Times New Roman"/>
          <w:i/>
          <w:sz w:val="32"/>
          <w:szCs w:val="28"/>
        </w:rPr>
        <w:t xml:space="preserve"> class Logger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roofErr w:type="gramStart"/>
      <w:r w:rsidRPr="00A944A9">
        <w:rPr>
          <w:rFonts w:ascii="Times New Roman" w:eastAsia="Times New Roman" w:hAnsi="Times New Roman" w:cs="Times New Roman"/>
          <w:i/>
          <w:sz w:val="32"/>
          <w:szCs w:val="28"/>
        </w:rPr>
        <w:t>private</w:t>
      </w:r>
      <w:proofErr w:type="gramEnd"/>
      <w:r w:rsidRPr="00A944A9">
        <w:rPr>
          <w:rFonts w:ascii="Times New Roman" w:eastAsia="Times New Roman" w:hAnsi="Times New Roman" w:cs="Times New Roman"/>
          <w:i/>
          <w:sz w:val="32"/>
          <w:szCs w:val="28"/>
        </w:rPr>
        <w:t xml:space="preserve"> String format;</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roofErr w:type="gramStart"/>
      <w:r w:rsidRPr="00A944A9">
        <w:rPr>
          <w:rFonts w:ascii="Times New Roman" w:eastAsia="Times New Roman" w:hAnsi="Times New Roman" w:cs="Times New Roman"/>
          <w:i/>
          <w:sz w:val="32"/>
          <w:szCs w:val="28"/>
        </w:rPr>
        <w:t>public</w:t>
      </w:r>
      <w:proofErr w:type="gramEnd"/>
      <w:r w:rsidRPr="00A944A9">
        <w:rPr>
          <w:rFonts w:ascii="Times New Roman" w:eastAsia="Times New Roman" w:hAnsi="Times New Roman" w:cs="Times New Roman"/>
          <w:i/>
          <w:sz w:val="32"/>
          <w:szCs w:val="28"/>
        </w:rPr>
        <w:t xml:space="preserve"> String </w:t>
      </w:r>
      <w:proofErr w:type="spellStart"/>
      <w:r w:rsidRPr="00A944A9">
        <w:rPr>
          <w:rFonts w:ascii="Times New Roman" w:eastAsia="Times New Roman" w:hAnsi="Times New Roman" w:cs="Times New Roman"/>
          <w:i/>
          <w:sz w:val="32"/>
          <w:szCs w:val="28"/>
        </w:rPr>
        <w:t>getFormat</w:t>
      </w:r>
      <w:proofErr w:type="spellEnd"/>
      <w:r w:rsidRPr="00A944A9">
        <w:rPr>
          <w:rFonts w:ascii="Times New Roman" w:eastAsia="Times New Roman" w:hAnsi="Times New Roman" w:cs="Times New Roman"/>
          <w:i/>
          <w:sz w:val="32"/>
          <w:szCs w:val="28"/>
        </w:rPr>
        <w:t>()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roofErr w:type="gramStart"/>
      <w:r w:rsidRPr="00A944A9">
        <w:rPr>
          <w:rFonts w:ascii="Times New Roman" w:eastAsia="Times New Roman" w:hAnsi="Times New Roman" w:cs="Times New Roman"/>
          <w:i/>
          <w:sz w:val="32"/>
          <w:szCs w:val="28"/>
        </w:rPr>
        <w:t>return</w:t>
      </w:r>
      <w:proofErr w:type="gramEnd"/>
      <w:r w:rsidRPr="00A944A9">
        <w:rPr>
          <w:rFonts w:ascii="Times New Roman" w:eastAsia="Times New Roman" w:hAnsi="Times New Roman" w:cs="Times New Roman"/>
          <w:i/>
          <w:sz w:val="32"/>
          <w:szCs w:val="28"/>
        </w:rPr>
        <w:t xml:space="preserve"> </w:t>
      </w:r>
      <w:proofErr w:type="spellStart"/>
      <w:r w:rsidRPr="00A944A9">
        <w:rPr>
          <w:rFonts w:ascii="Times New Roman" w:eastAsia="Times New Roman" w:hAnsi="Times New Roman" w:cs="Times New Roman"/>
          <w:i/>
          <w:sz w:val="32"/>
          <w:szCs w:val="28"/>
        </w:rPr>
        <w:t>this.format</w:t>
      </w:r>
      <w:proofErr w:type="spellEnd"/>
      <w:r w:rsidRPr="00A944A9">
        <w:rPr>
          <w:rFonts w:ascii="Times New Roman" w:eastAsia="Times New Roman" w:hAnsi="Times New Roman" w:cs="Times New Roman"/>
          <w:i/>
          <w:sz w:val="32"/>
          <w:szCs w:val="28"/>
        </w:rPr>
        <w:t>;</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roofErr w:type="gramStart"/>
      <w:r w:rsidRPr="00A944A9">
        <w:rPr>
          <w:rFonts w:ascii="Times New Roman" w:eastAsia="Times New Roman" w:hAnsi="Times New Roman" w:cs="Times New Roman"/>
          <w:i/>
          <w:sz w:val="32"/>
          <w:szCs w:val="28"/>
        </w:rPr>
        <w:t>public</w:t>
      </w:r>
      <w:proofErr w:type="gramEnd"/>
      <w:r w:rsidRPr="00A944A9">
        <w:rPr>
          <w:rFonts w:ascii="Times New Roman" w:eastAsia="Times New Roman" w:hAnsi="Times New Roman" w:cs="Times New Roman"/>
          <w:i/>
          <w:sz w:val="32"/>
          <w:szCs w:val="28"/>
        </w:rPr>
        <w:t xml:space="preserve"> void </w:t>
      </w:r>
      <w:proofErr w:type="spellStart"/>
      <w:r w:rsidRPr="00A944A9">
        <w:rPr>
          <w:rFonts w:ascii="Times New Roman" w:eastAsia="Times New Roman" w:hAnsi="Times New Roman" w:cs="Times New Roman"/>
          <w:i/>
          <w:sz w:val="32"/>
          <w:szCs w:val="28"/>
        </w:rPr>
        <w:t>setFormat</w:t>
      </w:r>
      <w:proofErr w:type="spellEnd"/>
      <w:r w:rsidRPr="00A944A9">
        <w:rPr>
          <w:rFonts w:ascii="Times New Roman" w:eastAsia="Times New Roman" w:hAnsi="Times New Roman" w:cs="Times New Roman"/>
          <w:i/>
          <w:sz w:val="32"/>
          <w:szCs w:val="28"/>
        </w:rPr>
        <w:t>(String format)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roofErr w:type="spellStart"/>
      <w:r w:rsidRPr="00A944A9">
        <w:rPr>
          <w:rFonts w:ascii="Times New Roman" w:eastAsia="Times New Roman" w:hAnsi="Times New Roman" w:cs="Times New Roman"/>
          <w:i/>
          <w:sz w:val="32"/>
          <w:szCs w:val="28"/>
        </w:rPr>
        <w:t>this.format</w:t>
      </w:r>
      <w:proofErr w:type="spellEnd"/>
      <w:r w:rsidRPr="00A944A9">
        <w:rPr>
          <w:rFonts w:ascii="Times New Roman" w:eastAsia="Times New Roman" w:hAnsi="Times New Roman" w:cs="Times New Roman"/>
          <w:i/>
          <w:sz w:val="32"/>
          <w:szCs w:val="28"/>
        </w:rPr>
        <w:t xml:space="preserve"> = format;</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Here, the </w:t>
      </w:r>
      <w:r w:rsidRPr="00A944A9">
        <w:rPr>
          <w:rFonts w:ascii="Times New Roman" w:eastAsia="Times New Roman" w:hAnsi="Times New Roman" w:cs="Times New Roman"/>
          <w:i/>
          <w:iCs/>
          <w:sz w:val="28"/>
          <w:szCs w:val="28"/>
        </w:rPr>
        <w:t>format</w:t>
      </w:r>
      <w:r w:rsidRPr="00A944A9">
        <w:rPr>
          <w:rFonts w:ascii="Times New Roman" w:eastAsia="Times New Roman" w:hAnsi="Times New Roman" w:cs="Times New Roman"/>
          <w:sz w:val="28"/>
          <w:szCs w:val="28"/>
        </w:rPr>
        <w:t> variable of the Logger class is private, so there's no way for other classes to retrieve or set its value directly.</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lastRenderedPageBreak/>
        <w:t>So, to make this variable available to the outside world, we defined two public methods: </w:t>
      </w:r>
      <w:proofErr w:type="spellStart"/>
      <w:proofErr w:type="gramStart"/>
      <w:r w:rsidRPr="00A944A9">
        <w:rPr>
          <w:rFonts w:ascii="Times New Roman" w:eastAsia="Times New Roman" w:hAnsi="Times New Roman" w:cs="Times New Roman"/>
          <w:i/>
          <w:iCs/>
          <w:sz w:val="28"/>
          <w:szCs w:val="28"/>
        </w:rPr>
        <w:t>getFormat</w:t>
      </w:r>
      <w:proofErr w:type="spellEnd"/>
      <w:r w:rsidRPr="00A944A9">
        <w:rPr>
          <w:rFonts w:ascii="Times New Roman" w:eastAsia="Times New Roman" w:hAnsi="Times New Roman" w:cs="Times New Roman"/>
          <w:i/>
          <w:iCs/>
          <w:sz w:val="28"/>
          <w:szCs w:val="28"/>
        </w:rPr>
        <w:t>(</w:t>
      </w:r>
      <w:proofErr w:type="gramEnd"/>
      <w:r w:rsidRPr="00A944A9">
        <w:rPr>
          <w:rFonts w:ascii="Times New Roman" w:eastAsia="Times New Roman" w:hAnsi="Times New Roman" w:cs="Times New Roman"/>
          <w:i/>
          <w:iCs/>
          <w:sz w:val="28"/>
          <w:szCs w:val="28"/>
        </w:rPr>
        <w:t>)</w:t>
      </w:r>
      <w:r w:rsidRPr="00A944A9">
        <w:rPr>
          <w:rFonts w:ascii="Times New Roman" w:eastAsia="Times New Roman" w:hAnsi="Times New Roman" w:cs="Times New Roman"/>
          <w:sz w:val="28"/>
          <w:szCs w:val="28"/>
        </w:rPr>
        <w:t xml:space="preserve">, which returns the value of format, </w:t>
      </w:r>
      <w:proofErr w:type="spellStart"/>
      <w:r w:rsidRPr="00A944A9">
        <w:rPr>
          <w:rFonts w:ascii="Times New Roman" w:eastAsia="Times New Roman" w:hAnsi="Times New Roman" w:cs="Times New Roman"/>
          <w:sz w:val="28"/>
          <w:szCs w:val="28"/>
        </w:rPr>
        <w:t>and</w:t>
      </w:r>
      <w:r w:rsidRPr="00A944A9">
        <w:rPr>
          <w:rFonts w:ascii="Times New Roman" w:eastAsia="Times New Roman" w:hAnsi="Times New Roman" w:cs="Times New Roman"/>
          <w:i/>
          <w:iCs/>
          <w:sz w:val="28"/>
          <w:szCs w:val="28"/>
        </w:rPr>
        <w:t>setFormat</w:t>
      </w:r>
      <w:proofErr w:type="spellEnd"/>
      <w:r w:rsidRPr="00A944A9">
        <w:rPr>
          <w:rFonts w:ascii="Times New Roman" w:eastAsia="Times New Roman" w:hAnsi="Times New Roman" w:cs="Times New Roman"/>
          <w:i/>
          <w:iCs/>
          <w:sz w:val="28"/>
          <w:szCs w:val="28"/>
        </w:rPr>
        <w:t>(String)</w:t>
      </w:r>
      <w:r w:rsidRPr="00A944A9">
        <w:rPr>
          <w:rFonts w:ascii="Times New Roman" w:eastAsia="Times New Roman" w:hAnsi="Times New Roman" w:cs="Times New Roman"/>
          <w:sz w:val="28"/>
          <w:szCs w:val="28"/>
        </w:rPr>
        <w:t>, which sets its value.</w:t>
      </w:r>
    </w:p>
    <w:p w:rsidR="001F6C0E" w:rsidRPr="00A944A9" w:rsidRDefault="001F6C0E" w:rsidP="001F6C0E">
      <w:pP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spacing w:val="-12"/>
          <w:sz w:val="32"/>
          <w:szCs w:val="28"/>
          <w:u w:val="single"/>
        </w:rPr>
        <w:t>Public Access Modifier - public:</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A class, method, constructor, interface </w:t>
      </w:r>
      <w:proofErr w:type="spellStart"/>
      <w:r w:rsidRPr="00A944A9">
        <w:rPr>
          <w:rFonts w:ascii="Times New Roman" w:eastAsia="Times New Roman" w:hAnsi="Times New Roman" w:cs="Times New Roman"/>
          <w:sz w:val="28"/>
          <w:szCs w:val="28"/>
        </w:rPr>
        <w:t>etc</w:t>
      </w:r>
      <w:proofErr w:type="spellEnd"/>
      <w:r w:rsidRPr="00A944A9">
        <w:rPr>
          <w:rFonts w:ascii="Times New Roman" w:eastAsia="Times New Roman" w:hAnsi="Times New Roman" w:cs="Times New Roman"/>
          <w:sz w:val="28"/>
          <w:szCs w:val="28"/>
        </w:rPr>
        <w:t xml:space="preserve"> declared public can be accessed from any other class. Therefore fields, methods, blocks declared inside a public class can be accessed from any class belonging to the Java Universe.</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However if the public class we are trying to access is in a different package, </w:t>
      </w:r>
      <w:proofErr w:type="gramStart"/>
      <w:r w:rsidRPr="00A944A9">
        <w:rPr>
          <w:rFonts w:ascii="Times New Roman" w:eastAsia="Times New Roman" w:hAnsi="Times New Roman" w:cs="Times New Roman"/>
          <w:sz w:val="28"/>
          <w:szCs w:val="28"/>
        </w:rPr>
        <w:t>then</w:t>
      </w:r>
      <w:proofErr w:type="gramEnd"/>
      <w:r w:rsidRPr="00A944A9">
        <w:rPr>
          <w:rFonts w:ascii="Times New Roman" w:eastAsia="Times New Roman" w:hAnsi="Times New Roman" w:cs="Times New Roman"/>
          <w:sz w:val="28"/>
          <w:szCs w:val="28"/>
        </w:rPr>
        <w:t xml:space="preserve"> the public class still need to be imported.</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Because of class inheritance, all public methods and variables of a class are inherited by its subclasses.</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1F6C0E" w:rsidRPr="00A944A9" w:rsidRDefault="001F6C0E" w:rsidP="001F6C0E">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following function uses public access control:</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proofErr w:type="gramStart"/>
      <w:r w:rsidRPr="00A944A9">
        <w:rPr>
          <w:rFonts w:ascii="Times New Roman" w:eastAsia="Times New Roman" w:hAnsi="Times New Roman" w:cs="Times New Roman"/>
          <w:i/>
          <w:sz w:val="32"/>
          <w:szCs w:val="28"/>
        </w:rPr>
        <w:t>public</w:t>
      </w:r>
      <w:proofErr w:type="gramEnd"/>
      <w:r w:rsidRPr="00A944A9">
        <w:rPr>
          <w:rFonts w:ascii="Times New Roman" w:eastAsia="Times New Roman" w:hAnsi="Times New Roman" w:cs="Times New Roman"/>
          <w:i/>
          <w:sz w:val="32"/>
          <w:szCs w:val="28"/>
        </w:rPr>
        <w:t xml:space="preserve"> static void main(String[] arguments)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 xml:space="preserve">   //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32"/>
          <w:szCs w:val="28"/>
        </w:rPr>
      </w:pPr>
      <w:r w:rsidRPr="00A944A9">
        <w:rPr>
          <w:rFonts w:ascii="Times New Roman" w:eastAsia="Times New Roman" w:hAnsi="Times New Roman" w:cs="Times New Roman"/>
          <w:i/>
          <w:sz w:val="32"/>
          <w:szCs w:val="28"/>
        </w:rPr>
        <w:t>}</w:t>
      </w:r>
    </w:p>
    <w:p w:rsidR="001F6C0E" w:rsidRPr="00A944A9" w:rsidRDefault="001F6C0E" w:rsidP="001F6C0E">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The </w:t>
      </w:r>
      <w:proofErr w:type="gramStart"/>
      <w:r w:rsidRPr="00A944A9">
        <w:rPr>
          <w:rFonts w:ascii="Times New Roman" w:eastAsia="Times New Roman" w:hAnsi="Times New Roman" w:cs="Times New Roman"/>
          <w:sz w:val="28"/>
          <w:szCs w:val="28"/>
        </w:rPr>
        <w:t>main(</w:t>
      </w:r>
      <w:proofErr w:type="gramEnd"/>
      <w:r w:rsidRPr="00A944A9">
        <w:rPr>
          <w:rFonts w:ascii="Times New Roman" w:eastAsia="Times New Roman" w:hAnsi="Times New Roman" w:cs="Times New Roman"/>
          <w:sz w:val="28"/>
          <w:szCs w:val="28"/>
        </w:rPr>
        <w:t>) method of an application has to be public. Otherwise, it could not be called by a Java interpreter (such as java) to run the class.</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Protected Access Modifier - protected:</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Variables, methods and constructors which are declared protected in a superclass can be accessed only by the subclasses in other package or any class within the package of the protected members' class.</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The protected access modifier cannot be applied to class and interfaces. Methods, fields can be declared protected, however methods and fields in </w:t>
      </w:r>
      <w:proofErr w:type="spellStart"/>
      <w:proofErr w:type="gramStart"/>
      <w:r w:rsidRPr="00A944A9">
        <w:rPr>
          <w:rFonts w:ascii="Times New Roman" w:eastAsia="Times New Roman" w:hAnsi="Times New Roman" w:cs="Times New Roman"/>
          <w:sz w:val="28"/>
          <w:szCs w:val="28"/>
        </w:rPr>
        <w:t>a</w:t>
      </w:r>
      <w:proofErr w:type="spellEnd"/>
      <w:proofErr w:type="gramEnd"/>
      <w:r w:rsidRPr="00A944A9">
        <w:rPr>
          <w:rFonts w:ascii="Times New Roman" w:eastAsia="Times New Roman" w:hAnsi="Times New Roman" w:cs="Times New Roman"/>
          <w:sz w:val="28"/>
          <w:szCs w:val="28"/>
        </w:rPr>
        <w:t xml:space="preserve"> interface cannot be declared protected.</w:t>
      </w:r>
    </w:p>
    <w:p w:rsidR="001F6C0E" w:rsidRPr="00A944A9" w:rsidRDefault="001F6C0E" w:rsidP="001F6C0E">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Protected access gives the subclass a chance to use the helper method or variable, while preventing a nonrelated class from trying to use it.</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1F6C0E" w:rsidRPr="00A944A9" w:rsidRDefault="001F6C0E" w:rsidP="001F6C0E">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following parent class uses protected access control, to allow its child class override </w:t>
      </w:r>
      <w:proofErr w:type="spellStart"/>
      <w:proofErr w:type="gramStart"/>
      <w:r w:rsidRPr="00A944A9">
        <w:rPr>
          <w:rFonts w:ascii="Times New Roman" w:eastAsia="Times New Roman" w:hAnsi="Times New Roman" w:cs="Times New Roman"/>
          <w:i/>
          <w:iCs/>
          <w:sz w:val="28"/>
          <w:szCs w:val="28"/>
        </w:rPr>
        <w:t>openSpeaker</w:t>
      </w:r>
      <w:proofErr w:type="spellEnd"/>
      <w:r w:rsidRPr="00A944A9">
        <w:rPr>
          <w:rFonts w:ascii="Times New Roman" w:eastAsia="Times New Roman" w:hAnsi="Times New Roman" w:cs="Times New Roman"/>
          <w:i/>
          <w:iCs/>
          <w:sz w:val="28"/>
          <w:szCs w:val="28"/>
        </w:rPr>
        <w:t>(</w:t>
      </w:r>
      <w:proofErr w:type="gramEnd"/>
      <w:r w:rsidRPr="00A944A9">
        <w:rPr>
          <w:rFonts w:ascii="Times New Roman" w:eastAsia="Times New Roman" w:hAnsi="Times New Roman" w:cs="Times New Roman"/>
          <w:i/>
          <w:iCs/>
          <w:sz w:val="28"/>
          <w:szCs w:val="28"/>
        </w:rPr>
        <w:t>)</w:t>
      </w:r>
      <w:r w:rsidRPr="00A944A9">
        <w:rPr>
          <w:rFonts w:ascii="Times New Roman" w:eastAsia="Times New Roman" w:hAnsi="Times New Roman" w:cs="Times New Roman"/>
          <w:sz w:val="28"/>
          <w:szCs w:val="28"/>
        </w:rPr>
        <w:t> method:</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lastRenderedPageBreak/>
        <w:t>class</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AudioPlayer</w:t>
      </w:r>
      <w:proofErr w:type="spellEnd"/>
      <w:r w:rsidRPr="00A944A9">
        <w:rPr>
          <w:rFonts w:ascii="Times New Roman" w:eastAsia="Times New Roman" w:hAnsi="Times New Roman" w:cs="Times New Roman"/>
          <w:i/>
          <w:sz w:val="28"/>
          <w:szCs w:val="28"/>
        </w:rPr>
        <w:t xml:space="preserve">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protected</w:t>
      </w:r>
      <w:proofErr w:type="gramEnd"/>
      <w:r w:rsidRPr="00A944A9">
        <w:rPr>
          <w:rFonts w:ascii="Times New Roman" w:eastAsia="Times New Roman" w:hAnsi="Times New Roman" w:cs="Times New Roman"/>
          <w:i/>
          <w:sz w:val="28"/>
          <w:szCs w:val="28"/>
        </w:rPr>
        <w:t xml:space="preserve"> boolean </w:t>
      </w:r>
      <w:proofErr w:type="spellStart"/>
      <w:r w:rsidRPr="00A944A9">
        <w:rPr>
          <w:rFonts w:ascii="Times New Roman" w:eastAsia="Times New Roman" w:hAnsi="Times New Roman" w:cs="Times New Roman"/>
          <w:i/>
          <w:sz w:val="28"/>
          <w:szCs w:val="28"/>
        </w:rPr>
        <w:t>openSpeaker</w:t>
      </w:r>
      <w:proofErr w:type="spellEnd"/>
      <w:r w:rsidRPr="00A944A9">
        <w:rPr>
          <w:rFonts w:ascii="Times New Roman" w:eastAsia="Times New Roman" w:hAnsi="Times New Roman" w:cs="Times New Roman"/>
          <w:i/>
          <w:sz w:val="28"/>
          <w:szCs w:val="28"/>
        </w:rPr>
        <w:t xml:space="preserve">(Speaker </w:t>
      </w:r>
      <w:proofErr w:type="spellStart"/>
      <w:r w:rsidRPr="00A944A9">
        <w:rPr>
          <w:rFonts w:ascii="Times New Roman" w:eastAsia="Times New Roman" w:hAnsi="Times New Roman" w:cs="Times New Roman"/>
          <w:i/>
          <w:sz w:val="28"/>
          <w:szCs w:val="28"/>
        </w:rPr>
        <w:t>sp</w:t>
      </w:r>
      <w:proofErr w:type="spellEnd"/>
      <w:r w:rsidRPr="00A944A9">
        <w:rPr>
          <w:rFonts w:ascii="Times New Roman" w:eastAsia="Times New Roman" w:hAnsi="Times New Roman" w:cs="Times New Roman"/>
          <w:i/>
          <w:sz w:val="28"/>
          <w:szCs w:val="28"/>
        </w:rPr>
        <w:t>)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 implementation details</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class</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StreamingAudioPlayer</w:t>
      </w:r>
      <w:proofErr w:type="spellEnd"/>
      <w:r w:rsidRPr="00A944A9">
        <w:rPr>
          <w:rFonts w:ascii="Times New Roman" w:eastAsia="Times New Roman" w:hAnsi="Times New Roman" w:cs="Times New Roman"/>
          <w:i/>
          <w:sz w:val="28"/>
          <w:szCs w:val="28"/>
        </w:rPr>
        <w:t xml:space="preserve">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boolean</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openSpeaker</w:t>
      </w:r>
      <w:proofErr w:type="spellEnd"/>
      <w:r w:rsidRPr="00A944A9">
        <w:rPr>
          <w:rFonts w:ascii="Times New Roman" w:eastAsia="Times New Roman" w:hAnsi="Times New Roman" w:cs="Times New Roman"/>
          <w:i/>
          <w:sz w:val="28"/>
          <w:szCs w:val="28"/>
        </w:rPr>
        <w:t xml:space="preserve">(Speaker </w:t>
      </w:r>
      <w:proofErr w:type="spellStart"/>
      <w:r w:rsidRPr="00A944A9">
        <w:rPr>
          <w:rFonts w:ascii="Times New Roman" w:eastAsia="Times New Roman" w:hAnsi="Times New Roman" w:cs="Times New Roman"/>
          <w:i/>
          <w:sz w:val="28"/>
          <w:szCs w:val="28"/>
        </w:rPr>
        <w:t>sp</w:t>
      </w:r>
      <w:proofErr w:type="spellEnd"/>
      <w:r w:rsidRPr="00A944A9">
        <w:rPr>
          <w:rFonts w:ascii="Times New Roman" w:eastAsia="Times New Roman" w:hAnsi="Times New Roman" w:cs="Times New Roman"/>
          <w:i/>
          <w:sz w:val="28"/>
          <w:szCs w:val="28"/>
        </w:rPr>
        <w:t>)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 implementation details</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1F6C0E" w:rsidRPr="00A944A9" w:rsidRDefault="001F6C0E" w:rsidP="001F6C0E">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1F6C0E" w:rsidRPr="00A944A9" w:rsidRDefault="001F6C0E" w:rsidP="001F6C0E">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Here, if we define </w:t>
      </w:r>
      <w:proofErr w:type="spellStart"/>
      <w:proofErr w:type="gramStart"/>
      <w:r w:rsidRPr="00A944A9">
        <w:rPr>
          <w:rFonts w:ascii="Times New Roman" w:eastAsia="Times New Roman" w:hAnsi="Times New Roman" w:cs="Times New Roman"/>
          <w:i/>
          <w:iCs/>
          <w:sz w:val="28"/>
          <w:szCs w:val="28"/>
        </w:rPr>
        <w:t>openSpeaker</w:t>
      </w:r>
      <w:proofErr w:type="spellEnd"/>
      <w:r w:rsidRPr="00A944A9">
        <w:rPr>
          <w:rFonts w:ascii="Times New Roman" w:eastAsia="Times New Roman" w:hAnsi="Times New Roman" w:cs="Times New Roman"/>
          <w:i/>
          <w:iCs/>
          <w:sz w:val="28"/>
          <w:szCs w:val="28"/>
        </w:rPr>
        <w:t>(</w:t>
      </w:r>
      <w:proofErr w:type="gramEnd"/>
      <w:r w:rsidRPr="00A944A9">
        <w:rPr>
          <w:rFonts w:ascii="Times New Roman" w:eastAsia="Times New Roman" w:hAnsi="Times New Roman" w:cs="Times New Roman"/>
          <w:i/>
          <w:iCs/>
          <w:sz w:val="28"/>
          <w:szCs w:val="28"/>
        </w:rPr>
        <w:t>)</w:t>
      </w:r>
      <w:r w:rsidRPr="00A944A9">
        <w:rPr>
          <w:rFonts w:ascii="Times New Roman" w:eastAsia="Times New Roman" w:hAnsi="Times New Roman" w:cs="Times New Roman"/>
          <w:sz w:val="28"/>
          <w:szCs w:val="28"/>
        </w:rPr>
        <w:t> method as private, then it would not be accessible from any other class other than </w:t>
      </w:r>
      <w:proofErr w:type="spellStart"/>
      <w:r w:rsidRPr="00A944A9">
        <w:rPr>
          <w:rFonts w:ascii="Times New Roman" w:eastAsia="Times New Roman" w:hAnsi="Times New Roman" w:cs="Times New Roman"/>
          <w:i/>
          <w:iCs/>
          <w:sz w:val="28"/>
          <w:szCs w:val="28"/>
        </w:rPr>
        <w:t>AudioPlayer</w:t>
      </w:r>
      <w:proofErr w:type="spellEnd"/>
      <w:r w:rsidRPr="00A944A9">
        <w:rPr>
          <w:rFonts w:ascii="Times New Roman" w:eastAsia="Times New Roman" w:hAnsi="Times New Roman" w:cs="Times New Roman"/>
          <w:sz w:val="28"/>
          <w:szCs w:val="28"/>
        </w:rPr>
        <w:t xml:space="preserve">. If we define it as public, then it would become accessible to </w:t>
      </w:r>
      <w:proofErr w:type="gramStart"/>
      <w:r w:rsidRPr="00A944A9">
        <w:rPr>
          <w:rFonts w:ascii="Times New Roman" w:eastAsia="Times New Roman" w:hAnsi="Times New Roman" w:cs="Times New Roman"/>
          <w:sz w:val="28"/>
          <w:szCs w:val="28"/>
        </w:rPr>
        <w:t>all the</w:t>
      </w:r>
      <w:proofErr w:type="gramEnd"/>
      <w:r w:rsidRPr="00A944A9">
        <w:rPr>
          <w:rFonts w:ascii="Times New Roman" w:eastAsia="Times New Roman" w:hAnsi="Times New Roman" w:cs="Times New Roman"/>
          <w:sz w:val="28"/>
          <w:szCs w:val="28"/>
        </w:rPr>
        <w:t xml:space="preserve"> outside world. But our intension is to expose this method to its subclass only, </w:t>
      </w:r>
      <w:proofErr w:type="spellStart"/>
      <w:proofErr w:type="gramStart"/>
      <w:r w:rsidRPr="00A944A9">
        <w:rPr>
          <w:rFonts w:ascii="Times New Roman" w:eastAsia="Times New Roman" w:hAnsi="Times New Roman" w:cs="Times New Roman"/>
          <w:sz w:val="28"/>
          <w:szCs w:val="28"/>
        </w:rPr>
        <w:t>thats</w:t>
      </w:r>
      <w:proofErr w:type="spellEnd"/>
      <w:proofErr w:type="gramEnd"/>
      <w:r w:rsidRPr="00A944A9">
        <w:rPr>
          <w:rFonts w:ascii="Times New Roman" w:eastAsia="Times New Roman" w:hAnsi="Times New Roman" w:cs="Times New Roman"/>
          <w:sz w:val="28"/>
          <w:szCs w:val="28"/>
        </w:rPr>
        <w:t xml:space="preserve"> why we used </w:t>
      </w:r>
      <w:r w:rsidRPr="00A944A9">
        <w:rPr>
          <w:rFonts w:ascii="Times New Roman" w:eastAsia="Times New Roman" w:hAnsi="Times New Roman" w:cs="Times New Roman"/>
          <w:i/>
          <w:iCs/>
          <w:sz w:val="28"/>
          <w:szCs w:val="28"/>
        </w:rPr>
        <w:t>protected</w:t>
      </w:r>
      <w:r w:rsidRPr="00A944A9">
        <w:rPr>
          <w:rFonts w:ascii="Times New Roman" w:eastAsia="Times New Roman" w:hAnsi="Times New Roman" w:cs="Times New Roman"/>
          <w:sz w:val="28"/>
          <w:szCs w:val="28"/>
        </w:rPr>
        <w:t> modifier.</w:t>
      </w:r>
    </w:p>
    <w:p w:rsidR="001F6C0E" w:rsidRPr="00A944A9" w:rsidRDefault="001F6C0E" w:rsidP="001F6C0E">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Access Control and Inheritance:</w:t>
      </w:r>
    </w:p>
    <w:p w:rsidR="001F6C0E" w:rsidRPr="00A944A9" w:rsidRDefault="001F6C0E" w:rsidP="001F6C0E">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following rules for inherited methods are enforced:</w:t>
      </w:r>
    </w:p>
    <w:p w:rsidR="001F6C0E" w:rsidRPr="00A944A9" w:rsidRDefault="001F6C0E" w:rsidP="005675D5">
      <w:pPr>
        <w:numPr>
          <w:ilvl w:val="0"/>
          <w:numId w:val="7"/>
        </w:numPr>
        <w:spacing w:after="240" w:line="276" w:lineRule="atLeast"/>
        <w:ind w:left="76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Methods declared public in a superclass also must be public in all subclasses.</w:t>
      </w:r>
    </w:p>
    <w:p w:rsidR="001F6C0E" w:rsidRPr="00A944A9" w:rsidRDefault="001F6C0E" w:rsidP="005675D5">
      <w:pPr>
        <w:numPr>
          <w:ilvl w:val="0"/>
          <w:numId w:val="7"/>
        </w:numPr>
        <w:spacing w:after="240" w:line="276" w:lineRule="atLeast"/>
        <w:ind w:left="76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Methods declared protected in a superclass must either be protected or public in subclasses; they cannot be private.</w:t>
      </w:r>
    </w:p>
    <w:p w:rsidR="001F6C0E" w:rsidRPr="00A944A9" w:rsidRDefault="001F6C0E" w:rsidP="005675D5">
      <w:pPr>
        <w:numPr>
          <w:ilvl w:val="0"/>
          <w:numId w:val="7"/>
        </w:numPr>
        <w:spacing w:after="240" w:line="276" w:lineRule="atLeast"/>
        <w:ind w:left="76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Methods declared private are not inherited at all, so there is no rule for them.</w:t>
      </w:r>
    </w:p>
    <w:p w:rsidR="00DD3DE4" w:rsidRPr="00A944A9" w:rsidRDefault="00BE1C6C" w:rsidP="00DD3DE4">
      <w:pPr>
        <w:pStyle w:val="Heading1"/>
        <w:spacing w:before="48" w:after="48" w:line="346" w:lineRule="atLeast"/>
        <w:ind w:right="48"/>
        <w:rPr>
          <w:rFonts w:ascii="Times New Roman" w:hAnsi="Times New Roman" w:cs="Times New Roman"/>
          <w:bCs w:val="0"/>
          <w:color w:val="auto"/>
          <w:spacing w:val="-12"/>
          <w:sz w:val="32"/>
          <w:u w:val="single"/>
        </w:rPr>
      </w:pPr>
      <w:r w:rsidRPr="00A944A9">
        <w:rPr>
          <w:rFonts w:ascii="Times New Roman" w:hAnsi="Times New Roman" w:cs="Times New Roman"/>
          <w:bCs w:val="0"/>
          <w:color w:val="auto"/>
          <w:spacing w:val="-12"/>
          <w:sz w:val="32"/>
          <w:u w:val="single"/>
        </w:rPr>
        <w:t>Java Non-</w:t>
      </w:r>
      <w:r w:rsidR="00DD3DE4" w:rsidRPr="00A944A9">
        <w:rPr>
          <w:rFonts w:ascii="Times New Roman" w:hAnsi="Times New Roman" w:cs="Times New Roman"/>
          <w:bCs w:val="0"/>
          <w:color w:val="auto"/>
          <w:spacing w:val="-12"/>
          <w:sz w:val="32"/>
          <w:u w:val="single"/>
        </w:rPr>
        <w:t>Access Modifiers</w:t>
      </w:r>
      <w:r w:rsidRPr="00A944A9">
        <w:rPr>
          <w:rFonts w:ascii="Times New Roman" w:hAnsi="Times New Roman" w:cs="Times New Roman"/>
          <w:bCs w:val="0"/>
          <w:color w:val="auto"/>
          <w:spacing w:val="-12"/>
          <w:sz w:val="32"/>
          <w:u w:val="single"/>
        </w:rPr>
        <w:t xml:space="preserve">  </w:t>
      </w:r>
    </w:p>
    <w:p w:rsidR="00BE1C6C" w:rsidRPr="00A944A9" w:rsidRDefault="00BE1C6C" w:rsidP="00BE1C6C">
      <w:pPr>
        <w:rPr>
          <w:rFonts w:ascii="Times New Roman" w:hAnsi="Times New Roman" w:cs="Times New Roman"/>
          <w:sz w:val="28"/>
          <w:szCs w:val="28"/>
        </w:rPr>
      </w:pPr>
      <w:r w:rsidRPr="00A944A9">
        <w:rPr>
          <w:rFonts w:ascii="Times New Roman" w:hAnsi="Times New Roman" w:cs="Times New Roman"/>
          <w:sz w:val="28"/>
          <w:szCs w:val="28"/>
          <w:shd w:val="clear" w:color="auto" w:fill="FFFFFF"/>
        </w:rPr>
        <w:t>Below are the Non Access Modifiers available in Java.</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Final</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Abstract</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Static</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Strictfp</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Native</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Synchronized</w:t>
      </w:r>
    </w:p>
    <w:p w:rsidR="00BE1C6C" w:rsidRPr="00A944A9" w:rsidRDefault="00BE1C6C" w:rsidP="005675D5">
      <w:pPr>
        <w:numPr>
          <w:ilvl w:val="0"/>
          <w:numId w:val="8"/>
        </w:numPr>
        <w:shd w:val="clear" w:color="auto" w:fill="FFFFFF"/>
        <w:tabs>
          <w:tab w:val="clear" w:pos="720"/>
          <w:tab w:val="num" w:pos="1440"/>
        </w:tabs>
        <w:spacing w:before="100" w:beforeAutospacing="1" w:after="100" w:afterAutospacing="1" w:line="240" w:lineRule="auto"/>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lastRenderedPageBreak/>
        <w:t>Transient</w:t>
      </w:r>
    </w:p>
    <w:p w:rsidR="0001568D" w:rsidRPr="00A944A9" w:rsidRDefault="005434A1" w:rsidP="0001568D">
      <w:pP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spacing w:val="-12"/>
          <w:sz w:val="32"/>
          <w:szCs w:val="28"/>
          <w:u w:val="single"/>
        </w:rPr>
        <w:t>T</w:t>
      </w:r>
      <w:r w:rsidR="0001568D" w:rsidRPr="00A944A9">
        <w:rPr>
          <w:rFonts w:ascii="Times New Roman" w:eastAsia="Times New Roman" w:hAnsi="Times New Roman" w:cs="Times New Roman"/>
          <w:b/>
          <w:i/>
          <w:spacing w:val="-12"/>
          <w:sz w:val="32"/>
          <w:szCs w:val="28"/>
          <w:u w:val="single"/>
        </w:rPr>
        <w:t>he static Modifier:</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Static Variables:</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w:t>
      </w:r>
      <w:r w:rsidRPr="00A944A9">
        <w:rPr>
          <w:rFonts w:ascii="Times New Roman" w:eastAsia="Times New Roman" w:hAnsi="Times New Roman" w:cs="Times New Roman"/>
          <w:i/>
          <w:iCs/>
          <w:sz w:val="28"/>
          <w:szCs w:val="28"/>
        </w:rPr>
        <w:t>static</w:t>
      </w:r>
      <w:r w:rsidRPr="00A944A9">
        <w:rPr>
          <w:rFonts w:ascii="Times New Roman" w:eastAsia="Times New Roman" w:hAnsi="Times New Roman" w:cs="Times New Roman"/>
          <w:sz w:val="28"/>
          <w:szCs w:val="28"/>
        </w:rPr>
        <w:t> key word is used to create variables that will exist independently of any instances created for the class. Only one copy of the static variable exists regardless of the number of instances of the class.</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Static variables are also known as class variables. Local variables cannot be declared static.</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Static Methods:</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static key word is used to create methods that will exist independently of any instances created for the class.</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Static methods do not use any instance variables of any object of the class they are defined in. Static methods take all the data from parameters and compute something from those parameters, with no reference to variables.</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Class variables and methods can be accessed using the class name followed by a dot and the name of the variable or method.</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static modifier is used to create class methods and variables, as in the following 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class </w:t>
      </w:r>
      <w:proofErr w:type="spellStart"/>
      <w:r w:rsidRPr="00A944A9">
        <w:rPr>
          <w:rFonts w:ascii="Times New Roman" w:eastAsia="Times New Roman" w:hAnsi="Times New Roman" w:cs="Times New Roman"/>
          <w:i/>
          <w:sz w:val="28"/>
          <w:szCs w:val="28"/>
        </w:rPr>
        <w:t>InstanceCounter</w:t>
      </w:r>
      <w:proofErr w:type="spellEnd"/>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private</w:t>
      </w:r>
      <w:proofErr w:type="gramEnd"/>
      <w:r w:rsidRPr="00A944A9">
        <w:rPr>
          <w:rFonts w:ascii="Times New Roman" w:eastAsia="Times New Roman" w:hAnsi="Times New Roman" w:cs="Times New Roman"/>
          <w:i/>
          <w:sz w:val="28"/>
          <w:szCs w:val="28"/>
        </w:rPr>
        <w:t xml:space="preserve"> static int </w:t>
      </w:r>
      <w:proofErr w:type="spellStart"/>
      <w:r w:rsidRPr="00A944A9">
        <w:rPr>
          <w:rFonts w:ascii="Times New Roman" w:eastAsia="Times New Roman" w:hAnsi="Times New Roman" w:cs="Times New Roman"/>
          <w:i/>
          <w:sz w:val="28"/>
          <w:szCs w:val="28"/>
        </w:rPr>
        <w:t>numInstances</w:t>
      </w:r>
      <w:proofErr w:type="spellEnd"/>
      <w:r w:rsidRPr="00A944A9">
        <w:rPr>
          <w:rFonts w:ascii="Times New Roman" w:eastAsia="Times New Roman" w:hAnsi="Times New Roman" w:cs="Times New Roman"/>
          <w:i/>
          <w:sz w:val="28"/>
          <w:szCs w:val="28"/>
        </w:rPr>
        <w:t xml:space="preserve"> = 0;</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protected</w:t>
      </w:r>
      <w:proofErr w:type="gramEnd"/>
      <w:r w:rsidRPr="00A944A9">
        <w:rPr>
          <w:rFonts w:ascii="Times New Roman" w:eastAsia="Times New Roman" w:hAnsi="Times New Roman" w:cs="Times New Roman"/>
          <w:i/>
          <w:sz w:val="28"/>
          <w:szCs w:val="28"/>
        </w:rPr>
        <w:t xml:space="preserve"> static int </w:t>
      </w:r>
      <w:proofErr w:type="spellStart"/>
      <w:r w:rsidRPr="00A944A9">
        <w:rPr>
          <w:rFonts w:ascii="Times New Roman" w:eastAsia="Times New Roman" w:hAnsi="Times New Roman" w:cs="Times New Roman"/>
          <w:i/>
          <w:sz w:val="28"/>
          <w:szCs w:val="28"/>
        </w:rPr>
        <w:t>getCount</w:t>
      </w:r>
      <w:proofErr w:type="spellEnd"/>
      <w:r w:rsidRPr="00A944A9">
        <w:rPr>
          <w:rFonts w:ascii="Times New Roman" w:eastAsia="Times New Roman" w:hAnsi="Times New Roman" w:cs="Times New Roman"/>
          <w:i/>
          <w:sz w:val="28"/>
          <w:szCs w:val="28"/>
        </w:rPr>
        <w:t>()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return</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numInstances</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private</w:t>
      </w:r>
      <w:proofErr w:type="gramEnd"/>
      <w:r w:rsidRPr="00A944A9">
        <w:rPr>
          <w:rFonts w:ascii="Times New Roman" w:eastAsia="Times New Roman" w:hAnsi="Times New Roman" w:cs="Times New Roman"/>
          <w:i/>
          <w:sz w:val="28"/>
          <w:szCs w:val="28"/>
        </w:rPr>
        <w:t xml:space="preserve"> static void </w:t>
      </w:r>
      <w:proofErr w:type="spellStart"/>
      <w:r w:rsidRPr="00A944A9">
        <w:rPr>
          <w:rFonts w:ascii="Times New Roman" w:eastAsia="Times New Roman" w:hAnsi="Times New Roman" w:cs="Times New Roman"/>
          <w:i/>
          <w:sz w:val="28"/>
          <w:szCs w:val="28"/>
        </w:rPr>
        <w:t>addInstance</w:t>
      </w:r>
      <w:proofErr w:type="spellEnd"/>
      <w:r w:rsidRPr="00A944A9">
        <w:rPr>
          <w:rFonts w:ascii="Times New Roman" w:eastAsia="Times New Roman" w:hAnsi="Times New Roman" w:cs="Times New Roman"/>
          <w:i/>
          <w:sz w:val="28"/>
          <w:szCs w:val="28"/>
        </w:rPr>
        <w:t>()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spellStart"/>
      <w:proofErr w:type="gramStart"/>
      <w:r w:rsidRPr="00A944A9">
        <w:rPr>
          <w:rFonts w:ascii="Times New Roman" w:eastAsia="Times New Roman" w:hAnsi="Times New Roman" w:cs="Times New Roman"/>
          <w:i/>
          <w:sz w:val="28"/>
          <w:szCs w:val="28"/>
        </w:rPr>
        <w:t>numInstances</w:t>
      </w:r>
      <w:proofErr w:type="spellEnd"/>
      <w:proofErr w:type="gram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spellStart"/>
      <w:proofErr w:type="gramStart"/>
      <w:r w:rsidRPr="00A944A9">
        <w:rPr>
          <w:rFonts w:ascii="Times New Roman" w:eastAsia="Times New Roman" w:hAnsi="Times New Roman" w:cs="Times New Roman"/>
          <w:i/>
          <w:sz w:val="28"/>
          <w:szCs w:val="28"/>
        </w:rPr>
        <w:t>InstanceCounter</w:t>
      </w:r>
      <w:proofErr w:type="spellEnd"/>
      <w:r w:rsidRPr="00A944A9">
        <w:rPr>
          <w:rFonts w:ascii="Times New Roman" w:eastAsia="Times New Roman" w:hAnsi="Times New Roman" w:cs="Times New Roman"/>
          <w:i/>
          <w:sz w:val="28"/>
          <w:szCs w:val="28"/>
        </w:rPr>
        <w:t>(</w:t>
      </w:r>
      <w:proofErr w:type="gramEnd"/>
      <w:r w:rsidRPr="00A944A9">
        <w:rPr>
          <w:rFonts w:ascii="Times New Roman" w:eastAsia="Times New Roman" w:hAnsi="Times New Roman" w:cs="Times New Roman"/>
          <w:i/>
          <w:sz w:val="28"/>
          <w:szCs w:val="28"/>
        </w:rPr>
        <w:t>)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lastRenderedPageBreak/>
        <w:t xml:space="preserve">      </w:t>
      </w:r>
      <w:proofErr w:type="spellStart"/>
      <w:proofErr w:type="gramStart"/>
      <w:r w:rsidRPr="00A944A9">
        <w:rPr>
          <w:rFonts w:ascii="Times New Roman" w:eastAsia="Times New Roman" w:hAnsi="Times New Roman" w:cs="Times New Roman"/>
          <w:i/>
          <w:sz w:val="28"/>
          <w:szCs w:val="28"/>
        </w:rPr>
        <w:t>InstanceCounter.addInstance</w:t>
      </w:r>
      <w:proofErr w:type="spellEnd"/>
      <w:r w:rsidRPr="00A944A9">
        <w:rPr>
          <w:rFonts w:ascii="Times New Roman" w:eastAsia="Times New Roman" w:hAnsi="Times New Roman" w:cs="Times New Roman"/>
          <w:i/>
          <w:sz w:val="28"/>
          <w:szCs w:val="28"/>
        </w:rPr>
        <w:t>(</w:t>
      </w:r>
      <w:proofErr w:type="gramEnd"/>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static void main(String[] arguments)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spellStart"/>
      <w:proofErr w:type="gramStart"/>
      <w:r w:rsidRPr="00A944A9">
        <w:rPr>
          <w:rFonts w:ascii="Times New Roman" w:eastAsia="Times New Roman" w:hAnsi="Times New Roman" w:cs="Times New Roman"/>
          <w:i/>
          <w:sz w:val="28"/>
          <w:szCs w:val="28"/>
        </w:rPr>
        <w:t>System.out.println</w:t>
      </w:r>
      <w:proofErr w:type="spellEnd"/>
      <w:r w:rsidRPr="00A944A9">
        <w:rPr>
          <w:rFonts w:ascii="Times New Roman" w:eastAsia="Times New Roman" w:hAnsi="Times New Roman" w:cs="Times New Roman"/>
          <w:i/>
          <w:sz w:val="28"/>
          <w:szCs w:val="28"/>
        </w:rPr>
        <w:t>(</w:t>
      </w:r>
      <w:proofErr w:type="gramEnd"/>
      <w:r w:rsidRPr="00A944A9">
        <w:rPr>
          <w:rFonts w:ascii="Times New Roman" w:eastAsia="Times New Roman" w:hAnsi="Times New Roman" w:cs="Times New Roman"/>
          <w:i/>
          <w:sz w:val="28"/>
          <w:szCs w:val="28"/>
        </w:rPr>
        <w:t>"Starting with "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spellStart"/>
      <w:proofErr w:type="gramStart"/>
      <w:r w:rsidRPr="00A944A9">
        <w:rPr>
          <w:rFonts w:ascii="Times New Roman" w:eastAsia="Times New Roman" w:hAnsi="Times New Roman" w:cs="Times New Roman"/>
          <w:i/>
          <w:sz w:val="28"/>
          <w:szCs w:val="28"/>
        </w:rPr>
        <w:t>InstanceCounter.getCount</w:t>
      </w:r>
      <w:proofErr w:type="spellEnd"/>
      <w:r w:rsidRPr="00A944A9">
        <w:rPr>
          <w:rFonts w:ascii="Times New Roman" w:eastAsia="Times New Roman" w:hAnsi="Times New Roman" w:cs="Times New Roman"/>
          <w:i/>
          <w:sz w:val="28"/>
          <w:szCs w:val="28"/>
        </w:rPr>
        <w:t>(</w:t>
      </w:r>
      <w:proofErr w:type="gramEnd"/>
      <w:r w:rsidRPr="00A944A9">
        <w:rPr>
          <w:rFonts w:ascii="Times New Roman" w:eastAsia="Times New Roman" w:hAnsi="Times New Roman" w:cs="Times New Roman"/>
          <w:i/>
          <w:sz w:val="28"/>
          <w:szCs w:val="28"/>
        </w:rPr>
        <w:t>) + " instances");</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for</w:t>
      </w:r>
      <w:proofErr w:type="gramEnd"/>
      <w:r w:rsidRPr="00A944A9">
        <w:rPr>
          <w:rFonts w:ascii="Times New Roman" w:eastAsia="Times New Roman" w:hAnsi="Times New Roman" w:cs="Times New Roman"/>
          <w:i/>
          <w:sz w:val="28"/>
          <w:szCs w:val="28"/>
        </w:rPr>
        <w:t xml:space="preserve"> (int </w:t>
      </w:r>
      <w:proofErr w:type="spellStart"/>
      <w:r w:rsidRPr="00A944A9">
        <w:rPr>
          <w:rFonts w:ascii="Times New Roman" w:eastAsia="Times New Roman" w:hAnsi="Times New Roman" w:cs="Times New Roman"/>
          <w:i/>
          <w:sz w:val="28"/>
          <w:szCs w:val="28"/>
        </w:rPr>
        <w:t>i</w:t>
      </w:r>
      <w:proofErr w:type="spellEnd"/>
      <w:r w:rsidRPr="00A944A9">
        <w:rPr>
          <w:rFonts w:ascii="Times New Roman" w:eastAsia="Times New Roman" w:hAnsi="Times New Roman" w:cs="Times New Roman"/>
          <w:i/>
          <w:sz w:val="28"/>
          <w:szCs w:val="28"/>
        </w:rPr>
        <w:t xml:space="preserve"> = 0; </w:t>
      </w:r>
      <w:proofErr w:type="spellStart"/>
      <w:r w:rsidRPr="00A944A9">
        <w:rPr>
          <w:rFonts w:ascii="Times New Roman" w:eastAsia="Times New Roman" w:hAnsi="Times New Roman" w:cs="Times New Roman"/>
          <w:i/>
          <w:sz w:val="28"/>
          <w:szCs w:val="28"/>
        </w:rPr>
        <w:t>i</w:t>
      </w:r>
      <w:proofErr w:type="spellEnd"/>
      <w:r w:rsidRPr="00A944A9">
        <w:rPr>
          <w:rFonts w:ascii="Times New Roman" w:eastAsia="Times New Roman" w:hAnsi="Times New Roman" w:cs="Times New Roman"/>
          <w:i/>
          <w:sz w:val="28"/>
          <w:szCs w:val="28"/>
        </w:rPr>
        <w:t xml:space="preserve"> &lt; 500; ++</w:t>
      </w:r>
      <w:proofErr w:type="spellStart"/>
      <w:r w:rsidRPr="00A944A9">
        <w:rPr>
          <w:rFonts w:ascii="Times New Roman" w:eastAsia="Times New Roman" w:hAnsi="Times New Roman" w:cs="Times New Roman"/>
          <w:i/>
          <w:sz w:val="28"/>
          <w:szCs w:val="28"/>
        </w:rPr>
        <w:t>i</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new</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InstanceCounter</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ab/>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spellStart"/>
      <w:proofErr w:type="gramStart"/>
      <w:r w:rsidRPr="00A944A9">
        <w:rPr>
          <w:rFonts w:ascii="Times New Roman" w:eastAsia="Times New Roman" w:hAnsi="Times New Roman" w:cs="Times New Roman"/>
          <w:i/>
          <w:sz w:val="28"/>
          <w:szCs w:val="28"/>
        </w:rPr>
        <w:t>System.out.println</w:t>
      </w:r>
      <w:proofErr w:type="spellEnd"/>
      <w:r w:rsidRPr="00A944A9">
        <w:rPr>
          <w:rFonts w:ascii="Times New Roman" w:eastAsia="Times New Roman" w:hAnsi="Times New Roman" w:cs="Times New Roman"/>
          <w:i/>
          <w:sz w:val="28"/>
          <w:szCs w:val="28"/>
        </w:rPr>
        <w:t>(</w:t>
      </w:r>
      <w:proofErr w:type="gramEnd"/>
      <w:r w:rsidRPr="00A944A9">
        <w:rPr>
          <w:rFonts w:ascii="Times New Roman" w:eastAsia="Times New Roman" w:hAnsi="Times New Roman" w:cs="Times New Roman"/>
          <w:i/>
          <w:sz w:val="28"/>
          <w:szCs w:val="28"/>
        </w:rPr>
        <w:t>"Created "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spellStart"/>
      <w:proofErr w:type="gramStart"/>
      <w:r w:rsidRPr="00A944A9">
        <w:rPr>
          <w:rFonts w:ascii="Times New Roman" w:eastAsia="Times New Roman" w:hAnsi="Times New Roman" w:cs="Times New Roman"/>
          <w:i/>
          <w:sz w:val="28"/>
          <w:szCs w:val="28"/>
        </w:rPr>
        <w:t>InstanceCounter.getCount</w:t>
      </w:r>
      <w:proofErr w:type="spellEnd"/>
      <w:r w:rsidRPr="00A944A9">
        <w:rPr>
          <w:rFonts w:ascii="Times New Roman" w:eastAsia="Times New Roman" w:hAnsi="Times New Roman" w:cs="Times New Roman"/>
          <w:i/>
          <w:sz w:val="28"/>
          <w:szCs w:val="28"/>
        </w:rPr>
        <w:t>(</w:t>
      </w:r>
      <w:proofErr w:type="gramEnd"/>
      <w:r w:rsidRPr="00A944A9">
        <w:rPr>
          <w:rFonts w:ascii="Times New Roman" w:eastAsia="Times New Roman" w:hAnsi="Times New Roman" w:cs="Times New Roman"/>
          <w:i/>
          <w:sz w:val="28"/>
          <w:szCs w:val="28"/>
        </w:rPr>
        <w:t>) + " instances");</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This would produce the following result: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3" w:lineRule="atLeast"/>
        <w:ind w:left="720"/>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Started with 0 instances</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3" w:lineRule="atLeast"/>
        <w:ind w:left="720"/>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Created 500 instances</w:t>
      </w:r>
    </w:p>
    <w:p w:rsidR="0083486C" w:rsidRPr="00A944A9" w:rsidRDefault="0083486C"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p>
    <w:p w:rsidR="0001568D" w:rsidRPr="00A944A9" w:rsidRDefault="00880C1B"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drawing>
          <wp:inline distT="0" distB="0" distL="0" distR="0" wp14:anchorId="22DD8C09" wp14:editId="285200E0">
            <wp:extent cx="5895975" cy="279463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895975" cy="2794635"/>
                    </a:xfrm>
                    <a:prstGeom prst="rect">
                      <a:avLst/>
                    </a:prstGeom>
                    <a:noFill/>
                    <a:ln w="9525">
                      <a:noFill/>
                      <a:miter lim="800000"/>
                      <a:headEnd/>
                      <a:tailEnd/>
                    </a:ln>
                  </pic:spPr>
                </pic:pic>
              </a:graphicData>
            </a:graphic>
          </wp:inline>
        </w:drawing>
      </w:r>
    </w:p>
    <w:p w:rsidR="0083486C" w:rsidRPr="00A944A9" w:rsidRDefault="0083486C"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lastRenderedPageBreak/>
        <w:drawing>
          <wp:inline distT="0" distB="0" distL="0" distR="0" wp14:anchorId="6CF84F6A" wp14:editId="0D0B7EA3">
            <wp:extent cx="5588635" cy="48647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588635" cy="4864735"/>
                    </a:xfrm>
                    <a:prstGeom prst="rect">
                      <a:avLst/>
                    </a:prstGeom>
                    <a:noFill/>
                    <a:ln w="9525">
                      <a:noFill/>
                      <a:miter lim="800000"/>
                      <a:headEnd/>
                      <a:tailEnd/>
                    </a:ln>
                  </pic:spPr>
                </pic:pic>
              </a:graphicData>
            </a:graphic>
          </wp:inline>
        </w:drawing>
      </w:r>
    </w:p>
    <w:p w:rsidR="0083486C" w:rsidRPr="00A944A9" w:rsidRDefault="0083486C"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drawing>
          <wp:inline distT="0" distB="0" distL="0" distR="0" wp14:anchorId="0D05E0B3" wp14:editId="3589F052">
            <wp:extent cx="3526155" cy="9436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3526155" cy="943610"/>
                    </a:xfrm>
                    <a:prstGeom prst="rect">
                      <a:avLst/>
                    </a:prstGeom>
                    <a:noFill/>
                    <a:ln w="9525">
                      <a:noFill/>
                      <a:miter lim="800000"/>
                      <a:headEnd/>
                      <a:tailEnd/>
                    </a:ln>
                  </pic:spPr>
                </pic:pic>
              </a:graphicData>
            </a:graphic>
          </wp:inline>
        </w:drawing>
      </w:r>
    </w:p>
    <w:p w:rsidR="0083486C" w:rsidRPr="00A944A9" w:rsidRDefault="0083486C"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lastRenderedPageBreak/>
        <w:drawing>
          <wp:inline distT="0" distB="0" distL="0" distR="0" wp14:anchorId="07D54399" wp14:editId="1B8EF4D7">
            <wp:extent cx="5943600" cy="374600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5943600" cy="3746009"/>
                    </a:xfrm>
                    <a:prstGeom prst="rect">
                      <a:avLst/>
                    </a:prstGeom>
                    <a:noFill/>
                    <a:ln w="9525">
                      <a:noFill/>
                      <a:miter lim="800000"/>
                      <a:headEnd/>
                      <a:tailEnd/>
                    </a:ln>
                  </pic:spPr>
                </pic:pic>
              </a:graphicData>
            </a:graphic>
          </wp:inline>
        </w:drawing>
      </w:r>
    </w:p>
    <w:p w:rsidR="00FE49AA" w:rsidRPr="00A944A9" w:rsidRDefault="00FE49AA"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drawing>
          <wp:inline distT="0" distB="0" distL="0" distR="0" wp14:anchorId="56538EAE" wp14:editId="5E959A5A">
            <wp:extent cx="5943600" cy="166692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943600" cy="1666924"/>
                    </a:xfrm>
                    <a:prstGeom prst="rect">
                      <a:avLst/>
                    </a:prstGeom>
                    <a:noFill/>
                    <a:ln w="9525">
                      <a:noFill/>
                      <a:miter lim="800000"/>
                      <a:headEnd/>
                      <a:tailEnd/>
                    </a:ln>
                  </pic:spPr>
                </pic:pic>
              </a:graphicData>
            </a:graphic>
          </wp:inline>
        </w:drawing>
      </w:r>
    </w:p>
    <w:p w:rsidR="00FE49AA" w:rsidRPr="00A944A9" w:rsidRDefault="00FE49AA"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lastRenderedPageBreak/>
        <w:drawing>
          <wp:inline distT="0" distB="0" distL="0" distR="0" wp14:anchorId="2C4F532D" wp14:editId="7A36AF13">
            <wp:extent cx="5895975" cy="3994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895975" cy="3994150"/>
                    </a:xfrm>
                    <a:prstGeom prst="rect">
                      <a:avLst/>
                    </a:prstGeom>
                    <a:noFill/>
                    <a:ln w="9525">
                      <a:noFill/>
                      <a:miter lim="800000"/>
                      <a:headEnd/>
                      <a:tailEnd/>
                    </a:ln>
                  </pic:spPr>
                </pic:pic>
              </a:graphicData>
            </a:graphic>
          </wp:inline>
        </w:drawing>
      </w:r>
    </w:p>
    <w:p w:rsidR="00FE49AA" w:rsidRPr="00A944A9" w:rsidRDefault="00FE49AA"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drawing>
          <wp:inline distT="0" distB="0" distL="0" distR="0" wp14:anchorId="1EE761EB" wp14:editId="2DA42B25">
            <wp:extent cx="5943600" cy="148603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5943600" cy="1486039"/>
                    </a:xfrm>
                    <a:prstGeom prst="rect">
                      <a:avLst/>
                    </a:prstGeom>
                    <a:noFill/>
                    <a:ln w="9525">
                      <a:noFill/>
                      <a:miter lim="800000"/>
                      <a:headEnd/>
                      <a:tailEnd/>
                    </a:ln>
                  </pic:spPr>
                </pic:pic>
              </a:graphicData>
            </a:graphic>
          </wp:inline>
        </w:drawing>
      </w:r>
    </w:p>
    <w:p w:rsidR="00FE49AA" w:rsidRPr="00A944A9" w:rsidRDefault="00FE49AA"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lastRenderedPageBreak/>
        <w:drawing>
          <wp:inline distT="0" distB="0" distL="0" distR="0" wp14:anchorId="0E17FBD1" wp14:editId="49243E71">
            <wp:extent cx="5943600" cy="333415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srcRect/>
                    <a:stretch>
                      <a:fillRect/>
                    </a:stretch>
                  </pic:blipFill>
                  <pic:spPr bwMode="auto">
                    <a:xfrm>
                      <a:off x="0" y="0"/>
                      <a:ext cx="5943600" cy="3334157"/>
                    </a:xfrm>
                    <a:prstGeom prst="rect">
                      <a:avLst/>
                    </a:prstGeom>
                    <a:noFill/>
                    <a:ln w="9525">
                      <a:noFill/>
                      <a:miter lim="800000"/>
                      <a:headEnd/>
                      <a:tailEnd/>
                    </a:ln>
                  </pic:spPr>
                </pic:pic>
              </a:graphicData>
            </a:graphic>
          </wp:inline>
        </w:drawing>
      </w:r>
    </w:p>
    <w:p w:rsidR="00FE49AA" w:rsidRPr="00A944A9" w:rsidRDefault="007140C1"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drawing>
          <wp:inline distT="0" distB="0" distL="0" distR="0" wp14:anchorId="0E7C53C3" wp14:editId="52A62A18">
            <wp:extent cx="5943600" cy="468813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5943600" cy="4688138"/>
                    </a:xfrm>
                    <a:prstGeom prst="rect">
                      <a:avLst/>
                    </a:prstGeom>
                    <a:noFill/>
                    <a:ln w="9525">
                      <a:noFill/>
                      <a:miter lim="800000"/>
                      <a:headEnd/>
                      <a:tailEnd/>
                    </a:ln>
                  </pic:spPr>
                </pic:pic>
              </a:graphicData>
            </a:graphic>
          </wp:inline>
        </w:drawing>
      </w:r>
    </w:p>
    <w:p w:rsidR="007140C1" w:rsidRPr="00A944A9" w:rsidRDefault="007140C1"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noProof/>
          <w:spacing w:val="-12"/>
          <w:sz w:val="32"/>
          <w:szCs w:val="28"/>
          <w:u w:val="single"/>
        </w:rPr>
        <w:lastRenderedPageBreak/>
        <w:drawing>
          <wp:inline distT="0" distB="0" distL="0" distR="0" wp14:anchorId="4BA9B4C8" wp14:editId="4889433C">
            <wp:extent cx="5943600" cy="69464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5943600" cy="694648"/>
                    </a:xfrm>
                    <a:prstGeom prst="rect">
                      <a:avLst/>
                    </a:prstGeom>
                    <a:noFill/>
                    <a:ln w="9525">
                      <a:noFill/>
                      <a:miter lim="800000"/>
                      <a:headEnd/>
                      <a:tailEnd/>
                    </a:ln>
                  </pic:spPr>
                </pic:pic>
              </a:graphicData>
            </a:graphic>
          </wp:inline>
        </w:drawing>
      </w:r>
    </w:p>
    <w:p w:rsidR="007140C1" w:rsidRPr="00A944A9" w:rsidRDefault="007140C1" w:rsidP="0001568D">
      <w:pPr>
        <w:pBdr>
          <w:bottom w:val="single" w:sz="6" w:space="1" w:color="auto"/>
        </w:pBdr>
        <w:spacing w:before="48" w:after="48" w:line="360" w:lineRule="atLeast"/>
        <w:ind w:right="48"/>
        <w:outlineLvl w:val="1"/>
        <w:rPr>
          <w:rFonts w:ascii="Times New Roman" w:eastAsia="Times New Roman" w:hAnsi="Times New Roman" w:cs="Times New Roman"/>
          <w:b/>
          <w:i/>
          <w:spacing w:val="-12"/>
          <w:sz w:val="32"/>
          <w:szCs w:val="28"/>
          <w:u w:val="single"/>
        </w:rPr>
      </w:pPr>
    </w:p>
    <w:p w:rsidR="0001568D" w:rsidRPr="00A944A9" w:rsidRDefault="0001568D" w:rsidP="0001568D">
      <w:pPr>
        <w:spacing w:before="48" w:after="48" w:line="360" w:lineRule="atLeast"/>
        <w:ind w:right="48"/>
        <w:outlineLvl w:val="1"/>
        <w:rPr>
          <w:rFonts w:ascii="Times New Roman" w:eastAsia="Times New Roman" w:hAnsi="Times New Roman" w:cs="Times New Roman"/>
          <w:b/>
          <w:i/>
          <w:spacing w:val="-12"/>
          <w:sz w:val="32"/>
          <w:szCs w:val="28"/>
          <w:u w:val="single"/>
        </w:rPr>
      </w:pPr>
      <w:r w:rsidRPr="00A944A9">
        <w:rPr>
          <w:rFonts w:ascii="Times New Roman" w:eastAsia="Times New Roman" w:hAnsi="Times New Roman" w:cs="Times New Roman"/>
          <w:b/>
          <w:i/>
          <w:spacing w:val="-12"/>
          <w:sz w:val="32"/>
          <w:szCs w:val="28"/>
          <w:u w:val="single"/>
        </w:rPr>
        <w:t>The final Modifier:</w:t>
      </w:r>
    </w:p>
    <w:p w:rsidR="00EB258F" w:rsidRPr="00A944A9" w:rsidRDefault="00EB258F" w:rsidP="00EB258F">
      <w:pPr>
        <w:pStyle w:val="Heading3"/>
        <w:shd w:val="clear" w:color="auto" w:fill="FFFFFF"/>
        <w:spacing w:before="336" w:after="120"/>
        <w:rPr>
          <w:rFonts w:ascii="Times New Roman" w:hAnsi="Times New Roman" w:cs="Times New Roman"/>
          <w:color w:val="auto"/>
          <w:sz w:val="28"/>
          <w:szCs w:val="28"/>
        </w:rPr>
      </w:pPr>
      <w:r w:rsidRPr="00A944A9">
        <w:rPr>
          <w:rFonts w:ascii="Times New Roman" w:hAnsi="Times New Roman" w:cs="Times New Roman"/>
          <w:color w:val="auto"/>
          <w:sz w:val="28"/>
          <w:szCs w:val="28"/>
        </w:rPr>
        <w:t xml:space="preserve">Final modifiers are applicable </w:t>
      </w:r>
      <w:proofErr w:type="gramStart"/>
      <w:r w:rsidRPr="00A944A9">
        <w:rPr>
          <w:rFonts w:ascii="Times New Roman" w:hAnsi="Times New Roman" w:cs="Times New Roman"/>
          <w:color w:val="auto"/>
          <w:sz w:val="28"/>
          <w:szCs w:val="28"/>
        </w:rPr>
        <w:t>to :</w:t>
      </w:r>
      <w:proofErr w:type="gramEnd"/>
    </w:p>
    <w:p w:rsidR="00EB258F" w:rsidRPr="00A944A9" w:rsidRDefault="00EB258F" w:rsidP="005675D5">
      <w:pPr>
        <w:numPr>
          <w:ilvl w:val="0"/>
          <w:numId w:val="9"/>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Class</w:t>
      </w:r>
    </w:p>
    <w:p w:rsidR="00EB258F" w:rsidRPr="00A944A9" w:rsidRDefault="00EB258F" w:rsidP="005675D5">
      <w:pPr>
        <w:numPr>
          <w:ilvl w:val="0"/>
          <w:numId w:val="9"/>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Method</w:t>
      </w:r>
    </w:p>
    <w:p w:rsidR="00EB258F" w:rsidRPr="00A944A9" w:rsidRDefault="00EB258F" w:rsidP="005675D5">
      <w:pPr>
        <w:numPr>
          <w:ilvl w:val="0"/>
          <w:numId w:val="9"/>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Instance Variable</w:t>
      </w:r>
    </w:p>
    <w:p w:rsidR="00EB258F" w:rsidRPr="00A944A9" w:rsidRDefault="00EB258F" w:rsidP="005675D5">
      <w:pPr>
        <w:numPr>
          <w:ilvl w:val="0"/>
          <w:numId w:val="9"/>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Local Variable</w:t>
      </w:r>
    </w:p>
    <w:p w:rsidR="00EB258F" w:rsidRPr="00A944A9" w:rsidRDefault="00EB258F" w:rsidP="005675D5">
      <w:pPr>
        <w:numPr>
          <w:ilvl w:val="0"/>
          <w:numId w:val="9"/>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Method arguments</w:t>
      </w:r>
    </w:p>
    <w:p w:rsidR="0001568D" w:rsidRPr="00A944A9" w:rsidRDefault="0001568D" w:rsidP="008606B0">
      <w:pPr>
        <w:pStyle w:val="Heading3"/>
        <w:shd w:val="clear" w:color="auto" w:fill="FFFFFF"/>
        <w:spacing w:before="336" w:after="120"/>
        <w:rPr>
          <w:rFonts w:ascii="Times New Roman" w:hAnsi="Times New Roman" w:cs="Times New Roman"/>
          <w:color w:val="auto"/>
          <w:sz w:val="28"/>
          <w:szCs w:val="28"/>
          <w:u w:val="single"/>
        </w:rPr>
      </w:pPr>
      <w:proofErr w:type="gramStart"/>
      <w:r w:rsidRPr="00A944A9">
        <w:rPr>
          <w:rFonts w:ascii="Times New Roman" w:eastAsia="Times New Roman" w:hAnsi="Times New Roman" w:cs="Times New Roman"/>
          <w:b w:val="0"/>
          <w:color w:val="auto"/>
          <w:spacing w:val="-12"/>
          <w:sz w:val="28"/>
          <w:szCs w:val="28"/>
          <w:u w:val="single"/>
        </w:rPr>
        <w:t>final</w:t>
      </w:r>
      <w:proofErr w:type="gramEnd"/>
      <w:r w:rsidRPr="00A944A9">
        <w:rPr>
          <w:rFonts w:ascii="Times New Roman" w:eastAsia="Times New Roman" w:hAnsi="Times New Roman" w:cs="Times New Roman"/>
          <w:b w:val="0"/>
          <w:color w:val="auto"/>
          <w:spacing w:val="-12"/>
          <w:sz w:val="28"/>
          <w:szCs w:val="28"/>
          <w:u w:val="single"/>
        </w:rPr>
        <w:t xml:space="preserve"> Variables:</w:t>
      </w:r>
    </w:p>
    <w:p w:rsidR="002548AF" w:rsidRPr="00A944A9" w:rsidRDefault="002548AF" w:rsidP="002548AF">
      <w:pPr>
        <w:pStyle w:val="selectionshareable"/>
        <w:shd w:val="clear" w:color="auto" w:fill="FFFFFF"/>
        <w:spacing w:before="0" w:beforeAutospacing="0" w:after="0" w:afterAutospacing="0" w:line="312" w:lineRule="atLeast"/>
        <w:ind w:left="720"/>
        <w:rPr>
          <w:i/>
          <w:iCs/>
          <w:sz w:val="28"/>
          <w:szCs w:val="28"/>
        </w:rPr>
      </w:pPr>
      <w:r w:rsidRPr="00A944A9">
        <w:rPr>
          <w:i/>
          <w:iCs/>
          <w:sz w:val="28"/>
          <w:szCs w:val="28"/>
        </w:rPr>
        <w:t>When a variable is set to final, its value</w:t>
      </w:r>
      <w:r w:rsidRPr="00A944A9">
        <w:rPr>
          <w:rStyle w:val="apple-converted-space"/>
          <w:i/>
          <w:iCs/>
          <w:sz w:val="28"/>
          <w:szCs w:val="28"/>
        </w:rPr>
        <w:t> </w:t>
      </w:r>
      <w:r w:rsidRPr="00A944A9">
        <w:rPr>
          <w:rStyle w:val="Emphasis"/>
          <w:sz w:val="28"/>
          <w:szCs w:val="28"/>
        </w:rPr>
        <w:t>cannot</w:t>
      </w:r>
      <w:r w:rsidRPr="00A944A9">
        <w:rPr>
          <w:rStyle w:val="apple-converted-space"/>
          <w:i/>
          <w:iCs/>
          <w:sz w:val="28"/>
          <w:szCs w:val="28"/>
        </w:rPr>
        <w:t> </w:t>
      </w:r>
      <w:r w:rsidRPr="00A944A9">
        <w:rPr>
          <w:i/>
          <w:iCs/>
          <w:sz w:val="28"/>
          <w:szCs w:val="28"/>
        </w:rPr>
        <w:t>be</w:t>
      </w:r>
      <w:r w:rsidRPr="00A944A9">
        <w:rPr>
          <w:rStyle w:val="apple-converted-space"/>
          <w:i/>
          <w:iCs/>
          <w:sz w:val="28"/>
          <w:szCs w:val="28"/>
        </w:rPr>
        <w:t> </w:t>
      </w:r>
      <w:r w:rsidRPr="00A944A9">
        <w:rPr>
          <w:rStyle w:val="Strong"/>
          <w:i/>
          <w:iCs/>
          <w:sz w:val="28"/>
          <w:szCs w:val="28"/>
        </w:rPr>
        <w:t>changed</w:t>
      </w:r>
      <w:r w:rsidRPr="00A944A9">
        <w:rPr>
          <w:i/>
          <w:iCs/>
          <w:sz w:val="28"/>
          <w:szCs w:val="28"/>
        </w:rPr>
        <w:t>. Final variables are like constants.</w:t>
      </w:r>
    </w:p>
    <w:p w:rsidR="002548AF" w:rsidRPr="00A944A9" w:rsidRDefault="002548AF" w:rsidP="002548AF">
      <w:pPr>
        <w:pStyle w:val="selectionshareable"/>
        <w:shd w:val="clear" w:color="auto" w:fill="FFFFFF"/>
        <w:spacing w:before="0" w:beforeAutospacing="0" w:after="0" w:afterAutospacing="0" w:line="312" w:lineRule="atLeast"/>
        <w:ind w:left="720"/>
        <w:rPr>
          <w:i/>
          <w:iCs/>
          <w:sz w:val="28"/>
          <w:szCs w:val="28"/>
        </w:rPr>
      </w:pPr>
    </w:p>
    <w:p w:rsidR="002548AF" w:rsidRPr="00A944A9" w:rsidRDefault="002548AF" w:rsidP="002548AF">
      <w:pPr>
        <w:pStyle w:val="selectionshareable"/>
        <w:shd w:val="clear" w:color="auto" w:fill="FFFFFF"/>
        <w:spacing w:before="0" w:beforeAutospacing="0" w:after="0" w:afterAutospacing="0" w:line="312" w:lineRule="atLeast"/>
        <w:rPr>
          <w:rStyle w:val="apple-converted-space"/>
          <w:b/>
          <w:bCs/>
          <w:i/>
          <w:iCs/>
          <w:sz w:val="28"/>
          <w:szCs w:val="28"/>
        </w:rPr>
      </w:pPr>
      <w:proofErr w:type="gramStart"/>
      <w:r w:rsidRPr="00A944A9">
        <w:rPr>
          <w:rStyle w:val="Strong"/>
          <w:iCs/>
          <w:sz w:val="28"/>
          <w:szCs w:val="28"/>
          <w:u w:val="single"/>
        </w:rPr>
        <w:t>Example</w:t>
      </w:r>
      <w:r w:rsidRPr="00A944A9">
        <w:rPr>
          <w:rStyle w:val="Strong"/>
          <w:i/>
          <w:iCs/>
          <w:sz w:val="28"/>
          <w:szCs w:val="28"/>
        </w:rPr>
        <w:t xml:space="preserve"> :</w:t>
      </w:r>
      <w:proofErr w:type="gramEnd"/>
      <w:r w:rsidRPr="00A944A9">
        <w:rPr>
          <w:rStyle w:val="apple-converted-space"/>
          <w:b/>
          <w:bCs/>
          <w:i/>
          <w:iCs/>
          <w:sz w:val="28"/>
          <w:szCs w:val="28"/>
        </w:rPr>
        <w:t> </w:t>
      </w:r>
    </w:p>
    <w:p w:rsidR="002548AF" w:rsidRPr="00A944A9" w:rsidRDefault="002548AF" w:rsidP="002548AF">
      <w:pPr>
        <w:pStyle w:val="selectionshareable"/>
        <w:shd w:val="clear" w:color="auto" w:fill="FFFFFF"/>
        <w:spacing w:before="0" w:beforeAutospacing="0" w:after="0" w:afterAutospacing="0" w:line="312" w:lineRule="atLeast"/>
        <w:ind w:firstLine="720"/>
        <w:rPr>
          <w:i/>
          <w:iCs/>
          <w:sz w:val="28"/>
          <w:szCs w:val="28"/>
        </w:rPr>
      </w:pPr>
      <w:proofErr w:type="gramStart"/>
      <w:r w:rsidRPr="00A944A9">
        <w:rPr>
          <w:i/>
          <w:iCs/>
          <w:sz w:val="28"/>
          <w:szCs w:val="28"/>
        </w:rPr>
        <w:t>public</w:t>
      </w:r>
      <w:proofErr w:type="gramEnd"/>
      <w:r w:rsidRPr="00A944A9">
        <w:rPr>
          <w:i/>
          <w:iCs/>
          <w:sz w:val="28"/>
          <w:szCs w:val="28"/>
        </w:rPr>
        <w:t xml:space="preserve"> static final int </w:t>
      </w:r>
      <w:proofErr w:type="spellStart"/>
      <w:r w:rsidRPr="00A944A9">
        <w:rPr>
          <w:i/>
          <w:iCs/>
          <w:sz w:val="28"/>
          <w:szCs w:val="28"/>
        </w:rPr>
        <w:t>i</w:t>
      </w:r>
      <w:proofErr w:type="spellEnd"/>
      <w:r w:rsidRPr="00A944A9">
        <w:rPr>
          <w:i/>
          <w:iCs/>
          <w:sz w:val="28"/>
          <w:szCs w:val="28"/>
        </w:rPr>
        <w:t xml:space="preserve"> = 10;</w:t>
      </w:r>
    </w:p>
    <w:p w:rsidR="008606B0" w:rsidRPr="00A944A9" w:rsidRDefault="008606B0" w:rsidP="002548AF">
      <w:pPr>
        <w:spacing w:after="240" w:line="276" w:lineRule="atLeast"/>
        <w:ind w:left="48" w:right="48"/>
        <w:jc w:val="both"/>
        <w:rPr>
          <w:rFonts w:ascii="Times New Roman" w:eastAsia="Times New Roman" w:hAnsi="Times New Roman" w:cs="Times New Roman"/>
          <w:sz w:val="28"/>
          <w:szCs w:val="28"/>
        </w:rPr>
      </w:pPr>
    </w:p>
    <w:p w:rsidR="0001568D" w:rsidRPr="00A944A9" w:rsidRDefault="0001568D" w:rsidP="002548AF">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A final variable can be explicitly initialized only once. A reference variable declared final can never be reassigned to refer to </w:t>
      </w:r>
      <w:proofErr w:type="gramStart"/>
      <w:r w:rsidRPr="00A944A9">
        <w:rPr>
          <w:rFonts w:ascii="Times New Roman" w:eastAsia="Times New Roman" w:hAnsi="Times New Roman" w:cs="Times New Roman"/>
          <w:sz w:val="28"/>
          <w:szCs w:val="28"/>
        </w:rPr>
        <w:t>an</w:t>
      </w:r>
      <w:proofErr w:type="gramEnd"/>
      <w:r w:rsidRPr="00A944A9">
        <w:rPr>
          <w:rFonts w:ascii="Times New Roman" w:eastAsia="Times New Roman" w:hAnsi="Times New Roman" w:cs="Times New Roman"/>
          <w:sz w:val="28"/>
          <w:szCs w:val="28"/>
        </w:rPr>
        <w:t xml:space="preserve"> different object.</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However the data within the object can be changed. So the state of the object can be changed but not the reference.</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With variables, the </w:t>
      </w:r>
      <w:r w:rsidRPr="00A944A9">
        <w:rPr>
          <w:rFonts w:ascii="Times New Roman" w:eastAsia="Times New Roman" w:hAnsi="Times New Roman" w:cs="Times New Roman"/>
          <w:i/>
          <w:iCs/>
          <w:sz w:val="28"/>
          <w:szCs w:val="28"/>
        </w:rPr>
        <w:t>final</w:t>
      </w:r>
      <w:r w:rsidRPr="00A944A9">
        <w:rPr>
          <w:rFonts w:ascii="Times New Roman" w:eastAsia="Times New Roman" w:hAnsi="Times New Roman" w:cs="Times New Roman"/>
          <w:sz w:val="28"/>
          <w:szCs w:val="28"/>
        </w:rPr>
        <w:t> modifier often is used with </w:t>
      </w:r>
      <w:r w:rsidRPr="00A944A9">
        <w:rPr>
          <w:rFonts w:ascii="Times New Roman" w:eastAsia="Times New Roman" w:hAnsi="Times New Roman" w:cs="Times New Roman"/>
          <w:i/>
          <w:iCs/>
          <w:sz w:val="28"/>
          <w:szCs w:val="28"/>
        </w:rPr>
        <w:t>static</w:t>
      </w:r>
      <w:r w:rsidRPr="00A944A9">
        <w:rPr>
          <w:rFonts w:ascii="Times New Roman" w:eastAsia="Times New Roman" w:hAnsi="Times New Roman" w:cs="Times New Roman"/>
          <w:sz w:val="28"/>
          <w:szCs w:val="28"/>
        </w:rPr>
        <w:t> to make the constant a class variable.</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class Test{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final</w:t>
      </w:r>
      <w:proofErr w:type="gramEnd"/>
      <w:r w:rsidRPr="00A944A9">
        <w:rPr>
          <w:rFonts w:ascii="Times New Roman" w:eastAsia="Times New Roman" w:hAnsi="Times New Roman" w:cs="Times New Roman"/>
          <w:b/>
          <w:i/>
          <w:sz w:val="28"/>
          <w:szCs w:val="28"/>
        </w:rPr>
        <w:t xml:space="preserve"> int value = 10;</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 </w:t>
      </w:r>
      <w:proofErr w:type="gramStart"/>
      <w:r w:rsidRPr="00A944A9">
        <w:rPr>
          <w:rFonts w:ascii="Times New Roman" w:eastAsia="Times New Roman" w:hAnsi="Times New Roman" w:cs="Times New Roman"/>
          <w:b/>
          <w:i/>
          <w:sz w:val="28"/>
          <w:szCs w:val="28"/>
        </w:rPr>
        <w:t>The</w:t>
      </w:r>
      <w:proofErr w:type="gramEnd"/>
      <w:r w:rsidRPr="00A944A9">
        <w:rPr>
          <w:rFonts w:ascii="Times New Roman" w:eastAsia="Times New Roman" w:hAnsi="Times New Roman" w:cs="Times New Roman"/>
          <w:b/>
          <w:i/>
          <w:sz w:val="28"/>
          <w:szCs w:val="28"/>
        </w:rPr>
        <w:t xml:space="preserve"> following are examples of declaring constants:</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static final int BOXWIDTH = 6;</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static</w:t>
      </w:r>
      <w:proofErr w:type="gramEnd"/>
      <w:r w:rsidRPr="00A944A9">
        <w:rPr>
          <w:rFonts w:ascii="Times New Roman" w:eastAsia="Times New Roman" w:hAnsi="Times New Roman" w:cs="Times New Roman"/>
          <w:b/>
          <w:i/>
          <w:sz w:val="28"/>
          <w:szCs w:val="28"/>
        </w:rPr>
        <w:t xml:space="preserve"> final String TITLE = "Manager";</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lastRenderedPageBreak/>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void </w:t>
      </w:r>
      <w:proofErr w:type="spellStart"/>
      <w:r w:rsidRPr="00A944A9">
        <w:rPr>
          <w:rFonts w:ascii="Times New Roman" w:eastAsia="Times New Roman" w:hAnsi="Times New Roman" w:cs="Times New Roman"/>
          <w:b/>
          <w:i/>
          <w:sz w:val="28"/>
          <w:szCs w:val="28"/>
        </w:rPr>
        <w:t>changeValue</w:t>
      </w:r>
      <w:proofErr w:type="spellEnd"/>
      <w:r w:rsidRPr="00A944A9">
        <w:rPr>
          <w:rFonts w:ascii="Times New Roman" w:eastAsia="Times New Roman" w:hAnsi="Times New Roman" w:cs="Times New Roman"/>
          <w:b/>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value</w:t>
      </w:r>
      <w:proofErr w:type="gramEnd"/>
      <w:r w:rsidRPr="00A944A9">
        <w:rPr>
          <w:rFonts w:ascii="Times New Roman" w:eastAsia="Times New Roman" w:hAnsi="Times New Roman" w:cs="Times New Roman"/>
          <w:b/>
          <w:i/>
          <w:sz w:val="28"/>
          <w:szCs w:val="28"/>
        </w:rPr>
        <w:t xml:space="preserve"> = 12; //will give an error</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proofErr w:type="gramStart"/>
      <w:r w:rsidRPr="00A944A9">
        <w:rPr>
          <w:rFonts w:ascii="Times New Roman" w:eastAsia="Times New Roman" w:hAnsi="Times New Roman" w:cs="Times New Roman"/>
          <w:b/>
          <w:spacing w:val="-12"/>
          <w:sz w:val="28"/>
          <w:szCs w:val="28"/>
          <w:u w:val="single"/>
        </w:rPr>
        <w:t>final</w:t>
      </w:r>
      <w:proofErr w:type="gramEnd"/>
      <w:r w:rsidRPr="00A944A9">
        <w:rPr>
          <w:rFonts w:ascii="Times New Roman" w:eastAsia="Times New Roman" w:hAnsi="Times New Roman" w:cs="Times New Roman"/>
          <w:b/>
          <w:spacing w:val="-12"/>
          <w:sz w:val="28"/>
          <w:szCs w:val="28"/>
          <w:u w:val="single"/>
        </w:rPr>
        <w:t xml:space="preserve"> Methods:</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 final method cannot be overridden by any subclasses. As mentioned previously the final modifier prevents a method from being modified in a subclass.</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main intention of making a method final would be that the content of the method should not be changed by any outsider.</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You declare methods using the </w:t>
      </w:r>
      <w:r w:rsidRPr="00A944A9">
        <w:rPr>
          <w:rFonts w:ascii="Times New Roman" w:eastAsia="Times New Roman" w:hAnsi="Times New Roman" w:cs="Times New Roman"/>
          <w:i/>
          <w:iCs/>
          <w:sz w:val="28"/>
          <w:szCs w:val="28"/>
        </w:rPr>
        <w:t>final</w:t>
      </w:r>
      <w:r w:rsidRPr="00A944A9">
        <w:rPr>
          <w:rFonts w:ascii="Times New Roman" w:eastAsia="Times New Roman" w:hAnsi="Times New Roman" w:cs="Times New Roman"/>
          <w:sz w:val="28"/>
          <w:szCs w:val="28"/>
        </w:rPr>
        <w:t> modifier in the class declaration, as in the following 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class Test{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final void </w:t>
      </w:r>
      <w:proofErr w:type="spellStart"/>
      <w:r w:rsidRPr="00A944A9">
        <w:rPr>
          <w:rFonts w:ascii="Times New Roman" w:eastAsia="Times New Roman" w:hAnsi="Times New Roman" w:cs="Times New Roman"/>
          <w:i/>
          <w:sz w:val="28"/>
          <w:szCs w:val="28"/>
        </w:rPr>
        <w:t>changeName</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 body of method</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proofErr w:type="gramStart"/>
      <w:r w:rsidRPr="00A944A9">
        <w:rPr>
          <w:rFonts w:ascii="Times New Roman" w:eastAsia="Times New Roman" w:hAnsi="Times New Roman" w:cs="Times New Roman"/>
          <w:b/>
          <w:spacing w:val="-12"/>
          <w:sz w:val="28"/>
          <w:szCs w:val="28"/>
          <w:u w:val="single"/>
        </w:rPr>
        <w:t>final</w:t>
      </w:r>
      <w:proofErr w:type="gramEnd"/>
      <w:r w:rsidRPr="00A944A9">
        <w:rPr>
          <w:rFonts w:ascii="Times New Roman" w:eastAsia="Times New Roman" w:hAnsi="Times New Roman" w:cs="Times New Roman"/>
          <w:b/>
          <w:spacing w:val="-12"/>
          <w:sz w:val="28"/>
          <w:szCs w:val="28"/>
          <w:u w:val="single"/>
        </w:rPr>
        <w:t xml:space="preserve"> Classes:</w:t>
      </w:r>
    </w:p>
    <w:p w:rsidR="008606B0" w:rsidRPr="00A944A9" w:rsidRDefault="008606B0" w:rsidP="008606B0">
      <w:pPr>
        <w:pStyle w:val="selectionshareable"/>
        <w:shd w:val="clear" w:color="auto" w:fill="FFFFFF"/>
        <w:spacing w:before="0" w:beforeAutospacing="0" w:after="0" w:afterAutospacing="0"/>
        <w:ind w:firstLine="720"/>
        <w:rPr>
          <w:i/>
          <w:iCs/>
          <w:sz w:val="28"/>
          <w:szCs w:val="28"/>
        </w:rPr>
      </w:pPr>
      <w:r w:rsidRPr="00A944A9">
        <w:rPr>
          <w:i/>
          <w:iCs/>
          <w:sz w:val="28"/>
          <w:szCs w:val="28"/>
        </w:rPr>
        <w:t>A Class when set to final </w:t>
      </w:r>
      <w:r w:rsidRPr="00A944A9">
        <w:rPr>
          <w:rStyle w:val="Emphasis"/>
          <w:sz w:val="28"/>
          <w:szCs w:val="28"/>
        </w:rPr>
        <w:t>cannot</w:t>
      </w:r>
      <w:r w:rsidRPr="00A944A9">
        <w:rPr>
          <w:rStyle w:val="apple-converted-space"/>
          <w:i/>
          <w:iCs/>
          <w:sz w:val="28"/>
          <w:szCs w:val="28"/>
        </w:rPr>
        <w:t> </w:t>
      </w:r>
      <w:r w:rsidRPr="00A944A9">
        <w:rPr>
          <w:i/>
          <w:iCs/>
          <w:sz w:val="28"/>
          <w:szCs w:val="28"/>
        </w:rPr>
        <w:t>be</w:t>
      </w:r>
      <w:r w:rsidRPr="00A944A9">
        <w:rPr>
          <w:rStyle w:val="apple-converted-space"/>
          <w:i/>
          <w:iCs/>
          <w:sz w:val="28"/>
          <w:szCs w:val="28"/>
        </w:rPr>
        <w:t> </w:t>
      </w:r>
      <w:r w:rsidRPr="00A944A9">
        <w:rPr>
          <w:rStyle w:val="Strong"/>
          <w:i/>
          <w:iCs/>
          <w:sz w:val="28"/>
          <w:szCs w:val="28"/>
        </w:rPr>
        <w:t>extended</w:t>
      </w:r>
      <w:r w:rsidRPr="00A944A9">
        <w:rPr>
          <w:rStyle w:val="apple-converted-space"/>
          <w:i/>
          <w:iCs/>
          <w:sz w:val="28"/>
          <w:szCs w:val="28"/>
        </w:rPr>
        <w:t> </w:t>
      </w:r>
      <w:r w:rsidRPr="00A944A9">
        <w:rPr>
          <w:i/>
          <w:iCs/>
          <w:sz w:val="28"/>
          <w:szCs w:val="28"/>
        </w:rPr>
        <w:t>by any other Class.</w:t>
      </w:r>
    </w:p>
    <w:p w:rsidR="008606B0" w:rsidRPr="00A944A9" w:rsidRDefault="008606B0" w:rsidP="008606B0">
      <w:pPr>
        <w:pStyle w:val="Heading4"/>
        <w:shd w:val="clear" w:color="auto" w:fill="FFFFFF"/>
        <w:spacing w:before="336" w:after="96"/>
        <w:ind w:left="720"/>
        <w:rPr>
          <w:rStyle w:val="Strong"/>
          <w:rFonts w:ascii="Times New Roman" w:hAnsi="Times New Roman" w:cs="Times New Roman"/>
          <w:b/>
          <w:bCs/>
          <w:i w:val="0"/>
          <w:iCs w:val="0"/>
          <w:color w:val="auto"/>
          <w:sz w:val="28"/>
          <w:szCs w:val="28"/>
        </w:rPr>
      </w:pPr>
      <w:r w:rsidRPr="00A944A9">
        <w:rPr>
          <w:rStyle w:val="Strong"/>
          <w:rFonts w:ascii="Times New Roman" w:hAnsi="Times New Roman" w:cs="Times New Roman"/>
          <w:b/>
          <w:bCs/>
          <w:i w:val="0"/>
          <w:iCs w:val="0"/>
          <w:color w:val="auto"/>
          <w:sz w:val="28"/>
          <w:szCs w:val="28"/>
          <w:u w:val="single"/>
        </w:rPr>
        <w:t>Example</w:t>
      </w:r>
      <w:r w:rsidRPr="00A944A9">
        <w:rPr>
          <w:rStyle w:val="Strong"/>
          <w:rFonts w:ascii="Times New Roman" w:hAnsi="Times New Roman" w:cs="Times New Roman"/>
          <w:b/>
          <w:bCs/>
          <w:i w:val="0"/>
          <w:iCs w:val="0"/>
          <w:color w:val="auto"/>
          <w:sz w:val="28"/>
          <w:szCs w:val="28"/>
        </w:rPr>
        <w:t>:</w:t>
      </w:r>
    </w:p>
    <w:p w:rsidR="008606B0" w:rsidRPr="00A944A9" w:rsidRDefault="008606B0" w:rsidP="008606B0">
      <w:pPr>
        <w:pStyle w:val="Heading4"/>
        <w:shd w:val="clear" w:color="auto" w:fill="FFFFFF"/>
        <w:spacing w:before="336" w:after="96"/>
        <w:ind w:left="720" w:firstLine="720"/>
        <w:rPr>
          <w:rFonts w:ascii="Times New Roman" w:hAnsi="Times New Roman" w:cs="Times New Roman"/>
          <w:i w:val="0"/>
          <w:iCs w:val="0"/>
          <w:color w:val="auto"/>
          <w:sz w:val="28"/>
          <w:szCs w:val="28"/>
        </w:rPr>
      </w:pPr>
      <w:r w:rsidRPr="00A944A9">
        <w:rPr>
          <w:rStyle w:val="Strong"/>
          <w:rFonts w:ascii="Times New Roman" w:hAnsi="Times New Roman" w:cs="Times New Roman"/>
          <w:b/>
          <w:bCs/>
          <w:i w:val="0"/>
          <w:iCs w:val="0"/>
          <w:color w:val="auto"/>
          <w:sz w:val="28"/>
          <w:szCs w:val="28"/>
        </w:rPr>
        <w:t>A String</w:t>
      </w:r>
      <w:r w:rsidRPr="00A944A9">
        <w:rPr>
          <w:rStyle w:val="apple-converted-space"/>
          <w:rFonts w:ascii="Times New Roman" w:hAnsi="Times New Roman" w:cs="Times New Roman"/>
          <w:i w:val="0"/>
          <w:iCs w:val="0"/>
          <w:color w:val="auto"/>
          <w:sz w:val="28"/>
          <w:szCs w:val="28"/>
        </w:rPr>
        <w:t> </w:t>
      </w:r>
      <w:r w:rsidRPr="00A944A9">
        <w:rPr>
          <w:rFonts w:ascii="Times New Roman" w:hAnsi="Times New Roman" w:cs="Times New Roman"/>
          <w:i w:val="0"/>
          <w:iCs w:val="0"/>
          <w:color w:val="auto"/>
          <w:sz w:val="28"/>
          <w:szCs w:val="28"/>
        </w:rPr>
        <w:t xml:space="preserve">Class in </w:t>
      </w:r>
      <w:proofErr w:type="spellStart"/>
      <w:r w:rsidRPr="00A944A9">
        <w:rPr>
          <w:rFonts w:ascii="Times New Roman" w:hAnsi="Times New Roman" w:cs="Times New Roman"/>
          <w:i w:val="0"/>
          <w:iCs w:val="0"/>
          <w:color w:val="auto"/>
          <w:sz w:val="28"/>
          <w:szCs w:val="28"/>
        </w:rPr>
        <w:t>java.lang</w:t>
      </w:r>
      <w:proofErr w:type="spellEnd"/>
      <w:r w:rsidRPr="00A944A9">
        <w:rPr>
          <w:rFonts w:ascii="Times New Roman" w:hAnsi="Times New Roman" w:cs="Times New Roman"/>
          <w:i w:val="0"/>
          <w:iCs w:val="0"/>
          <w:color w:val="auto"/>
          <w:sz w:val="28"/>
          <w:szCs w:val="28"/>
        </w:rPr>
        <w:t xml:space="preserve"> package</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main purpose of using a class being declared as </w:t>
      </w:r>
      <w:r w:rsidRPr="00A944A9">
        <w:rPr>
          <w:rFonts w:ascii="Times New Roman" w:eastAsia="Times New Roman" w:hAnsi="Times New Roman" w:cs="Times New Roman"/>
          <w:i/>
          <w:iCs/>
          <w:sz w:val="28"/>
          <w:szCs w:val="28"/>
        </w:rPr>
        <w:t>final</w:t>
      </w:r>
      <w:r w:rsidRPr="00A944A9">
        <w:rPr>
          <w:rFonts w:ascii="Times New Roman" w:eastAsia="Times New Roman" w:hAnsi="Times New Roman" w:cs="Times New Roman"/>
          <w:sz w:val="28"/>
          <w:szCs w:val="28"/>
        </w:rPr>
        <w:t xml:space="preserve"> is to prevent the class from being </w:t>
      </w:r>
      <w:proofErr w:type="spellStart"/>
      <w:r w:rsidRPr="00A944A9">
        <w:rPr>
          <w:rFonts w:ascii="Times New Roman" w:eastAsia="Times New Roman" w:hAnsi="Times New Roman" w:cs="Times New Roman"/>
          <w:sz w:val="28"/>
          <w:szCs w:val="28"/>
        </w:rPr>
        <w:t>subclassed</w:t>
      </w:r>
      <w:proofErr w:type="spellEnd"/>
      <w:r w:rsidRPr="00A944A9">
        <w:rPr>
          <w:rFonts w:ascii="Times New Roman" w:eastAsia="Times New Roman" w:hAnsi="Times New Roman" w:cs="Times New Roman"/>
          <w:sz w:val="28"/>
          <w:szCs w:val="28"/>
        </w:rPr>
        <w:t>. If a class is marked as final then no class can inherit any feature from the final class.</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final class Test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lastRenderedPageBreak/>
        <w:t xml:space="preserve">   // body of class</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B8582C" w:rsidRPr="00A944A9" w:rsidRDefault="0014245C" w:rsidP="0001568D">
      <w:pPr>
        <w:pBdr>
          <w:bottom w:val="single" w:sz="6" w:space="1" w:color="auto"/>
        </w:pBd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14245C" w:rsidRPr="00A944A9" w:rsidRDefault="0014245C" w:rsidP="0014245C">
      <w:pPr>
        <w:pBdr>
          <w:bottom w:val="single" w:sz="6" w:space="1" w:color="auto"/>
        </w:pBdr>
        <w:spacing w:before="48" w:after="48" w:line="360" w:lineRule="atLeast"/>
        <w:ind w:right="48" w:firstLine="720"/>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noProof/>
          <w:spacing w:val="-12"/>
          <w:sz w:val="28"/>
          <w:szCs w:val="28"/>
          <w:u w:val="single"/>
        </w:rPr>
        <w:drawing>
          <wp:inline distT="0" distB="0" distL="0" distR="0" wp14:anchorId="54E521D2" wp14:editId="754F6B00">
            <wp:extent cx="4784090" cy="295529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4784090" cy="2955290"/>
                    </a:xfrm>
                    <a:prstGeom prst="rect">
                      <a:avLst/>
                    </a:prstGeom>
                    <a:noFill/>
                    <a:ln w="9525">
                      <a:noFill/>
                      <a:miter lim="800000"/>
                      <a:headEnd/>
                      <a:tailEnd/>
                    </a:ln>
                  </pic:spPr>
                </pic:pic>
              </a:graphicData>
            </a:graphic>
          </wp:inline>
        </w:drawing>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The abstract Modifier:</w:t>
      </w:r>
    </w:p>
    <w:p w:rsidR="00163D6F" w:rsidRPr="00A944A9" w:rsidRDefault="00163D6F" w:rsidP="00163D6F">
      <w:pPr>
        <w:pStyle w:val="Heading3"/>
        <w:shd w:val="clear" w:color="auto" w:fill="FFFFFF"/>
        <w:spacing w:before="336" w:after="120"/>
        <w:rPr>
          <w:rFonts w:ascii="Times New Roman" w:hAnsi="Times New Roman" w:cs="Times New Roman"/>
          <w:color w:val="auto"/>
          <w:sz w:val="28"/>
          <w:szCs w:val="28"/>
        </w:rPr>
      </w:pPr>
      <w:r w:rsidRPr="00A944A9">
        <w:rPr>
          <w:rFonts w:ascii="Times New Roman" w:hAnsi="Times New Roman" w:cs="Times New Roman"/>
          <w:color w:val="auto"/>
          <w:sz w:val="28"/>
          <w:szCs w:val="28"/>
        </w:rPr>
        <w:t>Abstract modifiers are applicable to:</w:t>
      </w:r>
    </w:p>
    <w:p w:rsidR="00163D6F" w:rsidRPr="00A944A9" w:rsidRDefault="00163D6F" w:rsidP="005675D5">
      <w:pPr>
        <w:numPr>
          <w:ilvl w:val="0"/>
          <w:numId w:val="10"/>
        </w:numPr>
        <w:shd w:val="clear" w:color="auto" w:fill="FFFFFF"/>
        <w:tabs>
          <w:tab w:val="clear" w:pos="720"/>
          <w:tab w:val="num" w:pos="1440"/>
        </w:tabs>
        <w:spacing w:before="100" w:beforeAutospacing="1" w:after="100" w:afterAutospacing="1" w:line="240" w:lineRule="auto"/>
        <w:rPr>
          <w:rFonts w:ascii="Times New Roman" w:hAnsi="Times New Roman" w:cs="Times New Roman"/>
          <w:b/>
          <w:sz w:val="28"/>
          <w:szCs w:val="28"/>
        </w:rPr>
      </w:pPr>
      <w:r w:rsidRPr="00A944A9">
        <w:rPr>
          <w:rFonts w:ascii="Times New Roman" w:hAnsi="Times New Roman" w:cs="Times New Roman"/>
          <w:b/>
          <w:sz w:val="28"/>
          <w:szCs w:val="28"/>
        </w:rPr>
        <w:t>Class</w:t>
      </w:r>
    </w:p>
    <w:p w:rsidR="00163D6F" w:rsidRPr="00A944A9" w:rsidRDefault="00163D6F" w:rsidP="005675D5">
      <w:pPr>
        <w:numPr>
          <w:ilvl w:val="0"/>
          <w:numId w:val="10"/>
        </w:numPr>
        <w:shd w:val="clear" w:color="auto" w:fill="FFFFFF"/>
        <w:tabs>
          <w:tab w:val="clear" w:pos="720"/>
          <w:tab w:val="num" w:pos="1440"/>
        </w:tabs>
        <w:spacing w:before="100" w:beforeAutospacing="1" w:after="100" w:afterAutospacing="1" w:line="240" w:lineRule="auto"/>
        <w:rPr>
          <w:rFonts w:ascii="Times New Roman" w:hAnsi="Times New Roman" w:cs="Times New Roman"/>
          <w:b/>
          <w:sz w:val="28"/>
          <w:szCs w:val="28"/>
        </w:rPr>
      </w:pPr>
      <w:r w:rsidRPr="00A944A9">
        <w:rPr>
          <w:rFonts w:ascii="Times New Roman" w:hAnsi="Times New Roman" w:cs="Times New Roman"/>
          <w:b/>
          <w:sz w:val="28"/>
          <w:szCs w:val="28"/>
        </w:rPr>
        <w:t>Method</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proofErr w:type="gramStart"/>
      <w:r w:rsidRPr="00A944A9">
        <w:rPr>
          <w:rFonts w:ascii="Times New Roman" w:eastAsia="Times New Roman" w:hAnsi="Times New Roman" w:cs="Times New Roman"/>
          <w:b/>
          <w:spacing w:val="-12"/>
          <w:sz w:val="28"/>
          <w:szCs w:val="28"/>
          <w:u w:val="single"/>
        </w:rPr>
        <w:t>abstract</w:t>
      </w:r>
      <w:proofErr w:type="gramEnd"/>
      <w:r w:rsidRPr="00A944A9">
        <w:rPr>
          <w:rFonts w:ascii="Times New Roman" w:eastAsia="Times New Roman" w:hAnsi="Times New Roman" w:cs="Times New Roman"/>
          <w:b/>
          <w:spacing w:val="-12"/>
          <w:sz w:val="28"/>
          <w:szCs w:val="28"/>
          <w:u w:val="single"/>
        </w:rPr>
        <w:t xml:space="preserve"> Class:</w:t>
      </w:r>
    </w:p>
    <w:p w:rsidR="00C72E23" w:rsidRPr="00A944A9" w:rsidRDefault="00C72E23" w:rsidP="0001568D">
      <w:pPr>
        <w:spacing w:before="48" w:after="48" w:line="360" w:lineRule="atLeast"/>
        <w:ind w:right="48"/>
        <w:outlineLvl w:val="1"/>
        <w:rPr>
          <w:rFonts w:ascii="Times New Roman" w:hAnsi="Times New Roman" w:cs="Times New Roman"/>
          <w:iCs/>
          <w:sz w:val="28"/>
          <w:szCs w:val="28"/>
          <w:shd w:val="clear" w:color="auto" w:fill="FFFFFF"/>
        </w:rPr>
      </w:pPr>
      <w:r w:rsidRPr="00A944A9">
        <w:rPr>
          <w:rFonts w:ascii="Times New Roman" w:eastAsia="Times New Roman" w:hAnsi="Times New Roman" w:cs="Times New Roman"/>
          <w:b/>
          <w:spacing w:val="-12"/>
          <w:sz w:val="28"/>
          <w:szCs w:val="28"/>
        </w:rPr>
        <w:tab/>
      </w:r>
      <w:r w:rsidRPr="00A944A9">
        <w:rPr>
          <w:rFonts w:ascii="Times New Roman" w:hAnsi="Times New Roman" w:cs="Times New Roman"/>
          <w:iCs/>
          <w:sz w:val="28"/>
          <w:szCs w:val="28"/>
          <w:shd w:val="clear" w:color="auto" w:fill="FFFFFF"/>
        </w:rPr>
        <w:t xml:space="preserve">An abstract Class can have abstract Methods. A Class can also be an abstract class without having any abstract Methods in it. If a Class has an abstract </w:t>
      </w:r>
      <w:proofErr w:type="gramStart"/>
      <w:r w:rsidRPr="00A944A9">
        <w:rPr>
          <w:rFonts w:ascii="Times New Roman" w:hAnsi="Times New Roman" w:cs="Times New Roman"/>
          <w:iCs/>
          <w:sz w:val="28"/>
          <w:szCs w:val="28"/>
          <w:shd w:val="clear" w:color="auto" w:fill="FFFFFF"/>
        </w:rPr>
        <w:t>Method ,</w:t>
      </w:r>
      <w:proofErr w:type="gramEnd"/>
      <w:r w:rsidRPr="00A944A9">
        <w:rPr>
          <w:rFonts w:ascii="Times New Roman" w:hAnsi="Times New Roman" w:cs="Times New Roman"/>
          <w:iCs/>
          <w:sz w:val="28"/>
          <w:szCs w:val="28"/>
          <w:shd w:val="clear" w:color="auto" w:fill="FFFFFF"/>
        </w:rPr>
        <w:t xml:space="preserve"> the Class becomes an abstract Class.</w:t>
      </w:r>
    </w:p>
    <w:p w:rsidR="00C72E23" w:rsidRPr="00A944A9" w:rsidRDefault="00C72E23" w:rsidP="0001568D">
      <w:pPr>
        <w:spacing w:before="48" w:after="48" w:line="360" w:lineRule="atLeast"/>
        <w:ind w:right="48"/>
        <w:outlineLvl w:val="1"/>
        <w:rPr>
          <w:rFonts w:ascii="Times New Roman" w:eastAsia="Times New Roman" w:hAnsi="Times New Roman" w:cs="Times New Roman"/>
          <w:b/>
          <w:spacing w:val="-12"/>
          <w:sz w:val="28"/>
          <w:szCs w:val="28"/>
        </w:rPr>
      </w:pP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An abstract class can never be instantiated. If a class is declared as abstract then the sole purpose is for the class to be extended.</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 class cannot be both abstract and final. (</w:t>
      </w:r>
      <w:proofErr w:type="gramStart"/>
      <w:r w:rsidRPr="00A944A9">
        <w:rPr>
          <w:rFonts w:ascii="Times New Roman" w:eastAsia="Times New Roman" w:hAnsi="Times New Roman" w:cs="Times New Roman"/>
          <w:sz w:val="28"/>
          <w:szCs w:val="28"/>
        </w:rPr>
        <w:t>since</w:t>
      </w:r>
      <w:proofErr w:type="gramEnd"/>
      <w:r w:rsidRPr="00A944A9">
        <w:rPr>
          <w:rFonts w:ascii="Times New Roman" w:eastAsia="Times New Roman" w:hAnsi="Times New Roman" w:cs="Times New Roman"/>
          <w:sz w:val="28"/>
          <w:szCs w:val="28"/>
        </w:rPr>
        <w:t xml:space="preserve"> a final class cannot be extended). If a class contains abstract methods then the class should be declared abstract. Otherwise a compile error will be thrown.</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An abstract class may contain both abstract methods as well normal methods.</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lastRenderedPageBreak/>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proofErr w:type="gramStart"/>
      <w:r w:rsidRPr="00A944A9">
        <w:rPr>
          <w:rFonts w:ascii="Times New Roman" w:eastAsia="Times New Roman" w:hAnsi="Times New Roman" w:cs="Times New Roman"/>
          <w:b/>
          <w:i/>
          <w:sz w:val="28"/>
          <w:szCs w:val="28"/>
        </w:rPr>
        <w:t>abstract</w:t>
      </w:r>
      <w:proofErr w:type="gramEnd"/>
      <w:r w:rsidRPr="00A944A9">
        <w:rPr>
          <w:rFonts w:ascii="Times New Roman" w:eastAsia="Times New Roman" w:hAnsi="Times New Roman" w:cs="Times New Roman"/>
          <w:b/>
          <w:i/>
          <w:sz w:val="28"/>
          <w:szCs w:val="28"/>
        </w:rPr>
        <w:t xml:space="preserve"> class Caravan{</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private</w:t>
      </w:r>
      <w:proofErr w:type="gramEnd"/>
      <w:r w:rsidRPr="00A944A9">
        <w:rPr>
          <w:rFonts w:ascii="Times New Roman" w:eastAsia="Times New Roman" w:hAnsi="Times New Roman" w:cs="Times New Roman"/>
          <w:b/>
          <w:i/>
          <w:sz w:val="28"/>
          <w:szCs w:val="28"/>
        </w:rPr>
        <w:t xml:space="preserve"> double price;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private</w:t>
      </w:r>
      <w:proofErr w:type="gramEnd"/>
      <w:r w:rsidRPr="00A944A9">
        <w:rPr>
          <w:rFonts w:ascii="Times New Roman" w:eastAsia="Times New Roman" w:hAnsi="Times New Roman" w:cs="Times New Roman"/>
          <w:b/>
          <w:i/>
          <w:sz w:val="28"/>
          <w:szCs w:val="28"/>
        </w:rPr>
        <w:t xml:space="preserve"> String model;</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private</w:t>
      </w:r>
      <w:proofErr w:type="gramEnd"/>
      <w:r w:rsidRPr="00A944A9">
        <w:rPr>
          <w:rFonts w:ascii="Times New Roman" w:eastAsia="Times New Roman" w:hAnsi="Times New Roman" w:cs="Times New Roman"/>
          <w:b/>
          <w:i/>
          <w:sz w:val="28"/>
          <w:szCs w:val="28"/>
        </w:rPr>
        <w:t xml:space="preserve"> String year;</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abstract void </w:t>
      </w:r>
      <w:proofErr w:type="spellStart"/>
      <w:r w:rsidRPr="00A944A9">
        <w:rPr>
          <w:rFonts w:ascii="Times New Roman" w:eastAsia="Times New Roman" w:hAnsi="Times New Roman" w:cs="Times New Roman"/>
          <w:b/>
          <w:i/>
          <w:sz w:val="28"/>
          <w:szCs w:val="28"/>
        </w:rPr>
        <w:t>goFast</w:t>
      </w:r>
      <w:proofErr w:type="spellEnd"/>
      <w:r w:rsidRPr="00A944A9">
        <w:rPr>
          <w:rFonts w:ascii="Times New Roman" w:eastAsia="Times New Roman" w:hAnsi="Times New Roman" w:cs="Times New Roman"/>
          <w:b/>
          <w:i/>
          <w:sz w:val="28"/>
          <w:szCs w:val="28"/>
        </w:rPr>
        <w:t>(); //an abstract method</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 xml:space="preserve">   </w:t>
      </w: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abstract void </w:t>
      </w:r>
      <w:proofErr w:type="spellStart"/>
      <w:r w:rsidRPr="00A944A9">
        <w:rPr>
          <w:rFonts w:ascii="Times New Roman" w:eastAsia="Times New Roman" w:hAnsi="Times New Roman" w:cs="Times New Roman"/>
          <w:b/>
          <w:i/>
          <w:sz w:val="28"/>
          <w:szCs w:val="28"/>
        </w:rPr>
        <w:t>changeColor</w:t>
      </w:r>
      <w:proofErr w:type="spellEnd"/>
      <w:r w:rsidRPr="00A944A9">
        <w:rPr>
          <w:rFonts w:ascii="Times New Roman" w:eastAsia="Times New Roman" w:hAnsi="Times New Roman" w:cs="Times New Roman"/>
          <w:b/>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r w:rsidRPr="00A944A9">
        <w:rPr>
          <w:rFonts w:ascii="Times New Roman" w:eastAsia="Times New Roman" w:hAnsi="Times New Roman" w:cs="Times New Roman"/>
          <w:b/>
          <w:i/>
          <w:sz w:val="28"/>
          <w:szCs w:val="28"/>
        </w:rPr>
        <w:t>}</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proofErr w:type="gramStart"/>
      <w:r w:rsidRPr="00A944A9">
        <w:rPr>
          <w:rFonts w:ascii="Times New Roman" w:eastAsia="Times New Roman" w:hAnsi="Times New Roman" w:cs="Times New Roman"/>
          <w:b/>
          <w:spacing w:val="-12"/>
          <w:sz w:val="28"/>
          <w:szCs w:val="28"/>
          <w:u w:val="single"/>
        </w:rPr>
        <w:t>abstract</w:t>
      </w:r>
      <w:proofErr w:type="gramEnd"/>
      <w:r w:rsidRPr="00A944A9">
        <w:rPr>
          <w:rFonts w:ascii="Times New Roman" w:eastAsia="Times New Roman" w:hAnsi="Times New Roman" w:cs="Times New Roman"/>
          <w:b/>
          <w:spacing w:val="-12"/>
          <w:sz w:val="28"/>
          <w:szCs w:val="28"/>
          <w:u w:val="single"/>
        </w:rPr>
        <w:t xml:space="preserve"> Methods:</w:t>
      </w:r>
    </w:p>
    <w:p w:rsidR="00EB4427" w:rsidRPr="00A944A9" w:rsidRDefault="00EB4427" w:rsidP="00EB4427">
      <w:pPr>
        <w:pStyle w:val="selectionshareable"/>
        <w:shd w:val="clear" w:color="auto" w:fill="FFFFFF"/>
        <w:spacing w:before="0" w:beforeAutospacing="0" w:after="0" w:afterAutospacing="0" w:line="312" w:lineRule="atLeast"/>
        <w:ind w:left="720"/>
        <w:rPr>
          <w:iCs/>
          <w:sz w:val="28"/>
          <w:szCs w:val="28"/>
        </w:rPr>
      </w:pPr>
      <w:r w:rsidRPr="00A944A9">
        <w:rPr>
          <w:iCs/>
          <w:sz w:val="28"/>
          <w:szCs w:val="28"/>
        </w:rPr>
        <w:t xml:space="preserve">Abstract Methods are those Methods which </w:t>
      </w:r>
      <w:proofErr w:type="gramStart"/>
      <w:r w:rsidRPr="00A944A9">
        <w:rPr>
          <w:iCs/>
          <w:sz w:val="28"/>
          <w:szCs w:val="28"/>
        </w:rPr>
        <w:t>does</w:t>
      </w:r>
      <w:proofErr w:type="gramEnd"/>
      <w:r w:rsidRPr="00A944A9">
        <w:rPr>
          <w:iCs/>
          <w:sz w:val="28"/>
          <w:szCs w:val="28"/>
        </w:rPr>
        <w:t xml:space="preserve"> not have a body but only a signature.</w:t>
      </w:r>
    </w:p>
    <w:p w:rsidR="00EB4427" w:rsidRPr="00A944A9" w:rsidRDefault="00EB4427" w:rsidP="00EB4427">
      <w:pPr>
        <w:pStyle w:val="selectionshareable"/>
        <w:shd w:val="clear" w:color="auto" w:fill="FFFFFF"/>
        <w:spacing w:before="0" w:beforeAutospacing="0" w:after="0" w:afterAutospacing="0" w:line="312" w:lineRule="atLeast"/>
        <w:ind w:firstLine="720"/>
        <w:rPr>
          <w:rStyle w:val="apple-converted-space"/>
          <w:iCs/>
          <w:sz w:val="28"/>
          <w:szCs w:val="28"/>
        </w:rPr>
      </w:pPr>
      <w:proofErr w:type="gramStart"/>
      <w:r w:rsidRPr="00A944A9">
        <w:rPr>
          <w:rStyle w:val="Strong"/>
          <w:iCs/>
          <w:sz w:val="28"/>
          <w:szCs w:val="28"/>
          <w:u w:val="single"/>
        </w:rPr>
        <w:t>Example</w:t>
      </w:r>
      <w:r w:rsidRPr="00A944A9">
        <w:rPr>
          <w:rStyle w:val="Strong"/>
          <w:iCs/>
          <w:sz w:val="28"/>
          <w:szCs w:val="28"/>
        </w:rPr>
        <w:t xml:space="preserve"> :</w:t>
      </w:r>
      <w:proofErr w:type="gramEnd"/>
      <w:r w:rsidRPr="00A944A9">
        <w:rPr>
          <w:rStyle w:val="apple-converted-space"/>
          <w:iCs/>
          <w:sz w:val="28"/>
          <w:szCs w:val="28"/>
        </w:rPr>
        <w:t> </w:t>
      </w:r>
    </w:p>
    <w:p w:rsidR="00EB4427" w:rsidRPr="00A944A9" w:rsidRDefault="00EB4427" w:rsidP="00EB4427">
      <w:pPr>
        <w:pStyle w:val="selectionshareable"/>
        <w:shd w:val="clear" w:color="auto" w:fill="FFFFFF"/>
        <w:spacing w:before="0" w:beforeAutospacing="0" w:after="0" w:afterAutospacing="0" w:line="312" w:lineRule="atLeast"/>
        <w:ind w:firstLine="720"/>
        <w:rPr>
          <w:iCs/>
          <w:sz w:val="28"/>
          <w:szCs w:val="28"/>
        </w:rPr>
      </w:pPr>
      <w:proofErr w:type="gramStart"/>
      <w:r w:rsidRPr="00A944A9">
        <w:rPr>
          <w:iCs/>
          <w:sz w:val="28"/>
          <w:szCs w:val="28"/>
        </w:rPr>
        <w:t>public</w:t>
      </w:r>
      <w:proofErr w:type="gramEnd"/>
      <w:r w:rsidRPr="00A944A9">
        <w:rPr>
          <w:iCs/>
          <w:sz w:val="28"/>
          <w:szCs w:val="28"/>
        </w:rPr>
        <w:t xml:space="preserve"> abstract void method();</w:t>
      </w:r>
    </w:p>
    <w:p w:rsidR="0001568D" w:rsidRPr="00A944A9" w:rsidRDefault="00EB4427" w:rsidP="00EB4427">
      <w:pPr>
        <w:spacing w:after="240" w:line="276" w:lineRule="atLeast"/>
        <w:ind w:left="720"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br/>
      </w:r>
      <w:r w:rsidR="0001568D" w:rsidRPr="00A944A9">
        <w:rPr>
          <w:rFonts w:ascii="Times New Roman" w:eastAsia="Times New Roman" w:hAnsi="Times New Roman" w:cs="Times New Roman"/>
          <w:sz w:val="28"/>
          <w:szCs w:val="28"/>
        </w:rPr>
        <w:t>An abstract m</w:t>
      </w:r>
      <w:r w:rsidR="00A944A9">
        <w:rPr>
          <w:rFonts w:ascii="Times New Roman" w:eastAsia="Times New Roman" w:hAnsi="Times New Roman" w:cs="Times New Roman"/>
          <w:sz w:val="28"/>
          <w:szCs w:val="28"/>
        </w:rPr>
        <w:t>ethod is a method declared with</w:t>
      </w:r>
      <w:r w:rsidR="0001568D" w:rsidRPr="00A944A9">
        <w:rPr>
          <w:rFonts w:ascii="Times New Roman" w:eastAsia="Times New Roman" w:hAnsi="Times New Roman" w:cs="Times New Roman"/>
          <w:sz w:val="28"/>
          <w:szCs w:val="28"/>
        </w:rPr>
        <w:t xml:space="preserve">out </w:t>
      </w:r>
      <w:r w:rsidR="00A944A9">
        <w:rPr>
          <w:rFonts w:ascii="Times New Roman" w:eastAsia="Times New Roman" w:hAnsi="Times New Roman" w:cs="Times New Roman"/>
          <w:sz w:val="28"/>
          <w:szCs w:val="28"/>
        </w:rPr>
        <w:t xml:space="preserve">any implementation. The methods </w:t>
      </w:r>
      <w:r w:rsidR="0001568D" w:rsidRPr="00A944A9">
        <w:rPr>
          <w:rFonts w:ascii="Times New Roman" w:eastAsia="Times New Roman" w:hAnsi="Times New Roman" w:cs="Times New Roman"/>
          <w:sz w:val="28"/>
          <w:szCs w:val="28"/>
        </w:rPr>
        <w:t>body</w:t>
      </w:r>
      <w:r w:rsidR="00A944A9">
        <w:rPr>
          <w:rFonts w:ascii="Times New Roman" w:eastAsia="Times New Roman" w:hAnsi="Times New Roman" w:cs="Times New Roman"/>
          <w:sz w:val="28"/>
          <w:szCs w:val="28"/>
        </w:rPr>
        <w:t xml:space="preserve"> </w:t>
      </w:r>
      <w:r w:rsidR="0001568D" w:rsidRPr="00A944A9">
        <w:rPr>
          <w:rFonts w:ascii="Times New Roman" w:eastAsia="Times New Roman" w:hAnsi="Times New Roman" w:cs="Times New Roman"/>
          <w:sz w:val="28"/>
          <w:szCs w:val="28"/>
        </w:rPr>
        <w:t>(implementation) is provided by the subclass. Abstract methods can never be final or strict.</w:t>
      </w:r>
    </w:p>
    <w:p w:rsidR="0001568D" w:rsidRPr="00A944A9" w:rsidRDefault="0001568D" w:rsidP="00EB4427">
      <w:pPr>
        <w:spacing w:after="240" w:line="276" w:lineRule="atLeast"/>
        <w:ind w:left="720"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Any class that extends an abstract class must implement all the abstract methods of the super class unless the subclass is also an abstract class.</w:t>
      </w:r>
    </w:p>
    <w:p w:rsidR="0001568D" w:rsidRPr="00A944A9" w:rsidRDefault="0001568D" w:rsidP="00EB4427">
      <w:pPr>
        <w:spacing w:after="240" w:line="276" w:lineRule="atLeast"/>
        <w:ind w:left="720"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If a class contains one or more abstract methods then the class must be declared abstract. An abstract class does not need to contain abstract methods.</w:t>
      </w:r>
    </w:p>
    <w:p w:rsidR="00EB4427" w:rsidRPr="00A944A9" w:rsidRDefault="0001568D" w:rsidP="00EB4427">
      <w:pPr>
        <w:spacing w:after="240" w:line="276" w:lineRule="atLeast"/>
        <w:ind w:left="720"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The abstract method ends with a semicolon. </w:t>
      </w:r>
    </w:p>
    <w:p w:rsidR="0001568D" w:rsidRPr="00A944A9" w:rsidRDefault="0001568D" w:rsidP="00EB4427">
      <w:pPr>
        <w:spacing w:after="240" w:line="276" w:lineRule="atLeast"/>
        <w:ind w:left="720"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b/>
          <w:sz w:val="28"/>
          <w:szCs w:val="28"/>
          <w:u w:val="single"/>
        </w:rPr>
        <w:t>Example</w:t>
      </w:r>
      <w:r w:rsidRPr="00A944A9">
        <w:rPr>
          <w:rFonts w:ascii="Times New Roman" w:eastAsia="Times New Roman" w:hAnsi="Times New Roman" w:cs="Times New Roman"/>
          <w:sz w:val="28"/>
          <w:szCs w:val="28"/>
        </w:rPr>
        <w:t xml:space="preserve">: public abstract </w:t>
      </w:r>
      <w:proofErr w:type="gramStart"/>
      <w:r w:rsidRPr="00A944A9">
        <w:rPr>
          <w:rFonts w:ascii="Times New Roman" w:eastAsia="Times New Roman" w:hAnsi="Times New Roman" w:cs="Times New Roman"/>
          <w:sz w:val="28"/>
          <w:szCs w:val="28"/>
        </w:rPr>
        <w:t>sample(</w:t>
      </w:r>
      <w:proofErr w:type="gramEnd"/>
      <w:r w:rsidRPr="00A944A9">
        <w:rPr>
          <w:rFonts w:ascii="Times New Roman" w:eastAsia="Times New Roman" w:hAnsi="Times New Roman" w:cs="Times New Roman"/>
          <w:sz w:val="28"/>
          <w:szCs w:val="28"/>
        </w:rPr>
        <w:t>);</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abstract class </w:t>
      </w:r>
      <w:proofErr w:type="spellStart"/>
      <w:r w:rsidRPr="00A944A9">
        <w:rPr>
          <w:rFonts w:ascii="Times New Roman" w:eastAsia="Times New Roman" w:hAnsi="Times New Roman" w:cs="Times New Roman"/>
          <w:i/>
          <w:sz w:val="28"/>
          <w:szCs w:val="28"/>
        </w:rPr>
        <w:t>SuperClass</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abstract</w:t>
      </w:r>
      <w:proofErr w:type="gramEnd"/>
      <w:r w:rsidRPr="00A944A9">
        <w:rPr>
          <w:rFonts w:ascii="Times New Roman" w:eastAsia="Times New Roman" w:hAnsi="Times New Roman" w:cs="Times New Roman"/>
          <w:i/>
          <w:sz w:val="28"/>
          <w:szCs w:val="28"/>
        </w:rPr>
        <w:t xml:space="preserve"> void m(); //abstract method</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class</w:t>
      </w:r>
      <w:proofErr w:type="gramEnd"/>
      <w:r w:rsidRPr="00A944A9">
        <w:rPr>
          <w:rFonts w:ascii="Times New Roman" w:eastAsia="Times New Roman" w:hAnsi="Times New Roman" w:cs="Times New Roman"/>
          <w:i/>
          <w:sz w:val="28"/>
          <w:szCs w:val="28"/>
        </w:rPr>
        <w:t xml:space="preserve"> </w:t>
      </w:r>
      <w:proofErr w:type="spellStart"/>
      <w:r w:rsidRPr="00A944A9">
        <w:rPr>
          <w:rFonts w:ascii="Times New Roman" w:eastAsia="Times New Roman" w:hAnsi="Times New Roman" w:cs="Times New Roman"/>
          <w:i/>
          <w:sz w:val="28"/>
          <w:szCs w:val="28"/>
        </w:rPr>
        <w:t>SubClass</w:t>
      </w:r>
      <w:proofErr w:type="spellEnd"/>
      <w:r w:rsidRPr="00A944A9">
        <w:rPr>
          <w:rFonts w:ascii="Times New Roman" w:eastAsia="Times New Roman" w:hAnsi="Times New Roman" w:cs="Times New Roman"/>
          <w:i/>
          <w:sz w:val="28"/>
          <w:szCs w:val="28"/>
        </w:rPr>
        <w:t xml:space="preserve"> extends </w:t>
      </w:r>
      <w:proofErr w:type="spellStart"/>
      <w:r w:rsidRPr="00A944A9">
        <w:rPr>
          <w:rFonts w:ascii="Times New Roman" w:eastAsia="Times New Roman" w:hAnsi="Times New Roman" w:cs="Times New Roman"/>
          <w:i/>
          <w:sz w:val="28"/>
          <w:szCs w:val="28"/>
        </w:rPr>
        <w:t>SuperClass</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 implements the abstract method</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lastRenderedPageBreak/>
        <w:t xml:space="preserve">      </w:t>
      </w:r>
      <w:proofErr w:type="gramStart"/>
      <w:r w:rsidRPr="00A944A9">
        <w:rPr>
          <w:rFonts w:ascii="Times New Roman" w:eastAsia="Times New Roman" w:hAnsi="Times New Roman" w:cs="Times New Roman"/>
          <w:i/>
          <w:sz w:val="28"/>
          <w:szCs w:val="28"/>
        </w:rPr>
        <w:t>void</w:t>
      </w:r>
      <w:proofErr w:type="gramEnd"/>
      <w:r w:rsidRPr="00A944A9">
        <w:rPr>
          <w:rFonts w:ascii="Times New Roman" w:eastAsia="Times New Roman" w:hAnsi="Times New Roman" w:cs="Times New Roman"/>
          <w:i/>
          <w:sz w:val="28"/>
          <w:szCs w:val="28"/>
        </w:rPr>
        <w:t xml:space="preserve"> m(){</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ab/>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EB4427" w:rsidRPr="00A944A9" w:rsidRDefault="00EB4427" w:rsidP="0001568D">
      <w:pPr>
        <w:pBdr>
          <w:bottom w:val="single" w:sz="6" w:space="1" w:color="auto"/>
        </w:pBdr>
        <w:spacing w:before="48" w:after="48" w:line="360" w:lineRule="atLeast"/>
        <w:ind w:right="48"/>
        <w:outlineLvl w:val="1"/>
        <w:rPr>
          <w:rFonts w:ascii="Times New Roman" w:eastAsia="Times New Roman" w:hAnsi="Times New Roman" w:cs="Times New Roman"/>
          <w:b/>
          <w:spacing w:val="-12"/>
          <w:sz w:val="28"/>
          <w:szCs w:val="28"/>
          <w:u w:val="single"/>
        </w:rPr>
      </w:pP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The synchronized Modifier:</w:t>
      </w:r>
    </w:p>
    <w:p w:rsidR="005B7D0D" w:rsidRPr="00A944A9" w:rsidRDefault="005B7D0D" w:rsidP="005B7D0D">
      <w:pPr>
        <w:pStyle w:val="Heading3"/>
        <w:shd w:val="clear" w:color="auto" w:fill="FFFFFF"/>
        <w:spacing w:before="336" w:after="120"/>
        <w:rPr>
          <w:rFonts w:ascii="Times New Roman" w:hAnsi="Times New Roman" w:cs="Times New Roman"/>
          <w:color w:val="auto"/>
          <w:sz w:val="28"/>
          <w:szCs w:val="28"/>
        </w:rPr>
      </w:pPr>
      <w:r w:rsidRPr="00A944A9">
        <w:rPr>
          <w:rFonts w:ascii="Times New Roman" w:hAnsi="Times New Roman" w:cs="Times New Roman"/>
          <w:color w:val="auto"/>
          <w:sz w:val="28"/>
          <w:szCs w:val="28"/>
        </w:rPr>
        <w:t>Synchronized modifiers are applicable to</w:t>
      </w:r>
    </w:p>
    <w:p w:rsidR="005B7D0D" w:rsidRPr="00A944A9" w:rsidRDefault="005B7D0D" w:rsidP="005675D5">
      <w:pPr>
        <w:numPr>
          <w:ilvl w:val="0"/>
          <w:numId w:val="11"/>
        </w:numPr>
        <w:shd w:val="clear" w:color="auto" w:fill="FFFFFF"/>
        <w:tabs>
          <w:tab w:val="clear" w:pos="720"/>
          <w:tab w:val="num" w:pos="1800"/>
        </w:tabs>
        <w:spacing w:before="100" w:beforeAutospacing="1" w:after="100" w:afterAutospacing="1" w:line="240" w:lineRule="auto"/>
        <w:ind w:left="1080"/>
        <w:rPr>
          <w:rFonts w:ascii="Times New Roman" w:hAnsi="Times New Roman" w:cs="Times New Roman"/>
          <w:b/>
          <w:sz w:val="28"/>
          <w:szCs w:val="28"/>
        </w:rPr>
      </w:pPr>
      <w:r w:rsidRPr="00A944A9">
        <w:rPr>
          <w:rFonts w:ascii="Times New Roman" w:hAnsi="Times New Roman" w:cs="Times New Roman"/>
          <w:b/>
          <w:sz w:val="28"/>
          <w:szCs w:val="28"/>
        </w:rPr>
        <w:t>Method</w:t>
      </w:r>
    </w:p>
    <w:p w:rsidR="005B7D0D" w:rsidRPr="00A944A9" w:rsidRDefault="005B7D0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hAnsi="Times New Roman" w:cs="Times New Roman"/>
          <w:i/>
          <w:iCs/>
          <w:sz w:val="28"/>
          <w:szCs w:val="28"/>
          <w:shd w:val="clear" w:color="auto" w:fill="FFFFFF"/>
        </w:rPr>
        <w:t>“Synchronized Methods can be accessed by only one thread at a time.”</w:t>
      </w:r>
      <w:r w:rsidRPr="00A944A9">
        <w:rPr>
          <w:rFonts w:ascii="Times New Roman" w:hAnsi="Times New Roman" w:cs="Times New Roman"/>
          <w:i/>
          <w:iCs/>
          <w:sz w:val="28"/>
          <w:szCs w:val="28"/>
          <w:shd w:val="clear" w:color="auto" w:fill="FFFFFF"/>
        </w:rPr>
        <w:br/>
      </w:r>
    </w:p>
    <w:p w:rsidR="0001568D" w:rsidRPr="00A944A9" w:rsidRDefault="0001568D" w:rsidP="005B7D0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synchronized key word used to indicate that a method can be accessed by only one thread at a time. The synchronized modifier can be applied with any of the four access level modifiers.</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synchronized void </w:t>
      </w:r>
      <w:proofErr w:type="spellStart"/>
      <w:r w:rsidRPr="00A944A9">
        <w:rPr>
          <w:rFonts w:ascii="Times New Roman" w:eastAsia="Times New Roman" w:hAnsi="Times New Roman" w:cs="Times New Roman"/>
          <w:i/>
          <w:sz w:val="28"/>
          <w:szCs w:val="28"/>
        </w:rPr>
        <w:t>showDetails</w:t>
      </w:r>
      <w:proofErr w:type="spellEnd"/>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1F4A2F" w:rsidRPr="00A944A9" w:rsidRDefault="001F4A2F" w:rsidP="0001568D">
      <w:pPr>
        <w:spacing w:before="48" w:after="48" w:line="360" w:lineRule="atLeast"/>
        <w:ind w:right="48"/>
        <w:outlineLvl w:val="1"/>
        <w:rPr>
          <w:rFonts w:ascii="Times New Roman" w:eastAsia="Times New Roman" w:hAnsi="Times New Roman" w:cs="Times New Roman"/>
          <w:b/>
          <w:spacing w:val="-12"/>
          <w:sz w:val="28"/>
          <w:szCs w:val="28"/>
          <w:u w:val="single"/>
        </w:rPr>
      </w:pPr>
    </w:p>
    <w:p w:rsidR="004E7DE9" w:rsidRPr="00A944A9" w:rsidRDefault="004E7DE9" w:rsidP="004E7DE9">
      <w:pPr>
        <w:pStyle w:val="Heading2"/>
        <w:shd w:val="clear" w:color="auto" w:fill="FFFFFF"/>
        <w:spacing w:before="240" w:beforeAutospacing="0" w:after="96" w:afterAutospacing="0"/>
        <w:rPr>
          <w:sz w:val="28"/>
          <w:szCs w:val="28"/>
          <w:u w:val="single"/>
        </w:rPr>
      </w:pPr>
      <w:r w:rsidRPr="00A944A9">
        <w:rPr>
          <w:sz w:val="28"/>
          <w:szCs w:val="28"/>
          <w:u w:val="single"/>
        </w:rPr>
        <w:t>Native Non Access Modifier</w:t>
      </w:r>
    </w:p>
    <w:p w:rsidR="004E7DE9" w:rsidRPr="00A944A9" w:rsidRDefault="004E7DE9" w:rsidP="004E7DE9">
      <w:pPr>
        <w:pStyle w:val="Heading3"/>
        <w:shd w:val="clear" w:color="auto" w:fill="FFFFFF"/>
        <w:spacing w:before="336" w:after="120"/>
        <w:rPr>
          <w:rFonts w:ascii="Times New Roman" w:hAnsi="Times New Roman" w:cs="Times New Roman"/>
          <w:color w:val="auto"/>
          <w:sz w:val="28"/>
          <w:szCs w:val="28"/>
        </w:rPr>
      </w:pPr>
      <w:r w:rsidRPr="00A944A9">
        <w:rPr>
          <w:rFonts w:ascii="Times New Roman" w:hAnsi="Times New Roman" w:cs="Times New Roman"/>
          <w:color w:val="auto"/>
          <w:sz w:val="28"/>
          <w:szCs w:val="28"/>
        </w:rPr>
        <w:t>Native modifiers are applicable to</w:t>
      </w:r>
    </w:p>
    <w:p w:rsidR="004E7DE9" w:rsidRPr="00A944A9" w:rsidRDefault="004E7DE9" w:rsidP="005675D5">
      <w:pPr>
        <w:numPr>
          <w:ilvl w:val="0"/>
          <w:numId w:val="12"/>
        </w:numPr>
        <w:shd w:val="clear" w:color="auto" w:fill="FFFFFF"/>
        <w:tabs>
          <w:tab w:val="clear" w:pos="720"/>
          <w:tab w:val="num" w:pos="1800"/>
        </w:tabs>
        <w:spacing w:before="100" w:beforeAutospacing="1" w:after="100" w:afterAutospacing="1" w:line="240" w:lineRule="auto"/>
        <w:ind w:left="1080"/>
        <w:rPr>
          <w:rFonts w:ascii="Times New Roman" w:hAnsi="Times New Roman" w:cs="Times New Roman"/>
          <w:sz w:val="28"/>
          <w:szCs w:val="28"/>
        </w:rPr>
      </w:pPr>
      <w:r w:rsidRPr="00A944A9">
        <w:rPr>
          <w:rFonts w:ascii="Times New Roman" w:hAnsi="Times New Roman" w:cs="Times New Roman"/>
          <w:sz w:val="28"/>
          <w:szCs w:val="28"/>
        </w:rPr>
        <w:t>Method</w:t>
      </w:r>
    </w:p>
    <w:p w:rsidR="004E7DE9" w:rsidRPr="00A944A9" w:rsidRDefault="004E7DE9" w:rsidP="004E7DE9">
      <w:pPr>
        <w:pStyle w:val="Heading3"/>
        <w:shd w:val="clear" w:color="auto" w:fill="FFFFFF"/>
        <w:spacing w:before="336" w:after="120"/>
        <w:rPr>
          <w:rFonts w:ascii="Times New Roman" w:hAnsi="Times New Roman" w:cs="Times New Roman"/>
          <w:color w:val="auto"/>
          <w:sz w:val="28"/>
          <w:szCs w:val="28"/>
          <w:u w:val="single"/>
        </w:rPr>
      </w:pPr>
      <w:r w:rsidRPr="00A944A9">
        <w:rPr>
          <w:rFonts w:ascii="Times New Roman" w:hAnsi="Times New Roman" w:cs="Times New Roman"/>
          <w:color w:val="auto"/>
          <w:sz w:val="28"/>
          <w:szCs w:val="28"/>
          <w:u w:val="single"/>
        </w:rPr>
        <w:t>Native Method</w:t>
      </w:r>
    </w:p>
    <w:p w:rsidR="004E7DE9" w:rsidRPr="00A944A9" w:rsidRDefault="004E7DE9" w:rsidP="004E7DE9">
      <w:pPr>
        <w:pStyle w:val="selectionshareable"/>
        <w:pBdr>
          <w:bottom w:val="single" w:sz="6" w:space="1" w:color="auto"/>
        </w:pBdr>
        <w:shd w:val="clear" w:color="auto" w:fill="FFFFFF"/>
        <w:spacing w:before="0" w:beforeAutospacing="0" w:after="0" w:afterAutospacing="0"/>
        <w:rPr>
          <w:i/>
          <w:iCs/>
          <w:sz w:val="28"/>
          <w:szCs w:val="28"/>
        </w:rPr>
      </w:pPr>
      <w:r w:rsidRPr="00A944A9">
        <w:rPr>
          <w:i/>
          <w:iCs/>
          <w:sz w:val="28"/>
          <w:szCs w:val="28"/>
        </w:rPr>
        <w:t>Naive Methods indicate that the method is implemented on a platform dependent code.</w:t>
      </w:r>
    </w:p>
    <w:p w:rsidR="00917AA4" w:rsidRPr="00A944A9" w:rsidRDefault="00917AA4" w:rsidP="00917AA4">
      <w:pPr>
        <w:pStyle w:val="Heading2"/>
        <w:shd w:val="clear" w:color="auto" w:fill="FFFFFF"/>
        <w:spacing w:before="240" w:beforeAutospacing="0" w:after="96" w:afterAutospacing="0"/>
        <w:rPr>
          <w:sz w:val="28"/>
          <w:szCs w:val="28"/>
          <w:u w:val="single"/>
        </w:rPr>
      </w:pPr>
      <w:r w:rsidRPr="00A944A9">
        <w:rPr>
          <w:sz w:val="28"/>
          <w:szCs w:val="28"/>
          <w:u w:val="single"/>
        </w:rPr>
        <w:t>Strictfp Non Access Modifier</w:t>
      </w:r>
    </w:p>
    <w:p w:rsidR="00917AA4" w:rsidRPr="00A944A9" w:rsidRDefault="00917AA4" w:rsidP="00917AA4">
      <w:pPr>
        <w:pStyle w:val="Heading3"/>
        <w:shd w:val="clear" w:color="auto" w:fill="FFFFFF"/>
        <w:spacing w:before="336" w:after="120"/>
        <w:rPr>
          <w:rFonts w:ascii="Times New Roman" w:hAnsi="Times New Roman" w:cs="Times New Roman"/>
          <w:color w:val="auto"/>
          <w:sz w:val="28"/>
          <w:szCs w:val="28"/>
        </w:rPr>
      </w:pPr>
      <w:r w:rsidRPr="00A944A9">
        <w:rPr>
          <w:rFonts w:ascii="Times New Roman" w:hAnsi="Times New Roman" w:cs="Times New Roman"/>
          <w:color w:val="auto"/>
          <w:sz w:val="28"/>
          <w:szCs w:val="28"/>
        </w:rPr>
        <w:lastRenderedPageBreak/>
        <w:t>Strictfp modifiers are applicable to</w:t>
      </w:r>
    </w:p>
    <w:p w:rsidR="00917AA4" w:rsidRPr="00A944A9" w:rsidRDefault="00917AA4" w:rsidP="005675D5">
      <w:pPr>
        <w:numPr>
          <w:ilvl w:val="0"/>
          <w:numId w:val="13"/>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Class</w:t>
      </w:r>
    </w:p>
    <w:p w:rsidR="00917AA4" w:rsidRPr="00A944A9" w:rsidRDefault="00917AA4" w:rsidP="005675D5">
      <w:pPr>
        <w:numPr>
          <w:ilvl w:val="0"/>
          <w:numId w:val="13"/>
        </w:numPr>
        <w:shd w:val="clear" w:color="auto" w:fill="FFFFFF"/>
        <w:tabs>
          <w:tab w:val="clear" w:pos="720"/>
          <w:tab w:val="num" w:pos="1440"/>
        </w:tabs>
        <w:spacing w:before="100" w:beforeAutospacing="1" w:after="100" w:afterAutospacing="1" w:line="240" w:lineRule="auto"/>
        <w:rPr>
          <w:rFonts w:ascii="Times New Roman" w:hAnsi="Times New Roman" w:cs="Times New Roman"/>
          <w:sz w:val="28"/>
          <w:szCs w:val="28"/>
        </w:rPr>
      </w:pPr>
      <w:r w:rsidRPr="00A944A9">
        <w:rPr>
          <w:rFonts w:ascii="Times New Roman" w:hAnsi="Times New Roman" w:cs="Times New Roman"/>
          <w:sz w:val="28"/>
          <w:szCs w:val="28"/>
        </w:rPr>
        <w:t>Method</w:t>
      </w:r>
    </w:p>
    <w:p w:rsidR="00917AA4" w:rsidRPr="00A944A9" w:rsidRDefault="00917AA4" w:rsidP="00917AA4">
      <w:pPr>
        <w:pStyle w:val="Heading3"/>
        <w:shd w:val="clear" w:color="auto" w:fill="FFFFFF"/>
        <w:spacing w:before="336" w:after="120"/>
        <w:rPr>
          <w:rFonts w:ascii="Times New Roman" w:hAnsi="Times New Roman" w:cs="Times New Roman"/>
          <w:color w:val="auto"/>
          <w:sz w:val="28"/>
          <w:szCs w:val="28"/>
          <w:u w:val="single"/>
        </w:rPr>
      </w:pPr>
      <w:r w:rsidRPr="00A944A9">
        <w:rPr>
          <w:rFonts w:ascii="Times New Roman" w:hAnsi="Times New Roman" w:cs="Times New Roman"/>
          <w:color w:val="auto"/>
          <w:sz w:val="28"/>
          <w:szCs w:val="28"/>
          <w:u w:val="single"/>
        </w:rPr>
        <w:t>Strictfp Class / Method</w:t>
      </w:r>
    </w:p>
    <w:p w:rsidR="00917AA4" w:rsidRPr="00A944A9" w:rsidRDefault="00917AA4" w:rsidP="00917AA4">
      <w:pPr>
        <w:pStyle w:val="selectionshareable"/>
        <w:shd w:val="clear" w:color="auto" w:fill="FFFFFF"/>
        <w:spacing w:before="0" w:beforeAutospacing="0" w:after="0" w:afterAutospacing="0"/>
        <w:rPr>
          <w:i/>
          <w:iCs/>
          <w:sz w:val="28"/>
          <w:szCs w:val="28"/>
        </w:rPr>
      </w:pPr>
      <w:r w:rsidRPr="00A944A9">
        <w:rPr>
          <w:i/>
          <w:iCs/>
          <w:sz w:val="28"/>
          <w:szCs w:val="28"/>
        </w:rPr>
        <w:t>Strictfp non access modifier forces floating point or floating point operation to adhere to IEEE 754 standard.</w:t>
      </w:r>
    </w:p>
    <w:p w:rsidR="004E7DE9" w:rsidRPr="00A944A9" w:rsidRDefault="00917AA4" w:rsidP="00917AA4">
      <w:pPr>
        <w:pStyle w:val="selectionshareable"/>
        <w:pBdr>
          <w:bottom w:val="single" w:sz="6" w:space="1" w:color="auto"/>
        </w:pBdr>
        <w:shd w:val="clear" w:color="auto" w:fill="FFFFFF"/>
        <w:spacing w:before="0" w:beforeAutospacing="0" w:after="0" w:afterAutospacing="0"/>
        <w:rPr>
          <w:b/>
          <w:spacing w:val="-12"/>
          <w:sz w:val="28"/>
          <w:szCs w:val="28"/>
          <w:u w:val="single"/>
        </w:rPr>
      </w:pPr>
      <w:r w:rsidRPr="00A944A9">
        <w:rPr>
          <w:rStyle w:val="Strong"/>
          <w:i/>
          <w:iCs/>
          <w:sz w:val="28"/>
          <w:szCs w:val="28"/>
          <w:u w:val="single"/>
        </w:rPr>
        <w:t>Note</w:t>
      </w:r>
      <w:r w:rsidRPr="00A944A9">
        <w:rPr>
          <w:rStyle w:val="Strong"/>
          <w:i/>
          <w:iCs/>
          <w:sz w:val="28"/>
          <w:szCs w:val="28"/>
        </w:rPr>
        <w:t>*: Strictfp</w:t>
      </w:r>
      <w:r w:rsidRPr="00A944A9">
        <w:rPr>
          <w:rStyle w:val="apple-converted-space"/>
          <w:b/>
          <w:bCs/>
          <w:i/>
          <w:iCs/>
          <w:sz w:val="28"/>
          <w:szCs w:val="28"/>
        </w:rPr>
        <w:t> </w:t>
      </w:r>
      <w:r w:rsidRPr="00A944A9">
        <w:rPr>
          <w:i/>
          <w:iCs/>
          <w:sz w:val="28"/>
          <w:szCs w:val="28"/>
        </w:rPr>
        <w:t>non access modifier</w:t>
      </w:r>
      <w:r w:rsidRPr="00A944A9">
        <w:rPr>
          <w:rStyle w:val="apple-converted-space"/>
          <w:i/>
          <w:iCs/>
          <w:sz w:val="28"/>
          <w:szCs w:val="28"/>
        </w:rPr>
        <w:t> </w:t>
      </w:r>
      <w:r w:rsidRPr="00A944A9">
        <w:rPr>
          <w:rStyle w:val="Emphasis"/>
          <w:sz w:val="28"/>
          <w:szCs w:val="28"/>
        </w:rPr>
        <w:t>cannot</w:t>
      </w:r>
      <w:r w:rsidRPr="00A944A9">
        <w:rPr>
          <w:rStyle w:val="apple-converted-space"/>
          <w:i/>
          <w:iCs/>
          <w:sz w:val="28"/>
          <w:szCs w:val="28"/>
        </w:rPr>
        <w:t> </w:t>
      </w:r>
      <w:r w:rsidRPr="00A944A9">
        <w:rPr>
          <w:i/>
          <w:iCs/>
          <w:sz w:val="28"/>
          <w:szCs w:val="28"/>
        </w:rPr>
        <w:t>be applied on a variable.</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The transient Modifier:</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An instance variable is marked transient to indicate the JVM to skip the particular variable when serializing the object containing it.</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This modifier is included in the statement that creates the variable, preceding the class or data type of the variable.</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transient int limit = 55;   // will not persist</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b/>
          <w:i/>
          <w:sz w:val="28"/>
          <w:szCs w:val="28"/>
        </w:rPr>
      </w:pPr>
      <w:proofErr w:type="gramStart"/>
      <w:r w:rsidRPr="00A944A9">
        <w:rPr>
          <w:rFonts w:ascii="Times New Roman" w:eastAsia="Times New Roman" w:hAnsi="Times New Roman" w:cs="Times New Roman"/>
          <w:b/>
          <w:i/>
          <w:sz w:val="28"/>
          <w:szCs w:val="28"/>
        </w:rPr>
        <w:t>public</w:t>
      </w:r>
      <w:proofErr w:type="gramEnd"/>
      <w:r w:rsidRPr="00A944A9">
        <w:rPr>
          <w:rFonts w:ascii="Times New Roman" w:eastAsia="Times New Roman" w:hAnsi="Times New Roman" w:cs="Times New Roman"/>
          <w:b/>
          <w:i/>
          <w:sz w:val="28"/>
          <w:szCs w:val="28"/>
        </w:rPr>
        <w:t xml:space="preserve"> int b; // will persist</w:t>
      </w:r>
    </w:p>
    <w:p w:rsidR="003F7AB2" w:rsidRPr="00A944A9" w:rsidRDefault="003F7AB2" w:rsidP="0001568D">
      <w:pPr>
        <w:pBdr>
          <w:bottom w:val="single" w:sz="6" w:space="1" w:color="auto"/>
        </w:pBdr>
        <w:spacing w:before="48" w:after="48" w:line="360" w:lineRule="atLeast"/>
        <w:ind w:right="48"/>
        <w:outlineLvl w:val="1"/>
        <w:rPr>
          <w:rFonts w:ascii="Times New Roman" w:eastAsia="Times New Roman" w:hAnsi="Times New Roman" w:cs="Times New Roman"/>
          <w:b/>
          <w:spacing w:val="-12"/>
          <w:sz w:val="28"/>
          <w:szCs w:val="28"/>
          <w:u w:val="single"/>
        </w:rPr>
      </w:pP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The volatile Modifier:</w:t>
      </w:r>
    </w:p>
    <w:p w:rsidR="0001568D" w:rsidRPr="00A944A9" w:rsidRDefault="0001568D" w:rsidP="0001568D">
      <w:pPr>
        <w:spacing w:after="240" w:line="276" w:lineRule="atLeast"/>
        <w:ind w:left="48" w:right="48" w:firstLine="672"/>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The volatile is used to let the JVM know that a thread accessing the variable must always merge its own private copy of the variable with the master copy in the memory.</w:t>
      </w:r>
    </w:p>
    <w:p w:rsidR="0001568D" w:rsidRPr="00A944A9" w:rsidRDefault="0001568D" w:rsidP="0001568D">
      <w:pP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Accessing a volatile variable synchronizes all the cached copied of the variables in the main memory. Volatile can only be applied to instance variables, which are of type object or private. A volatile object reference can be null.</w:t>
      </w:r>
    </w:p>
    <w:p w:rsidR="0001568D" w:rsidRPr="00A944A9" w:rsidRDefault="0001568D" w:rsidP="0001568D">
      <w:pPr>
        <w:spacing w:before="48" w:after="48" w:line="360" w:lineRule="atLeast"/>
        <w:ind w:right="48"/>
        <w:outlineLvl w:val="1"/>
        <w:rPr>
          <w:rFonts w:ascii="Times New Roman" w:eastAsia="Times New Roman" w:hAnsi="Times New Roman" w:cs="Times New Roman"/>
          <w:b/>
          <w:spacing w:val="-12"/>
          <w:sz w:val="28"/>
          <w:szCs w:val="28"/>
          <w:u w:val="single"/>
        </w:rPr>
      </w:pPr>
      <w:r w:rsidRPr="00A944A9">
        <w:rPr>
          <w:rFonts w:ascii="Times New Roman" w:eastAsia="Times New Roman" w:hAnsi="Times New Roman" w:cs="Times New Roman"/>
          <w:b/>
          <w:spacing w:val="-12"/>
          <w:sz w:val="28"/>
          <w:szCs w:val="28"/>
          <w:u w:val="single"/>
        </w:rPr>
        <w:t>Example: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class </w:t>
      </w:r>
      <w:proofErr w:type="spellStart"/>
      <w:r w:rsidRPr="00A944A9">
        <w:rPr>
          <w:rFonts w:ascii="Times New Roman" w:eastAsia="Times New Roman" w:hAnsi="Times New Roman" w:cs="Times New Roman"/>
          <w:i/>
          <w:sz w:val="28"/>
          <w:szCs w:val="28"/>
        </w:rPr>
        <w:t>MyRunnable</w:t>
      </w:r>
      <w:proofErr w:type="spellEnd"/>
      <w:r w:rsidRPr="00A944A9">
        <w:rPr>
          <w:rFonts w:ascii="Times New Roman" w:eastAsia="Times New Roman" w:hAnsi="Times New Roman" w:cs="Times New Roman"/>
          <w:i/>
          <w:sz w:val="28"/>
          <w:szCs w:val="28"/>
        </w:rPr>
        <w:t xml:space="preserve"> implements Runnable{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private</w:t>
      </w:r>
      <w:proofErr w:type="gramEnd"/>
      <w:r w:rsidRPr="00A944A9">
        <w:rPr>
          <w:rFonts w:ascii="Times New Roman" w:eastAsia="Times New Roman" w:hAnsi="Times New Roman" w:cs="Times New Roman"/>
          <w:i/>
          <w:sz w:val="28"/>
          <w:szCs w:val="28"/>
        </w:rPr>
        <w:t xml:space="preserve"> volatile boolean active;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void run(){</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active</w:t>
      </w:r>
      <w:proofErr w:type="gramEnd"/>
      <w:r w:rsidRPr="00A944A9">
        <w:rPr>
          <w:rFonts w:ascii="Times New Roman" w:eastAsia="Times New Roman" w:hAnsi="Times New Roman" w:cs="Times New Roman"/>
          <w:i/>
          <w:sz w:val="28"/>
          <w:szCs w:val="28"/>
        </w:rPr>
        <w:t xml:space="preserve"> = true;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lastRenderedPageBreak/>
        <w:t xml:space="preserve">        </w:t>
      </w:r>
      <w:proofErr w:type="gramStart"/>
      <w:r w:rsidRPr="00A944A9">
        <w:rPr>
          <w:rFonts w:ascii="Times New Roman" w:eastAsia="Times New Roman" w:hAnsi="Times New Roman" w:cs="Times New Roman"/>
          <w:i/>
          <w:sz w:val="28"/>
          <w:szCs w:val="28"/>
        </w:rPr>
        <w:t>while</w:t>
      </w:r>
      <w:proofErr w:type="gramEnd"/>
      <w:r w:rsidRPr="00A944A9">
        <w:rPr>
          <w:rFonts w:ascii="Times New Roman" w:eastAsia="Times New Roman" w:hAnsi="Times New Roman" w:cs="Times New Roman"/>
          <w:i/>
          <w:sz w:val="28"/>
          <w:szCs w:val="28"/>
        </w:rPr>
        <w:t xml:space="preserve"> (active){ // line 1</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 some code here</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public</w:t>
      </w:r>
      <w:proofErr w:type="gramEnd"/>
      <w:r w:rsidRPr="00A944A9">
        <w:rPr>
          <w:rFonts w:ascii="Times New Roman" w:eastAsia="Times New Roman" w:hAnsi="Times New Roman" w:cs="Times New Roman"/>
          <w:i/>
          <w:sz w:val="28"/>
          <w:szCs w:val="28"/>
        </w:rPr>
        <w:t xml:space="preserve"> void stop(){</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roofErr w:type="gramStart"/>
      <w:r w:rsidRPr="00A944A9">
        <w:rPr>
          <w:rFonts w:ascii="Times New Roman" w:eastAsia="Times New Roman" w:hAnsi="Times New Roman" w:cs="Times New Roman"/>
          <w:i/>
          <w:sz w:val="28"/>
          <w:szCs w:val="28"/>
        </w:rPr>
        <w:t>active</w:t>
      </w:r>
      <w:proofErr w:type="gramEnd"/>
      <w:r w:rsidRPr="00A944A9">
        <w:rPr>
          <w:rFonts w:ascii="Times New Roman" w:eastAsia="Times New Roman" w:hAnsi="Times New Roman" w:cs="Times New Roman"/>
          <w:i/>
          <w:sz w:val="28"/>
          <w:szCs w:val="28"/>
        </w:rPr>
        <w:t xml:space="preserve"> = false; // line 2</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 xml:space="preserve">    }</w:t>
      </w:r>
    </w:p>
    <w:p w:rsidR="0001568D" w:rsidRPr="00A944A9" w:rsidRDefault="0001568D" w:rsidP="0001568D">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5" w:line="184" w:lineRule="atLeast"/>
        <w:ind w:left="720"/>
        <w:rPr>
          <w:rFonts w:ascii="Times New Roman" w:eastAsia="Times New Roman" w:hAnsi="Times New Roman" w:cs="Times New Roman"/>
          <w:i/>
          <w:sz w:val="28"/>
          <w:szCs w:val="28"/>
        </w:rPr>
      </w:pPr>
      <w:r w:rsidRPr="00A944A9">
        <w:rPr>
          <w:rFonts w:ascii="Times New Roman" w:eastAsia="Times New Roman" w:hAnsi="Times New Roman" w:cs="Times New Roman"/>
          <w:i/>
          <w:sz w:val="28"/>
          <w:szCs w:val="28"/>
        </w:rPr>
        <w:t>}</w:t>
      </w:r>
    </w:p>
    <w:p w:rsidR="0001568D" w:rsidRPr="00A944A9" w:rsidRDefault="0001568D" w:rsidP="0001568D">
      <w:pPr>
        <w:pBdr>
          <w:bottom w:val="single" w:sz="6" w:space="1" w:color="auto"/>
        </w:pBdr>
        <w:spacing w:after="240" w:line="276" w:lineRule="atLeast"/>
        <w:ind w:left="48" w:right="48"/>
        <w:jc w:val="both"/>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 xml:space="preserve">Usually, </w:t>
      </w:r>
      <w:proofErr w:type="gramStart"/>
      <w:r w:rsidRPr="00A944A9">
        <w:rPr>
          <w:rFonts w:ascii="Times New Roman" w:eastAsia="Times New Roman" w:hAnsi="Times New Roman" w:cs="Times New Roman"/>
          <w:sz w:val="28"/>
          <w:szCs w:val="28"/>
        </w:rPr>
        <w:t>run(</w:t>
      </w:r>
      <w:proofErr w:type="gramEnd"/>
      <w:r w:rsidRPr="00A944A9">
        <w:rPr>
          <w:rFonts w:ascii="Times New Roman" w:eastAsia="Times New Roman" w:hAnsi="Times New Roman" w:cs="Times New Roman"/>
          <w:sz w:val="28"/>
          <w:szCs w:val="28"/>
        </w:rPr>
        <w:t xml:space="preserve">) is called in one thread (the one you start using the Runnable), and stop() is called from another thread. If in line 1 the cached value of active is used, the loop may not stop when you set active </w:t>
      </w:r>
      <w:proofErr w:type="gramStart"/>
      <w:r w:rsidRPr="00A944A9">
        <w:rPr>
          <w:rFonts w:ascii="Times New Roman" w:eastAsia="Times New Roman" w:hAnsi="Times New Roman" w:cs="Times New Roman"/>
          <w:sz w:val="28"/>
          <w:szCs w:val="28"/>
        </w:rPr>
        <w:t>to</w:t>
      </w:r>
      <w:proofErr w:type="gramEnd"/>
      <w:r w:rsidRPr="00A944A9">
        <w:rPr>
          <w:rFonts w:ascii="Times New Roman" w:eastAsia="Times New Roman" w:hAnsi="Times New Roman" w:cs="Times New Roman"/>
          <w:sz w:val="28"/>
          <w:szCs w:val="28"/>
        </w:rPr>
        <w:t xml:space="preserve"> false in line 2. That's when you want to use </w:t>
      </w:r>
      <w:r w:rsidRPr="00A944A9">
        <w:rPr>
          <w:rFonts w:ascii="Times New Roman" w:eastAsia="Times New Roman" w:hAnsi="Times New Roman" w:cs="Times New Roman"/>
          <w:i/>
          <w:iCs/>
          <w:sz w:val="28"/>
          <w:szCs w:val="28"/>
        </w:rPr>
        <w:t>volatile</w:t>
      </w:r>
      <w:r w:rsidRPr="00A944A9">
        <w:rPr>
          <w:rFonts w:ascii="Times New Roman" w:eastAsia="Times New Roman" w:hAnsi="Times New Roman" w:cs="Times New Roman"/>
          <w:sz w:val="28"/>
          <w:szCs w:val="28"/>
        </w:rPr>
        <w:t>.</w:t>
      </w:r>
    </w:p>
    <w:p w:rsidR="0001568D" w:rsidRPr="00A944A9" w:rsidRDefault="0040289D" w:rsidP="001537D0">
      <w:pPr>
        <w:pStyle w:val="NormalWeb"/>
        <w:shd w:val="clear" w:color="auto" w:fill="FFFFFF"/>
        <w:spacing w:before="0" w:beforeAutospacing="0" w:after="173" w:afterAutospacing="0" w:line="276" w:lineRule="atLeast"/>
        <w:textAlignment w:val="baseline"/>
        <w:rPr>
          <w:b/>
          <w:sz w:val="28"/>
          <w:szCs w:val="28"/>
          <w:u w:val="single"/>
        </w:rPr>
      </w:pPr>
      <w:r w:rsidRPr="00A944A9">
        <w:rPr>
          <w:b/>
          <w:noProof/>
          <w:sz w:val="28"/>
          <w:szCs w:val="28"/>
          <w:u w:val="single"/>
        </w:rPr>
        <w:drawing>
          <wp:inline distT="0" distB="0" distL="0" distR="0" wp14:anchorId="02C8C68E" wp14:editId="6B75EA42">
            <wp:extent cx="5943600" cy="244946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srcRect/>
                    <a:stretch>
                      <a:fillRect/>
                    </a:stretch>
                  </pic:blipFill>
                  <pic:spPr bwMode="auto">
                    <a:xfrm>
                      <a:off x="0" y="0"/>
                      <a:ext cx="5943600" cy="2449460"/>
                    </a:xfrm>
                    <a:prstGeom prst="rect">
                      <a:avLst/>
                    </a:prstGeom>
                    <a:noFill/>
                    <a:ln w="9525">
                      <a:noFill/>
                      <a:miter lim="800000"/>
                      <a:headEnd/>
                      <a:tailEnd/>
                    </a:ln>
                  </pic:spPr>
                </pic:pic>
              </a:graphicData>
            </a:graphic>
          </wp:inline>
        </w:drawing>
      </w:r>
    </w:p>
    <w:p w:rsidR="0002688C" w:rsidRPr="00A944A9" w:rsidRDefault="0002688C" w:rsidP="0002688C">
      <w:pPr>
        <w:shd w:val="clear" w:color="auto" w:fill="FFFFFF"/>
        <w:spacing w:after="0" w:line="334" w:lineRule="atLeast"/>
        <w:textAlignment w:val="baseline"/>
        <w:outlineLvl w:val="1"/>
        <w:rPr>
          <w:rFonts w:ascii="Times New Roman" w:eastAsia="Times New Roman" w:hAnsi="Times New Roman" w:cs="Times New Roman"/>
          <w:b/>
          <w:sz w:val="28"/>
          <w:szCs w:val="28"/>
          <w:u w:val="single"/>
        </w:rPr>
      </w:pPr>
      <w:r w:rsidRPr="00A944A9">
        <w:rPr>
          <w:rFonts w:ascii="Times New Roman" w:eastAsia="Times New Roman" w:hAnsi="Times New Roman" w:cs="Times New Roman"/>
          <w:b/>
          <w:sz w:val="28"/>
          <w:szCs w:val="28"/>
          <w:u w:val="single"/>
        </w:rPr>
        <w:t>Access Modifiers Java Meaning Functionality</w:t>
      </w:r>
    </w:p>
    <w:p w:rsidR="00EA0970" w:rsidRPr="00A944A9" w:rsidRDefault="00EA0970" w:rsidP="00EA0970">
      <w:pPr>
        <w:pStyle w:val="NormalWeb"/>
        <w:shd w:val="clear" w:color="auto" w:fill="FFFFFF"/>
        <w:spacing w:before="0" w:beforeAutospacing="0" w:after="173" w:afterAutospacing="0" w:line="276" w:lineRule="atLeast"/>
        <w:ind w:firstLine="720"/>
        <w:textAlignment w:val="baseline"/>
        <w:rPr>
          <w:sz w:val="28"/>
          <w:szCs w:val="28"/>
        </w:rPr>
      </w:pPr>
    </w:p>
    <w:p w:rsidR="0002688C" w:rsidRPr="00A944A9" w:rsidRDefault="0002688C" w:rsidP="00EA0970">
      <w:pPr>
        <w:pStyle w:val="NormalWeb"/>
        <w:shd w:val="clear" w:color="auto" w:fill="FFFFFF"/>
        <w:spacing w:before="0" w:beforeAutospacing="0" w:after="173" w:afterAutospacing="0" w:line="276" w:lineRule="atLeast"/>
        <w:ind w:firstLine="720"/>
        <w:textAlignment w:val="baseline"/>
        <w:rPr>
          <w:sz w:val="28"/>
          <w:szCs w:val="28"/>
        </w:rPr>
      </w:pPr>
      <w:r w:rsidRPr="00A944A9">
        <w:rPr>
          <w:sz w:val="28"/>
          <w:szCs w:val="28"/>
        </w:rPr>
        <w:t>In general, an access modifier works between the classes of the same application or within the classes of same package.</w:t>
      </w: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rStyle w:val="Strong"/>
          <w:sz w:val="28"/>
          <w:szCs w:val="28"/>
          <w:u w:val="single"/>
          <w:bdr w:val="none" w:sz="0" w:space="0" w:color="auto" w:frame="1"/>
        </w:rPr>
        <w:t>Note:</w:t>
      </w:r>
      <w:r w:rsidRPr="00A944A9">
        <w:rPr>
          <w:rStyle w:val="apple-converted-space"/>
          <w:b/>
          <w:bCs/>
          <w:sz w:val="28"/>
          <w:szCs w:val="28"/>
          <w:u w:val="single"/>
          <w:bdr w:val="none" w:sz="0" w:space="0" w:color="auto" w:frame="1"/>
        </w:rPr>
        <w:t> </w:t>
      </w:r>
      <w:r w:rsidRPr="00A944A9">
        <w:rPr>
          <w:sz w:val="28"/>
          <w:szCs w:val="28"/>
        </w:rPr>
        <w:t xml:space="preserve">I have seen some people calling access modifiers also as </w:t>
      </w:r>
      <w:proofErr w:type="spellStart"/>
      <w:r w:rsidRPr="00A944A9">
        <w:rPr>
          <w:sz w:val="28"/>
          <w:szCs w:val="28"/>
        </w:rPr>
        <w:t>specifiers</w:t>
      </w:r>
      <w:proofErr w:type="spellEnd"/>
      <w:r w:rsidRPr="00A944A9">
        <w:rPr>
          <w:sz w:val="28"/>
          <w:szCs w:val="28"/>
        </w:rPr>
        <w:t>. It seems for them Java does not have access modifiers.</w:t>
      </w:r>
    </w:p>
    <w:p w:rsidR="00EA0970" w:rsidRPr="00A944A9" w:rsidRDefault="00EA0970" w:rsidP="0002688C">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sz w:val="28"/>
          <w:szCs w:val="28"/>
        </w:rPr>
        <w:lastRenderedPageBreak/>
        <w:t>To understand better Access Modifiers Java, let us take the examples of</w:t>
      </w:r>
      <w:r w:rsidRPr="00A944A9">
        <w:rPr>
          <w:rStyle w:val="apple-converted-space"/>
          <w:sz w:val="28"/>
          <w:szCs w:val="28"/>
        </w:rPr>
        <w:t> </w:t>
      </w:r>
      <w:hyperlink r:id="rId44" w:history="1">
        <w:r w:rsidRPr="00A944A9">
          <w:rPr>
            <w:rStyle w:val="Hyperlink"/>
            <w:color w:val="auto"/>
            <w:sz w:val="28"/>
            <w:szCs w:val="28"/>
            <w:u w:val="none"/>
            <w:bdr w:val="none" w:sz="0" w:space="0" w:color="auto" w:frame="1"/>
          </w:rPr>
          <w:t>static</w:t>
        </w:r>
      </w:hyperlink>
      <w:r w:rsidRPr="00A944A9">
        <w:rPr>
          <w:rStyle w:val="apple-converted-space"/>
          <w:sz w:val="28"/>
          <w:szCs w:val="28"/>
        </w:rPr>
        <w:t> </w:t>
      </w:r>
      <w:r w:rsidRPr="00A944A9">
        <w:rPr>
          <w:sz w:val="28"/>
          <w:szCs w:val="28"/>
        </w:rPr>
        <w:t>and</w:t>
      </w:r>
      <w:r w:rsidRPr="00A944A9">
        <w:rPr>
          <w:rStyle w:val="apple-converted-space"/>
          <w:sz w:val="28"/>
          <w:szCs w:val="28"/>
        </w:rPr>
        <w:t> </w:t>
      </w:r>
      <w:hyperlink r:id="rId45" w:history="1">
        <w:r w:rsidRPr="00A944A9">
          <w:rPr>
            <w:rStyle w:val="Hyperlink"/>
            <w:color w:val="auto"/>
            <w:sz w:val="28"/>
            <w:szCs w:val="28"/>
            <w:u w:val="none"/>
            <w:bdr w:val="none" w:sz="0" w:space="0" w:color="auto" w:frame="1"/>
          </w:rPr>
          <w:t>final</w:t>
        </w:r>
      </w:hyperlink>
      <w:r w:rsidRPr="00A944A9">
        <w:rPr>
          <w:rStyle w:val="apple-converted-space"/>
          <w:sz w:val="28"/>
          <w:szCs w:val="28"/>
        </w:rPr>
        <w:t> </w:t>
      </w:r>
      <w:r w:rsidRPr="00A944A9">
        <w:rPr>
          <w:sz w:val="28"/>
          <w:szCs w:val="28"/>
        </w:rPr>
        <w:t>access modifiers. Generally a method or variable is called with an object, but declaring static, you do not require the object. Similarly is with final modifier also. Declaring a method final, the subclass is not allowed to override the super method and a final variable cannot be reassigned.</w:t>
      </w:r>
      <w:r w:rsidRPr="00A944A9">
        <w:rPr>
          <w:rStyle w:val="apple-converted-space"/>
          <w:sz w:val="28"/>
          <w:szCs w:val="28"/>
        </w:rPr>
        <w:t> </w:t>
      </w:r>
      <w:hyperlink r:id="rId46" w:history="1">
        <w:r w:rsidRPr="00A944A9">
          <w:rPr>
            <w:rStyle w:val="Hyperlink"/>
            <w:color w:val="auto"/>
            <w:sz w:val="28"/>
            <w:szCs w:val="28"/>
            <w:u w:val="none"/>
            <w:bdr w:val="none" w:sz="0" w:space="0" w:color="auto" w:frame="1"/>
          </w:rPr>
          <w:t>Synchronized</w:t>
        </w:r>
      </w:hyperlink>
      <w:r w:rsidRPr="00A944A9">
        <w:rPr>
          <w:rStyle w:val="apple-converted-space"/>
          <w:sz w:val="28"/>
          <w:szCs w:val="28"/>
        </w:rPr>
        <w:t> </w:t>
      </w:r>
      <w:r w:rsidRPr="00A944A9">
        <w:rPr>
          <w:sz w:val="28"/>
          <w:szCs w:val="28"/>
        </w:rPr>
        <w:t>gives a meaning of multiple threads cannot access the same method at a time. Now, you understand the meaning of "modifying the access".</w:t>
      </w:r>
    </w:p>
    <w:p w:rsidR="00EA0970" w:rsidRPr="00A944A9" w:rsidRDefault="00EA0970" w:rsidP="0002688C">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The access modifiers supported by Java are</w:t>
      </w:r>
      <w:r w:rsidRPr="00A944A9">
        <w:rPr>
          <w:rStyle w:val="apple-converted-space"/>
          <w:sz w:val="28"/>
          <w:szCs w:val="28"/>
        </w:rPr>
        <w:t> </w:t>
      </w:r>
      <w:hyperlink r:id="rId47" w:history="1">
        <w:r w:rsidRPr="00A944A9">
          <w:rPr>
            <w:rStyle w:val="Hyperlink"/>
            <w:color w:val="auto"/>
            <w:sz w:val="28"/>
            <w:szCs w:val="28"/>
            <w:u w:val="none"/>
            <w:bdr w:val="none" w:sz="0" w:space="0" w:color="auto" w:frame="1"/>
          </w:rPr>
          <w:t>static</w:t>
        </w:r>
      </w:hyperlink>
      <w:r w:rsidRPr="00A944A9">
        <w:rPr>
          <w:sz w:val="28"/>
          <w:szCs w:val="28"/>
        </w:rPr>
        <w:t>,</w:t>
      </w:r>
      <w:r w:rsidRPr="00A944A9">
        <w:rPr>
          <w:rStyle w:val="apple-converted-space"/>
          <w:sz w:val="28"/>
          <w:szCs w:val="28"/>
        </w:rPr>
        <w:t> </w:t>
      </w:r>
      <w:hyperlink r:id="rId48" w:history="1">
        <w:r w:rsidRPr="00A944A9">
          <w:rPr>
            <w:rStyle w:val="Hyperlink"/>
            <w:color w:val="auto"/>
            <w:sz w:val="28"/>
            <w:szCs w:val="28"/>
            <w:u w:val="none"/>
            <w:bdr w:val="none" w:sz="0" w:space="0" w:color="auto" w:frame="1"/>
          </w:rPr>
          <w:t>final</w:t>
        </w:r>
      </w:hyperlink>
      <w:r w:rsidRPr="00A944A9">
        <w:rPr>
          <w:sz w:val="28"/>
          <w:szCs w:val="28"/>
        </w:rPr>
        <w:t>,</w:t>
      </w:r>
      <w:r w:rsidRPr="00A944A9">
        <w:rPr>
          <w:rStyle w:val="apple-converted-space"/>
          <w:sz w:val="28"/>
          <w:szCs w:val="28"/>
        </w:rPr>
        <w:t> </w:t>
      </w:r>
      <w:hyperlink r:id="rId49" w:history="1">
        <w:r w:rsidRPr="00A944A9">
          <w:rPr>
            <w:rStyle w:val="Hyperlink"/>
            <w:color w:val="auto"/>
            <w:sz w:val="28"/>
            <w:szCs w:val="28"/>
            <w:u w:val="none"/>
            <w:bdr w:val="none" w:sz="0" w:space="0" w:color="auto" w:frame="1"/>
          </w:rPr>
          <w:t>abstract</w:t>
        </w:r>
      </w:hyperlink>
      <w:r w:rsidRPr="00A944A9">
        <w:rPr>
          <w:sz w:val="28"/>
          <w:szCs w:val="28"/>
        </w:rPr>
        <w:t>,</w:t>
      </w:r>
      <w:r w:rsidRPr="00A944A9">
        <w:rPr>
          <w:rStyle w:val="apple-converted-space"/>
          <w:sz w:val="28"/>
          <w:szCs w:val="28"/>
        </w:rPr>
        <w:t> </w:t>
      </w:r>
      <w:hyperlink r:id="rId50" w:history="1">
        <w:r w:rsidRPr="00A944A9">
          <w:rPr>
            <w:rStyle w:val="Hyperlink"/>
            <w:color w:val="auto"/>
            <w:sz w:val="28"/>
            <w:szCs w:val="28"/>
            <w:u w:val="none"/>
            <w:bdr w:val="none" w:sz="0" w:space="0" w:color="auto" w:frame="1"/>
          </w:rPr>
          <w:t>synchronized</w:t>
        </w:r>
      </w:hyperlink>
      <w:r w:rsidRPr="00A944A9">
        <w:rPr>
          <w:sz w:val="28"/>
          <w:szCs w:val="28"/>
        </w:rPr>
        <w:t>, native, volatile, transient and strictfp. Many are discussed at appropriate places in very detail and a few are explained hereunder.</w:t>
      </w:r>
    </w:p>
    <w:p w:rsidR="00EA0970" w:rsidRPr="00A944A9" w:rsidRDefault="00EA0970" w:rsidP="0002688C">
      <w:pPr>
        <w:pStyle w:val="Heading6"/>
        <w:shd w:val="clear" w:color="auto" w:fill="FFFFFF"/>
        <w:spacing w:before="0" w:line="276" w:lineRule="atLeast"/>
        <w:textAlignment w:val="baseline"/>
        <w:rPr>
          <w:rFonts w:ascii="Times New Roman" w:hAnsi="Times New Roman" w:cs="Times New Roman"/>
          <w:color w:val="auto"/>
          <w:sz w:val="28"/>
          <w:szCs w:val="28"/>
        </w:rPr>
      </w:pPr>
    </w:p>
    <w:p w:rsidR="0002688C" w:rsidRPr="00A944A9" w:rsidRDefault="0002688C" w:rsidP="0002688C">
      <w:pPr>
        <w:pStyle w:val="Heading6"/>
        <w:shd w:val="clear" w:color="auto" w:fill="FFFFFF"/>
        <w:spacing w:before="0" w:line="276" w:lineRule="atLeast"/>
        <w:textAlignment w:val="baseline"/>
        <w:rPr>
          <w:rFonts w:ascii="Times New Roman" w:hAnsi="Times New Roman" w:cs="Times New Roman"/>
          <w:b/>
          <w:color w:val="auto"/>
          <w:sz w:val="36"/>
          <w:szCs w:val="28"/>
          <w:u w:val="single"/>
        </w:rPr>
      </w:pPr>
      <w:r w:rsidRPr="00A944A9">
        <w:rPr>
          <w:rFonts w:ascii="Times New Roman" w:hAnsi="Times New Roman" w:cs="Times New Roman"/>
          <w:b/>
          <w:color w:val="auto"/>
          <w:sz w:val="36"/>
          <w:szCs w:val="28"/>
          <w:u w:val="single"/>
        </w:rPr>
        <w:t xml:space="preserve">1. </w:t>
      </w:r>
      <w:proofErr w:type="gramStart"/>
      <w:r w:rsidRPr="00A944A9">
        <w:rPr>
          <w:rFonts w:ascii="Times New Roman" w:hAnsi="Times New Roman" w:cs="Times New Roman"/>
          <w:b/>
          <w:color w:val="auto"/>
          <w:sz w:val="36"/>
          <w:szCs w:val="28"/>
          <w:u w:val="single"/>
        </w:rPr>
        <w:t>native</w:t>
      </w:r>
      <w:proofErr w:type="gramEnd"/>
    </w:p>
    <w:p w:rsidR="00EA0970" w:rsidRPr="00A944A9" w:rsidRDefault="00EA0970" w:rsidP="0002688C">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w:t>
      </w:r>
      <w:proofErr w:type="gramStart"/>
      <w:r w:rsidRPr="00A944A9">
        <w:rPr>
          <w:rStyle w:val="Strong"/>
          <w:sz w:val="28"/>
          <w:szCs w:val="28"/>
          <w:bdr w:val="none" w:sz="0" w:space="0" w:color="auto" w:frame="1"/>
        </w:rPr>
        <w:t>native</w:t>
      </w:r>
      <w:proofErr w:type="gramEnd"/>
      <w:r w:rsidRPr="00A944A9">
        <w:rPr>
          <w:sz w:val="28"/>
          <w:szCs w:val="28"/>
        </w:rPr>
        <w:t>" keyword applies to methods. The code of a native method is written in some other language like C or C++. At execution time, this native code is executed separately and put with the Java output and is given. To do all this, Java includes Java Native Interface (JNI) which is inbuilt into JDK. “</w:t>
      </w:r>
      <w:proofErr w:type="gramStart"/>
      <w:r w:rsidRPr="00A944A9">
        <w:rPr>
          <w:sz w:val="28"/>
          <w:szCs w:val="28"/>
        </w:rPr>
        <w:t>native</w:t>
      </w:r>
      <w:proofErr w:type="gramEnd"/>
      <w:r w:rsidRPr="00A944A9">
        <w:rPr>
          <w:sz w:val="28"/>
          <w:szCs w:val="28"/>
        </w:rPr>
        <w:t>” permits the Java developer to write the machine-dependent code in other language (like C/C++) and make use in Java. Alternatively, if a C or C++ function exists with a very complex code, it is not required to convert it into Java code and instead can be used directly in a Java program.</w:t>
      </w:r>
    </w:p>
    <w:p w:rsidR="00EA0970" w:rsidRPr="00A944A9" w:rsidRDefault="00EA0970" w:rsidP="0002688C">
      <w:pPr>
        <w:pStyle w:val="NormalWeb"/>
        <w:shd w:val="clear" w:color="auto" w:fill="FFFFFF"/>
        <w:spacing w:before="0" w:beforeAutospacing="0" w:after="173"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173" w:afterAutospacing="0" w:line="276" w:lineRule="atLeast"/>
        <w:textAlignment w:val="baseline"/>
        <w:rPr>
          <w:b/>
          <w:sz w:val="28"/>
          <w:szCs w:val="28"/>
          <w:u w:val="single"/>
        </w:rPr>
      </w:pPr>
      <w:r w:rsidRPr="00A944A9">
        <w:rPr>
          <w:b/>
          <w:sz w:val="28"/>
          <w:szCs w:val="28"/>
          <w:u w:val="single"/>
        </w:rPr>
        <w:t>Observe some methods of Java API.</w:t>
      </w:r>
    </w:p>
    <w:p w:rsidR="00EA0970" w:rsidRPr="00A944A9" w:rsidRDefault="0002688C" w:rsidP="0002688C">
      <w:pPr>
        <w:pStyle w:val="NormalWeb"/>
        <w:shd w:val="clear" w:color="auto" w:fill="FFFFFF"/>
        <w:spacing w:after="173" w:line="276" w:lineRule="atLeast"/>
        <w:textAlignment w:val="baseline"/>
        <w:rPr>
          <w:b/>
          <w:i/>
          <w:sz w:val="32"/>
          <w:szCs w:val="28"/>
        </w:rPr>
      </w:pPr>
      <w:proofErr w:type="gramStart"/>
      <w:r w:rsidRPr="00A944A9">
        <w:rPr>
          <w:b/>
          <w:i/>
          <w:sz w:val="32"/>
          <w:szCs w:val="28"/>
        </w:rPr>
        <w:t>public</w:t>
      </w:r>
      <w:proofErr w:type="gramEnd"/>
      <w:r w:rsidRPr="00A944A9">
        <w:rPr>
          <w:b/>
          <w:i/>
          <w:sz w:val="32"/>
          <w:szCs w:val="28"/>
        </w:rPr>
        <w:t xml:space="preserve"> static native void sleep(long) throws </w:t>
      </w:r>
      <w:proofErr w:type="spellStart"/>
      <w:r w:rsidRPr="00A944A9">
        <w:rPr>
          <w:b/>
          <w:i/>
          <w:sz w:val="32"/>
          <w:szCs w:val="28"/>
        </w:rPr>
        <w:t>InterruptedException</w:t>
      </w:r>
      <w:proofErr w:type="spellEnd"/>
      <w:r w:rsidRPr="00A944A9">
        <w:rPr>
          <w:b/>
          <w:i/>
          <w:sz w:val="32"/>
          <w:szCs w:val="28"/>
        </w:rPr>
        <w:t xml:space="preserve">;   </w:t>
      </w:r>
    </w:p>
    <w:p w:rsidR="0002688C" w:rsidRPr="00A944A9" w:rsidRDefault="0002688C" w:rsidP="0002688C">
      <w:pPr>
        <w:pStyle w:val="NormalWeb"/>
        <w:shd w:val="clear" w:color="auto" w:fill="FFFFFF"/>
        <w:spacing w:after="173" w:line="276" w:lineRule="atLeast"/>
        <w:textAlignment w:val="baseline"/>
        <w:rPr>
          <w:b/>
          <w:i/>
          <w:sz w:val="32"/>
          <w:szCs w:val="28"/>
        </w:rPr>
      </w:pPr>
      <w:r w:rsidRPr="00A944A9">
        <w:rPr>
          <w:b/>
          <w:i/>
          <w:sz w:val="32"/>
          <w:szCs w:val="28"/>
        </w:rPr>
        <w:t xml:space="preserve"> // belonging to Thread class</w:t>
      </w:r>
    </w:p>
    <w:p w:rsidR="007F7932" w:rsidRPr="00A944A9" w:rsidRDefault="0002688C" w:rsidP="0002688C">
      <w:pPr>
        <w:pStyle w:val="NormalWeb"/>
        <w:shd w:val="clear" w:color="auto" w:fill="FFFFFF"/>
        <w:spacing w:before="0" w:beforeAutospacing="0" w:after="173" w:afterAutospacing="0" w:line="276" w:lineRule="atLeast"/>
        <w:textAlignment w:val="baseline"/>
        <w:rPr>
          <w:b/>
          <w:i/>
          <w:sz w:val="32"/>
          <w:szCs w:val="28"/>
        </w:rPr>
      </w:pPr>
      <w:proofErr w:type="gramStart"/>
      <w:r w:rsidRPr="00A944A9">
        <w:rPr>
          <w:b/>
          <w:i/>
          <w:sz w:val="32"/>
          <w:szCs w:val="28"/>
        </w:rPr>
        <w:t>public</w:t>
      </w:r>
      <w:proofErr w:type="gramEnd"/>
      <w:r w:rsidRPr="00A944A9">
        <w:rPr>
          <w:b/>
          <w:i/>
          <w:sz w:val="32"/>
          <w:szCs w:val="28"/>
        </w:rPr>
        <w:t xml:space="preserve"> native int read() throws IOException;   </w:t>
      </w:r>
    </w:p>
    <w:p w:rsidR="0002688C" w:rsidRPr="00A944A9" w:rsidRDefault="0002688C" w:rsidP="0002688C">
      <w:pPr>
        <w:pStyle w:val="NormalWeb"/>
        <w:shd w:val="clear" w:color="auto" w:fill="FFFFFF"/>
        <w:spacing w:before="0" w:beforeAutospacing="0" w:after="173" w:afterAutospacing="0" w:line="276" w:lineRule="atLeast"/>
        <w:textAlignment w:val="baseline"/>
        <w:rPr>
          <w:b/>
          <w:i/>
          <w:sz w:val="32"/>
          <w:szCs w:val="28"/>
        </w:rPr>
      </w:pPr>
      <w:r w:rsidRPr="00A944A9">
        <w:rPr>
          <w:b/>
          <w:i/>
          <w:sz w:val="32"/>
          <w:szCs w:val="28"/>
        </w:rPr>
        <w:t xml:space="preserve"> // belonging to </w:t>
      </w:r>
      <w:proofErr w:type="spellStart"/>
      <w:r w:rsidRPr="00A944A9">
        <w:rPr>
          <w:b/>
          <w:i/>
          <w:sz w:val="32"/>
          <w:szCs w:val="28"/>
        </w:rPr>
        <w:t>FileInputStream</w:t>
      </w:r>
      <w:proofErr w:type="spellEnd"/>
      <w:r w:rsidRPr="00A944A9">
        <w:rPr>
          <w:b/>
          <w:i/>
          <w:sz w:val="32"/>
          <w:szCs w:val="28"/>
        </w:rPr>
        <w:t xml:space="preserve"> class</w:t>
      </w:r>
    </w:p>
    <w:p w:rsidR="007F7932" w:rsidRPr="00A944A9" w:rsidRDefault="007F7932" w:rsidP="0002688C">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Observe</w:t>
      </w:r>
      <w:r w:rsidRPr="00A944A9">
        <w:rPr>
          <w:rStyle w:val="apple-converted-space"/>
          <w:sz w:val="28"/>
          <w:szCs w:val="28"/>
        </w:rPr>
        <w:t> </w:t>
      </w:r>
      <w:r w:rsidRPr="00A944A9">
        <w:rPr>
          <w:rStyle w:val="Strong"/>
          <w:sz w:val="28"/>
          <w:szCs w:val="28"/>
          <w:bdr w:val="none" w:sz="0" w:space="0" w:color="auto" w:frame="1"/>
        </w:rPr>
        <w:t>native keyword</w:t>
      </w:r>
      <w:r w:rsidRPr="00A944A9">
        <w:rPr>
          <w:rStyle w:val="apple-converted-space"/>
          <w:b/>
          <w:bCs/>
          <w:sz w:val="28"/>
          <w:szCs w:val="28"/>
          <w:bdr w:val="none" w:sz="0" w:space="0" w:color="auto" w:frame="1"/>
        </w:rPr>
        <w:t> </w:t>
      </w:r>
      <w:r w:rsidRPr="00A944A9">
        <w:rPr>
          <w:sz w:val="28"/>
          <w:szCs w:val="28"/>
        </w:rPr>
        <w:t>in the above two statements. The functions' code is written in other language (means, not in Java). To execute these methods, Java takes the help of underlying OS.</w:t>
      </w:r>
    </w:p>
    <w:p w:rsidR="0002688C" w:rsidRPr="00A944A9" w:rsidRDefault="0002688C" w:rsidP="0002688C">
      <w:pPr>
        <w:pStyle w:val="Heading6"/>
        <w:shd w:val="clear" w:color="auto" w:fill="FFFFFF"/>
        <w:spacing w:before="0" w:line="276" w:lineRule="atLeast"/>
        <w:textAlignment w:val="baseline"/>
        <w:rPr>
          <w:rFonts w:ascii="Times New Roman" w:hAnsi="Times New Roman" w:cs="Times New Roman"/>
          <w:b/>
          <w:color w:val="auto"/>
          <w:sz w:val="36"/>
          <w:szCs w:val="28"/>
          <w:u w:val="single"/>
        </w:rPr>
      </w:pPr>
      <w:r w:rsidRPr="00A944A9">
        <w:rPr>
          <w:rFonts w:ascii="Times New Roman" w:hAnsi="Times New Roman" w:cs="Times New Roman"/>
          <w:b/>
          <w:color w:val="auto"/>
          <w:sz w:val="36"/>
          <w:szCs w:val="28"/>
          <w:u w:val="single"/>
        </w:rPr>
        <w:t xml:space="preserve">2. </w:t>
      </w:r>
      <w:proofErr w:type="gramStart"/>
      <w:r w:rsidRPr="00A944A9">
        <w:rPr>
          <w:rFonts w:ascii="Times New Roman" w:hAnsi="Times New Roman" w:cs="Times New Roman"/>
          <w:b/>
          <w:color w:val="auto"/>
          <w:sz w:val="36"/>
          <w:szCs w:val="28"/>
          <w:u w:val="single"/>
        </w:rPr>
        <w:t>volatile</w:t>
      </w:r>
      <w:proofErr w:type="gramEnd"/>
    </w:p>
    <w:p w:rsidR="007F7932" w:rsidRPr="00A944A9" w:rsidRDefault="007F7932" w:rsidP="007F7932">
      <w:pPr>
        <w:pStyle w:val="NormalWeb"/>
        <w:shd w:val="clear" w:color="auto" w:fill="FFFFFF"/>
        <w:spacing w:before="0" w:beforeAutospacing="0" w:after="0" w:afterAutospacing="0" w:line="276" w:lineRule="atLeast"/>
        <w:ind w:firstLine="720"/>
        <w:textAlignment w:val="baseline"/>
        <w:rPr>
          <w:sz w:val="28"/>
          <w:szCs w:val="28"/>
        </w:rPr>
      </w:pPr>
      <w:r w:rsidRPr="00A944A9">
        <w:rPr>
          <w:sz w:val="28"/>
          <w:szCs w:val="28"/>
        </w:rPr>
        <w:t xml:space="preserve"> </w:t>
      </w:r>
    </w:p>
    <w:p w:rsidR="0002688C" w:rsidRPr="00A944A9" w:rsidRDefault="0002688C" w:rsidP="007F7932">
      <w:pPr>
        <w:pStyle w:val="NormalWeb"/>
        <w:shd w:val="clear" w:color="auto" w:fill="FFFFFF"/>
        <w:spacing w:before="0" w:beforeAutospacing="0" w:after="0" w:afterAutospacing="0" w:line="276" w:lineRule="atLeast"/>
        <w:ind w:firstLine="720"/>
        <w:textAlignment w:val="baseline"/>
        <w:rPr>
          <w:sz w:val="28"/>
          <w:szCs w:val="28"/>
        </w:rPr>
      </w:pPr>
      <w:r w:rsidRPr="00A944A9">
        <w:rPr>
          <w:sz w:val="28"/>
          <w:szCs w:val="28"/>
        </w:rPr>
        <w:lastRenderedPageBreak/>
        <w:t>The keyword</w:t>
      </w:r>
      <w:r w:rsidRPr="00A944A9">
        <w:rPr>
          <w:rStyle w:val="apple-converted-space"/>
          <w:sz w:val="28"/>
          <w:szCs w:val="28"/>
        </w:rPr>
        <w:t> </w:t>
      </w:r>
      <w:r w:rsidRPr="00A944A9">
        <w:rPr>
          <w:rStyle w:val="Strong"/>
          <w:sz w:val="28"/>
          <w:szCs w:val="28"/>
          <w:bdr w:val="none" w:sz="0" w:space="0" w:color="auto" w:frame="1"/>
        </w:rPr>
        <w:t>volatile</w:t>
      </w:r>
      <w:r w:rsidRPr="00A944A9">
        <w:rPr>
          <w:rStyle w:val="apple-converted-space"/>
          <w:sz w:val="28"/>
          <w:szCs w:val="28"/>
        </w:rPr>
        <w:t> </w:t>
      </w:r>
      <w:r w:rsidRPr="00A944A9">
        <w:rPr>
          <w:sz w:val="28"/>
          <w:szCs w:val="28"/>
        </w:rPr>
        <w:t>applies to variables and objects. A volatile variable value is more likely to get changed in the code. A volatile variable is treated differently by the JVM.</w:t>
      </w:r>
    </w:p>
    <w:p w:rsidR="007F7932" w:rsidRPr="00A944A9" w:rsidRDefault="007F7932" w:rsidP="0002688C">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Volatile variables are not optimized (to minimize execution time) for</w:t>
      </w:r>
      <w:r w:rsidRPr="00A944A9">
        <w:rPr>
          <w:rStyle w:val="apple-converted-space"/>
          <w:sz w:val="28"/>
          <w:szCs w:val="28"/>
        </w:rPr>
        <w:t> </w:t>
      </w:r>
      <w:r w:rsidRPr="00A944A9">
        <w:rPr>
          <w:rStyle w:val="Strong"/>
          <w:sz w:val="28"/>
          <w:szCs w:val="28"/>
          <w:bdr w:val="none" w:sz="0" w:space="0" w:color="auto" w:frame="1"/>
        </w:rPr>
        <w:t>performance</w:t>
      </w:r>
      <w:r w:rsidRPr="00A944A9">
        <w:rPr>
          <w:rStyle w:val="apple-converted-space"/>
          <w:sz w:val="28"/>
          <w:szCs w:val="28"/>
        </w:rPr>
        <w:t> </w:t>
      </w:r>
      <w:r w:rsidRPr="00A944A9">
        <w:rPr>
          <w:sz w:val="28"/>
          <w:szCs w:val="28"/>
        </w:rPr>
        <w:t>by the compiler as their values are expected to get changed at any time without information. Volatile is better used with multiple threads that can change a variable value often.</w:t>
      </w:r>
    </w:p>
    <w:p w:rsidR="007F7932" w:rsidRPr="00A944A9" w:rsidRDefault="007F7932" w:rsidP="0002688C">
      <w:pPr>
        <w:pStyle w:val="NormalWeb"/>
        <w:shd w:val="clear" w:color="auto" w:fill="FFFFFF"/>
        <w:spacing w:before="0" w:beforeAutospacing="0" w:after="173"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t>Volatile can be used as follows.</w:t>
      </w:r>
    </w:p>
    <w:p w:rsidR="0002688C" w:rsidRPr="00A944A9" w:rsidRDefault="0002688C" w:rsidP="0002688C">
      <w:pPr>
        <w:pStyle w:val="NormalWeb"/>
        <w:shd w:val="clear" w:color="auto" w:fill="FFFFFF"/>
        <w:spacing w:before="0" w:beforeAutospacing="0" w:after="173" w:afterAutospacing="0" w:line="276" w:lineRule="atLeast"/>
        <w:textAlignment w:val="baseline"/>
        <w:rPr>
          <w:b/>
          <w:i/>
          <w:sz w:val="32"/>
          <w:szCs w:val="28"/>
        </w:rPr>
      </w:pPr>
      <w:r w:rsidRPr="00A944A9">
        <w:rPr>
          <w:b/>
          <w:i/>
          <w:sz w:val="32"/>
          <w:szCs w:val="28"/>
        </w:rPr>
        <w:t xml:space="preserve">            </w:t>
      </w:r>
      <w:proofErr w:type="gramStart"/>
      <w:r w:rsidRPr="00A944A9">
        <w:rPr>
          <w:b/>
          <w:i/>
          <w:sz w:val="32"/>
          <w:szCs w:val="28"/>
        </w:rPr>
        <w:t>public</w:t>
      </w:r>
      <w:proofErr w:type="gramEnd"/>
      <w:r w:rsidRPr="00A944A9">
        <w:rPr>
          <w:b/>
          <w:i/>
          <w:sz w:val="32"/>
          <w:szCs w:val="28"/>
        </w:rPr>
        <w:t xml:space="preserve"> volatile int rate = 10;</w:t>
      </w:r>
    </w:p>
    <w:p w:rsidR="0002688C" w:rsidRPr="00A944A9" w:rsidRDefault="0002688C" w:rsidP="0002688C">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t>Volatile does not have any meaning when applied to final variables or immutable objects or synchronized block.</w:t>
      </w:r>
    </w:p>
    <w:p w:rsidR="0002688C" w:rsidRPr="00A944A9" w:rsidRDefault="0002688C" w:rsidP="0002688C">
      <w:pPr>
        <w:pStyle w:val="NormalWeb"/>
        <w:shd w:val="clear" w:color="auto" w:fill="FFFFFF"/>
        <w:spacing w:before="0" w:beforeAutospacing="0" w:after="173" w:afterAutospacing="0" w:line="276" w:lineRule="atLeast"/>
        <w:textAlignment w:val="baseline"/>
        <w:rPr>
          <w:b/>
          <w:sz w:val="28"/>
          <w:szCs w:val="28"/>
        </w:rPr>
      </w:pPr>
      <w:r w:rsidRPr="00A944A9">
        <w:rPr>
          <w:b/>
          <w:sz w:val="28"/>
          <w:szCs w:val="28"/>
        </w:rPr>
        <w:t>The following two statements give compilation error.</w:t>
      </w:r>
    </w:p>
    <w:p w:rsidR="0002688C" w:rsidRPr="00A944A9" w:rsidRDefault="0002688C" w:rsidP="007F7932">
      <w:pPr>
        <w:pStyle w:val="NormalWeb"/>
        <w:shd w:val="clear" w:color="auto" w:fill="FFFFFF"/>
        <w:spacing w:before="0" w:beforeAutospacing="0" w:after="173" w:afterAutospacing="0" w:line="276" w:lineRule="atLeast"/>
        <w:ind w:left="720"/>
        <w:textAlignment w:val="baseline"/>
        <w:rPr>
          <w:b/>
          <w:i/>
          <w:sz w:val="36"/>
          <w:szCs w:val="28"/>
        </w:rPr>
      </w:pPr>
      <w:proofErr w:type="gramStart"/>
      <w:r w:rsidRPr="00A944A9">
        <w:rPr>
          <w:b/>
          <w:i/>
          <w:sz w:val="36"/>
          <w:szCs w:val="28"/>
        </w:rPr>
        <w:t>final</w:t>
      </w:r>
      <w:proofErr w:type="gramEnd"/>
      <w:r w:rsidRPr="00A944A9">
        <w:rPr>
          <w:b/>
          <w:i/>
          <w:sz w:val="36"/>
          <w:szCs w:val="28"/>
        </w:rPr>
        <w:t xml:space="preserve"> volatile int x = 10;</w:t>
      </w:r>
      <w:r w:rsidRPr="00A944A9">
        <w:rPr>
          <w:b/>
          <w:i/>
          <w:sz w:val="36"/>
          <w:szCs w:val="28"/>
        </w:rPr>
        <w:br/>
        <w:t>volatile final int x = 10;</w:t>
      </w:r>
    </w:p>
    <w:p w:rsidR="0002688C" w:rsidRPr="00A944A9" w:rsidRDefault="0002688C" w:rsidP="0002688C">
      <w:pPr>
        <w:pStyle w:val="Heading6"/>
        <w:shd w:val="clear" w:color="auto" w:fill="FFFFFF"/>
        <w:spacing w:before="0" w:line="276" w:lineRule="atLeast"/>
        <w:textAlignment w:val="baseline"/>
        <w:rPr>
          <w:rFonts w:ascii="Times New Roman" w:hAnsi="Times New Roman" w:cs="Times New Roman"/>
          <w:b/>
          <w:color w:val="auto"/>
          <w:sz w:val="36"/>
          <w:szCs w:val="28"/>
          <w:u w:val="single"/>
        </w:rPr>
      </w:pPr>
      <w:r w:rsidRPr="00A944A9">
        <w:rPr>
          <w:rFonts w:ascii="Times New Roman" w:hAnsi="Times New Roman" w:cs="Times New Roman"/>
          <w:b/>
          <w:color w:val="auto"/>
          <w:sz w:val="36"/>
          <w:szCs w:val="28"/>
          <w:u w:val="single"/>
        </w:rPr>
        <w:t xml:space="preserve">3. </w:t>
      </w:r>
      <w:proofErr w:type="gramStart"/>
      <w:r w:rsidRPr="00A944A9">
        <w:rPr>
          <w:rFonts w:ascii="Times New Roman" w:hAnsi="Times New Roman" w:cs="Times New Roman"/>
          <w:b/>
          <w:color w:val="auto"/>
          <w:sz w:val="36"/>
          <w:szCs w:val="28"/>
          <w:u w:val="single"/>
        </w:rPr>
        <w:t>transient</w:t>
      </w:r>
      <w:proofErr w:type="gramEnd"/>
      <w:r w:rsidRPr="00A944A9">
        <w:rPr>
          <w:rFonts w:ascii="Times New Roman" w:hAnsi="Times New Roman" w:cs="Times New Roman"/>
          <w:b/>
          <w:color w:val="auto"/>
          <w:sz w:val="36"/>
          <w:szCs w:val="28"/>
          <w:u w:val="single"/>
        </w:rPr>
        <w:t xml:space="preserve"> Modifier</w:t>
      </w:r>
    </w:p>
    <w:p w:rsidR="007F7932" w:rsidRPr="00A944A9" w:rsidRDefault="007F7932" w:rsidP="0002688C">
      <w:pPr>
        <w:pStyle w:val="NormalWeb"/>
        <w:shd w:val="clear" w:color="auto" w:fill="FFFFFF"/>
        <w:spacing w:before="0" w:beforeAutospacing="0" w:after="0" w:afterAutospacing="0" w:line="276" w:lineRule="atLeast"/>
        <w:textAlignment w:val="baseline"/>
        <w:rPr>
          <w:sz w:val="28"/>
          <w:szCs w:val="28"/>
        </w:rPr>
      </w:pPr>
    </w:p>
    <w:p w:rsidR="00066033" w:rsidRPr="00A944A9" w:rsidRDefault="0002688C" w:rsidP="00066033">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It is used with</w:t>
      </w:r>
      <w:r w:rsidRPr="00A944A9">
        <w:rPr>
          <w:rStyle w:val="apple-converted-space"/>
          <w:sz w:val="28"/>
          <w:szCs w:val="28"/>
        </w:rPr>
        <w:t> </w:t>
      </w:r>
      <w:hyperlink r:id="rId51" w:history="1">
        <w:r w:rsidRPr="00A944A9">
          <w:rPr>
            <w:rStyle w:val="Hyperlink"/>
            <w:color w:val="auto"/>
            <w:sz w:val="28"/>
            <w:szCs w:val="28"/>
            <w:u w:val="none"/>
            <w:bdr w:val="none" w:sz="0" w:space="0" w:color="auto" w:frame="1"/>
          </w:rPr>
          <w:t>Serialization</w:t>
        </w:r>
      </w:hyperlink>
      <w:r w:rsidRPr="00A944A9">
        <w:rPr>
          <w:sz w:val="28"/>
          <w:szCs w:val="28"/>
        </w:rPr>
        <w:t xml:space="preserve">. </w:t>
      </w:r>
    </w:p>
    <w:p w:rsidR="00066033" w:rsidRPr="00A944A9" w:rsidRDefault="00066033" w:rsidP="00066033">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66033">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w:t>
      </w:r>
      <w:proofErr w:type="gramStart"/>
      <w:r w:rsidRPr="00A944A9">
        <w:rPr>
          <w:rStyle w:val="Strong"/>
          <w:sz w:val="28"/>
          <w:szCs w:val="28"/>
          <w:bdr w:val="none" w:sz="0" w:space="0" w:color="auto" w:frame="1"/>
        </w:rPr>
        <w:t>transient</w:t>
      </w:r>
      <w:proofErr w:type="gramEnd"/>
      <w:r w:rsidRPr="00A944A9">
        <w:rPr>
          <w:sz w:val="28"/>
          <w:szCs w:val="28"/>
        </w:rPr>
        <w:t>" is a keyword which means the data is not serialized. In object serialization, the objects along with the data are serialized. If the data is not required to be serialized and thereby not written to a file (or sent to the remote client/server), then declare the data as</w:t>
      </w:r>
      <w:r w:rsidRPr="00A944A9">
        <w:rPr>
          <w:rStyle w:val="apple-converted-space"/>
          <w:b/>
          <w:bCs/>
          <w:sz w:val="28"/>
          <w:szCs w:val="28"/>
          <w:bdr w:val="none" w:sz="0" w:space="0" w:color="auto" w:frame="1"/>
        </w:rPr>
        <w:t> </w:t>
      </w:r>
      <w:r w:rsidRPr="00A944A9">
        <w:rPr>
          <w:rStyle w:val="Strong"/>
          <w:sz w:val="28"/>
          <w:szCs w:val="28"/>
          <w:bdr w:val="none" w:sz="0" w:space="0" w:color="auto" w:frame="1"/>
        </w:rPr>
        <w:t>transient</w:t>
      </w:r>
      <w:r w:rsidRPr="00A944A9">
        <w:rPr>
          <w:sz w:val="28"/>
          <w:szCs w:val="28"/>
        </w:rPr>
        <w:t>.</w:t>
      </w:r>
    </w:p>
    <w:p w:rsidR="00066033" w:rsidRPr="00A944A9" w:rsidRDefault="00066033" w:rsidP="0002688C">
      <w:pPr>
        <w:pStyle w:val="NormalWeb"/>
        <w:shd w:val="clear" w:color="auto" w:fill="FFFFFF"/>
        <w:spacing w:before="0" w:beforeAutospacing="0" w:after="173" w:afterAutospacing="0" w:line="276" w:lineRule="atLeast"/>
        <w:textAlignment w:val="baseline"/>
        <w:rPr>
          <w:sz w:val="28"/>
          <w:szCs w:val="28"/>
        </w:rPr>
      </w:pPr>
    </w:p>
    <w:p w:rsidR="0002688C" w:rsidRPr="00A944A9" w:rsidRDefault="0002688C" w:rsidP="0002688C">
      <w:pPr>
        <w:pStyle w:val="NormalWeb"/>
        <w:shd w:val="clear" w:color="auto" w:fill="FFFFFF"/>
        <w:spacing w:before="0" w:beforeAutospacing="0" w:after="173" w:afterAutospacing="0" w:line="276" w:lineRule="atLeast"/>
        <w:textAlignment w:val="baseline"/>
        <w:rPr>
          <w:b/>
          <w:sz w:val="28"/>
          <w:szCs w:val="28"/>
        </w:rPr>
      </w:pPr>
      <w:r w:rsidRPr="00A944A9">
        <w:rPr>
          <w:b/>
          <w:sz w:val="28"/>
          <w:szCs w:val="28"/>
        </w:rPr>
        <w:t>Following is the way how to declare a variable as transient.</w:t>
      </w:r>
    </w:p>
    <w:p w:rsidR="0002688C" w:rsidRPr="00A944A9" w:rsidRDefault="0002688C" w:rsidP="0002688C">
      <w:pPr>
        <w:pStyle w:val="NormalWeb"/>
        <w:shd w:val="clear" w:color="auto" w:fill="FFFFFF"/>
        <w:spacing w:before="0" w:beforeAutospacing="0" w:after="173" w:afterAutospacing="0" w:line="276" w:lineRule="atLeast"/>
        <w:textAlignment w:val="baseline"/>
        <w:rPr>
          <w:b/>
          <w:i/>
          <w:sz w:val="32"/>
          <w:szCs w:val="28"/>
        </w:rPr>
      </w:pPr>
      <w:r w:rsidRPr="00A944A9">
        <w:rPr>
          <w:b/>
          <w:i/>
          <w:sz w:val="32"/>
          <w:szCs w:val="28"/>
        </w:rPr>
        <w:t xml:space="preserve">                   </w:t>
      </w:r>
      <w:proofErr w:type="gramStart"/>
      <w:r w:rsidRPr="00A944A9">
        <w:rPr>
          <w:b/>
          <w:i/>
          <w:sz w:val="32"/>
          <w:szCs w:val="28"/>
        </w:rPr>
        <w:t>public</w:t>
      </w:r>
      <w:proofErr w:type="gramEnd"/>
      <w:r w:rsidRPr="00A944A9">
        <w:rPr>
          <w:b/>
          <w:i/>
          <w:sz w:val="32"/>
          <w:szCs w:val="28"/>
        </w:rPr>
        <w:t xml:space="preserve"> transient double </w:t>
      </w:r>
      <w:proofErr w:type="spellStart"/>
      <w:r w:rsidRPr="00A944A9">
        <w:rPr>
          <w:b/>
          <w:i/>
          <w:sz w:val="32"/>
          <w:szCs w:val="28"/>
        </w:rPr>
        <w:t>goldRate</w:t>
      </w:r>
      <w:proofErr w:type="spellEnd"/>
      <w:r w:rsidRPr="00A944A9">
        <w:rPr>
          <w:b/>
          <w:i/>
          <w:sz w:val="32"/>
          <w:szCs w:val="28"/>
        </w:rPr>
        <w:t xml:space="preserve"> = 210.5;</w:t>
      </w: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rPr>
      </w:pPr>
      <w:r w:rsidRPr="00A944A9">
        <w:rPr>
          <w:sz w:val="28"/>
          <w:szCs w:val="28"/>
        </w:rPr>
        <w:t>A program on transient keyword is available at</w:t>
      </w:r>
      <w:r w:rsidRPr="00A944A9">
        <w:rPr>
          <w:rStyle w:val="apple-converted-space"/>
          <w:sz w:val="28"/>
          <w:szCs w:val="28"/>
        </w:rPr>
        <w:t> </w:t>
      </w:r>
      <w:hyperlink r:id="rId52" w:history="1">
        <w:r w:rsidRPr="00A944A9">
          <w:rPr>
            <w:rStyle w:val="Hyperlink"/>
            <w:color w:val="auto"/>
            <w:sz w:val="28"/>
            <w:szCs w:val="28"/>
            <w:u w:val="none"/>
            <w:bdr w:val="none" w:sz="0" w:space="0" w:color="auto" w:frame="1"/>
          </w:rPr>
          <w:t>Java Serialization Example</w:t>
        </w:r>
      </w:hyperlink>
      <w:r w:rsidRPr="00A944A9">
        <w:rPr>
          <w:sz w:val="28"/>
          <w:szCs w:val="28"/>
        </w:rPr>
        <w:t>.</w:t>
      </w:r>
    </w:p>
    <w:p w:rsidR="00066033" w:rsidRPr="00A944A9" w:rsidRDefault="00066033" w:rsidP="0002688C">
      <w:pPr>
        <w:pStyle w:val="Heading6"/>
        <w:shd w:val="clear" w:color="auto" w:fill="FFFFFF"/>
        <w:spacing w:before="0" w:line="276" w:lineRule="atLeast"/>
        <w:textAlignment w:val="baseline"/>
        <w:rPr>
          <w:rFonts w:ascii="Times New Roman" w:hAnsi="Times New Roman" w:cs="Times New Roman"/>
          <w:color w:val="auto"/>
          <w:sz w:val="28"/>
          <w:szCs w:val="28"/>
        </w:rPr>
      </w:pPr>
    </w:p>
    <w:p w:rsidR="0002688C" w:rsidRPr="00A944A9" w:rsidRDefault="0002688C" w:rsidP="0002688C">
      <w:pPr>
        <w:pStyle w:val="Heading6"/>
        <w:shd w:val="clear" w:color="auto" w:fill="FFFFFF"/>
        <w:spacing w:before="0" w:line="276" w:lineRule="atLeast"/>
        <w:textAlignment w:val="baseline"/>
        <w:rPr>
          <w:rFonts w:ascii="Times New Roman" w:hAnsi="Times New Roman" w:cs="Times New Roman"/>
          <w:b/>
          <w:color w:val="auto"/>
          <w:sz w:val="36"/>
          <w:szCs w:val="28"/>
          <w:u w:val="single"/>
        </w:rPr>
      </w:pPr>
      <w:r w:rsidRPr="00A944A9">
        <w:rPr>
          <w:rFonts w:ascii="Times New Roman" w:hAnsi="Times New Roman" w:cs="Times New Roman"/>
          <w:b/>
          <w:color w:val="auto"/>
          <w:sz w:val="36"/>
          <w:szCs w:val="28"/>
          <w:u w:val="single"/>
        </w:rPr>
        <w:t xml:space="preserve">4. </w:t>
      </w:r>
      <w:proofErr w:type="gramStart"/>
      <w:r w:rsidRPr="00A944A9">
        <w:rPr>
          <w:rFonts w:ascii="Times New Roman" w:hAnsi="Times New Roman" w:cs="Times New Roman"/>
          <w:b/>
          <w:color w:val="auto"/>
          <w:sz w:val="36"/>
          <w:szCs w:val="28"/>
          <w:u w:val="single"/>
        </w:rPr>
        <w:t>strictfp</w:t>
      </w:r>
      <w:proofErr w:type="gramEnd"/>
    </w:p>
    <w:p w:rsidR="00066033" w:rsidRPr="00A944A9" w:rsidRDefault="00066033" w:rsidP="0002688C">
      <w:pPr>
        <w:pStyle w:val="NormalWeb"/>
        <w:shd w:val="clear" w:color="auto" w:fill="FFFFFF"/>
        <w:spacing w:before="0" w:beforeAutospacing="0" w:after="0" w:afterAutospacing="0" w:line="276" w:lineRule="atLeast"/>
        <w:textAlignment w:val="baseline"/>
        <w:rPr>
          <w:sz w:val="28"/>
          <w:szCs w:val="28"/>
        </w:rPr>
      </w:pPr>
    </w:p>
    <w:p w:rsidR="0002688C" w:rsidRPr="00A944A9" w:rsidRDefault="0002688C" w:rsidP="00066033">
      <w:pPr>
        <w:pStyle w:val="NormalWeb"/>
        <w:shd w:val="clear" w:color="auto" w:fill="FFFFFF"/>
        <w:spacing w:before="0" w:beforeAutospacing="0" w:after="0" w:afterAutospacing="0" w:line="276" w:lineRule="atLeast"/>
        <w:ind w:firstLine="720"/>
        <w:textAlignment w:val="baseline"/>
        <w:rPr>
          <w:sz w:val="28"/>
          <w:szCs w:val="28"/>
        </w:rPr>
      </w:pPr>
      <w:r w:rsidRPr="00A944A9">
        <w:rPr>
          <w:sz w:val="28"/>
          <w:szCs w:val="28"/>
        </w:rPr>
        <w:t>A</w:t>
      </w:r>
      <w:r w:rsidRPr="00A944A9">
        <w:rPr>
          <w:rStyle w:val="apple-converted-space"/>
          <w:sz w:val="28"/>
          <w:szCs w:val="28"/>
        </w:rPr>
        <w:t> </w:t>
      </w:r>
      <w:r w:rsidRPr="00A944A9">
        <w:rPr>
          <w:rStyle w:val="Strong"/>
          <w:sz w:val="28"/>
          <w:szCs w:val="28"/>
          <w:bdr w:val="none" w:sz="0" w:space="0" w:color="auto" w:frame="1"/>
        </w:rPr>
        <w:t>floating-point value</w:t>
      </w:r>
      <w:r w:rsidRPr="00A944A9">
        <w:rPr>
          <w:sz w:val="28"/>
          <w:szCs w:val="28"/>
        </w:rPr>
        <w:t xml:space="preserve">, in a language, is platform-dependent. That is, the same floating value, in a Java program, executed on different operating systems </w:t>
      </w:r>
      <w:r w:rsidRPr="00A944A9">
        <w:rPr>
          <w:sz w:val="28"/>
          <w:szCs w:val="28"/>
        </w:rPr>
        <w:lastRenderedPageBreak/>
        <w:t>may give different outputs (precision). To get the same precision (regardless of hardware, software and OS) on every operating system, declare the class or method as strictfp. "</w:t>
      </w:r>
      <w:proofErr w:type="gramStart"/>
      <w:r w:rsidRPr="00A944A9">
        <w:rPr>
          <w:sz w:val="28"/>
          <w:szCs w:val="28"/>
        </w:rPr>
        <w:t>strictfp</w:t>
      </w:r>
      <w:proofErr w:type="gramEnd"/>
      <w:r w:rsidRPr="00A944A9">
        <w:rPr>
          <w:sz w:val="28"/>
          <w:szCs w:val="28"/>
        </w:rPr>
        <w:t>" is a keyword added in JDK 1.2 version.</w:t>
      </w:r>
    </w:p>
    <w:p w:rsidR="0002688C" w:rsidRPr="00A944A9" w:rsidRDefault="0002688C" w:rsidP="0002688C">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t>"</w:t>
      </w:r>
      <w:proofErr w:type="gramStart"/>
      <w:r w:rsidRPr="00A944A9">
        <w:rPr>
          <w:sz w:val="28"/>
          <w:szCs w:val="28"/>
        </w:rPr>
        <w:t>strictfp</w:t>
      </w:r>
      <w:proofErr w:type="gramEnd"/>
      <w:r w:rsidRPr="00A944A9">
        <w:rPr>
          <w:sz w:val="28"/>
          <w:szCs w:val="28"/>
        </w:rPr>
        <w:t>" is abbreviation for "strict floating-point".</w:t>
      </w:r>
    </w:p>
    <w:p w:rsidR="0002688C" w:rsidRPr="00A944A9" w:rsidRDefault="0002688C" w:rsidP="002546C3">
      <w:pPr>
        <w:pStyle w:val="NoSpacing"/>
        <w:ind w:left="720"/>
        <w:rPr>
          <w:rFonts w:ascii="Times New Roman" w:hAnsi="Times New Roman" w:cs="Times New Roman"/>
          <w:i/>
          <w:sz w:val="32"/>
          <w:szCs w:val="32"/>
        </w:rPr>
      </w:pPr>
      <w:r w:rsidRPr="00A944A9">
        <w:rPr>
          <w:rFonts w:ascii="Times New Roman" w:hAnsi="Times New Roman" w:cs="Times New Roman"/>
          <w:sz w:val="28"/>
        </w:rPr>
        <w:t xml:space="preserve">          </w:t>
      </w:r>
      <w:proofErr w:type="gramStart"/>
      <w:r w:rsidRPr="00A944A9">
        <w:rPr>
          <w:rFonts w:ascii="Times New Roman" w:hAnsi="Times New Roman" w:cs="Times New Roman"/>
          <w:i/>
          <w:sz w:val="32"/>
          <w:szCs w:val="32"/>
        </w:rPr>
        <w:t>public</w:t>
      </w:r>
      <w:proofErr w:type="gramEnd"/>
      <w:r w:rsidRPr="00A944A9">
        <w:rPr>
          <w:rFonts w:ascii="Times New Roman" w:hAnsi="Times New Roman" w:cs="Times New Roman"/>
          <w:i/>
          <w:sz w:val="32"/>
          <w:szCs w:val="32"/>
        </w:rPr>
        <w:t xml:space="preserve"> strictfp class Demo</w:t>
      </w:r>
    </w:p>
    <w:p w:rsidR="0002688C" w:rsidRPr="00A944A9" w:rsidRDefault="002546C3" w:rsidP="002546C3">
      <w:pPr>
        <w:pStyle w:val="NoSpacing"/>
        <w:rPr>
          <w:rFonts w:ascii="Times New Roman" w:hAnsi="Times New Roman" w:cs="Times New Roman"/>
          <w:i/>
          <w:sz w:val="32"/>
          <w:szCs w:val="32"/>
        </w:rPr>
      </w:pPr>
      <w:r w:rsidRPr="00A944A9">
        <w:rPr>
          <w:rFonts w:ascii="Times New Roman" w:hAnsi="Times New Roman" w:cs="Times New Roman"/>
          <w:i/>
          <w:sz w:val="32"/>
          <w:szCs w:val="32"/>
        </w:rPr>
        <w:t xml:space="preserve">                </w:t>
      </w:r>
      <w:proofErr w:type="gramStart"/>
      <w:r w:rsidR="0002688C" w:rsidRPr="00A944A9">
        <w:rPr>
          <w:rFonts w:ascii="Times New Roman" w:hAnsi="Times New Roman" w:cs="Times New Roman"/>
          <w:i/>
          <w:sz w:val="32"/>
          <w:szCs w:val="32"/>
        </w:rPr>
        <w:t>public</w:t>
      </w:r>
      <w:proofErr w:type="gramEnd"/>
      <w:r w:rsidR="0002688C" w:rsidRPr="00A944A9">
        <w:rPr>
          <w:rFonts w:ascii="Times New Roman" w:hAnsi="Times New Roman" w:cs="Times New Roman"/>
          <w:i/>
          <w:sz w:val="32"/>
          <w:szCs w:val="32"/>
        </w:rPr>
        <w:t xml:space="preserve"> strictfp interface Demo</w:t>
      </w:r>
    </w:p>
    <w:p w:rsidR="0002688C" w:rsidRPr="00A944A9" w:rsidRDefault="002546C3" w:rsidP="002546C3">
      <w:pPr>
        <w:pStyle w:val="NoSpacing"/>
        <w:ind w:left="720"/>
        <w:rPr>
          <w:rFonts w:ascii="Times New Roman" w:hAnsi="Times New Roman" w:cs="Times New Roman"/>
          <w:i/>
          <w:sz w:val="32"/>
          <w:szCs w:val="32"/>
        </w:rPr>
      </w:pPr>
      <w:r w:rsidRPr="00A944A9">
        <w:rPr>
          <w:rFonts w:ascii="Times New Roman" w:hAnsi="Times New Roman" w:cs="Times New Roman"/>
          <w:i/>
          <w:sz w:val="32"/>
          <w:szCs w:val="32"/>
        </w:rPr>
        <w:t xml:space="preserve">    </w:t>
      </w:r>
      <w:r w:rsidR="0002688C" w:rsidRPr="00A944A9">
        <w:rPr>
          <w:rFonts w:ascii="Times New Roman" w:hAnsi="Times New Roman" w:cs="Times New Roman"/>
          <w:i/>
          <w:sz w:val="32"/>
          <w:szCs w:val="32"/>
        </w:rPr>
        <w:t xml:space="preserve"> </w:t>
      </w:r>
      <w:r w:rsidRPr="00A944A9">
        <w:rPr>
          <w:rFonts w:ascii="Times New Roman" w:hAnsi="Times New Roman" w:cs="Times New Roman"/>
          <w:i/>
          <w:sz w:val="32"/>
          <w:szCs w:val="32"/>
        </w:rPr>
        <w:t xml:space="preserve"> </w:t>
      </w:r>
      <w:proofErr w:type="gramStart"/>
      <w:r w:rsidR="0002688C" w:rsidRPr="00A944A9">
        <w:rPr>
          <w:rFonts w:ascii="Times New Roman" w:hAnsi="Times New Roman" w:cs="Times New Roman"/>
          <w:i/>
          <w:sz w:val="32"/>
          <w:szCs w:val="32"/>
        </w:rPr>
        <w:t>public</w:t>
      </w:r>
      <w:proofErr w:type="gramEnd"/>
      <w:r w:rsidR="0002688C" w:rsidRPr="00A944A9">
        <w:rPr>
          <w:rFonts w:ascii="Times New Roman" w:hAnsi="Times New Roman" w:cs="Times New Roman"/>
          <w:i/>
          <w:sz w:val="32"/>
          <w:szCs w:val="32"/>
        </w:rPr>
        <w:t xml:space="preserve"> strictfp void display()</w:t>
      </w:r>
    </w:p>
    <w:p w:rsidR="008D261B" w:rsidRPr="00A944A9" w:rsidRDefault="008D261B" w:rsidP="002546C3">
      <w:pPr>
        <w:pStyle w:val="NoSpacing"/>
        <w:ind w:left="720"/>
        <w:rPr>
          <w:rFonts w:ascii="Times New Roman" w:hAnsi="Times New Roman" w:cs="Times New Roman"/>
          <w:sz w:val="28"/>
        </w:rPr>
      </w:pPr>
    </w:p>
    <w:p w:rsidR="0002688C" w:rsidRPr="00A944A9" w:rsidRDefault="0002688C" w:rsidP="0002688C">
      <w:pPr>
        <w:pStyle w:val="NormalWeb"/>
        <w:shd w:val="clear" w:color="auto" w:fill="FFFFFF"/>
        <w:spacing w:before="0" w:beforeAutospacing="0" w:after="173" w:afterAutospacing="0" w:line="276" w:lineRule="atLeast"/>
        <w:textAlignment w:val="baseline"/>
        <w:rPr>
          <w:sz w:val="28"/>
          <w:szCs w:val="28"/>
        </w:rPr>
      </w:pPr>
      <w:r w:rsidRPr="00A944A9">
        <w:rPr>
          <w:sz w:val="28"/>
          <w:szCs w:val="28"/>
        </w:rPr>
        <w:t xml:space="preserve">If a class is strictfp, all the code in the class is evaluated with the strict floating point precision as laid in IEEE 754 standards. </w:t>
      </w:r>
      <w:proofErr w:type="gramStart"/>
      <w:r w:rsidRPr="00A944A9">
        <w:rPr>
          <w:sz w:val="28"/>
          <w:szCs w:val="28"/>
        </w:rPr>
        <w:t>strictfp</w:t>
      </w:r>
      <w:proofErr w:type="gramEnd"/>
      <w:r w:rsidRPr="00A944A9">
        <w:rPr>
          <w:sz w:val="28"/>
          <w:szCs w:val="28"/>
        </w:rPr>
        <w:t xml:space="preserve"> follows the rules formatted by IEEE 754. JVM does not apply its own precision.</w:t>
      </w:r>
    </w:p>
    <w:p w:rsidR="0002688C" w:rsidRPr="00A944A9" w:rsidRDefault="0002688C" w:rsidP="0002688C">
      <w:pPr>
        <w:pStyle w:val="NormalWeb"/>
        <w:shd w:val="clear" w:color="auto" w:fill="FFFFFF"/>
        <w:spacing w:before="0" w:beforeAutospacing="0" w:after="0" w:afterAutospacing="0" w:line="276" w:lineRule="atLeast"/>
        <w:textAlignment w:val="baseline"/>
        <w:rPr>
          <w:sz w:val="28"/>
          <w:szCs w:val="28"/>
          <w:u w:val="single"/>
        </w:rPr>
      </w:pPr>
      <w:r w:rsidRPr="00A944A9">
        <w:rPr>
          <w:rStyle w:val="Strong"/>
          <w:sz w:val="28"/>
          <w:szCs w:val="28"/>
          <w:u w:val="single"/>
          <w:bdr w:val="none" w:sz="0" w:space="0" w:color="auto" w:frame="1"/>
        </w:rPr>
        <w:t>IEEE and IEEE 754</w:t>
      </w:r>
    </w:p>
    <w:p w:rsidR="0002688C" w:rsidRPr="00A944A9" w:rsidRDefault="0002688C" w:rsidP="008D261B">
      <w:pPr>
        <w:pStyle w:val="NormalWeb"/>
        <w:shd w:val="clear" w:color="auto" w:fill="FFFFFF"/>
        <w:spacing w:before="0" w:beforeAutospacing="0" w:after="173" w:afterAutospacing="0" w:line="276" w:lineRule="atLeast"/>
        <w:ind w:firstLine="720"/>
        <w:textAlignment w:val="baseline"/>
        <w:rPr>
          <w:sz w:val="28"/>
          <w:szCs w:val="28"/>
        </w:rPr>
      </w:pPr>
      <w:r w:rsidRPr="00A944A9">
        <w:rPr>
          <w:sz w:val="28"/>
          <w:szCs w:val="28"/>
        </w:rPr>
        <w:t>IEEE is an abbreviation for Institute of Electrical and Electronics Engineers. It is a service-oriented body managed by professional engineers. It is started in 1963 and operated in 150 countries with over 3.5 lakh members. It is an amalgamated body of Institute of Radio Engineers and American Institute of Electrical Engineers. It sets standards for many like for floating-point values used by CPU.</w:t>
      </w:r>
    </w:p>
    <w:p w:rsidR="0002688C" w:rsidRPr="00A944A9" w:rsidRDefault="0002688C" w:rsidP="0002688C">
      <w:pPr>
        <w:pStyle w:val="NormalWeb"/>
        <w:shd w:val="clear" w:color="auto" w:fill="FFFFFF"/>
        <w:spacing w:before="0" w:beforeAutospacing="0" w:after="173" w:afterAutospacing="0" w:line="276" w:lineRule="atLeast"/>
        <w:textAlignment w:val="baseline"/>
        <w:rPr>
          <w:b/>
          <w:sz w:val="28"/>
          <w:szCs w:val="28"/>
        </w:rPr>
      </w:pPr>
      <w:r w:rsidRPr="00A944A9">
        <w:rPr>
          <w:b/>
          <w:sz w:val="28"/>
          <w:szCs w:val="28"/>
        </w:rPr>
        <w:t xml:space="preserve">Following table gives the list of access </w:t>
      </w:r>
      <w:proofErr w:type="spellStart"/>
      <w:r w:rsidRPr="00A944A9">
        <w:rPr>
          <w:b/>
          <w:sz w:val="28"/>
          <w:szCs w:val="28"/>
        </w:rPr>
        <w:t>specifiers</w:t>
      </w:r>
      <w:proofErr w:type="spellEnd"/>
      <w:r w:rsidRPr="00A944A9">
        <w:rPr>
          <w:b/>
          <w:sz w:val="28"/>
          <w:szCs w:val="28"/>
        </w:rPr>
        <w:t xml:space="preserve"> and modifiers Java that can be applied to variables, methods and classes.</w:t>
      </w:r>
    </w:p>
    <w:p w:rsidR="0002688C" w:rsidRPr="00A944A9" w:rsidRDefault="0002688C" w:rsidP="0002688C">
      <w:pPr>
        <w:pStyle w:val="NormalWeb"/>
        <w:shd w:val="clear" w:color="auto" w:fill="FFFFFF"/>
        <w:spacing w:before="0" w:beforeAutospacing="0" w:after="173" w:afterAutospacing="0" w:line="276" w:lineRule="atLeast"/>
        <w:textAlignment w:val="baseline"/>
        <w:rPr>
          <w:b/>
          <w:sz w:val="28"/>
          <w:szCs w:val="28"/>
        </w:rPr>
      </w:pPr>
    </w:p>
    <w:tbl>
      <w:tblPr>
        <w:tblW w:w="7373" w:type="dxa"/>
        <w:tblCellSpacing w:w="15"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3278"/>
        <w:gridCol w:w="1708"/>
        <w:gridCol w:w="1708"/>
        <w:gridCol w:w="1505"/>
        <w:gridCol w:w="1147"/>
      </w:tblGrid>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caps/>
                <w:sz w:val="28"/>
                <w:szCs w:val="28"/>
              </w:rPr>
            </w:pPr>
            <w:r w:rsidRPr="00A944A9">
              <w:rPr>
                <w:rFonts w:ascii="Times New Roman" w:eastAsia="Times New Roman" w:hAnsi="Times New Roman" w:cs="Times New Roman"/>
                <w:b/>
                <w:caps/>
                <w:sz w:val="28"/>
                <w:szCs w:val="28"/>
              </w:rPr>
              <w:t>SPECIFIER/MODIFIER</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caps/>
                <w:sz w:val="28"/>
                <w:szCs w:val="28"/>
              </w:rPr>
            </w:pPr>
            <w:r w:rsidRPr="00A944A9">
              <w:rPr>
                <w:rFonts w:ascii="Times New Roman" w:eastAsia="Times New Roman" w:hAnsi="Times New Roman" w:cs="Times New Roman"/>
                <w:b/>
                <w:caps/>
                <w:sz w:val="28"/>
                <w:szCs w:val="28"/>
              </w:rPr>
              <w:t>LOCAL VARIABLE</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caps/>
                <w:sz w:val="28"/>
                <w:szCs w:val="28"/>
              </w:rPr>
            </w:pPr>
            <w:r w:rsidRPr="00A944A9">
              <w:rPr>
                <w:rFonts w:ascii="Times New Roman" w:eastAsia="Times New Roman" w:hAnsi="Times New Roman" w:cs="Times New Roman"/>
                <w:b/>
                <w:caps/>
                <w:sz w:val="28"/>
                <w:szCs w:val="28"/>
              </w:rPr>
              <w:t>INSTANCE VARIABLE</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caps/>
                <w:sz w:val="28"/>
                <w:szCs w:val="28"/>
              </w:rPr>
            </w:pPr>
            <w:r w:rsidRPr="00A944A9">
              <w:rPr>
                <w:rFonts w:ascii="Times New Roman" w:eastAsia="Times New Roman" w:hAnsi="Times New Roman" w:cs="Times New Roman"/>
                <w:b/>
                <w:caps/>
                <w:sz w:val="28"/>
                <w:szCs w:val="28"/>
              </w:rPr>
              <w:t>METHOD</w:t>
            </w:r>
          </w:p>
        </w:tc>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caps/>
                <w:sz w:val="28"/>
                <w:szCs w:val="28"/>
              </w:rPr>
            </w:pPr>
            <w:r w:rsidRPr="00A944A9">
              <w:rPr>
                <w:rFonts w:ascii="Times New Roman" w:eastAsia="Times New Roman" w:hAnsi="Times New Roman" w:cs="Times New Roman"/>
                <w:b/>
                <w:caps/>
                <w:sz w:val="28"/>
                <w:szCs w:val="28"/>
              </w:rPr>
              <w:t>CLASS</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8D261B"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P</w:t>
            </w:r>
            <w:r w:rsidR="0002688C" w:rsidRPr="00A944A9">
              <w:rPr>
                <w:rFonts w:ascii="Times New Roman" w:eastAsia="Times New Roman" w:hAnsi="Times New Roman" w:cs="Times New Roman"/>
                <w:b/>
                <w:sz w:val="28"/>
                <w:szCs w:val="28"/>
              </w:rPr>
              <w:t>ublic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protected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default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private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A944A9"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F</w:t>
            </w:r>
            <w:r w:rsidR="0002688C" w:rsidRPr="00A944A9">
              <w:rPr>
                <w:rFonts w:ascii="Times New Roman" w:eastAsia="Times New Roman" w:hAnsi="Times New Roman" w:cs="Times New Roman"/>
                <w:b/>
                <w:sz w:val="28"/>
                <w:szCs w:val="28"/>
              </w:rPr>
              <w:t>inal</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A944A9"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S</w:t>
            </w:r>
            <w:r w:rsidR="0002688C" w:rsidRPr="00A944A9">
              <w:rPr>
                <w:rFonts w:ascii="Times New Roman" w:eastAsia="Times New Roman" w:hAnsi="Times New Roman" w:cs="Times New Roman"/>
                <w:b/>
                <w:sz w:val="28"/>
                <w:szCs w:val="28"/>
              </w:rPr>
              <w:t>tatic</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synchronized</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A944A9"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lastRenderedPageBreak/>
              <w:t>N</w:t>
            </w:r>
            <w:r w:rsidR="0002688C" w:rsidRPr="00A944A9">
              <w:rPr>
                <w:rFonts w:ascii="Times New Roman" w:eastAsia="Times New Roman" w:hAnsi="Times New Roman" w:cs="Times New Roman"/>
                <w:b/>
                <w:sz w:val="28"/>
                <w:szCs w:val="28"/>
              </w:rPr>
              <w:t>ative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volatile</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transient</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r>
      <w:tr w:rsidR="0002688C" w:rsidRPr="00A944A9" w:rsidTr="008D261B">
        <w:trPr>
          <w:tblCellSpacing w:w="15" w:type="dxa"/>
        </w:trPr>
        <w:tc>
          <w:tcPr>
            <w:tcW w:w="0" w:type="auto"/>
            <w:tcBorders>
              <w:top w:val="single" w:sz="2" w:space="0" w:color="auto"/>
              <w:left w:val="single" w:sz="2" w:space="0" w:color="auto"/>
              <w:bottom w:val="single" w:sz="4" w:space="0" w:color="auto"/>
              <w:right w:val="single" w:sz="4" w:space="0" w:color="auto"/>
            </w:tcBorders>
            <w:shd w:val="clear" w:color="auto" w:fill="D9D9D9" w:themeFill="background1" w:themeFillShade="D9"/>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b/>
                <w:sz w:val="28"/>
                <w:szCs w:val="28"/>
              </w:rPr>
            </w:pPr>
            <w:r w:rsidRPr="00A944A9">
              <w:rPr>
                <w:rFonts w:ascii="Times New Roman" w:eastAsia="Times New Roman" w:hAnsi="Times New Roman" w:cs="Times New Roman"/>
                <w:b/>
                <w:sz w:val="28"/>
                <w:szCs w:val="28"/>
              </w:rPr>
              <w:t>strictfp</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NA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c>
          <w:tcPr>
            <w:tcW w:w="0" w:type="auto"/>
            <w:tcBorders>
              <w:top w:val="single" w:sz="2" w:space="0" w:color="auto"/>
              <w:left w:val="single" w:sz="2" w:space="0" w:color="auto"/>
              <w:bottom w:val="single" w:sz="4" w:space="0" w:color="auto"/>
              <w:right w:val="single" w:sz="4" w:space="0" w:color="auto"/>
            </w:tcBorders>
            <w:shd w:val="clear" w:color="auto" w:fill="FFFFFF"/>
            <w:tcMar>
              <w:top w:w="92" w:type="dxa"/>
              <w:left w:w="92" w:type="dxa"/>
              <w:bottom w:w="92" w:type="dxa"/>
              <w:right w:w="92" w:type="dxa"/>
            </w:tcMar>
            <w:vAlign w:val="bottom"/>
            <w:hideMark/>
          </w:tcPr>
          <w:p w:rsidR="0002688C" w:rsidRPr="00A944A9" w:rsidRDefault="0002688C" w:rsidP="0002688C">
            <w:pPr>
              <w:spacing w:after="0" w:line="276" w:lineRule="atLeast"/>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w:t>
            </w:r>
          </w:p>
        </w:tc>
      </w:tr>
    </w:tbl>
    <w:p w:rsidR="0002688C" w:rsidRPr="00A944A9" w:rsidRDefault="0002688C" w:rsidP="0002688C">
      <w:pPr>
        <w:pBdr>
          <w:bottom w:val="double" w:sz="6" w:space="1" w:color="auto"/>
        </w:pBdr>
        <w:shd w:val="clear" w:color="auto" w:fill="FFFFFF"/>
        <w:spacing w:after="173" w:line="276" w:lineRule="atLeast"/>
        <w:textAlignment w:val="baseline"/>
        <w:rPr>
          <w:rFonts w:ascii="Times New Roman" w:eastAsia="Times New Roman" w:hAnsi="Times New Roman" w:cs="Times New Roman"/>
          <w:sz w:val="28"/>
          <w:szCs w:val="28"/>
        </w:rPr>
      </w:pPr>
      <w:r w:rsidRPr="00A944A9">
        <w:rPr>
          <w:rFonts w:ascii="Times New Roman" w:eastAsia="Times New Roman" w:hAnsi="Times New Roman" w:cs="Times New Roman"/>
          <w:sz w:val="28"/>
          <w:szCs w:val="28"/>
        </w:rPr>
        <w:t>A: Allowed NA: Not Allowed</w:t>
      </w:r>
    </w:p>
    <w:p w:rsidR="0002688C" w:rsidRPr="00A944A9" w:rsidRDefault="002D52D6" w:rsidP="0002688C">
      <w:pPr>
        <w:pStyle w:val="NormalWeb"/>
        <w:shd w:val="clear" w:color="auto" w:fill="FFFFFF"/>
        <w:spacing w:before="0" w:beforeAutospacing="0" w:after="173" w:afterAutospacing="0" w:line="276" w:lineRule="atLeast"/>
        <w:textAlignment w:val="baseline"/>
        <w:rPr>
          <w:b/>
          <w:sz w:val="32"/>
          <w:szCs w:val="28"/>
          <w:u w:val="single"/>
        </w:rPr>
      </w:pPr>
      <w:r w:rsidRPr="00A944A9">
        <w:rPr>
          <w:b/>
          <w:sz w:val="32"/>
          <w:szCs w:val="28"/>
          <w:u w:val="single"/>
        </w:rPr>
        <w:t>SCJP:</w:t>
      </w:r>
    </w:p>
    <w:p w:rsidR="009D7DD2" w:rsidRPr="00A944A9" w:rsidRDefault="007A5FF6" w:rsidP="009D7DD2">
      <w:pPr>
        <w:autoSpaceDE w:val="0"/>
        <w:autoSpaceDN w:val="0"/>
        <w:adjustRightInd w:val="0"/>
        <w:spacing w:after="0" w:line="240" w:lineRule="auto"/>
        <w:rPr>
          <w:rFonts w:ascii="Times New Roman" w:hAnsi="Times New Roman" w:cs="Times New Roman"/>
          <w:b/>
          <w:bCs/>
          <w:i/>
          <w:sz w:val="32"/>
          <w:szCs w:val="28"/>
          <w:u w:val="single"/>
        </w:rPr>
      </w:pPr>
      <w:r w:rsidRPr="00A944A9">
        <w:rPr>
          <w:rFonts w:ascii="Times New Roman" w:hAnsi="Times New Roman" w:cs="Times New Roman"/>
          <w:b/>
          <w:bCs/>
          <w:i/>
          <w:sz w:val="32"/>
          <w:szCs w:val="28"/>
          <w:u w:val="single"/>
        </w:rPr>
        <w:t>C</w:t>
      </w:r>
      <w:r w:rsidR="009D7DD2" w:rsidRPr="00A944A9">
        <w:rPr>
          <w:rFonts w:ascii="Times New Roman" w:hAnsi="Times New Roman" w:cs="Times New Roman"/>
          <w:b/>
          <w:bCs/>
          <w:i/>
          <w:sz w:val="32"/>
          <w:szCs w:val="28"/>
          <w:u w:val="single"/>
        </w:rPr>
        <w:t>lass Modifiers</w:t>
      </w:r>
    </w:p>
    <w:p w:rsidR="009D7DD2" w:rsidRPr="00A944A9" w:rsidRDefault="009D7DD2" w:rsidP="007A5FF6">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 xml:space="preserve">Whenever we are writing our own classes compulsory we have to provide some information about our class to the </w:t>
      </w:r>
      <w:proofErr w:type="spellStart"/>
      <w:r w:rsidRPr="00A944A9">
        <w:rPr>
          <w:rFonts w:ascii="Times New Roman" w:hAnsi="Times New Roman" w:cs="Times New Roman"/>
          <w:bCs/>
          <w:sz w:val="28"/>
          <w:szCs w:val="28"/>
        </w:rPr>
        <w:t>jvm</w:t>
      </w:r>
      <w:proofErr w:type="spellEnd"/>
      <w:r w:rsidRPr="00A944A9">
        <w:rPr>
          <w:rFonts w:ascii="Times New Roman" w:hAnsi="Times New Roman" w:cs="Times New Roman"/>
          <w:bCs/>
          <w:sz w:val="28"/>
          <w:szCs w:val="28"/>
        </w:rPr>
        <w:t>. Like</w:t>
      </w:r>
    </w:p>
    <w:p w:rsidR="009D7DD2" w:rsidRPr="00A944A9" w:rsidRDefault="009D7DD2" w:rsidP="009D7DD2">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1. Whether this class can be accessible from anywhere or not.</w:t>
      </w:r>
    </w:p>
    <w:p w:rsidR="009D7DD2" w:rsidRPr="00A944A9" w:rsidRDefault="009D7DD2" w:rsidP="009D7DD2">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2. Whether child class creation is possible or not.</w:t>
      </w:r>
    </w:p>
    <w:p w:rsidR="009D7DD2" w:rsidRPr="00A944A9" w:rsidRDefault="009D7DD2" w:rsidP="009D7DD2">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3. Whether object creation is possible or not etc.</w:t>
      </w:r>
    </w:p>
    <w:p w:rsidR="009D7DD2" w:rsidRPr="00A944A9" w:rsidRDefault="009D7DD2" w:rsidP="009D7DD2">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We can specify this information by using the corresponding modifiers.</w:t>
      </w:r>
    </w:p>
    <w:p w:rsidR="009D7DD2" w:rsidRPr="00A944A9" w:rsidRDefault="009D7DD2" w:rsidP="009D7DD2">
      <w:pPr>
        <w:autoSpaceDE w:val="0"/>
        <w:autoSpaceDN w:val="0"/>
        <w:adjustRightInd w:val="0"/>
        <w:spacing w:after="0" w:line="240" w:lineRule="auto"/>
        <w:rPr>
          <w:rFonts w:ascii="Times New Roman" w:hAnsi="Times New Roman" w:cs="Times New Roman"/>
          <w:bCs/>
          <w:sz w:val="28"/>
          <w:szCs w:val="28"/>
        </w:rPr>
      </w:pPr>
    </w:p>
    <w:p w:rsidR="009D7DD2" w:rsidRPr="00A944A9" w:rsidRDefault="009D7DD2" w:rsidP="009D7DD2">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The only applicable modifiers for Top Level classes are:</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sz w:val="28"/>
          <w:szCs w:val="28"/>
        </w:rPr>
      </w:pPr>
      <w:r w:rsidRPr="00A944A9">
        <w:rPr>
          <w:rFonts w:ascii="Times New Roman" w:hAnsi="Times New Roman" w:cs="Times New Roman"/>
          <w:b/>
          <w:bCs/>
          <w:sz w:val="28"/>
          <w:szCs w:val="28"/>
        </w:rPr>
        <w:t>1. Public</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sz w:val="28"/>
          <w:szCs w:val="28"/>
        </w:rPr>
      </w:pPr>
      <w:r w:rsidRPr="00A944A9">
        <w:rPr>
          <w:rFonts w:ascii="Times New Roman" w:hAnsi="Times New Roman" w:cs="Times New Roman"/>
          <w:b/>
          <w:bCs/>
          <w:sz w:val="28"/>
          <w:szCs w:val="28"/>
        </w:rPr>
        <w:t>2. Default</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sz w:val="28"/>
          <w:szCs w:val="28"/>
        </w:rPr>
      </w:pPr>
      <w:r w:rsidRPr="00A944A9">
        <w:rPr>
          <w:rFonts w:ascii="Times New Roman" w:hAnsi="Times New Roman" w:cs="Times New Roman"/>
          <w:b/>
          <w:bCs/>
          <w:sz w:val="28"/>
          <w:szCs w:val="28"/>
        </w:rPr>
        <w:t>3. Final</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sz w:val="28"/>
          <w:szCs w:val="28"/>
        </w:rPr>
      </w:pPr>
      <w:r w:rsidRPr="00A944A9">
        <w:rPr>
          <w:rFonts w:ascii="Times New Roman" w:hAnsi="Times New Roman" w:cs="Times New Roman"/>
          <w:b/>
          <w:bCs/>
          <w:sz w:val="28"/>
          <w:szCs w:val="28"/>
        </w:rPr>
        <w:t>4. Abstract</w:t>
      </w:r>
    </w:p>
    <w:p w:rsidR="002D52D6" w:rsidRPr="00A944A9" w:rsidRDefault="009D7DD2" w:rsidP="00D5000A">
      <w:pPr>
        <w:pStyle w:val="NormalWeb"/>
        <w:shd w:val="clear" w:color="auto" w:fill="FFFFFF"/>
        <w:spacing w:before="0" w:beforeAutospacing="0" w:after="173" w:afterAutospacing="0" w:line="276" w:lineRule="atLeast"/>
        <w:ind w:left="1440"/>
        <w:textAlignment w:val="baseline"/>
        <w:rPr>
          <w:b/>
          <w:bCs/>
          <w:sz w:val="28"/>
          <w:szCs w:val="28"/>
        </w:rPr>
      </w:pPr>
      <w:r w:rsidRPr="00A944A9">
        <w:rPr>
          <w:b/>
          <w:bCs/>
          <w:sz w:val="28"/>
          <w:szCs w:val="28"/>
        </w:rPr>
        <w:t>5. Strictfp</w:t>
      </w:r>
    </w:p>
    <w:p w:rsidR="009D7DD2" w:rsidRPr="00A944A9" w:rsidRDefault="009D7DD2" w:rsidP="009D7DD2">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we are using any other modifier we will get compile time error.</w:t>
      </w:r>
    </w:p>
    <w:p w:rsidR="009D7DD2" w:rsidRPr="00A944A9" w:rsidRDefault="009D7DD2" w:rsidP="009D7DD2">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i/>
          <w:sz w:val="32"/>
          <w:szCs w:val="32"/>
        </w:rPr>
      </w:pPr>
      <w:proofErr w:type="gramStart"/>
      <w:r w:rsidRPr="00A944A9">
        <w:rPr>
          <w:rFonts w:ascii="Times New Roman" w:hAnsi="Times New Roman" w:cs="Times New Roman"/>
          <w:b/>
          <w:bCs/>
          <w:i/>
          <w:sz w:val="32"/>
          <w:szCs w:val="32"/>
        </w:rPr>
        <w:t>private</w:t>
      </w:r>
      <w:proofErr w:type="gramEnd"/>
      <w:r w:rsidRPr="00A944A9">
        <w:rPr>
          <w:rFonts w:ascii="Times New Roman" w:hAnsi="Times New Roman" w:cs="Times New Roman"/>
          <w:b/>
          <w:bCs/>
          <w:i/>
          <w:sz w:val="32"/>
          <w:szCs w:val="32"/>
        </w:rPr>
        <w:t xml:space="preserve"> class Test{</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i/>
          <w:sz w:val="32"/>
          <w:szCs w:val="32"/>
        </w:rPr>
      </w:pPr>
      <w:proofErr w:type="gramStart"/>
      <w:r w:rsidRPr="00A944A9">
        <w:rPr>
          <w:rFonts w:ascii="Times New Roman" w:hAnsi="Times New Roman" w:cs="Times New Roman"/>
          <w:b/>
          <w:bCs/>
          <w:i/>
          <w:sz w:val="32"/>
          <w:szCs w:val="32"/>
        </w:rPr>
        <w:t>public</w:t>
      </w:r>
      <w:proofErr w:type="gramEnd"/>
      <w:r w:rsidRPr="00A944A9">
        <w:rPr>
          <w:rFonts w:ascii="Times New Roman" w:hAnsi="Times New Roman" w:cs="Times New Roman"/>
          <w:b/>
          <w:bCs/>
          <w:i/>
          <w:sz w:val="32"/>
          <w:szCs w:val="32"/>
        </w:rPr>
        <w:t xml:space="preserve"> static void main(String </w:t>
      </w:r>
      <w:proofErr w:type="spellStart"/>
      <w:r w:rsidRPr="00A944A9">
        <w:rPr>
          <w:rFonts w:ascii="Times New Roman" w:hAnsi="Times New Roman" w:cs="Times New Roman"/>
          <w:b/>
          <w:bCs/>
          <w:i/>
          <w:sz w:val="32"/>
          <w:szCs w:val="32"/>
        </w:rPr>
        <w:t>args</w:t>
      </w:r>
      <w:proofErr w:type="spellEnd"/>
      <w:r w:rsidRPr="00A944A9">
        <w:rPr>
          <w:rFonts w:ascii="Times New Roman" w:hAnsi="Times New Roman" w:cs="Times New Roman"/>
          <w:b/>
          <w:bCs/>
          <w:i/>
          <w:sz w:val="32"/>
          <w:szCs w:val="32"/>
        </w:rPr>
        <w:t>[]){</w:t>
      </w:r>
    </w:p>
    <w:p w:rsidR="009D7DD2" w:rsidRPr="00A944A9" w:rsidRDefault="009D7DD2" w:rsidP="00D5000A">
      <w:pPr>
        <w:autoSpaceDE w:val="0"/>
        <w:autoSpaceDN w:val="0"/>
        <w:adjustRightInd w:val="0"/>
        <w:spacing w:after="0" w:line="240" w:lineRule="auto"/>
        <w:ind w:left="1440" w:firstLine="720"/>
        <w:rPr>
          <w:rFonts w:ascii="Times New Roman" w:hAnsi="Times New Roman" w:cs="Times New Roman"/>
          <w:b/>
          <w:bCs/>
          <w:i/>
          <w:sz w:val="32"/>
          <w:szCs w:val="32"/>
        </w:rPr>
      </w:pPr>
      <w:proofErr w:type="gramStart"/>
      <w:r w:rsidRPr="00A944A9">
        <w:rPr>
          <w:rFonts w:ascii="Times New Roman" w:hAnsi="Times New Roman" w:cs="Times New Roman"/>
          <w:b/>
          <w:bCs/>
          <w:i/>
          <w:sz w:val="32"/>
          <w:szCs w:val="32"/>
        </w:rPr>
        <w:t>int</w:t>
      </w:r>
      <w:proofErr w:type="gramEnd"/>
      <w:r w:rsidRPr="00A944A9">
        <w:rPr>
          <w:rFonts w:ascii="Times New Roman" w:hAnsi="Times New Roman" w:cs="Times New Roman"/>
          <w:b/>
          <w:bCs/>
          <w:i/>
          <w:sz w:val="32"/>
          <w:szCs w:val="32"/>
        </w:rPr>
        <w:t xml:space="preserve"> </w:t>
      </w:r>
      <w:proofErr w:type="spellStart"/>
      <w:r w:rsidRPr="00A944A9">
        <w:rPr>
          <w:rFonts w:ascii="Times New Roman" w:hAnsi="Times New Roman" w:cs="Times New Roman"/>
          <w:b/>
          <w:bCs/>
          <w:i/>
          <w:sz w:val="32"/>
          <w:szCs w:val="32"/>
        </w:rPr>
        <w:t>i</w:t>
      </w:r>
      <w:proofErr w:type="spellEnd"/>
      <w:r w:rsidRPr="00A944A9">
        <w:rPr>
          <w:rFonts w:ascii="Times New Roman" w:hAnsi="Times New Roman" w:cs="Times New Roman"/>
          <w:b/>
          <w:bCs/>
          <w:i/>
          <w:sz w:val="32"/>
          <w:szCs w:val="32"/>
        </w:rPr>
        <w:t>=0;</w:t>
      </w:r>
    </w:p>
    <w:p w:rsidR="009D7DD2" w:rsidRPr="00A944A9" w:rsidRDefault="009D7DD2" w:rsidP="00D5000A">
      <w:pPr>
        <w:autoSpaceDE w:val="0"/>
        <w:autoSpaceDN w:val="0"/>
        <w:adjustRightInd w:val="0"/>
        <w:spacing w:after="0" w:line="240" w:lineRule="auto"/>
        <w:ind w:left="1440" w:firstLine="720"/>
        <w:rPr>
          <w:rFonts w:ascii="Times New Roman" w:hAnsi="Times New Roman" w:cs="Times New Roman"/>
          <w:b/>
          <w:bCs/>
          <w:i/>
          <w:sz w:val="32"/>
          <w:szCs w:val="32"/>
        </w:rPr>
      </w:pPr>
      <w:proofErr w:type="gramStart"/>
      <w:r w:rsidRPr="00A944A9">
        <w:rPr>
          <w:rFonts w:ascii="Times New Roman" w:hAnsi="Times New Roman" w:cs="Times New Roman"/>
          <w:b/>
          <w:bCs/>
          <w:i/>
          <w:sz w:val="32"/>
          <w:szCs w:val="32"/>
        </w:rPr>
        <w:t>for(</w:t>
      </w:r>
      <w:proofErr w:type="gramEnd"/>
      <w:r w:rsidRPr="00A944A9">
        <w:rPr>
          <w:rFonts w:ascii="Times New Roman" w:hAnsi="Times New Roman" w:cs="Times New Roman"/>
          <w:b/>
          <w:bCs/>
          <w:i/>
          <w:sz w:val="32"/>
          <w:szCs w:val="32"/>
        </w:rPr>
        <w:t>int j=0;j&lt;3;j++){</w:t>
      </w:r>
    </w:p>
    <w:p w:rsidR="009D7DD2" w:rsidRPr="00A944A9" w:rsidRDefault="009D7DD2" w:rsidP="00D5000A">
      <w:pPr>
        <w:autoSpaceDE w:val="0"/>
        <w:autoSpaceDN w:val="0"/>
        <w:adjustRightInd w:val="0"/>
        <w:spacing w:after="0" w:line="240" w:lineRule="auto"/>
        <w:ind w:left="1440" w:firstLine="720"/>
        <w:rPr>
          <w:rFonts w:ascii="Times New Roman" w:hAnsi="Times New Roman" w:cs="Times New Roman"/>
          <w:b/>
          <w:bCs/>
          <w:i/>
          <w:sz w:val="32"/>
          <w:szCs w:val="32"/>
        </w:rPr>
      </w:pPr>
      <w:proofErr w:type="spellStart"/>
      <w:r w:rsidRPr="00A944A9">
        <w:rPr>
          <w:rFonts w:ascii="Times New Roman" w:hAnsi="Times New Roman" w:cs="Times New Roman"/>
          <w:b/>
          <w:bCs/>
          <w:i/>
          <w:sz w:val="32"/>
          <w:szCs w:val="32"/>
        </w:rPr>
        <w:t>i</w:t>
      </w:r>
      <w:proofErr w:type="spellEnd"/>
      <w:r w:rsidRPr="00A944A9">
        <w:rPr>
          <w:rFonts w:ascii="Times New Roman" w:hAnsi="Times New Roman" w:cs="Times New Roman"/>
          <w:b/>
          <w:bCs/>
          <w:i/>
          <w:sz w:val="32"/>
          <w:szCs w:val="32"/>
        </w:rPr>
        <w:t>=</w:t>
      </w:r>
      <w:proofErr w:type="spellStart"/>
      <w:r w:rsidRPr="00A944A9">
        <w:rPr>
          <w:rFonts w:ascii="Times New Roman" w:hAnsi="Times New Roman" w:cs="Times New Roman"/>
          <w:b/>
          <w:bCs/>
          <w:i/>
          <w:sz w:val="32"/>
          <w:szCs w:val="32"/>
        </w:rPr>
        <w:t>i+j</w:t>
      </w:r>
      <w:proofErr w:type="spellEnd"/>
      <w:r w:rsidRPr="00A944A9">
        <w:rPr>
          <w:rFonts w:ascii="Times New Roman" w:hAnsi="Times New Roman" w:cs="Times New Roman"/>
          <w:b/>
          <w:bCs/>
          <w:i/>
          <w:sz w:val="32"/>
          <w:szCs w:val="32"/>
        </w:rPr>
        <w:t>;</w:t>
      </w:r>
    </w:p>
    <w:p w:rsidR="009D7DD2" w:rsidRPr="00A944A9" w:rsidRDefault="009D7DD2" w:rsidP="00D5000A">
      <w:pPr>
        <w:autoSpaceDE w:val="0"/>
        <w:autoSpaceDN w:val="0"/>
        <w:adjustRightInd w:val="0"/>
        <w:spacing w:after="0" w:line="240" w:lineRule="auto"/>
        <w:ind w:left="1440" w:firstLine="720"/>
        <w:rPr>
          <w:rFonts w:ascii="Times New Roman" w:hAnsi="Times New Roman" w:cs="Times New Roman"/>
          <w:b/>
          <w:bCs/>
          <w:i/>
          <w:sz w:val="32"/>
          <w:szCs w:val="32"/>
        </w:rPr>
      </w:pPr>
      <w:r w:rsidRPr="00A944A9">
        <w:rPr>
          <w:rFonts w:ascii="Times New Roman" w:hAnsi="Times New Roman" w:cs="Times New Roman"/>
          <w:b/>
          <w:bCs/>
          <w:i/>
          <w:sz w:val="32"/>
          <w:szCs w:val="32"/>
        </w:rPr>
        <w:t>}</w:t>
      </w:r>
    </w:p>
    <w:p w:rsidR="009D7DD2" w:rsidRPr="00A944A9" w:rsidRDefault="009D7DD2" w:rsidP="00D5000A">
      <w:pPr>
        <w:autoSpaceDE w:val="0"/>
        <w:autoSpaceDN w:val="0"/>
        <w:adjustRightInd w:val="0"/>
        <w:spacing w:after="0" w:line="240" w:lineRule="auto"/>
        <w:ind w:left="1440" w:firstLine="720"/>
        <w:rPr>
          <w:rFonts w:ascii="Times New Roman" w:hAnsi="Times New Roman" w:cs="Times New Roman"/>
          <w:b/>
          <w:bCs/>
          <w:i/>
          <w:sz w:val="32"/>
          <w:szCs w:val="32"/>
        </w:rPr>
      </w:pPr>
      <w:proofErr w:type="spellStart"/>
      <w:proofErr w:type="gramStart"/>
      <w:r w:rsidRPr="00A944A9">
        <w:rPr>
          <w:rFonts w:ascii="Times New Roman" w:hAnsi="Times New Roman" w:cs="Times New Roman"/>
          <w:b/>
          <w:bCs/>
          <w:i/>
          <w:sz w:val="32"/>
          <w:szCs w:val="32"/>
        </w:rPr>
        <w:t>System.out.println</w:t>
      </w:r>
      <w:proofErr w:type="spellEnd"/>
      <w:r w:rsidRPr="00A944A9">
        <w:rPr>
          <w:rFonts w:ascii="Times New Roman" w:hAnsi="Times New Roman" w:cs="Times New Roman"/>
          <w:b/>
          <w:bCs/>
          <w:i/>
          <w:sz w:val="32"/>
          <w:szCs w:val="32"/>
        </w:rPr>
        <w:t>(</w:t>
      </w:r>
      <w:proofErr w:type="spellStart"/>
      <w:proofErr w:type="gramEnd"/>
      <w:r w:rsidRPr="00A944A9">
        <w:rPr>
          <w:rFonts w:ascii="Times New Roman" w:hAnsi="Times New Roman" w:cs="Times New Roman"/>
          <w:b/>
          <w:bCs/>
          <w:i/>
          <w:sz w:val="32"/>
          <w:szCs w:val="32"/>
        </w:rPr>
        <w:t>i</w:t>
      </w:r>
      <w:proofErr w:type="spellEnd"/>
      <w:r w:rsidRPr="00A944A9">
        <w:rPr>
          <w:rFonts w:ascii="Times New Roman" w:hAnsi="Times New Roman" w:cs="Times New Roman"/>
          <w:b/>
          <w:bCs/>
          <w:i/>
          <w:sz w:val="32"/>
          <w:szCs w:val="32"/>
        </w:rPr>
        <w:t>);</w:t>
      </w:r>
    </w:p>
    <w:p w:rsidR="009D7DD2" w:rsidRPr="00A944A9" w:rsidRDefault="009D7DD2" w:rsidP="00D5000A">
      <w:pPr>
        <w:autoSpaceDE w:val="0"/>
        <w:autoSpaceDN w:val="0"/>
        <w:adjustRightInd w:val="0"/>
        <w:spacing w:after="0" w:line="240" w:lineRule="auto"/>
        <w:ind w:left="720"/>
        <w:rPr>
          <w:rFonts w:ascii="Times New Roman" w:hAnsi="Times New Roman" w:cs="Times New Roman"/>
          <w:b/>
          <w:bCs/>
          <w:i/>
          <w:sz w:val="32"/>
          <w:szCs w:val="32"/>
        </w:rPr>
      </w:pPr>
      <w:r w:rsidRPr="00A944A9">
        <w:rPr>
          <w:rFonts w:ascii="Times New Roman" w:hAnsi="Times New Roman" w:cs="Times New Roman"/>
          <w:b/>
          <w:bCs/>
          <w:i/>
          <w:sz w:val="32"/>
          <w:szCs w:val="32"/>
        </w:rPr>
        <w:t xml:space="preserve">              }</w:t>
      </w:r>
    </w:p>
    <w:p w:rsidR="009D7DD2" w:rsidRPr="00A944A9" w:rsidRDefault="009D7DD2" w:rsidP="00D5000A">
      <w:pPr>
        <w:autoSpaceDE w:val="0"/>
        <w:autoSpaceDN w:val="0"/>
        <w:adjustRightInd w:val="0"/>
        <w:spacing w:after="0" w:line="240" w:lineRule="auto"/>
        <w:ind w:left="1440"/>
        <w:rPr>
          <w:rFonts w:ascii="Times New Roman" w:hAnsi="Times New Roman" w:cs="Times New Roman"/>
          <w:b/>
          <w:bCs/>
          <w:i/>
          <w:sz w:val="32"/>
          <w:szCs w:val="32"/>
        </w:rPr>
      </w:pPr>
      <w:r w:rsidRPr="00A944A9">
        <w:rPr>
          <w:rFonts w:ascii="Times New Roman" w:hAnsi="Times New Roman" w:cs="Times New Roman"/>
          <w:b/>
          <w:bCs/>
          <w:i/>
          <w:sz w:val="32"/>
          <w:szCs w:val="32"/>
        </w:rPr>
        <w:t>}</w:t>
      </w:r>
    </w:p>
    <w:p w:rsidR="009D7DD2" w:rsidRPr="00A944A9" w:rsidRDefault="009D7DD2" w:rsidP="009D7DD2">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9D7DD2" w:rsidRPr="00A944A9" w:rsidRDefault="009D7DD2" w:rsidP="00AE1572">
      <w:pPr>
        <w:autoSpaceDE w:val="0"/>
        <w:autoSpaceDN w:val="0"/>
        <w:adjustRightInd w:val="0"/>
        <w:spacing w:after="0" w:line="240" w:lineRule="auto"/>
        <w:ind w:left="720"/>
        <w:rPr>
          <w:rFonts w:ascii="Times New Roman" w:hAnsi="Times New Roman" w:cs="Times New Roman"/>
          <w:b/>
          <w:bCs/>
          <w:i/>
          <w:sz w:val="28"/>
          <w:szCs w:val="28"/>
        </w:rPr>
      </w:pPr>
      <w:r w:rsidRPr="00A944A9">
        <w:rPr>
          <w:rFonts w:ascii="Times New Roman" w:hAnsi="Times New Roman" w:cs="Times New Roman"/>
          <w:b/>
          <w:bCs/>
          <w:i/>
          <w:sz w:val="28"/>
          <w:szCs w:val="28"/>
        </w:rPr>
        <w:t>Compile time error.</w:t>
      </w:r>
    </w:p>
    <w:p w:rsidR="009D7DD2" w:rsidRPr="00A944A9" w:rsidRDefault="009D7DD2" w:rsidP="00AE1572">
      <w:pPr>
        <w:autoSpaceDE w:val="0"/>
        <w:autoSpaceDN w:val="0"/>
        <w:adjustRightInd w:val="0"/>
        <w:spacing w:after="0" w:line="240" w:lineRule="auto"/>
        <w:ind w:left="720"/>
        <w:rPr>
          <w:rFonts w:ascii="Times New Roman" w:hAnsi="Times New Roman" w:cs="Times New Roman"/>
          <w:b/>
          <w:bCs/>
          <w:i/>
          <w:sz w:val="28"/>
          <w:szCs w:val="28"/>
        </w:rPr>
      </w:pPr>
      <w:r w:rsidRPr="00A944A9">
        <w:rPr>
          <w:rFonts w:ascii="Times New Roman" w:hAnsi="Times New Roman" w:cs="Times New Roman"/>
          <w:b/>
          <w:bCs/>
          <w:i/>
          <w:sz w:val="28"/>
          <w:szCs w:val="28"/>
        </w:rPr>
        <w:lastRenderedPageBreak/>
        <w:t>D:\Java&gt;javac Test.java</w:t>
      </w:r>
    </w:p>
    <w:p w:rsidR="009D7DD2" w:rsidRPr="00A944A9" w:rsidRDefault="009D7DD2" w:rsidP="00AE1572">
      <w:pPr>
        <w:autoSpaceDE w:val="0"/>
        <w:autoSpaceDN w:val="0"/>
        <w:adjustRightInd w:val="0"/>
        <w:spacing w:after="0" w:line="240" w:lineRule="auto"/>
        <w:ind w:left="720"/>
        <w:rPr>
          <w:rFonts w:ascii="Times New Roman" w:hAnsi="Times New Roman" w:cs="Times New Roman"/>
          <w:b/>
          <w:bCs/>
          <w:i/>
          <w:sz w:val="28"/>
          <w:szCs w:val="28"/>
        </w:rPr>
      </w:pPr>
      <w:r w:rsidRPr="00A944A9">
        <w:rPr>
          <w:rFonts w:ascii="Times New Roman" w:hAnsi="Times New Roman" w:cs="Times New Roman"/>
          <w:b/>
          <w:bCs/>
          <w:i/>
          <w:sz w:val="28"/>
          <w:szCs w:val="28"/>
        </w:rPr>
        <w:t>Test.java:1: modifier private not allowed here</w:t>
      </w:r>
      <w:r w:rsidR="00AE1572" w:rsidRPr="00A944A9">
        <w:rPr>
          <w:rFonts w:ascii="Times New Roman" w:hAnsi="Times New Roman" w:cs="Times New Roman"/>
          <w:b/>
          <w:bCs/>
          <w:i/>
          <w:sz w:val="28"/>
          <w:szCs w:val="28"/>
        </w:rPr>
        <w:t xml:space="preserve"> </w:t>
      </w:r>
      <w:r w:rsidRPr="00A944A9">
        <w:rPr>
          <w:rFonts w:ascii="Times New Roman" w:hAnsi="Times New Roman" w:cs="Times New Roman"/>
          <w:b/>
          <w:bCs/>
          <w:i/>
          <w:sz w:val="28"/>
          <w:szCs w:val="28"/>
        </w:rPr>
        <w:t>private class Test</w:t>
      </w:r>
    </w:p>
    <w:p w:rsidR="009D7DD2" w:rsidRPr="00A944A9" w:rsidRDefault="009D7DD2" w:rsidP="009D7DD2">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But For the inner classes the following modifiers are allowed.</w:t>
      </w:r>
    </w:p>
    <w:p w:rsidR="009D7DD2" w:rsidRPr="00A944A9" w:rsidRDefault="009D7DD2" w:rsidP="009D7DD2">
      <w:pPr>
        <w:pStyle w:val="NormalWeb"/>
        <w:shd w:val="clear" w:color="auto" w:fill="FFFFFF"/>
        <w:spacing w:before="0" w:beforeAutospacing="0" w:after="173" w:afterAutospacing="0" w:line="276" w:lineRule="atLeast"/>
        <w:textAlignment w:val="baseline"/>
        <w:rPr>
          <w:b/>
          <w:bCs/>
          <w:i/>
          <w:sz w:val="28"/>
          <w:szCs w:val="28"/>
          <w:u w:val="single"/>
        </w:rPr>
      </w:pPr>
      <w:r w:rsidRPr="00A944A9">
        <w:rPr>
          <w:b/>
          <w:bCs/>
          <w:i/>
          <w:sz w:val="28"/>
          <w:szCs w:val="28"/>
          <w:u w:val="single"/>
        </w:rPr>
        <w:t>Diagram:</w:t>
      </w:r>
    </w:p>
    <w:p w:rsidR="00810959" w:rsidRPr="00A944A9" w:rsidRDefault="00AE1572" w:rsidP="0081095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i/>
          <w:noProof/>
          <w:sz w:val="28"/>
          <w:szCs w:val="28"/>
          <w:u w:val="single"/>
        </w:rPr>
        <w:drawing>
          <wp:inline distT="0" distB="0" distL="0" distR="0" wp14:anchorId="25A8DA6B" wp14:editId="59D00FC3">
            <wp:extent cx="3075280" cy="190838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srcRect/>
                    <a:stretch>
                      <a:fillRect/>
                    </a:stretch>
                  </pic:blipFill>
                  <pic:spPr bwMode="auto">
                    <a:xfrm>
                      <a:off x="0" y="0"/>
                      <a:ext cx="3074365" cy="1907817"/>
                    </a:xfrm>
                    <a:prstGeom prst="rect">
                      <a:avLst/>
                    </a:prstGeom>
                    <a:noFill/>
                    <a:ln w="9525">
                      <a:noFill/>
                      <a:miter lim="800000"/>
                      <a:headEnd/>
                      <a:tailEnd/>
                    </a:ln>
                  </pic:spPr>
                </pic:pic>
              </a:graphicData>
            </a:graphic>
          </wp:inline>
        </w:drawing>
      </w:r>
      <w:r w:rsidRPr="00A944A9">
        <w:rPr>
          <w:rFonts w:ascii="Times New Roman" w:hAnsi="Times New Roman" w:cs="Times New Roman"/>
          <w:b/>
          <w:i/>
          <w:sz w:val="28"/>
          <w:szCs w:val="28"/>
          <w:u w:val="single"/>
        </w:rPr>
        <w:br/>
      </w:r>
      <w:r w:rsidR="00810959" w:rsidRPr="00A944A9">
        <w:rPr>
          <w:rFonts w:ascii="Times New Roman" w:hAnsi="Times New Roman" w:cs="Times New Roman"/>
          <w:b/>
          <w:bCs/>
          <w:sz w:val="28"/>
          <w:szCs w:val="28"/>
          <w:u w:val="single"/>
        </w:rPr>
        <w:t xml:space="preserve">What is the difference between access </w:t>
      </w:r>
      <w:proofErr w:type="spellStart"/>
      <w:r w:rsidR="00810959" w:rsidRPr="00A944A9">
        <w:rPr>
          <w:rFonts w:ascii="Times New Roman" w:hAnsi="Times New Roman" w:cs="Times New Roman"/>
          <w:b/>
          <w:bCs/>
          <w:sz w:val="28"/>
          <w:szCs w:val="28"/>
          <w:u w:val="single"/>
        </w:rPr>
        <w:t>specifier</w:t>
      </w:r>
      <w:proofErr w:type="spellEnd"/>
      <w:r w:rsidR="00810959" w:rsidRPr="00A944A9">
        <w:rPr>
          <w:rFonts w:ascii="Times New Roman" w:hAnsi="Times New Roman" w:cs="Times New Roman"/>
          <w:b/>
          <w:bCs/>
          <w:sz w:val="28"/>
          <w:szCs w:val="28"/>
          <w:u w:val="single"/>
        </w:rPr>
        <w:t xml:space="preserve"> and access </w:t>
      </w:r>
      <w:proofErr w:type="gramStart"/>
      <w:r w:rsidR="00810959" w:rsidRPr="00A944A9">
        <w:rPr>
          <w:rFonts w:ascii="Times New Roman" w:hAnsi="Times New Roman" w:cs="Times New Roman"/>
          <w:b/>
          <w:bCs/>
          <w:sz w:val="28"/>
          <w:szCs w:val="28"/>
          <w:u w:val="single"/>
        </w:rPr>
        <w:t>modifier ?</w:t>
      </w:r>
      <w:proofErr w:type="gramEnd"/>
    </w:p>
    <w:p w:rsidR="00810959" w:rsidRPr="00A944A9" w:rsidRDefault="00810959" w:rsidP="005675D5">
      <w:pPr>
        <w:pStyle w:val="ListParagraph"/>
        <w:numPr>
          <w:ilvl w:val="0"/>
          <w:numId w:val="14"/>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In old languages 'C' (or) 'C++' public, private, protected, default are considered as access </w:t>
      </w:r>
      <w:proofErr w:type="spellStart"/>
      <w:r w:rsidRPr="00A944A9">
        <w:rPr>
          <w:rFonts w:ascii="Times New Roman" w:hAnsi="Times New Roman" w:cs="Times New Roman"/>
          <w:bCs/>
          <w:sz w:val="28"/>
          <w:szCs w:val="28"/>
        </w:rPr>
        <w:t>specifiers</w:t>
      </w:r>
      <w:proofErr w:type="spellEnd"/>
      <w:r w:rsidRPr="00A944A9">
        <w:rPr>
          <w:rFonts w:ascii="Times New Roman" w:hAnsi="Times New Roman" w:cs="Times New Roman"/>
          <w:bCs/>
          <w:sz w:val="28"/>
          <w:szCs w:val="28"/>
        </w:rPr>
        <w:t xml:space="preserve"> and all the remaining are considered as access modifiers.</w:t>
      </w:r>
    </w:p>
    <w:p w:rsidR="00810959" w:rsidRPr="00A944A9" w:rsidRDefault="00810959" w:rsidP="005675D5">
      <w:pPr>
        <w:pStyle w:val="ListParagraph"/>
        <w:numPr>
          <w:ilvl w:val="0"/>
          <w:numId w:val="14"/>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But in java there is no such type of division all are considered as access</w:t>
      </w:r>
    </w:p>
    <w:p w:rsidR="00AE1572" w:rsidRPr="00A944A9" w:rsidRDefault="00810959" w:rsidP="00810959">
      <w:pPr>
        <w:pStyle w:val="NormalWeb"/>
        <w:shd w:val="clear" w:color="auto" w:fill="FFFFFF"/>
        <w:spacing w:before="0" w:beforeAutospacing="0" w:after="173" w:afterAutospacing="0" w:line="276" w:lineRule="atLeast"/>
        <w:ind w:firstLine="720"/>
        <w:textAlignment w:val="baseline"/>
        <w:rPr>
          <w:bCs/>
          <w:sz w:val="28"/>
          <w:szCs w:val="28"/>
        </w:rPr>
      </w:pPr>
      <w:proofErr w:type="gramStart"/>
      <w:r w:rsidRPr="00A944A9">
        <w:rPr>
          <w:bCs/>
          <w:sz w:val="28"/>
          <w:szCs w:val="28"/>
        </w:rPr>
        <w:t>modifiers</w:t>
      </w:r>
      <w:proofErr w:type="gramEnd"/>
      <w:r w:rsidRPr="00A944A9">
        <w:rPr>
          <w:bCs/>
          <w:sz w:val="28"/>
          <w:szCs w:val="28"/>
        </w:rPr>
        <w:t>.</w:t>
      </w:r>
    </w:p>
    <w:p w:rsidR="007B08F9" w:rsidRPr="00A944A9" w:rsidRDefault="007B08F9" w:rsidP="007B08F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Public Classes:</w:t>
      </w:r>
    </w:p>
    <w:p w:rsidR="007B08F9" w:rsidRPr="00A944A9" w:rsidRDefault="007B08F9" w:rsidP="007B08F9">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 xml:space="preserve">If a class declared as public then we can access that class from anywhere. </w:t>
      </w:r>
      <w:proofErr w:type="gramStart"/>
      <w:r w:rsidRPr="00A944A9">
        <w:rPr>
          <w:rFonts w:ascii="Times New Roman" w:hAnsi="Times New Roman" w:cs="Times New Roman"/>
          <w:bCs/>
          <w:sz w:val="28"/>
          <w:szCs w:val="28"/>
        </w:rPr>
        <w:t>Within the package or outside the package.</w:t>
      </w:r>
      <w:proofErr w:type="gramEnd"/>
    </w:p>
    <w:p w:rsidR="007B08F9" w:rsidRPr="00A944A9" w:rsidRDefault="007B08F9" w:rsidP="007B08F9">
      <w:pPr>
        <w:autoSpaceDE w:val="0"/>
        <w:autoSpaceDN w:val="0"/>
        <w:adjustRightInd w:val="0"/>
        <w:spacing w:after="0" w:line="240" w:lineRule="auto"/>
        <w:rPr>
          <w:rFonts w:ascii="Times New Roman" w:hAnsi="Times New Roman" w:cs="Times New Roman"/>
          <w:bCs/>
          <w:sz w:val="28"/>
          <w:szCs w:val="28"/>
          <w:u w:val="single"/>
        </w:rPr>
      </w:pPr>
    </w:p>
    <w:p w:rsidR="007B08F9" w:rsidRPr="00A944A9" w:rsidRDefault="007B08F9" w:rsidP="007B08F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7B08F9" w:rsidRPr="00A944A9" w:rsidRDefault="007B08F9" w:rsidP="007B08F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Program1:</w:t>
      </w:r>
    </w:p>
    <w:p w:rsidR="007B08F9" w:rsidRPr="00A944A9" w:rsidRDefault="007B08F9" w:rsidP="007B08F9">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pack1;</w:t>
      </w:r>
    </w:p>
    <w:p w:rsidR="007B08F9" w:rsidRPr="00A944A9" w:rsidRDefault="007B08F9" w:rsidP="007B08F9">
      <w:pPr>
        <w:pStyle w:val="NormalWeb"/>
        <w:shd w:val="clear" w:color="auto" w:fill="FFFFFF"/>
        <w:spacing w:before="0" w:beforeAutospacing="0" w:after="173" w:afterAutospacing="0" w:line="276" w:lineRule="atLeast"/>
        <w:ind w:left="720"/>
        <w:textAlignment w:val="baseline"/>
        <w:rPr>
          <w:bCs/>
          <w:sz w:val="28"/>
          <w:szCs w:val="28"/>
        </w:rPr>
      </w:pPr>
      <w:proofErr w:type="gramStart"/>
      <w:r w:rsidRPr="00A944A9">
        <w:rPr>
          <w:bCs/>
          <w:sz w:val="28"/>
          <w:szCs w:val="28"/>
        </w:rPr>
        <w:t>public</w:t>
      </w:r>
      <w:proofErr w:type="gramEnd"/>
      <w:r w:rsidRPr="00A944A9">
        <w:rPr>
          <w:bCs/>
          <w:sz w:val="28"/>
          <w:szCs w:val="28"/>
        </w:rPr>
        <w:t xml:space="preserve"> class Test{</w:t>
      </w:r>
    </w:p>
    <w:p w:rsidR="007B08F9" w:rsidRPr="00A944A9" w:rsidRDefault="007B08F9" w:rsidP="007B08F9">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7B08F9" w:rsidRPr="00A944A9" w:rsidRDefault="007B08F9" w:rsidP="007B08F9">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 xml:space="preserve">"test class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 xml:space="preserve"> is executed");</w:t>
      </w:r>
    </w:p>
    <w:p w:rsidR="007B08F9" w:rsidRPr="00A944A9" w:rsidRDefault="007B08F9" w:rsidP="007B08F9">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7B08F9" w:rsidRPr="00A944A9" w:rsidRDefault="007B08F9" w:rsidP="007B08F9">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BC517A" w:rsidRPr="00A944A9" w:rsidRDefault="00BC517A" w:rsidP="007B08F9">
      <w:pPr>
        <w:autoSpaceDE w:val="0"/>
        <w:autoSpaceDN w:val="0"/>
        <w:adjustRightInd w:val="0"/>
        <w:spacing w:after="0" w:line="240" w:lineRule="auto"/>
        <w:ind w:left="720"/>
        <w:rPr>
          <w:rFonts w:ascii="Times New Roman" w:hAnsi="Times New Roman" w:cs="Times New Roman"/>
          <w:bCs/>
          <w:sz w:val="28"/>
          <w:szCs w:val="28"/>
        </w:rPr>
      </w:pPr>
    </w:p>
    <w:p w:rsidR="007B08F9" w:rsidRPr="00A944A9" w:rsidRDefault="007B08F9" w:rsidP="007B08F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Compile the above Program:</w:t>
      </w:r>
    </w:p>
    <w:p w:rsidR="007B08F9" w:rsidRPr="00A944A9" w:rsidRDefault="007B08F9" w:rsidP="00BC517A">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Test.java</w:t>
      </w:r>
    </w:p>
    <w:p w:rsidR="00BC517A" w:rsidRPr="00A944A9" w:rsidRDefault="00BC517A" w:rsidP="007B08F9">
      <w:pPr>
        <w:autoSpaceDE w:val="0"/>
        <w:autoSpaceDN w:val="0"/>
        <w:adjustRightInd w:val="0"/>
        <w:spacing w:after="0" w:line="240" w:lineRule="auto"/>
        <w:rPr>
          <w:rFonts w:ascii="Times New Roman" w:hAnsi="Times New Roman" w:cs="Times New Roman"/>
          <w:b/>
          <w:bCs/>
          <w:sz w:val="28"/>
          <w:szCs w:val="28"/>
          <w:u w:val="single"/>
        </w:rPr>
      </w:pPr>
    </w:p>
    <w:p w:rsidR="007B08F9" w:rsidRPr="00A944A9" w:rsidRDefault="007B08F9" w:rsidP="007B08F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Program2:</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package</w:t>
      </w:r>
      <w:proofErr w:type="gramEnd"/>
      <w:r w:rsidRPr="00A944A9">
        <w:rPr>
          <w:rFonts w:ascii="Times New Roman" w:hAnsi="Times New Roman" w:cs="Times New Roman"/>
          <w:bCs/>
          <w:i/>
          <w:sz w:val="32"/>
          <w:szCs w:val="28"/>
        </w:rPr>
        <w:t xml:space="preserve"> pack2;</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lastRenderedPageBreak/>
        <w:t>import</w:t>
      </w:r>
      <w:proofErr w:type="gramEnd"/>
      <w:r w:rsidRPr="00A944A9">
        <w:rPr>
          <w:rFonts w:ascii="Times New Roman" w:hAnsi="Times New Roman" w:cs="Times New Roman"/>
          <w:bCs/>
          <w:i/>
          <w:sz w:val="32"/>
          <w:szCs w:val="28"/>
        </w:rPr>
        <w:t xml:space="preserve"> pack1.Test;</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class</w:t>
      </w:r>
      <w:proofErr w:type="gramEnd"/>
      <w:r w:rsidRPr="00A944A9">
        <w:rPr>
          <w:rFonts w:ascii="Times New Roman" w:hAnsi="Times New Roman" w:cs="Times New Roman"/>
          <w:bCs/>
          <w:i/>
          <w:sz w:val="32"/>
          <w:szCs w:val="28"/>
        </w:rPr>
        <w:t xml:space="preserve"> Test1{</w:t>
      </w:r>
    </w:p>
    <w:p w:rsidR="007B08F9" w:rsidRPr="00A944A9" w:rsidRDefault="007B08F9" w:rsidP="00BC517A">
      <w:pPr>
        <w:autoSpaceDE w:val="0"/>
        <w:autoSpaceDN w:val="0"/>
        <w:adjustRightInd w:val="0"/>
        <w:spacing w:after="0" w:line="240" w:lineRule="auto"/>
        <w:ind w:left="720" w:firstLine="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public</w:t>
      </w:r>
      <w:proofErr w:type="gramEnd"/>
      <w:r w:rsidRPr="00A944A9">
        <w:rPr>
          <w:rFonts w:ascii="Times New Roman" w:hAnsi="Times New Roman" w:cs="Times New Roman"/>
          <w:bCs/>
          <w:i/>
          <w:sz w:val="32"/>
          <w:szCs w:val="28"/>
        </w:rPr>
        <w:t xml:space="preserve"> static void main(String </w:t>
      </w:r>
      <w:proofErr w:type="spellStart"/>
      <w:r w:rsidRPr="00A944A9">
        <w:rPr>
          <w:rFonts w:ascii="Times New Roman" w:hAnsi="Times New Roman" w:cs="Times New Roman"/>
          <w:bCs/>
          <w:i/>
          <w:sz w:val="32"/>
          <w:szCs w:val="28"/>
        </w:rPr>
        <w:t>args</w:t>
      </w:r>
      <w:proofErr w:type="spellEnd"/>
      <w:r w:rsidRPr="00A944A9">
        <w:rPr>
          <w:rFonts w:ascii="Times New Roman" w:hAnsi="Times New Roman" w:cs="Times New Roman"/>
          <w:bCs/>
          <w:i/>
          <w:sz w:val="32"/>
          <w:szCs w:val="28"/>
        </w:rPr>
        <w:t>[]){</w:t>
      </w:r>
    </w:p>
    <w:p w:rsidR="007B08F9" w:rsidRPr="00A944A9" w:rsidRDefault="007B08F9" w:rsidP="00BC517A">
      <w:pPr>
        <w:autoSpaceDE w:val="0"/>
        <w:autoSpaceDN w:val="0"/>
        <w:adjustRightInd w:val="0"/>
        <w:spacing w:after="0" w:line="240" w:lineRule="auto"/>
        <w:ind w:left="720" w:firstLine="720"/>
        <w:rPr>
          <w:rFonts w:ascii="Times New Roman" w:hAnsi="Times New Roman" w:cs="Times New Roman"/>
          <w:bCs/>
          <w:i/>
          <w:sz w:val="32"/>
          <w:szCs w:val="28"/>
        </w:rPr>
      </w:pPr>
      <w:r w:rsidRPr="00A944A9">
        <w:rPr>
          <w:rFonts w:ascii="Times New Roman" w:hAnsi="Times New Roman" w:cs="Times New Roman"/>
          <w:bCs/>
          <w:i/>
          <w:sz w:val="32"/>
          <w:szCs w:val="28"/>
        </w:rPr>
        <w:t xml:space="preserve">Test t=new </w:t>
      </w:r>
      <w:proofErr w:type="gramStart"/>
      <w:r w:rsidRPr="00A944A9">
        <w:rPr>
          <w:rFonts w:ascii="Times New Roman" w:hAnsi="Times New Roman" w:cs="Times New Roman"/>
          <w:bCs/>
          <w:i/>
          <w:sz w:val="32"/>
          <w:szCs w:val="28"/>
        </w:rPr>
        <w:t>Test(</w:t>
      </w:r>
      <w:proofErr w:type="gramEnd"/>
      <w:r w:rsidRPr="00A944A9">
        <w:rPr>
          <w:rFonts w:ascii="Times New Roman" w:hAnsi="Times New Roman" w:cs="Times New Roman"/>
          <w:bCs/>
          <w:i/>
          <w:sz w:val="32"/>
          <w:szCs w:val="28"/>
        </w:rPr>
        <w:t>);</w:t>
      </w:r>
    </w:p>
    <w:p w:rsidR="007B08F9" w:rsidRPr="00A944A9" w:rsidRDefault="007B08F9" w:rsidP="00BC517A">
      <w:pPr>
        <w:autoSpaceDE w:val="0"/>
        <w:autoSpaceDN w:val="0"/>
        <w:adjustRightInd w:val="0"/>
        <w:spacing w:after="0" w:line="240" w:lineRule="auto"/>
        <w:ind w:left="720" w:firstLine="720"/>
        <w:rPr>
          <w:rFonts w:ascii="Times New Roman" w:hAnsi="Times New Roman" w:cs="Times New Roman"/>
          <w:bCs/>
          <w:i/>
          <w:sz w:val="32"/>
          <w:szCs w:val="28"/>
        </w:rPr>
      </w:pPr>
      <w:proofErr w:type="spellStart"/>
      <w:proofErr w:type="gramStart"/>
      <w:r w:rsidRPr="00A944A9">
        <w:rPr>
          <w:rFonts w:ascii="Times New Roman" w:hAnsi="Times New Roman" w:cs="Times New Roman"/>
          <w:bCs/>
          <w:i/>
          <w:sz w:val="32"/>
          <w:szCs w:val="28"/>
        </w:rPr>
        <w:t>t.methodOne</w:t>
      </w:r>
      <w:proofErr w:type="spellEnd"/>
      <w:r w:rsidRPr="00A944A9">
        <w:rPr>
          <w:rFonts w:ascii="Times New Roman" w:hAnsi="Times New Roman" w:cs="Times New Roman"/>
          <w:bCs/>
          <w:i/>
          <w:sz w:val="32"/>
          <w:szCs w:val="28"/>
        </w:rPr>
        <w:t>(</w:t>
      </w:r>
      <w:proofErr w:type="gramEnd"/>
      <w:r w:rsidRPr="00A944A9">
        <w:rPr>
          <w:rFonts w:ascii="Times New Roman" w:hAnsi="Times New Roman" w:cs="Times New Roman"/>
          <w:bCs/>
          <w:i/>
          <w:sz w:val="32"/>
          <w:szCs w:val="28"/>
        </w:rPr>
        <w:t>);</w:t>
      </w:r>
    </w:p>
    <w:p w:rsidR="00BC517A" w:rsidRPr="00A944A9" w:rsidRDefault="007B08F9" w:rsidP="00BC517A">
      <w:pPr>
        <w:autoSpaceDE w:val="0"/>
        <w:autoSpaceDN w:val="0"/>
        <w:adjustRightInd w:val="0"/>
        <w:spacing w:after="0" w:line="240" w:lineRule="auto"/>
        <w:ind w:left="720" w:firstLine="720"/>
        <w:rPr>
          <w:rFonts w:ascii="Times New Roman" w:hAnsi="Times New Roman" w:cs="Times New Roman"/>
          <w:bCs/>
          <w:i/>
          <w:sz w:val="32"/>
          <w:szCs w:val="28"/>
        </w:rPr>
      </w:pPr>
      <w:r w:rsidRPr="00A944A9">
        <w:rPr>
          <w:rFonts w:ascii="Times New Roman" w:hAnsi="Times New Roman" w:cs="Times New Roman"/>
          <w:bCs/>
          <w:i/>
          <w:sz w:val="32"/>
          <w:szCs w:val="28"/>
        </w:rPr>
        <w:t>}</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w:t>
      </w:r>
    </w:p>
    <w:p w:rsidR="00BC517A" w:rsidRPr="00A944A9" w:rsidRDefault="00BC517A" w:rsidP="007B08F9">
      <w:pPr>
        <w:autoSpaceDE w:val="0"/>
        <w:autoSpaceDN w:val="0"/>
        <w:adjustRightInd w:val="0"/>
        <w:spacing w:after="0" w:line="240" w:lineRule="auto"/>
        <w:rPr>
          <w:rFonts w:ascii="Times New Roman" w:hAnsi="Times New Roman" w:cs="Times New Roman"/>
          <w:b/>
          <w:bCs/>
          <w:sz w:val="28"/>
          <w:szCs w:val="28"/>
          <w:u w:val="single"/>
        </w:rPr>
      </w:pPr>
    </w:p>
    <w:p w:rsidR="007B08F9" w:rsidRPr="00A944A9" w:rsidRDefault="007B08F9" w:rsidP="007B08F9">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2C79EC" w:rsidRPr="00A944A9" w:rsidRDefault="002C79EC" w:rsidP="00BC517A">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D:\Java&gt;javac -</w:t>
      </w:r>
      <w:proofErr w:type="gramStart"/>
      <w:r w:rsidRPr="00A944A9">
        <w:rPr>
          <w:rFonts w:ascii="Times New Roman" w:hAnsi="Times New Roman" w:cs="Times New Roman"/>
          <w:bCs/>
          <w:i/>
          <w:sz w:val="32"/>
          <w:szCs w:val="28"/>
        </w:rPr>
        <w:t>d .</w:t>
      </w:r>
      <w:proofErr w:type="gramEnd"/>
      <w:r w:rsidRPr="00A944A9">
        <w:rPr>
          <w:rFonts w:ascii="Times New Roman" w:hAnsi="Times New Roman" w:cs="Times New Roman"/>
          <w:bCs/>
          <w:i/>
          <w:sz w:val="32"/>
          <w:szCs w:val="28"/>
        </w:rPr>
        <w:t xml:space="preserve"> Test.java</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D:\Java&gt;javac -</w:t>
      </w:r>
      <w:proofErr w:type="gramStart"/>
      <w:r w:rsidRPr="00A944A9">
        <w:rPr>
          <w:rFonts w:ascii="Times New Roman" w:hAnsi="Times New Roman" w:cs="Times New Roman"/>
          <w:bCs/>
          <w:i/>
          <w:sz w:val="32"/>
          <w:szCs w:val="28"/>
        </w:rPr>
        <w:t>d .</w:t>
      </w:r>
      <w:proofErr w:type="gramEnd"/>
      <w:r w:rsidRPr="00A944A9">
        <w:rPr>
          <w:rFonts w:ascii="Times New Roman" w:hAnsi="Times New Roman" w:cs="Times New Roman"/>
          <w:bCs/>
          <w:i/>
          <w:sz w:val="32"/>
          <w:szCs w:val="28"/>
        </w:rPr>
        <w:t xml:space="preserve"> Test1.java</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D:\Java&gt;java pack2.Test1</w:t>
      </w:r>
    </w:p>
    <w:p w:rsidR="007B08F9" w:rsidRPr="00A944A9" w:rsidRDefault="007B08F9" w:rsidP="00BC517A">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 xml:space="preserve">Test class </w:t>
      </w:r>
      <w:proofErr w:type="spellStart"/>
      <w:r w:rsidRPr="00A944A9">
        <w:rPr>
          <w:rFonts w:ascii="Times New Roman" w:hAnsi="Times New Roman" w:cs="Times New Roman"/>
          <w:bCs/>
          <w:i/>
          <w:sz w:val="32"/>
          <w:szCs w:val="28"/>
        </w:rPr>
        <w:t>methodone</w:t>
      </w:r>
      <w:proofErr w:type="spellEnd"/>
      <w:r w:rsidRPr="00A944A9">
        <w:rPr>
          <w:rFonts w:ascii="Times New Roman" w:hAnsi="Times New Roman" w:cs="Times New Roman"/>
          <w:bCs/>
          <w:i/>
          <w:sz w:val="32"/>
          <w:szCs w:val="28"/>
        </w:rPr>
        <w:t xml:space="preserve"> is executed.</w:t>
      </w:r>
    </w:p>
    <w:p w:rsidR="00BC517A" w:rsidRPr="00A944A9" w:rsidRDefault="00BC517A" w:rsidP="007B08F9">
      <w:pPr>
        <w:autoSpaceDE w:val="0"/>
        <w:autoSpaceDN w:val="0"/>
        <w:adjustRightInd w:val="0"/>
        <w:spacing w:after="0" w:line="240" w:lineRule="auto"/>
        <w:rPr>
          <w:rFonts w:ascii="Times New Roman" w:hAnsi="Times New Roman" w:cs="Times New Roman"/>
          <w:bCs/>
          <w:sz w:val="28"/>
          <w:szCs w:val="28"/>
        </w:rPr>
      </w:pPr>
    </w:p>
    <w:p w:rsidR="007B08F9" w:rsidRPr="00A944A9" w:rsidRDefault="007B08F9" w:rsidP="00BC517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class Test is not public then while compiling Test1 class we will get compile time error</w:t>
      </w:r>
      <w:r w:rsidR="00BC517A"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saying pack1.Test is not public in pack1; cannot be accessed from outside package.</w:t>
      </w:r>
    </w:p>
    <w:p w:rsidR="00BC517A" w:rsidRPr="00A944A9" w:rsidRDefault="00BC517A" w:rsidP="00BC517A">
      <w:pPr>
        <w:autoSpaceDE w:val="0"/>
        <w:autoSpaceDN w:val="0"/>
        <w:adjustRightInd w:val="0"/>
        <w:spacing w:after="0" w:line="240" w:lineRule="auto"/>
        <w:rPr>
          <w:rFonts w:ascii="Times New Roman" w:hAnsi="Times New Roman" w:cs="Times New Roman"/>
          <w:bCs/>
          <w:sz w:val="28"/>
          <w:szCs w:val="28"/>
        </w:rPr>
      </w:pPr>
    </w:p>
    <w:p w:rsidR="00BC517A" w:rsidRPr="00A944A9" w:rsidRDefault="000A478F" w:rsidP="00BC517A">
      <w:pPr>
        <w:autoSpaceDE w:val="0"/>
        <w:autoSpaceDN w:val="0"/>
        <w:adjustRightInd w:val="0"/>
        <w:spacing w:after="0" w:line="240" w:lineRule="auto"/>
        <w:rPr>
          <w:rFonts w:ascii="Times New Roman" w:hAnsi="Times New Roman" w:cs="Times New Roman"/>
          <w:b/>
          <w:bCs/>
          <w:sz w:val="32"/>
          <w:szCs w:val="25"/>
          <w:u w:val="single"/>
        </w:rPr>
      </w:pPr>
      <w:r w:rsidRPr="00A944A9">
        <w:rPr>
          <w:rFonts w:ascii="Times New Roman" w:hAnsi="Times New Roman" w:cs="Times New Roman"/>
          <w:b/>
          <w:bCs/>
          <w:sz w:val="32"/>
          <w:szCs w:val="25"/>
          <w:u w:val="single"/>
        </w:rPr>
        <w:t>Default Classes:</w:t>
      </w:r>
    </w:p>
    <w:p w:rsidR="006B6626" w:rsidRPr="00A944A9" w:rsidRDefault="006B6626" w:rsidP="006B6626">
      <w:pPr>
        <w:autoSpaceDE w:val="0"/>
        <w:autoSpaceDN w:val="0"/>
        <w:adjustRightInd w:val="0"/>
        <w:spacing w:after="0" w:line="240" w:lineRule="auto"/>
        <w:rPr>
          <w:rFonts w:ascii="Times New Roman" w:hAnsi="Times New Roman" w:cs="Times New Roman"/>
          <w:b/>
          <w:bCs/>
          <w:sz w:val="28"/>
          <w:szCs w:val="28"/>
        </w:rPr>
      </w:pPr>
    </w:p>
    <w:p w:rsidR="000A478F" w:rsidRPr="00A944A9" w:rsidRDefault="00A62CD1" w:rsidP="006B6626">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a class declared as the default then we can access that class only within the current</w:t>
      </w:r>
      <w:r w:rsidR="006B6626"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package hence default access is also known as "package level access".</w:t>
      </w:r>
    </w:p>
    <w:p w:rsidR="006B6626" w:rsidRPr="00A944A9" w:rsidRDefault="006B6626" w:rsidP="006B6626">
      <w:pPr>
        <w:autoSpaceDE w:val="0"/>
        <w:autoSpaceDN w:val="0"/>
        <w:adjustRightInd w:val="0"/>
        <w:spacing w:after="0" w:line="240" w:lineRule="auto"/>
        <w:ind w:left="720"/>
        <w:rPr>
          <w:rFonts w:ascii="Times New Roman" w:hAnsi="Times New Roman" w:cs="Times New Roman"/>
          <w:b/>
          <w:bCs/>
          <w:sz w:val="28"/>
          <w:szCs w:val="28"/>
        </w:rPr>
      </w:pPr>
    </w:p>
    <w:p w:rsidR="006B6626" w:rsidRPr="00A944A9" w:rsidRDefault="006B6626" w:rsidP="006B6626">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B6626" w:rsidRPr="00A944A9" w:rsidRDefault="006B6626" w:rsidP="006B6626">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6B6626" w:rsidRPr="00A944A9" w:rsidRDefault="006B6626" w:rsidP="006B6626">
      <w:pPr>
        <w:autoSpaceDE w:val="0"/>
        <w:autoSpaceDN w:val="0"/>
        <w:adjustRightInd w:val="0"/>
        <w:spacing w:after="0" w:line="240" w:lineRule="auto"/>
        <w:ind w:left="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package</w:t>
      </w:r>
      <w:proofErr w:type="gramEnd"/>
      <w:r w:rsidRPr="00A944A9">
        <w:rPr>
          <w:rFonts w:ascii="Times New Roman" w:hAnsi="Times New Roman" w:cs="Times New Roman"/>
          <w:bCs/>
          <w:i/>
          <w:sz w:val="32"/>
          <w:szCs w:val="28"/>
        </w:rPr>
        <w:t xml:space="preserve"> pack1;</w:t>
      </w:r>
    </w:p>
    <w:p w:rsidR="006B6626" w:rsidRPr="00A944A9" w:rsidRDefault="004C5131" w:rsidP="004C5131">
      <w:pPr>
        <w:autoSpaceDE w:val="0"/>
        <w:autoSpaceDN w:val="0"/>
        <w:adjustRightInd w:val="0"/>
        <w:spacing w:after="0" w:line="240" w:lineRule="auto"/>
        <w:rPr>
          <w:rFonts w:ascii="Times New Roman" w:hAnsi="Times New Roman" w:cs="Times New Roman"/>
          <w:bCs/>
          <w:i/>
          <w:sz w:val="32"/>
          <w:szCs w:val="28"/>
        </w:rPr>
      </w:pPr>
      <w:r w:rsidRPr="00A944A9">
        <w:rPr>
          <w:rFonts w:ascii="Times New Roman" w:hAnsi="Times New Roman" w:cs="Times New Roman"/>
          <w:bCs/>
          <w:i/>
          <w:sz w:val="32"/>
          <w:szCs w:val="28"/>
        </w:rPr>
        <w:t xml:space="preserve">        </w:t>
      </w:r>
      <w:proofErr w:type="gramStart"/>
      <w:r w:rsidR="006B6626" w:rsidRPr="00A944A9">
        <w:rPr>
          <w:rFonts w:ascii="Times New Roman" w:hAnsi="Times New Roman" w:cs="Times New Roman"/>
          <w:bCs/>
          <w:i/>
          <w:sz w:val="32"/>
          <w:szCs w:val="28"/>
        </w:rPr>
        <w:t>class</w:t>
      </w:r>
      <w:proofErr w:type="gramEnd"/>
      <w:r w:rsidR="006B6626" w:rsidRPr="00A944A9">
        <w:rPr>
          <w:rFonts w:ascii="Times New Roman" w:hAnsi="Times New Roman" w:cs="Times New Roman"/>
          <w:bCs/>
          <w:i/>
          <w:sz w:val="32"/>
          <w:szCs w:val="28"/>
        </w:rPr>
        <w:t xml:space="preserve"> Test{</w:t>
      </w:r>
    </w:p>
    <w:p w:rsidR="006B6626" w:rsidRPr="00A944A9" w:rsidRDefault="006B6626" w:rsidP="004C5131">
      <w:pPr>
        <w:autoSpaceDE w:val="0"/>
        <w:autoSpaceDN w:val="0"/>
        <w:adjustRightInd w:val="0"/>
        <w:spacing w:after="0" w:line="240" w:lineRule="auto"/>
        <w:ind w:left="144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public</w:t>
      </w:r>
      <w:proofErr w:type="gramEnd"/>
      <w:r w:rsidRPr="00A944A9">
        <w:rPr>
          <w:rFonts w:ascii="Times New Roman" w:hAnsi="Times New Roman" w:cs="Times New Roman"/>
          <w:bCs/>
          <w:i/>
          <w:sz w:val="32"/>
          <w:szCs w:val="28"/>
        </w:rPr>
        <w:t xml:space="preserve"> void </w:t>
      </w:r>
      <w:proofErr w:type="spellStart"/>
      <w:r w:rsidRPr="00A944A9">
        <w:rPr>
          <w:rFonts w:ascii="Times New Roman" w:hAnsi="Times New Roman" w:cs="Times New Roman"/>
          <w:bCs/>
          <w:i/>
          <w:sz w:val="32"/>
          <w:szCs w:val="28"/>
        </w:rPr>
        <w:t>methodOne</w:t>
      </w:r>
      <w:proofErr w:type="spellEnd"/>
      <w:r w:rsidRPr="00A944A9">
        <w:rPr>
          <w:rFonts w:ascii="Times New Roman" w:hAnsi="Times New Roman" w:cs="Times New Roman"/>
          <w:bCs/>
          <w:i/>
          <w:sz w:val="32"/>
          <w:szCs w:val="28"/>
        </w:rPr>
        <w:t>(){</w:t>
      </w:r>
    </w:p>
    <w:p w:rsidR="006B6626" w:rsidRPr="00A944A9" w:rsidRDefault="006B6626" w:rsidP="004C5131">
      <w:pPr>
        <w:autoSpaceDE w:val="0"/>
        <w:autoSpaceDN w:val="0"/>
        <w:adjustRightInd w:val="0"/>
        <w:spacing w:after="0" w:line="240" w:lineRule="auto"/>
        <w:ind w:left="1440"/>
        <w:rPr>
          <w:rFonts w:ascii="Times New Roman" w:hAnsi="Times New Roman" w:cs="Times New Roman"/>
          <w:bCs/>
          <w:i/>
          <w:sz w:val="32"/>
          <w:szCs w:val="28"/>
        </w:rPr>
      </w:pPr>
      <w:proofErr w:type="spellStart"/>
      <w:proofErr w:type="gramStart"/>
      <w:r w:rsidRPr="00A944A9">
        <w:rPr>
          <w:rFonts w:ascii="Times New Roman" w:hAnsi="Times New Roman" w:cs="Times New Roman"/>
          <w:bCs/>
          <w:i/>
          <w:sz w:val="32"/>
          <w:szCs w:val="28"/>
        </w:rPr>
        <w:t>System.out.println</w:t>
      </w:r>
      <w:proofErr w:type="spellEnd"/>
      <w:r w:rsidRPr="00A944A9">
        <w:rPr>
          <w:rFonts w:ascii="Times New Roman" w:hAnsi="Times New Roman" w:cs="Times New Roman"/>
          <w:bCs/>
          <w:i/>
          <w:sz w:val="32"/>
          <w:szCs w:val="28"/>
        </w:rPr>
        <w:t>(</w:t>
      </w:r>
      <w:proofErr w:type="gramEnd"/>
      <w:r w:rsidRPr="00A944A9">
        <w:rPr>
          <w:rFonts w:ascii="Times New Roman" w:hAnsi="Times New Roman" w:cs="Times New Roman"/>
          <w:bCs/>
          <w:i/>
          <w:sz w:val="32"/>
          <w:szCs w:val="28"/>
        </w:rPr>
        <w:t xml:space="preserve">"test class </w:t>
      </w:r>
      <w:proofErr w:type="spellStart"/>
      <w:r w:rsidRPr="00A944A9">
        <w:rPr>
          <w:rFonts w:ascii="Times New Roman" w:hAnsi="Times New Roman" w:cs="Times New Roman"/>
          <w:bCs/>
          <w:i/>
          <w:sz w:val="32"/>
          <w:szCs w:val="28"/>
        </w:rPr>
        <w:t>methodone</w:t>
      </w:r>
      <w:proofErr w:type="spellEnd"/>
      <w:r w:rsidRPr="00A944A9">
        <w:rPr>
          <w:rFonts w:ascii="Times New Roman" w:hAnsi="Times New Roman" w:cs="Times New Roman"/>
          <w:bCs/>
          <w:i/>
          <w:sz w:val="32"/>
          <w:szCs w:val="28"/>
        </w:rPr>
        <w:t xml:space="preserve"> is executed");</w:t>
      </w:r>
    </w:p>
    <w:p w:rsidR="004C5131" w:rsidRPr="00A944A9" w:rsidRDefault="006B6626" w:rsidP="004C5131">
      <w:pPr>
        <w:autoSpaceDE w:val="0"/>
        <w:autoSpaceDN w:val="0"/>
        <w:adjustRightInd w:val="0"/>
        <w:spacing w:after="0" w:line="240" w:lineRule="auto"/>
        <w:ind w:left="1440"/>
        <w:rPr>
          <w:rFonts w:ascii="Times New Roman" w:hAnsi="Times New Roman" w:cs="Times New Roman"/>
          <w:bCs/>
          <w:i/>
          <w:sz w:val="32"/>
          <w:szCs w:val="28"/>
        </w:rPr>
      </w:pPr>
      <w:r w:rsidRPr="00A944A9">
        <w:rPr>
          <w:rFonts w:ascii="Times New Roman" w:hAnsi="Times New Roman" w:cs="Times New Roman"/>
          <w:bCs/>
          <w:i/>
          <w:sz w:val="32"/>
          <w:szCs w:val="28"/>
        </w:rPr>
        <w:t>}</w:t>
      </w:r>
    </w:p>
    <w:p w:rsidR="006B6626" w:rsidRPr="00A944A9" w:rsidRDefault="006B6626" w:rsidP="006B6626">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w:t>
      </w:r>
    </w:p>
    <w:p w:rsidR="008B74B3" w:rsidRPr="00A944A9" w:rsidRDefault="008B74B3" w:rsidP="006B6626">
      <w:pPr>
        <w:autoSpaceDE w:val="0"/>
        <w:autoSpaceDN w:val="0"/>
        <w:adjustRightInd w:val="0"/>
        <w:spacing w:after="0" w:line="240" w:lineRule="auto"/>
        <w:ind w:left="720"/>
        <w:rPr>
          <w:rFonts w:ascii="Times New Roman" w:hAnsi="Times New Roman" w:cs="Times New Roman"/>
          <w:bCs/>
          <w:i/>
          <w:sz w:val="32"/>
          <w:szCs w:val="28"/>
        </w:rPr>
      </w:pPr>
    </w:p>
    <w:p w:rsidR="00A62CD1" w:rsidRPr="00A944A9" w:rsidRDefault="006B6626" w:rsidP="006B6626">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i/>
          <w:sz w:val="28"/>
          <w:szCs w:val="28"/>
        </w:rPr>
      </w:pPr>
      <w:proofErr w:type="gramStart"/>
      <w:r w:rsidRPr="00A944A9">
        <w:rPr>
          <w:rFonts w:ascii="Times New Roman" w:hAnsi="Times New Roman" w:cs="Times New Roman"/>
          <w:bCs/>
          <w:i/>
          <w:sz w:val="28"/>
          <w:szCs w:val="28"/>
        </w:rPr>
        <w:t>package</w:t>
      </w:r>
      <w:proofErr w:type="gramEnd"/>
      <w:r w:rsidRPr="00A944A9">
        <w:rPr>
          <w:rFonts w:ascii="Times New Roman" w:hAnsi="Times New Roman" w:cs="Times New Roman"/>
          <w:bCs/>
          <w:i/>
          <w:sz w:val="28"/>
          <w:szCs w:val="28"/>
        </w:rPr>
        <w:t xml:space="preserve"> pack1;</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i/>
          <w:sz w:val="28"/>
          <w:szCs w:val="28"/>
        </w:rPr>
      </w:pPr>
      <w:proofErr w:type="gramStart"/>
      <w:r w:rsidRPr="00A944A9">
        <w:rPr>
          <w:rFonts w:ascii="Times New Roman" w:hAnsi="Times New Roman" w:cs="Times New Roman"/>
          <w:bCs/>
          <w:i/>
          <w:sz w:val="28"/>
          <w:szCs w:val="28"/>
        </w:rPr>
        <w:t>import</w:t>
      </w:r>
      <w:proofErr w:type="gramEnd"/>
      <w:r w:rsidRPr="00A944A9">
        <w:rPr>
          <w:rFonts w:ascii="Times New Roman" w:hAnsi="Times New Roman" w:cs="Times New Roman"/>
          <w:bCs/>
          <w:i/>
          <w:sz w:val="28"/>
          <w:szCs w:val="28"/>
        </w:rPr>
        <w:t xml:space="preserve"> pack1.Test;</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i/>
          <w:sz w:val="28"/>
          <w:szCs w:val="28"/>
        </w:rPr>
      </w:pPr>
      <w:proofErr w:type="gramStart"/>
      <w:r w:rsidRPr="00A944A9">
        <w:rPr>
          <w:rFonts w:ascii="Times New Roman" w:hAnsi="Times New Roman" w:cs="Times New Roman"/>
          <w:bCs/>
          <w:i/>
          <w:sz w:val="28"/>
          <w:szCs w:val="28"/>
        </w:rPr>
        <w:t>class</w:t>
      </w:r>
      <w:proofErr w:type="gramEnd"/>
      <w:r w:rsidRPr="00A944A9">
        <w:rPr>
          <w:rFonts w:ascii="Times New Roman" w:hAnsi="Times New Roman" w:cs="Times New Roman"/>
          <w:bCs/>
          <w:i/>
          <w:sz w:val="28"/>
          <w:szCs w:val="28"/>
        </w:rPr>
        <w:t xml:space="preserve"> Test1{</w:t>
      </w:r>
    </w:p>
    <w:p w:rsidR="006B6626" w:rsidRPr="00A944A9" w:rsidRDefault="006B6626" w:rsidP="008B74B3">
      <w:pPr>
        <w:autoSpaceDE w:val="0"/>
        <w:autoSpaceDN w:val="0"/>
        <w:adjustRightInd w:val="0"/>
        <w:spacing w:after="0" w:line="240" w:lineRule="auto"/>
        <w:ind w:left="1440"/>
        <w:rPr>
          <w:rFonts w:ascii="Times New Roman" w:hAnsi="Times New Roman" w:cs="Times New Roman"/>
          <w:bCs/>
          <w:i/>
          <w:sz w:val="28"/>
          <w:szCs w:val="28"/>
        </w:rPr>
      </w:pPr>
      <w:proofErr w:type="gramStart"/>
      <w:r w:rsidRPr="00A944A9">
        <w:rPr>
          <w:rFonts w:ascii="Times New Roman" w:hAnsi="Times New Roman" w:cs="Times New Roman"/>
          <w:bCs/>
          <w:i/>
          <w:sz w:val="28"/>
          <w:szCs w:val="28"/>
        </w:rPr>
        <w:t>public</w:t>
      </w:r>
      <w:proofErr w:type="gramEnd"/>
      <w:r w:rsidRPr="00A944A9">
        <w:rPr>
          <w:rFonts w:ascii="Times New Roman" w:hAnsi="Times New Roman" w:cs="Times New Roman"/>
          <w:bCs/>
          <w:i/>
          <w:sz w:val="28"/>
          <w:szCs w:val="28"/>
        </w:rPr>
        <w:t xml:space="preserve"> static void main(String </w:t>
      </w:r>
      <w:proofErr w:type="spellStart"/>
      <w:r w:rsidRPr="00A944A9">
        <w:rPr>
          <w:rFonts w:ascii="Times New Roman" w:hAnsi="Times New Roman" w:cs="Times New Roman"/>
          <w:bCs/>
          <w:i/>
          <w:sz w:val="28"/>
          <w:szCs w:val="28"/>
        </w:rPr>
        <w:t>args</w:t>
      </w:r>
      <w:proofErr w:type="spellEnd"/>
      <w:r w:rsidRPr="00A944A9">
        <w:rPr>
          <w:rFonts w:ascii="Times New Roman" w:hAnsi="Times New Roman" w:cs="Times New Roman"/>
          <w:bCs/>
          <w:i/>
          <w:sz w:val="28"/>
          <w:szCs w:val="28"/>
        </w:rPr>
        <w:t>[]){</w:t>
      </w:r>
    </w:p>
    <w:p w:rsidR="006B6626" w:rsidRPr="00A944A9" w:rsidRDefault="006B6626" w:rsidP="008B74B3">
      <w:pPr>
        <w:autoSpaceDE w:val="0"/>
        <w:autoSpaceDN w:val="0"/>
        <w:adjustRightInd w:val="0"/>
        <w:spacing w:after="0" w:line="240" w:lineRule="auto"/>
        <w:ind w:left="1440"/>
        <w:rPr>
          <w:rFonts w:ascii="Times New Roman" w:hAnsi="Times New Roman" w:cs="Times New Roman"/>
          <w:bCs/>
          <w:i/>
          <w:sz w:val="28"/>
          <w:szCs w:val="28"/>
        </w:rPr>
      </w:pPr>
      <w:r w:rsidRPr="00A944A9">
        <w:rPr>
          <w:rFonts w:ascii="Times New Roman" w:hAnsi="Times New Roman" w:cs="Times New Roman"/>
          <w:bCs/>
          <w:i/>
          <w:sz w:val="28"/>
          <w:szCs w:val="28"/>
        </w:rPr>
        <w:lastRenderedPageBreak/>
        <w:t xml:space="preserve">Test t=new </w:t>
      </w:r>
      <w:proofErr w:type="gramStart"/>
      <w:r w:rsidRPr="00A944A9">
        <w:rPr>
          <w:rFonts w:ascii="Times New Roman" w:hAnsi="Times New Roman" w:cs="Times New Roman"/>
          <w:bCs/>
          <w:i/>
          <w:sz w:val="28"/>
          <w:szCs w:val="28"/>
        </w:rPr>
        <w:t>Test(</w:t>
      </w:r>
      <w:proofErr w:type="gramEnd"/>
      <w:r w:rsidRPr="00A944A9">
        <w:rPr>
          <w:rFonts w:ascii="Times New Roman" w:hAnsi="Times New Roman" w:cs="Times New Roman"/>
          <w:bCs/>
          <w:i/>
          <w:sz w:val="28"/>
          <w:szCs w:val="28"/>
        </w:rPr>
        <w:t>);</w:t>
      </w:r>
    </w:p>
    <w:p w:rsidR="006B6626" w:rsidRPr="00A944A9" w:rsidRDefault="006B6626" w:rsidP="008B74B3">
      <w:pPr>
        <w:autoSpaceDE w:val="0"/>
        <w:autoSpaceDN w:val="0"/>
        <w:adjustRightInd w:val="0"/>
        <w:spacing w:after="0" w:line="240" w:lineRule="auto"/>
        <w:ind w:left="1440"/>
        <w:rPr>
          <w:rFonts w:ascii="Times New Roman" w:hAnsi="Times New Roman" w:cs="Times New Roman"/>
          <w:bCs/>
          <w:i/>
          <w:sz w:val="28"/>
          <w:szCs w:val="28"/>
        </w:rPr>
      </w:pPr>
      <w:proofErr w:type="spellStart"/>
      <w:proofErr w:type="gramStart"/>
      <w:r w:rsidRPr="00A944A9">
        <w:rPr>
          <w:rFonts w:ascii="Times New Roman" w:hAnsi="Times New Roman" w:cs="Times New Roman"/>
          <w:bCs/>
          <w:i/>
          <w:sz w:val="28"/>
          <w:szCs w:val="28"/>
        </w:rPr>
        <w:t>t.methodOne</w:t>
      </w:r>
      <w:proofErr w:type="spellEnd"/>
      <w:r w:rsidRPr="00A944A9">
        <w:rPr>
          <w:rFonts w:ascii="Times New Roman" w:hAnsi="Times New Roman" w:cs="Times New Roman"/>
          <w:bCs/>
          <w:i/>
          <w:sz w:val="28"/>
          <w:szCs w:val="28"/>
        </w:rPr>
        <w:t>(</w:t>
      </w:r>
      <w:proofErr w:type="gramEnd"/>
      <w:r w:rsidRPr="00A944A9">
        <w:rPr>
          <w:rFonts w:ascii="Times New Roman" w:hAnsi="Times New Roman" w:cs="Times New Roman"/>
          <w:bCs/>
          <w:i/>
          <w:sz w:val="28"/>
          <w:szCs w:val="28"/>
        </w:rPr>
        <w:t>);</w:t>
      </w:r>
    </w:p>
    <w:p w:rsidR="008B74B3" w:rsidRPr="00A944A9" w:rsidRDefault="006B6626" w:rsidP="008B74B3">
      <w:pPr>
        <w:autoSpaceDE w:val="0"/>
        <w:autoSpaceDN w:val="0"/>
        <w:adjustRightInd w:val="0"/>
        <w:spacing w:after="0" w:line="240" w:lineRule="auto"/>
        <w:ind w:left="1440"/>
        <w:rPr>
          <w:rFonts w:ascii="Times New Roman" w:hAnsi="Times New Roman" w:cs="Times New Roman"/>
          <w:bCs/>
          <w:i/>
          <w:sz w:val="28"/>
          <w:szCs w:val="28"/>
        </w:rPr>
      </w:pPr>
      <w:r w:rsidRPr="00A944A9">
        <w:rPr>
          <w:rFonts w:ascii="Times New Roman" w:hAnsi="Times New Roman" w:cs="Times New Roman"/>
          <w:bCs/>
          <w:i/>
          <w:sz w:val="28"/>
          <w:szCs w:val="28"/>
        </w:rPr>
        <w:t>}</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w:t>
      </w:r>
    </w:p>
    <w:p w:rsidR="006B6626" w:rsidRPr="00A944A9" w:rsidRDefault="006B6626" w:rsidP="006B6626">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Test.java</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Test1.java</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 pack1.Test1</w:t>
      </w:r>
    </w:p>
    <w:p w:rsidR="006B6626" w:rsidRPr="00A944A9" w:rsidRDefault="006B6626" w:rsidP="008B74B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 xml:space="preserve">Test class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 xml:space="preserve"> is executed</w:t>
      </w:r>
    </w:p>
    <w:p w:rsidR="005A2BCC" w:rsidRPr="00A944A9" w:rsidRDefault="005A2BCC" w:rsidP="005A2BCC">
      <w:pPr>
        <w:autoSpaceDE w:val="0"/>
        <w:autoSpaceDN w:val="0"/>
        <w:adjustRightInd w:val="0"/>
        <w:spacing w:after="0" w:line="240" w:lineRule="auto"/>
        <w:rPr>
          <w:rFonts w:ascii="Times New Roman" w:hAnsi="Times New Roman" w:cs="Times New Roman"/>
          <w:b/>
          <w:bCs/>
          <w:i/>
          <w:sz w:val="32"/>
          <w:szCs w:val="25"/>
          <w:u w:val="single"/>
        </w:rPr>
      </w:pPr>
    </w:p>
    <w:p w:rsidR="005A2BCC" w:rsidRPr="00A944A9" w:rsidRDefault="005A2BCC" w:rsidP="005A2BCC">
      <w:pPr>
        <w:autoSpaceDE w:val="0"/>
        <w:autoSpaceDN w:val="0"/>
        <w:adjustRightInd w:val="0"/>
        <w:spacing w:after="0" w:line="240" w:lineRule="auto"/>
        <w:rPr>
          <w:rFonts w:ascii="Times New Roman" w:hAnsi="Times New Roman" w:cs="Times New Roman"/>
          <w:b/>
          <w:bCs/>
          <w:i/>
          <w:sz w:val="32"/>
          <w:szCs w:val="25"/>
          <w:u w:val="single"/>
        </w:rPr>
      </w:pPr>
      <w:r w:rsidRPr="00A944A9">
        <w:rPr>
          <w:rFonts w:ascii="Times New Roman" w:hAnsi="Times New Roman" w:cs="Times New Roman"/>
          <w:b/>
          <w:bCs/>
          <w:i/>
          <w:sz w:val="32"/>
          <w:szCs w:val="25"/>
          <w:u w:val="single"/>
        </w:rPr>
        <w:t>Final Modifier:</w:t>
      </w:r>
    </w:p>
    <w:p w:rsidR="005A2BCC" w:rsidRPr="00A944A9" w:rsidRDefault="005A2BCC" w:rsidP="005A2BCC">
      <w:pPr>
        <w:autoSpaceDE w:val="0"/>
        <w:autoSpaceDN w:val="0"/>
        <w:adjustRightInd w:val="0"/>
        <w:spacing w:after="0" w:line="240" w:lineRule="auto"/>
        <w:rPr>
          <w:rFonts w:ascii="Times New Roman" w:hAnsi="Times New Roman" w:cs="Times New Roman"/>
          <w:b/>
          <w:bCs/>
          <w:sz w:val="23"/>
          <w:szCs w:val="23"/>
        </w:rPr>
      </w:pPr>
    </w:p>
    <w:p w:rsidR="006B6626" w:rsidRPr="00A944A9" w:rsidRDefault="005A2BCC" w:rsidP="005A2BCC">
      <w:pPr>
        <w:autoSpaceDE w:val="0"/>
        <w:autoSpaceDN w:val="0"/>
        <w:adjustRightInd w:val="0"/>
        <w:spacing w:after="0" w:line="240" w:lineRule="auto"/>
        <w:rPr>
          <w:rFonts w:ascii="Times New Roman" w:hAnsi="Times New Roman" w:cs="Times New Roman"/>
          <w:bCs/>
          <w:sz w:val="28"/>
          <w:szCs w:val="23"/>
        </w:rPr>
      </w:pPr>
      <w:r w:rsidRPr="00A944A9">
        <w:rPr>
          <w:rFonts w:ascii="Times New Roman" w:hAnsi="Times New Roman" w:cs="Times New Roman"/>
          <w:bCs/>
          <w:sz w:val="28"/>
          <w:szCs w:val="23"/>
        </w:rPr>
        <w:t>Final is the modifier applicable for classes, methods and variables.</w:t>
      </w:r>
    </w:p>
    <w:p w:rsidR="009E240C" w:rsidRPr="00A944A9" w:rsidRDefault="009E240C" w:rsidP="009E240C">
      <w:pPr>
        <w:autoSpaceDE w:val="0"/>
        <w:autoSpaceDN w:val="0"/>
        <w:adjustRightInd w:val="0"/>
        <w:spacing w:after="0" w:line="240" w:lineRule="auto"/>
        <w:rPr>
          <w:rFonts w:ascii="Times New Roman" w:hAnsi="Times New Roman" w:cs="Times New Roman"/>
          <w:b/>
          <w:bCs/>
          <w:sz w:val="28"/>
          <w:szCs w:val="25"/>
          <w:u w:val="single"/>
        </w:rPr>
      </w:pPr>
    </w:p>
    <w:p w:rsidR="009E240C" w:rsidRPr="00A944A9" w:rsidRDefault="009E240C" w:rsidP="009E240C">
      <w:pPr>
        <w:autoSpaceDE w:val="0"/>
        <w:autoSpaceDN w:val="0"/>
        <w:adjustRightInd w:val="0"/>
        <w:spacing w:after="0" w:line="240" w:lineRule="auto"/>
        <w:rPr>
          <w:rFonts w:ascii="Times New Roman" w:hAnsi="Times New Roman" w:cs="Times New Roman"/>
          <w:b/>
          <w:bCs/>
          <w:sz w:val="28"/>
          <w:szCs w:val="25"/>
          <w:u w:val="single"/>
        </w:rPr>
      </w:pPr>
      <w:r w:rsidRPr="00A944A9">
        <w:rPr>
          <w:rFonts w:ascii="Times New Roman" w:hAnsi="Times New Roman" w:cs="Times New Roman"/>
          <w:b/>
          <w:bCs/>
          <w:sz w:val="28"/>
          <w:szCs w:val="25"/>
          <w:u w:val="single"/>
        </w:rPr>
        <w:t>Final Methods:</w:t>
      </w:r>
    </w:p>
    <w:p w:rsidR="00C854B5" w:rsidRPr="00A944A9" w:rsidRDefault="00C854B5" w:rsidP="009E240C">
      <w:pPr>
        <w:autoSpaceDE w:val="0"/>
        <w:autoSpaceDN w:val="0"/>
        <w:adjustRightInd w:val="0"/>
        <w:spacing w:after="0" w:line="240" w:lineRule="auto"/>
        <w:rPr>
          <w:rFonts w:ascii="Times New Roman" w:hAnsi="Times New Roman" w:cs="Times New Roman"/>
          <w:b/>
          <w:bCs/>
          <w:sz w:val="28"/>
          <w:szCs w:val="25"/>
          <w:u w:val="single"/>
        </w:rPr>
      </w:pPr>
    </w:p>
    <w:p w:rsidR="00C854B5" w:rsidRPr="00A944A9" w:rsidRDefault="009E240C" w:rsidP="005675D5">
      <w:pPr>
        <w:pStyle w:val="ListParagraph"/>
        <w:numPr>
          <w:ilvl w:val="0"/>
          <w:numId w:val="15"/>
        </w:numPr>
        <w:autoSpaceDE w:val="0"/>
        <w:autoSpaceDN w:val="0"/>
        <w:adjustRightInd w:val="0"/>
        <w:spacing w:after="0" w:line="240" w:lineRule="auto"/>
        <w:rPr>
          <w:rFonts w:ascii="Times New Roman" w:hAnsi="Times New Roman" w:cs="Times New Roman"/>
          <w:bCs/>
          <w:sz w:val="28"/>
          <w:szCs w:val="23"/>
        </w:rPr>
      </w:pPr>
      <w:r w:rsidRPr="00A944A9">
        <w:rPr>
          <w:rFonts w:ascii="Times New Roman" w:hAnsi="Times New Roman" w:cs="Times New Roman"/>
          <w:bCs/>
          <w:sz w:val="28"/>
          <w:szCs w:val="23"/>
        </w:rPr>
        <w:t>Whatever the methods parent has by default available to the child.</w:t>
      </w:r>
    </w:p>
    <w:p w:rsidR="005A2BCC" w:rsidRPr="00A944A9" w:rsidRDefault="009E240C" w:rsidP="005675D5">
      <w:pPr>
        <w:pStyle w:val="ListParagraph"/>
        <w:numPr>
          <w:ilvl w:val="0"/>
          <w:numId w:val="15"/>
        </w:numPr>
        <w:autoSpaceDE w:val="0"/>
        <w:autoSpaceDN w:val="0"/>
        <w:adjustRightInd w:val="0"/>
        <w:spacing w:after="0" w:line="240" w:lineRule="auto"/>
        <w:rPr>
          <w:rFonts w:ascii="Times New Roman" w:hAnsi="Times New Roman" w:cs="Times New Roman"/>
          <w:bCs/>
          <w:sz w:val="28"/>
          <w:szCs w:val="23"/>
        </w:rPr>
      </w:pPr>
      <w:r w:rsidRPr="00A944A9">
        <w:rPr>
          <w:rFonts w:ascii="Times New Roman" w:hAnsi="Times New Roman" w:cs="Times New Roman"/>
          <w:bCs/>
          <w:sz w:val="28"/>
          <w:szCs w:val="23"/>
        </w:rPr>
        <w:t>If the child is not allowed to override any method, that method we have to</w:t>
      </w:r>
      <w:r w:rsidR="00C854B5" w:rsidRPr="00A944A9">
        <w:rPr>
          <w:rFonts w:ascii="Times New Roman" w:hAnsi="Times New Roman" w:cs="Times New Roman"/>
          <w:bCs/>
          <w:sz w:val="28"/>
          <w:szCs w:val="23"/>
        </w:rPr>
        <w:t xml:space="preserve"> </w:t>
      </w:r>
      <w:r w:rsidRPr="00A944A9">
        <w:rPr>
          <w:rFonts w:ascii="Times New Roman" w:hAnsi="Times New Roman" w:cs="Times New Roman"/>
          <w:bCs/>
          <w:sz w:val="28"/>
          <w:szCs w:val="23"/>
        </w:rPr>
        <w:t>declare with final in parent class. That is final methods cannot overridden.</w:t>
      </w:r>
    </w:p>
    <w:p w:rsidR="00C854B5" w:rsidRPr="00A944A9" w:rsidRDefault="00C854B5" w:rsidP="00C854B5">
      <w:pPr>
        <w:autoSpaceDE w:val="0"/>
        <w:autoSpaceDN w:val="0"/>
        <w:adjustRightInd w:val="0"/>
        <w:spacing w:after="0" w:line="240" w:lineRule="auto"/>
        <w:ind w:left="360"/>
        <w:rPr>
          <w:rFonts w:ascii="Times New Roman" w:hAnsi="Times New Roman" w:cs="Times New Roman"/>
          <w:bCs/>
          <w:sz w:val="23"/>
          <w:szCs w:val="23"/>
        </w:rPr>
      </w:pPr>
    </w:p>
    <w:p w:rsidR="00330647" w:rsidRPr="00A944A9" w:rsidRDefault="00330647" w:rsidP="0033064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330647" w:rsidRPr="00A944A9" w:rsidRDefault="00330647" w:rsidP="0033064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330647" w:rsidRPr="00A944A9" w:rsidRDefault="00330647" w:rsidP="00330647">
      <w:pPr>
        <w:autoSpaceDE w:val="0"/>
        <w:autoSpaceDN w:val="0"/>
        <w:adjustRightInd w:val="0"/>
        <w:spacing w:after="0" w:line="240" w:lineRule="auto"/>
        <w:ind w:left="720"/>
        <w:rPr>
          <w:rFonts w:ascii="Times New Roman" w:hAnsi="Times New Roman" w:cs="Times New Roman"/>
          <w:b/>
          <w:bCs/>
          <w:i/>
          <w:sz w:val="32"/>
          <w:szCs w:val="28"/>
        </w:rPr>
      </w:pPr>
      <w:proofErr w:type="gramStart"/>
      <w:r w:rsidRPr="00A944A9">
        <w:rPr>
          <w:rFonts w:ascii="Times New Roman" w:hAnsi="Times New Roman" w:cs="Times New Roman"/>
          <w:b/>
          <w:bCs/>
          <w:i/>
          <w:sz w:val="32"/>
          <w:szCs w:val="28"/>
        </w:rPr>
        <w:t>class</w:t>
      </w:r>
      <w:proofErr w:type="gramEnd"/>
      <w:r w:rsidRPr="00A944A9">
        <w:rPr>
          <w:rFonts w:ascii="Times New Roman" w:hAnsi="Times New Roman" w:cs="Times New Roman"/>
          <w:b/>
          <w:bCs/>
          <w:i/>
          <w:sz w:val="32"/>
          <w:szCs w:val="28"/>
        </w:rPr>
        <w:t xml:space="preserve"> Parent{</w:t>
      </w:r>
    </w:p>
    <w:p w:rsidR="00330647" w:rsidRPr="00A944A9" w:rsidRDefault="00330647" w:rsidP="003A3998">
      <w:pPr>
        <w:autoSpaceDE w:val="0"/>
        <w:autoSpaceDN w:val="0"/>
        <w:adjustRightInd w:val="0"/>
        <w:spacing w:after="0" w:line="240" w:lineRule="auto"/>
        <w:ind w:left="1440"/>
        <w:rPr>
          <w:rFonts w:ascii="Times New Roman" w:hAnsi="Times New Roman" w:cs="Times New Roman"/>
          <w:b/>
          <w:bCs/>
          <w:i/>
          <w:sz w:val="32"/>
          <w:szCs w:val="28"/>
        </w:rPr>
      </w:pPr>
      <w:proofErr w:type="gramStart"/>
      <w:r w:rsidRPr="00A944A9">
        <w:rPr>
          <w:rFonts w:ascii="Times New Roman" w:hAnsi="Times New Roman" w:cs="Times New Roman"/>
          <w:b/>
          <w:bCs/>
          <w:i/>
          <w:sz w:val="32"/>
          <w:szCs w:val="28"/>
        </w:rPr>
        <w:t>public</w:t>
      </w:r>
      <w:proofErr w:type="gramEnd"/>
      <w:r w:rsidRPr="00A944A9">
        <w:rPr>
          <w:rFonts w:ascii="Times New Roman" w:hAnsi="Times New Roman" w:cs="Times New Roman"/>
          <w:b/>
          <w:bCs/>
          <w:i/>
          <w:sz w:val="32"/>
          <w:szCs w:val="28"/>
        </w:rPr>
        <w:t xml:space="preserve"> void property(){</w:t>
      </w:r>
    </w:p>
    <w:p w:rsidR="00330647" w:rsidRPr="00A944A9" w:rsidRDefault="00330647" w:rsidP="003A3998">
      <w:pPr>
        <w:autoSpaceDE w:val="0"/>
        <w:autoSpaceDN w:val="0"/>
        <w:adjustRightInd w:val="0"/>
        <w:spacing w:after="0" w:line="240" w:lineRule="auto"/>
        <w:ind w:left="1440" w:firstLine="720"/>
        <w:rPr>
          <w:rFonts w:ascii="Times New Roman" w:hAnsi="Times New Roman" w:cs="Times New Roman"/>
          <w:b/>
          <w:bCs/>
          <w:i/>
          <w:sz w:val="32"/>
          <w:szCs w:val="28"/>
        </w:rPr>
      </w:pPr>
      <w:proofErr w:type="spellStart"/>
      <w:proofErr w:type="gramStart"/>
      <w:r w:rsidRPr="00A944A9">
        <w:rPr>
          <w:rFonts w:ascii="Times New Roman" w:hAnsi="Times New Roman" w:cs="Times New Roman"/>
          <w:b/>
          <w:bCs/>
          <w:i/>
          <w:sz w:val="32"/>
          <w:szCs w:val="28"/>
        </w:rPr>
        <w:t>System.out.println</w:t>
      </w:r>
      <w:proofErr w:type="spellEnd"/>
      <w:r w:rsidRPr="00A944A9">
        <w:rPr>
          <w:rFonts w:ascii="Times New Roman" w:hAnsi="Times New Roman" w:cs="Times New Roman"/>
          <w:b/>
          <w:bCs/>
          <w:i/>
          <w:sz w:val="32"/>
          <w:szCs w:val="28"/>
        </w:rPr>
        <w:t>(</w:t>
      </w:r>
      <w:proofErr w:type="gramEnd"/>
      <w:r w:rsidRPr="00A944A9">
        <w:rPr>
          <w:rFonts w:ascii="Times New Roman" w:hAnsi="Times New Roman" w:cs="Times New Roman"/>
          <w:b/>
          <w:bCs/>
          <w:i/>
          <w:sz w:val="32"/>
          <w:szCs w:val="28"/>
        </w:rPr>
        <w:t>"</w:t>
      </w:r>
      <w:proofErr w:type="spellStart"/>
      <w:r w:rsidRPr="00A944A9">
        <w:rPr>
          <w:rFonts w:ascii="Times New Roman" w:hAnsi="Times New Roman" w:cs="Times New Roman"/>
          <w:b/>
          <w:bCs/>
          <w:i/>
          <w:sz w:val="32"/>
          <w:szCs w:val="28"/>
        </w:rPr>
        <w:t>cash+gold+land</w:t>
      </w:r>
      <w:proofErr w:type="spellEnd"/>
      <w:r w:rsidRPr="00A944A9">
        <w:rPr>
          <w:rFonts w:ascii="Times New Roman" w:hAnsi="Times New Roman" w:cs="Times New Roman"/>
          <w:b/>
          <w:bCs/>
          <w:i/>
          <w:sz w:val="32"/>
          <w:szCs w:val="28"/>
        </w:rPr>
        <w:t>");</w:t>
      </w:r>
    </w:p>
    <w:p w:rsidR="00330647" w:rsidRPr="00A944A9" w:rsidRDefault="00330647" w:rsidP="003A3998">
      <w:pPr>
        <w:autoSpaceDE w:val="0"/>
        <w:autoSpaceDN w:val="0"/>
        <w:adjustRightInd w:val="0"/>
        <w:spacing w:after="0" w:line="240" w:lineRule="auto"/>
        <w:ind w:left="1440"/>
        <w:rPr>
          <w:rFonts w:ascii="Times New Roman" w:hAnsi="Times New Roman" w:cs="Times New Roman"/>
          <w:b/>
          <w:bCs/>
          <w:i/>
          <w:sz w:val="32"/>
          <w:szCs w:val="28"/>
        </w:rPr>
      </w:pPr>
      <w:r w:rsidRPr="00A944A9">
        <w:rPr>
          <w:rFonts w:ascii="Times New Roman" w:hAnsi="Times New Roman" w:cs="Times New Roman"/>
          <w:b/>
          <w:bCs/>
          <w:i/>
          <w:sz w:val="32"/>
          <w:szCs w:val="28"/>
        </w:rPr>
        <w:t>}</w:t>
      </w:r>
    </w:p>
    <w:p w:rsidR="00330647" w:rsidRPr="00A944A9" w:rsidRDefault="00330647" w:rsidP="003A3998">
      <w:pPr>
        <w:autoSpaceDE w:val="0"/>
        <w:autoSpaceDN w:val="0"/>
        <w:adjustRightInd w:val="0"/>
        <w:spacing w:after="0" w:line="240" w:lineRule="auto"/>
        <w:ind w:left="1440"/>
        <w:rPr>
          <w:rFonts w:ascii="Times New Roman" w:hAnsi="Times New Roman" w:cs="Times New Roman"/>
          <w:b/>
          <w:bCs/>
          <w:i/>
          <w:sz w:val="32"/>
          <w:szCs w:val="28"/>
        </w:rPr>
      </w:pPr>
      <w:proofErr w:type="gramStart"/>
      <w:r w:rsidRPr="00A944A9">
        <w:rPr>
          <w:rFonts w:ascii="Times New Roman" w:hAnsi="Times New Roman" w:cs="Times New Roman"/>
          <w:b/>
          <w:bCs/>
          <w:i/>
          <w:sz w:val="32"/>
          <w:szCs w:val="28"/>
        </w:rPr>
        <w:t>public</w:t>
      </w:r>
      <w:proofErr w:type="gramEnd"/>
      <w:r w:rsidRPr="00A944A9">
        <w:rPr>
          <w:rFonts w:ascii="Times New Roman" w:hAnsi="Times New Roman" w:cs="Times New Roman"/>
          <w:b/>
          <w:bCs/>
          <w:i/>
          <w:sz w:val="32"/>
          <w:szCs w:val="28"/>
        </w:rPr>
        <w:t xml:space="preserve"> final void marriage(){</w:t>
      </w:r>
    </w:p>
    <w:p w:rsidR="00330647" w:rsidRPr="00A944A9" w:rsidRDefault="00330647" w:rsidP="003A3998">
      <w:pPr>
        <w:autoSpaceDE w:val="0"/>
        <w:autoSpaceDN w:val="0"/>
        <w:adjustRightInd w:val="0"/>
        <w:spacing w:after="0" w:line="240" w:lineRule="auto"/>
        <w:ind w:left="1440" w:firstLine="720"/>
        <w:rPr>
          <w:rFonts w:ascii="Times New Roman" w:hAnsi="Times New Roman" w:cs="Times New Roman"/>
          <w:b/>
          <w:bCs/>
          <w:i/>
          <w:sz w:val="32"/>
          <w:szCs w:val="28"/>
        </w:rPr>
      </w:pPr>
      <w:proofErr w:type="spellStart"/>
      <w:proofErr w:type="gramStart"/>
      <w:r w:rsidRPr="00A944A9">
        <w:rPr>
          <w:rFonts w:ascii="Times New Roman" w:hAnsi="Times New Roman" w:cs="Times New Roman"/>
          <w:b/>
          <w:bCs/>
          <w:i/>
          <w:sz w:val="32"/>
          <w:szCs w:val="28"/>
        </w:rPr>
        <w:t>System.out.println</w:t>
      </w:r>
      <w:proofErr w:type="spellEnd"/>
      <w:r w:rsidRPr="00A944A9">
        <w:rPr>
          <w:rFonts w:ascii="Times New Roman" w:hAnsi="Times New Roman" w:cs="Times New Roman"/>
          <w:b/>
          <w:bCs/>
          <w:i/>
          <w:sz w:val="32"/>
          <w:szCs w:val="28"/>
        </w:rPr>
        <w:t>(</w:t>
      </w:r>
      <w:proofErr w:type="gramEnd"/>
      <w:r w:rsidRPr="00A944A9">
        <w:rPr>
          <w:rFonts w:ascii="Times New Roman" w:hAnsi="Times New Roman" w:cs="Times New Roman"/>
          <w:b/>
          <w:bCs/>
          <w:i/>
          <w:sz w:val="32"/>
          <w:szCs w:val="28"/>
        </w:rPr>
        <w:t>"</w:t>
      </w:r>
      <w:proofErr w:type="spellStart"/>
      <w:r w:rsidRPr="00A944A9">
        <w:rPr>
          <w:rFonts w:ascii="Times New Roman" w:hAnsi="Times New Roman" w:cs="Times New Roman"/>
          <w:b/>
          <w:bCs/>
          <w:i/>
          <w:sz w:val="32"/>
          <w:szCs w:val="28"/>
        </w:rPr>
        <w:t>subbalakshmi</w:t>
      </w:r>
      <w:proofErr w:type="spellEnd"/>
      <w:r w:rsidRPr="00A944A9">
        <w:rPr>
          <w:rFonts w:ascii="Times New Roman" w:hAnsi="Times New Roman" w:cs="Times New Roman"/>
          <w:b/>
          <w:bCs/>
          <w:i/>
          <w:sz w:val="32"/>
          <w:szCs w:val="28"/>
        </w:rPr>
        <w:t>");</w:t>
      </w:r>
    </w:p>
    <w:p w:rsidR="003A3998" w:rsidRPr="00A944A9" w:rsidRDefault="00330647" w:rsidP="003A3998">
      <w:pPr>
        <w:autoSpaceDE w:val="0"/>
        <w:autoSpaceDN w:val="0"/>
        <w:adjustRightInd w:val="0"/>
        <w:spacing w:after="0" w:line="240" w:lineRule="auto"/>
        <w:ind w:left="720" w:firstLine="720"/>
        <w:rPr>
          <w:rFonts w:ascii="Times New Roman" w:hAnsi="Times New Roman" w:cs="Times New Roman"/>
          <w:b/>
          <w:bCs/>
          <w:i/>
          <w:sz w:val="32"/>
          <w:szCs w:val="28"/>
        </w:rPr>
      </w:pPr>
      <w:r w:rsidRPr="00A944A9">
        <w:rPr>
          <w:rFonts w:ascii="Times New Roman" w:hAnsi="Times New Roman" w:cs="Times New Roman"/>
          <w:b/>
          <w:bCs/>
          <w:i/>
          <w:sz w:val="32"/>
          <w:szCs w:val="28"/>
        </w:rPr>
        <w:t>}</w:t>
      </w:r>
    </w:p>
    <w:p w:rsidR="00C854B5" w:rsidRPr="00A944A9" w:rsidRDefault="00330647" w:rsidP="00330647">
      <w:pPr>
        <w:autoSpaceDE w:val="0"/>
        <w:autoSpaceDN w:val="0"/>
        <w:adjustRightInd w:val="0"/>
        <w:spacing w:after="0" w:line="240" w:lineRule="auto"/>
        <w:ind w:left="1080"/>
        <w:rPr>
          <w:rFonts w:ascii="Times New Roman" w:hAnsi="Times New Roman" w:cs="Times New Roman"/>
          <w:b/>
          <w:bCs/>
          <w:i/>
          <w:sz w:val="32"/>
          <w:szCs w:val="28"/>
        </w:rPr>
      </w:pPr>
      <w:r w:rsidRPr="00A944A9">
        <w:rPr>
          <w:rFonts w:ascii="Times New Roman" w:hAnsi="Times New Roman" w:cs="Times New Roman"/>
          <w:b/>
          <w:bCs/>
          <w:i/>
          <w:sz w:val="32"/>
          <w:szCs w:val="28"/>
        </w:rPr>
        <w:t>}</w:t>
      </w:r>
    </w:p>
    <w:p w:rsidR="00C40D61" w:rsidRPr="00A944A9" w:rsidRDefault="00C40D61" w:rsidP="00C40D6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C40D61" w:rsidRPr="00A944A9" w:rsidRDefault="00C40D61" w:rsidP="00C40D61">
      <w:pPr>
        <w:autoSpaceDE w:val="0"/>
        <w:autoSpaceDN w:val="0"/>
        <w:adjustRightInd w:val="0"/>
        <w:spacing w:after="0" w:line="240" w:lineRule="auto"/>
        <w:ind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child extends Parent{</w:t>
      </w:r>
    </w:p>
    <w:p w:rsidR="00C40D61" w:rsidRPr="00A944A9" w:rsidRDefault="00C40D61" w:rsidP="00C40D61">
      <w:pPr>
        <w:autoSpaceDE w:val="0"/>
        <w:autoSpaceDN w:val="0"/>
        <w:adjustRightInd w:val="0"/>
        <w:spacing w:after="0" w:line="240" w:lineRule="auto"/>
        <w:ind w:left="720"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marriage(){</w:t>
      </w:r>
    </w:p>
    <w:p w:rsidR="00C40D61" w:rsidRPr="00A944A9" w:rsidRDefault="00C40D61" w:rsidP="00C40D61">
      <w:pPr>
        <w:autoSpaceDE w:val="0"/>
        <w:autoSpaceDN w:val="0"/>
        <w:adjustRightInd w:val="0"/>
        <w:spacing w:after="0" w:line="240" w:lineRule="auto"/>
        <w:ind w:left="1440" w:firstLine="72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roofErr w:type="spellStart"/>
      <w:r w:rsidRPr="00A944A9">
        <w:rPr>
          <w:rFonts w:ascii="Times New Roman" w:hAnsi="Times New Roman" w:cs="Times New Roman"/>
          <w:bCs/>
          <w:sz w:val="28"/>
          <w:szCs w:val="28"/>
        </w:rPr>
        <w:t>Thamanna</w:t>
      </w:r>
      <w:proofErr w:type="spellEnd"/>
      <w:r w:rsidRPr="00A944A9">
        <w:rPr>
          <w:rFonts w:ascii="Times New Roman" w:hAnsi="Times New Roman" w:cs="Times New Roman"/>
          <w:bCs/>
          <w:sz w:val="28"/>
          <w:szCs w:val="28"/>
        </w:rPr>
        <w:t>");</w:t>
      </w:r>
    </w:p>
    <w:p w:rsidR="00C40D61" w:rsidRPr="00A944A9" w:rsidRDefault="00C40D61" w:rsidP="00C40D61">
      <w:pPr>
        <w:autoSpaceDE w:val="0"/>
        <w:autoSpaceDN w:val="0"/>
        <w:adjustRightInd w:val="0"/>
        <w:spacing w:after="0" w:line="240" w:lineRule="auto"/>
        <w:ind w:left="720"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C40D61" w:rsidRPr="00A944A9" w:rsidRDefault="00C40D61" w:rsidP="00C40D61">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C40D61" w:rsidRPr="00A944A9" w:rsidRDefault="00C40D61" w:rsidP="00C40D6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C40D61" w:rsidRPr="00A944A9" w:rsidRDefault="00C40D61" w:rsidP="00C40D61">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Compile time error.</w:t>
      </w:r>
    </w:p>
    <w:p w:rsidR="00C40D61" w:rsidRPr="00A944A9" w:rsidRDefault="00C40D61" w:rsidP="00C40D61">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lastRenderedPageBreak/>
        <w:t>D:\Java&gt;javac Parent.java</w:t>
      </w:r>
    </w:p>
    <w:p w:rsidR="00C40D61" w:rsidRPr="00A944A9" w:rsidRDefault="00C40D61" w:rsidP="00C40D61">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D:\Java&gt;javac child.java</w:t>
      </w:r>
    </w:p>
    <w:p w:rsidR="003A3998" w:rsidRPr="00A944A9" w:rsidRDefault="00C40D61" w:rsidP="00C40D61">
      <w:pPr>
        <w:autoSpaceDE w:val="0"/>
        <w:autoSpaceDN w:val="0"/>
        <w:adjustRightInd w:val="0"/>
        <w:spacing w:after="0" w:line="240" w:lineRule="auto"/>
        <w:ind w:left="720"/>
        <w:rPr>
          <w:rFonts w:ascii="Times New Roman" w:hAnsi="Times New Roman" w:cs="Times New Roman"/>
          <w:bCs/>
          <w:i/>
          <w:sz w:val="32"/>
          <w:szCs w:val="28"/>
        </w:rPr>
      </w:pPr>
      <w:r w:rsidRPr="00A944A9">
        <w:rPr>
          <w:rFonts w:ascii="Times New Roman" w:hAnsi="Times New Roman" w:cs="Times New Roman"/>
          <w:bCs/>
          <w:i/>
          <w:sz w:val="32"/>
          <w:szCs w:val="28"/>
        </w:rPr>
        <w:t xml:space="preserve">child.java:3: </w:t>
      </w:r>
      <w:proofErr w:type="gramStart"/>
      <w:r w:rsidRPr="00A944A9">
        <w:rPr>
          <w:rFonts w:ascii="Times New Roman" w:hAnsi="Times New Roman" w:cs="Times New Roman"/>
          <w:bCs/>
          <w:i/>
          <w:sz w:val="32"/>
          <w:szCs w:val="28"/>
        </w:rPr>
        <w:t>marriage(</w:t>
      </w:r>
      <w:proofErr w:type="gramEnd"/>
      <w:r w:rsidRPr="00A944A9">
        <w:rPr>
          <w:rFonts w:ascii="Times New Roman" w:hAnsi="Times New Roman" w:cs="Times New Roman"/>
          <w:bCs/>
          <w:i/>
          <w:sz w:val="32"/>
          <w:szCs w:val="28"/>
        </w:rPr>
        <w:t>) in child cannot override marriage() in Parent;</w:t>
      </w:r>
      <w:r w:rsidR="004475C7" w:rsidRPr="00A944A9">
        <w:rPr>
          <w:rFonts w:ascii="Times New Roman" w:hAnsi="Times New Roman" w:cs="Times New Roman"/>
          <w:bCs/>
          <w:i/>
          <w:sz w:val="32"/>
          <w:szCs w:val="28"/>
        </w:rPr>
        <w:t xml:space="preserve"> </w:t>
      </w:r>
      <w:r w:rsidRPr="00A944A9">
        <w:rPr>
          <w:rFonts w:ascii="Times New Roman" w:hAnsi="Times New Roman" w:cs="Times New Roman"/>
          <w:bCs/>
          <w:i/>
          <w:sz w:val="32"/>
          <w:szCs w:val="28"/>
        </w:rPr>
        <w:t>overridden method is final public void marriage(){</w:t>
      </w:r>
    </w:p>
    <w:p w:rsidR="00C40D61" w:rsidRPr="00A944A9" w:rsidRDefault="00C40D61" w:rsidP="00C40D61">
      <w:pPr>
        <w:autoSpaceDE w:val="0"/>
        <w:autoSpaceDN w:val="0"/>
        <w:adjustRightInd w:val="0"/>
        <w:spacing w:after="0" w:line="240" w:lineRule="auto"/>
        <w:rPr>
          <w:rFonts w:ascii="Times New Roman" w:hAnsi="Times New Roman" w:cs="Times New Roman"/>
          <w:bCs/>
          <w:i/>
          <w:sz w:val="32"/>
          <w:szCs w:val="28"/>
        </w:rPr>
      </w:pPr>
    </w:p>
    <w:p w:rsidR="00675A98" w:rsidRPr="00A944A9" w:rsidRDefault="00675A98" w:rsidP="00675A98">
      <w:pPr>
        <w:autoSpaceDE w:val="0"/>
        <w:autoSpaceDN w:val="0"/>
        <w:adjustRightInd w:val="0"/>
        <w:spacing w:after="0" w:line="240" w:lineRule="auto"/>
        <w:rPr>
          <w:rFonts w:ascii="Times New Roman" w:hAnsi="Times New Roman" w:cs="Times New Roman"/>
          <w:b/>
          <w:bCs/>
          <w:i/>
          <w:sz w:val="32"/>
          <w:szCs w:val="25"/>
          <w:u w:val="single"/>
        </w:rPr>
      </w:pPr>
      <w:r w:rsidRPr="00A944A9">
        <w:rPr>
          <w:rFonts w:ascii="Times New Roman" w:hAnsi="Times New Roman" w:cs="Times New Roman"/>
          <w:b/>
          <w:bCs/>
          <w:i/>
          <w:sz w:val="32"/>
          <w:szCs w:val="25"/>
          <w:u w:val="single"/>
        </w:rPr>
        <w:t>Final Class:</w:t>
      </w:r>
    </w:p>
    <w:p w:rsidR="00675A98" w:rsidRPr="00A944A9" w:rsidRDefault="00675A98" w:rsidP="00675A98">
      <w:pPr>
        <w:autoSpaceDE w:val="0"/>
        <w:autoSpaceDN w:val="0"/>
        <w:adjustRightInd w:val="0"/>
        <w:spacing w:after="0" w:line="240" w:lineRule="auto"/>
        <w:ind w:firstLine="720"/>
        <w:rPr>
          <w:rFonts w:ascii="Times New Roman" w:hAnsi="Times New Roman" w:cs="Times New Roman"/>
          <w:bCs/>
          <w:sz w:val="28"/>
          <w:szCs w:val="23"/>
        </w:rPr>
      </w:pPr>
      <w:r w:rsidRPr="00A944A9">
        <w:rPr>
          <w:rFonts w:ascii="Times New Roman" w:hAnsi="Times New Roman" w:cs="Times New Roman"/>
          <w:bCs/>
          <w:sz w:val="28"/>
          <w:szCs w:val="23"/>
        </w:rPr>
        <w:t xml:space="preserve">If a class declared as the final then we </w:t>
      </w:r>
      <w:proofErr w:type="spellStart"/>
      <w:r w:rsidRPr="00A944A9">
        <w:rPr>
          <w:rFonts w:ascii="Times New Roman" w:hAnsi="Times New Roman" w:cs="Times New Roman"/>
          <w:bCs/>
          <w:sz w:val="28"/>
          <w:szCs w:val="23"/>
        </w:rPr>
        <w:t>cann't</w:t>
      </w:r>
      <w:proofErr w:type="spellEnd"/>
      <w:r w:rsidRPr="00A944A9">
        <w:rPr>
          <w:rFonts w:ascii="Times New Roman" w:hAnsi="Times New Roman" w:cs="Times New Roman"/>
          <w:bCs/>
          <w:sz w:val="28"/>
          <w:szCs w:val="23"/>
        </w:rPr>
        <w:t xml:space="preserve"> creates the child class that is inheritance concept is not applicable for final classes.</w:t>
      </w:r>
    </w:p>
    <w:p w:rsidR="00675A98" w:rsidRPr="00A944A9" w:rsidRDefault="00675A98" w:rsidP="00675A98">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75A98" w:rsidRPr="00A944A9" w:rsidRDefault="00675A98" w:rsidP="00675A98">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proofErr w:type="gramStart"/>
      <w:r w:rsidRPr="00A944A9">
        <w:rPr>
          <w:rFonts w:ascii="Times New Roman" w:hAnsi="Times New Roman" w:cs="Times New Roman"/>
          <w:b/>
          <w:bCs/>
          <w:sz w:val="28"/>
          <w:szCs w:val="28"/>
        </w:rPr>
        <w:t>final</w:t>
      </w:r>
      <w:proofErr w:type="gramEnd"/>
      <w:r w:rsidRPr="00A944A9">
        <w:rPr>
          <w:rFonts w:ascii="Times New Roman" w:hAnsi="Times New Roman" w:cs="Times New Roman"/>
          <w:b/>
          <w:bCs/>
          <w:sz w:val="28"/>
          <w:szCs w:val="28"/>
        </w:rPr>
        <w:t xml:space="preserve"> class Parent</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w:t>
      </w:r>
    </w:p>
    <w:p w:rsidR="00675A98" w:rsidRPr="00A944A9" w:rsidRDefault="00675A98" w:rsidP="00675A98">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proofErr w:type="gramStart"/>
      <w:r w:rsidRPr="00A944A9">
        <w:rPr>
          <w:rFonts w:ascii="Times New Roman" w:hAnsi="Times New Roman" w:cs="Times New Roman"/>
          <w:b/>
          <w:bCs/>
          <w:sz w:val="28"/>
          <w:szCs w:val="28"/>
        </w:rPr>
        <w:t>class</w:t>
      </w:r>
      <w:proofErr w:type="gramEnd"/>
      <w:r w:rsidRPr="00A944A9">
        <w:rPr>
          <w:rFonts w:ascii="Times New Roman" w:hAnsi="Times New Roman" w:cs="Times New Roman"/>
          <w:b/>
          <w:bCs/>
          <w:sz w:val="28"/>
          <w:szCs w:val="28"/>
        </w:rPr>
        <w:t xml:space="preserve"> child extends Parent</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w:t>
      </w:r>
    </w:p>
    <w:p w:rsidR="00675A98" w:rsidRPr="00A944A9" w:rsidRDefault="00675A98" w:rsidP="00675A98">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Compile time error.</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D:\Java&gt;javac Parent.java</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D:\Java&gt;javac child.java</w:t>
      </w:r>
    </w:p>
    <w:p w:rsidR="00675A98"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child.java:1: cannot inherit from final Parent</w:t>
      </w:r>
    </w:p>
    <w:p w:rsidR="00C40D61" w:rsidRPr="00A944A9" w:rsidRDefault="00675A98" w:rsidP="00675A98">
      <w:pPr>
        <w:autoSpaceDE w:val="0"/>
        <w:autoSpaceDN w:val="0"/>
        <w:adjustRightInd w:val="0"/>
        <w:spacing w:after="0" w:line="240" w:lineRule="auto"/>
        <w:ind w:left="720"/>
        <w:rPr>
          <w:rFonts w:ascii="Times New Roman" w:hAnsi="Times New Roman" w:cs="Times New Roman"/>
          <w:b/>
          <w:bCs/>
          <w:sz w:val="28"/>
          <w:szCs w:val="28"/>
        </w:rPr>
      </w:pPr>
      <w:proofErr w:type="gramStart"/>
      <w:r w:rsidRPr="00A944A9">
        <w:rPr>
          <w:rFonts w:ascii="Times New Roman" w:hAnsi="Times New Roman" w:cs="Times New Roman"/>
          <w:b/>
          <w:bCs/>
          <w:sz w:val="28"/>
          <w:szCs w:val="28"/>
        </w:rPr>
        <w:t>class</w:t>
      </w:r>
      <w:proofErr w:type="gramEnd"/>
      <w:r w:rsidRPr="00A944A9">
        <w:rPr>
          <w:rFonts w:ascii="Times New Roman" w:hAnsi="Times New Roman" w:cs="Times New Roman"/>
          <w:b/>
          <w:bCs/>
          <w:sz w:val="28"/>
          <w:szCs w:val="28"/>
        </w:rPr>
        <w:t xml:space="preserve"> child extends Parent</w:t>
      </w:r>
    </w:p>
    <w:p w:rsidR="00675A98" w:rsidRPr="00A944A9" w:rsidRDefault="00675A98" w:rsidP="00675A98">
      <w:pPr>
        <w:autoSpaceDE w:val="0"/>
        <w:autoSpaceDN w:val="0"/>
        <w:adjustRightInd w:val="0"/>
        <w:spacing w:after="0" w:line="240" w:lineRule="auto"/>
        <w:rPr>
          <w:rFonts w:ascii="Times New Roman" w:hAnsi="Times New Roman" w:cs="Times New Roman"/>
          <w:b/>
          <w:bCs/>
          <w:sz w:val="28"/>
          <w:szCs w:val="28"/>
        </w:rPr>
      </w:pPr>
    </w:p>
    <w:p w:rsidR="007B2B6F" w:rsidRPr="00A944A9" w:rsidRDefault="007B2B6F" w:rsidP="007B2B6F">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Note:</w:t>
      </w:r>
      <w:r w:rsidRPr="00A944A9">
        <w:rPr>
          <w:rFonts w:ascii="Times New Roman" w:hAnsi="Times New Roman" w:cs="Times New Roman"/>
          <w:b/>
          <w:bCs/>
          <w:sz w:val="28"/>
          <w:szCs w:val="28"/>
        </w:rPr>
        <w:t xml:space="preserve"> </w:t>
      </w:r>
      <w:r w:rsidRPr="00A944A9">
        <w:rPr>
          <w:rFonts w:ascii="Times New Roman" w:hAnsi="Times New Roman" w:cs="Times New Roman"/>
          <w:bCs/>
          <w:sz w:val="28"/>
          <w:szCs w:val="28"/>
        </w:rPr>
        <w:t>Every method present inside a final class is always final by default whether we are declaring or not. But every variable present inside a final class need not be final.</w:t>
      </w:r>
    </w:p>
    <w:p w:rsidR="007B2B6F" w:rsidRPr="00A944A9" w:rsidRDefault="007B2B6F" w:rsidP="007B2B6F">
      <w:pPr>
        <w:autoSpaceDE w:val="0"/>
        <w:autoSpaceDN w:val="0"/>
        <w:adjustRightInd w:val="0"/>
        <w:spacing w:after="0" w:line="240" w:lineRule="auto"/>
        <w:rPr>
          <w:rFonts w:ascii="Times New Roman" w:hAnsi="Times New Roman" w:cs="Times New Roman"/>
          <w:bCs/>
          <w:sz w:val="28"/>
          <w:szCs w:val="28"/>
        </w:rPr>
      </w:pPr>
    </w:p>
    <w:p w:rsidR="007B2B6F" w:rsidRPr="00A944A9" w:rsidRDefault="007B2B6F" w:rsidP="007B2B6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7B2B6F" w:rsidRPr="00A944A9" w:rsidRDefault="007B2B6F" w:rsidP="007B2B6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class parent{</w:t>
      </w:r>
    </w:p>
    <w:p w:rsidR="007B2B6F" w:rsidRPr="00A944A9" w:rsidRDefault="007B2B6F" w:rsidP="007B2B6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r w:rsidRPr="00A944A9">
        <w:rPr>
          <w:rFonts w:ascii="Times New Roman" w:hAnsi="Times New Roman" w:cs="Times New Roman"/>
          <w:bCs/>
          <w:sz w:val="28"/>
          <w:szCs w:val="28"/>
        </w:rPr>
        <w:t xml:space="preserve"> int x=10;</w:t>
      </w:r>
    </w:p>
    <w:p w:rsidR="007B2B6F" w:rsidRPr="00A944A9" w:rsidRDefault="007B2B6F" w:rsidP="007B2B6F">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p>
    <w:p w:rsidR="007B2B6F" w:rsidRPr="00A944A9" w:rsidRDefault="007B2B6F" w:rsidP="007B2B6F">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x=999;</w:t>
      </w:r>
    </w:p>
    <w:p w:rsidR="007B2B6F" w:rsidRPr="00A944A9" w:rsidRDefault="007B2B6F" w:rsidP="007B2B6F">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7B2B6F" w:rsidRPr="00A944A9" w:rsidRDefault="007B2B6F" w:rsidP="007B2B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7B2B6F" w:rsidRPr="00A944A9" w:rsidRDefault="007B2B6F" w:rsidP="007B2B6F">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The main advantage of final keyword is we can achieve security.</w:t>
      </w:r>
    </w:p>
    <w:p w:rsidR="007B2B6F" w:rsidRPr="00A944A9" w:rsidRDefault="007B2B6F" w:rsidP="007B2B6F">
      <w:pPr>
        <w:autoSpaceDE w:val="0"/>
        <w:autoSpaceDN w:val="0"/>
        <w:adjustRightInd w:val="0"/>
        <w:spacing w:after="0" w:line="240" w:lineRule="auto"/>
        <w:rPr>
          <w:rFonts w:ascii="Times New Roman" w:hAnsi="Times New Roman" w:cs="Times New Roman"/>
          <w:bCs/>
          <w:sz w:val="28"/>
          <w:szCs w:val="28"/>
        </w:rPr>
      </w:pPr>
    </w:p>
    <w:p w:rsidR="007B2B6F" w:rsidRPr="00A944A9" w:rsidRDefault="007B2B6F" w:rsidP="007B2B6F">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t>Whereas the main disadvantage is we are missing the key benefits of oops:</w:t>
      </w:r>
    </w:p>
    <w:p w:rsidR="00675A98" w:rsidRPr="00A944A9" w:rsidRDefault="007B2B6F" w:rsidP="007B2B6F">
      <w:pPr>
        <w:autoSpaceDE w:val="0"/>
        <w:autoSpaceDN w:val="0"/>
        <w:adjustRightInd w:val="0"/>
        <w:spacing w:after="0" w:line="240" w:lineRule="auto"/>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lastRenderedPageBreak/>
        <w:t>polymorsim</w:t>
      </w:r>
      <w:proofErr w:type="spellEnd"/>
      <w:proofErr w:type="gramEnd"/>
      <w:r w:rsidRPr="00A944A9">
        <w:rPr>
          <w:rFonts w:ascii="Times New Roman" w:hAnsi="Times New Roman" w:cs="Times New Roman"/>
          <w:bCs/>
          <w:sz w:val="28"/>
          <w:szCs w:val="28"/>
        </w:rPr>
        <w:t xml:space="preserve"> (because of final methods), inheritance (because of final classes) hence if there is no specific requirement never recommended to use final keyboard.</w:t>
      </w:r>
    </w:p>
    <w:p w:rsidR="007B2B6F" w:rsidRPr="00A944A9" w:rsidRDefault="007B2B6F" w:rsidP="007B2B6F">
      <w:pPr>
        <w:autoSpaceDE w:val="0"/>
        <w:autoSpaceDN w:val="0"/>
        <w:adjustRightInd w:val="0"/>
        <w:spacing w:after="0" w:line="240" w:lineRule="auto"/>
        <w:rPr>
          <w:rFonts w:ascii="Times New Roman" w:hAnsi="Times New Roman" w:cs="Times New Roman"/>
          <w:bCs/>
          <w:sz w:val="28"/>
          <w:szCs w:val="28"/>
        </w:rPr>
      </w:pPr>
    </w:p>
    <w:p w:rsidR="0009614D" w:rsidRPr="00A944A9" w:rsidRDefault="0009614D" w:rsidP="0009614D">
      <w:pPr>
        <w:autoSpaceDE w:val="0"/>
        <w:autoSpaceDN w:val="0"/>
        <w:adjustRightInd w:val="0"/>
        <w:spacing w:after="0" w:line="240" w:lineRule="auto"/>
        <w:rPr>
          <w:rFonts w:ascii="Times New Roman" w:hAnsi="Times New Roman" w:cs="Times New Roman"/>
          <w:b/>
          <w:bCs/>
          <w:i/>
          <w:sz w:val="32"/>
          <w:szCs w:val="25"/>
          <w:u w:val="single"/>
        </w:rPr>
      </w:pPr>
      <w:r w:rsidRPr="00A944A9">
        <w:rPr>
          <w:rFonts w:ascii="Times New Roman" w:hAnsi="Times New Roman" w:cs="Times New Roman"/>
          <w:b/>
          <w:bCs/>
          <w:i/>
          <w:sz w:val="32"/>
          <w:szCs w:val="25"/>
          <w:u w:val="single"/>
        </w:rPr>
        <w:t>Abstract Modifier:</w:t>
      </w:r>
    </w:p>
    <w:p w:rsidR="0009614D" w:rsidRPr="00A944A9" w:rsidRDefault="0009614D" w:rsidP="00AE6431">
      <w:pPr>
        <w:autoSpaceDE w:val="0"/>
        <w:autoSpaceDN w:val="0"/>
        <w:adjustRightInd w:val="0"/>
        <w:spacing w:after="0" w:line="240" w:lineRule="auto"/>
        <w:rPr>
          <w:rFonts w:ascii="Times New Roman" w:hAnsi="Times New Roman" w:cs="Times New Roman"/>
          <w:bCs/>
          <w:sz w:val="28"/>
          <w:szCs w:val="23"/>
        </w:rPr>
      </w:pPr>
      <w:r w:rsidRPr="00A944A9">
        <w:rPr>
          <w:rFonts w:ascii="Times New Roman" w:hAnsi="Times New Roman" w:cs="Times New Roman"/>
          <w:bCs/>
          <w:sz w:val="28"/>
          <w:szCs w:val="23"/>
        </w:rPr>
        <w:t>Abstract is the modifier applicable only for methods and classes but not for variables.</w:t>
      </w:r>
    </w:p>
    <w:p w:rsidR="00AE6431" w:rsidRPr="00A944A9" w:rsidRDefault="00AE6431" w:rsidP="00AE6431">
      <w:pPr>
        <w:autoSpaceDE w:val="0"/>
        <w:autoSpaceDN w:val="0"/>
        <w:adjustRightInd w:val="0"/>
        <w:spacing w:after="0" w:line="240" w:lineRule="auto"/>
        <w:ind w:firstLine="720"/>
        <w:rPr>
          <w:rFonts w:ascii="Times New Roman" w:hAnsi="Times New Roman" w:cs="Times New Roman"/>
          <w:b/>
          <w:bCs/>
          <w:sz w:val="28"/>
          <w:szCs w:val="25"/>
          <w:u w:val="single"/>
        </w:rPr>
      </w:pPr>
      <w:r w:rsidRPr="00A944A9">
        <w:rPr>
          <w:rFonts w:ascii="Times New Roman" w:hAnsi="Times New Roman" w:cs="Times New Roman"/>
          <w:b/>
          <w:bCs/>
          <w:sz w:val="28"/>
          <w:szCs w:val="25"/>
          <w:u w:val="single"/>
        </w:rPr>
        <w:t>Abstract Methods:</w:t>
      </w:r>
    </w:p>
    <w:p w:rsidR="00AE6431" w:rsidRPr="00A944A9" w:rsidRDefault="00AE6431" w:rsidP="00AE6431">
      <w:pPr>
        <w:autoSpaceDE w:val="0"/>
        <w:autoSpaceDN w:val="0"/>
        <w:adjustRightInd w:val="0"/>
        <w:spacing w:after="0" w:line="240" w:lineRule="auto"/>
        <w:rPr>
          <w:rFonts w:ascii="Times New Roman" w:hAnsi="Times New Roman" w:cs="Times New Roman"/>
          <w:bCs/>
          <w:sz w:val="28"/>
          <w:szCs w:val="23"/>
        </w:rPr>
      </w:pPr>
    </w:p>
    <w:p w:rsidR="00AE6431" w:rsidRPr="00A944A9" w:rsidRDefault="00AE6431" w:rsidP="00AE6431">
      <w:pPr>
        <w:autoSpaceDE w:val="0"/>
        <w:autoSpaceDN w:val="0"/>
        <w:adjustRightInd w:val="0"/>
        <w:spacing w:after="0" w:line="240" w:lineRule="auto"/>
        <w:ind w:left="720"/>
        <w:rPr>
          <w:rFonts w:ascii="Times New Roman" w:hAnsi="Times New Roman" w:cs="Times New Roman"/>
          <w:bCs/>
          <w:sz w:val="28"/>
          <w:szCs w:val="23"/>
        </w:rPr>
      </w:pPr>
      <w:r w:rsidRPr="00A944A9">
        <w:rPr>
          <w:rFonts w:ascii="Times New Roman" w:hAnsi="Times New Roman" w:cs="Times New Roman"/>
          <w:bCs/>
          <w:sz w:val="28"/>
          <w:szCs w:val="23"/>
        </w:rPr>
        <w:t>Even though we don't have implementation still we can declare a method with abstract modifier.</w:t>
      </w:r>
    </w:p>
    <w:p w:rsidR="00AE6431" w:rsidRPr="00A944A9" w:rsidRDefault="00AE6431" w:rsidP="00981CE9">
      <w:pPr>
        <w:autoSpaceDE w:val="0"/>
        <w:autoSpaceDN w:val="0"/>
        <w:adjustRightInd w:val="0"/>
        <w:spacing w:after="0" w:line="240" w:lineRule="auto"/>
        <w:ind w:firstLine="720"/>
        <w:rPr>
          <w:rFonts w:ascii="Times New Roman" w:hAnsi="Times New Roman" w:cs="Times New Roman"/>
          <w:bCs/>
          <w:sz w:val="28"/>
          <w:szCs w:val="23"/>
        </w:rPr>
      </w:pPr>
      <w:r w:rsidRPr="00A944A9">
        <w:rPr>
          <w:rFonts w:ascii="Times New Roman" w:hAnsi="Times New Roman" w:cs="Times New Roman"/>
          <w:bCs/>
          <w:sz w:val="28"/>
          <w:szCs w:val="23"/>
        </w:rPr>
        <w:t>That is abstract methods have only declaration but not implementation.</w:t>
      </w:r>
    </w:p>
    <w:p w:rsidR="0009614D" w:rsidRPr="00A944A9" w:rsidRDefault="00AE6431" w:rsidP="00981CE9">
      <w:pPr>
        <w:autoSpaceDE w:val="0"/>
        <w:autoSpaceDN w:val="0"/>
        <w:adjustRightInd w:val="0"/>
        <w:spacing w:after="0" w:line="240" w:lineRule="auto"/>
        <w:ind w:firstLine="720"/>
        <w:rPr>
          <w:rFonts w:ascii="Times New Roman" w:hAnsi="Times New Roman" w:cs="Times New Roman"/>
          <w:bCs/>
          <w:sz w:val="28"/>
          <w:szCs w:val="23"/>
        </w:rPr>
      </w:pPr>
      <w:r w:rsidRPr="00A944A9">
        <w:rPr>
          <w:rFonts w:ascii="Times New Roman" w:hAnsi="Times New Roman" w:cs="Times New Roman"/>
          <w:bCs/>
          <w:sz w:val="28"/>
          <w:szCs w:val="23"/>
        </w:rPr>
        <w:t>Hence abstract method declaration should compulsory ends with semicolon.</w:t>
      </w:r>
    </w:p>
    <w:p w:rsidR="00AE6431" w:rsidRPr="00A944A9" w:rsidRDefault="00714429" w:rsidP="00AE6431">
      <w:pPr>
        <w:autoSpaceDE w:val="0"/>
        <w:autoSpaceDN w:val="0"/>
        <w:adjustRightInd w:val="0"/>
        <w:spacing w:after="0" w:line="240" w:lineRule="auto"/>
        <w:rPr>
          <w:rFonts w:ascii="Times New Roman" w:hAnsi="Times New Roman" w:cs="Times New Roman"/>
          <w:bCs/>
          <w:i/>
          <w:sz w:val="44"/>
          <w:szCs w:val="28"/>
        </w:rPr>
      </w:pPr>
      <w:r w:rsidRPr="00A944A9">
        <w:rPr>
          <w:rFonts w:ascii="Times New Roman" w:hAnsi="Times New Roman" w:cs="Times New Roman"/>
          <w:bCs/>
          <w:i/>
          <w:noProof/>
          <w:sz w:val="44"/>
          <w:szCs w:val="28"/>
        </w:rPr>
        <w:drawing>
          <wp:inline distT="0" distB="0" distL="0" distR="0" wp14:anchorId="1DF9A454" wp14:editId="0D21E0FE">
            <wp:extent cx="5943600" cy="1071602"/>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srcRect/>
                    <a:stretch>
                      <a:fillRect/>
                    </a:stretch>
                  </pic:blipFill>
                  <pic:spPr bwMode="auto">
                    <a:xfrm>
                      <a:off x="0" y="0"/>
                      <a:ext cx="5943600" cy="1071602"/>
                    </a:xfrm>
                    <a:prstGeom prst="rect">
                      <a:avLst/>
                    </a:prstGeom>
                    <a:noFill/>
                    <a:ln w="9525">
                      <a:noFill/>
                      <a:miter lim="800000"/>
                      <a:headEnd/>
                      <a:tailEnd/>
                    </a:ln>
                  </pic:spPr>
                </pic:pic>
              </a:graphicData>
            </a:graphic>
          </wp:inline>
        </w:drawing>
      </w:r>
    </w:p>
    <w:p w:rsidR="00DA4CD9" w:rsidRPr="00A944A9" w:rsidRDefault="00DA4CD9" w:rsidP="00DA4CD9">
      <w:pPr>
        <w:autoSpaceDE w:val="0"/>
        <w:autoSpaceDN w:val="0"/>
        <w:adjustRightInd w:val="0"/>
        <w:spacing w:after="0" w:line="240" w:lineRule="auto"/>
        <w:rPr>
          <w:rFonts w:ascii="Times New Roman" w:hAnsi="Times New Roman" w:cs="Times New Roman"/>
          <w:bCs/>
          <w:sz w:val="28"/>
          <w:szCs w:val="23"/>
        </w:rPr>
      </w:pPr>
      <w:r w:rsidRPr="00A944A9">
        <w:rPr>
          <w:rFonts w:ascii="Times New Roman" w:hAnsi="Times New Roman" w:cs="Times New Roman"/>
          <w:bCs/>
          <w:sz w:val="28"/>
          <w:szCs w:val="23"/>
        </w:rPr>
        <w:t>Child classes are responsible to provide implementation for parent class abstract</w:t>
      </w:r>
    </w:p>
    <w:p w:rsidR="00714429" w:rsidRPr="00A944A9" w:rsidRDefault="00DA4CD9" w:rsidP="00DA4CD9">
      <w:pPr>
        <w:autoSpaceDE w:val="0"/>
        <w:autoSpaceDN w:val="0"/>
        <w:adjustRightInd w:val="0"/>
        <w:spacing w:after="0" w:line="240" w:lineRule="auto"/>
        <w:rPr>
          <w:rFonts w:ascii="Times New Roman" w:hAnsi="Times New Roman" w:cs="Times New Roman"/>
          <w:bCs/>
          <w:sz w:val="28"/>
          <w:szCs w:val="23"/>
        </w:rPr>
      </w:pPr>
      <w:proofErr w:type="gramStart"/>
      <w:r w:rsidRPr="00A944A9">
        <w:rPr>
          <w:rFonts w:ascii="Times New Roman" w:hAnsi="Times New Roman" w:cs="Times New Roman"/>
          <w:bCs/>
          <w:sz w:val="28"/>
          <w:szCs w:val="23"/>
        </w:rPr>
        <w:t>methods</w:t>
      </w:r>
      <w:proofErr w:type="gramEnd"/>
      <w:r w:rsidRPr="00A944A9">
        <w:rPr>
          <w:rFonts w:ascii="Times New Roman" w:hAnsi="Times New Roman" w:cs="Times New Roman"/>
          <w:bCs/>
          <w:sz w:val="28"/>
          <w:szCs w:val="23"/>
        </w:rPr>
        <w:t>.</w:t>
      </w:r>
    </w:p>
    <w:p w:rsidR="00A06EB2" w:rsidRPr="00A944A9" w:rsidRDefault="00A06EB2" w:rsidP="00A06EB2">
      <w:pPr>
        <w:autoSpaceDE w:val="0"/>
        <w:autoSpaceDN w:val="0"/>
        <w:adjustRightInd w:val="0"/>
        <w:spacing w:after="0" w:line="240" w:lineRule="auto"/>
        <w:rPr>
          <w:rFonts w:ascii="Times New Roman" w:hAnsi="Times New Roman" w:cs="Times New Roman"/>
          <w:b/>
          <w:bCs/>
          <w:sz w:val="28"/>
          <w:szCs w:val="23"/>
          <w:u w:val="single"/>
        </w:rPr>
      </w:pPr>
      <w:r w:rsidRPr="00A944A9">
        <w:rPr>
          <w:rFonts w:ascii="Times New Roman" w:hAnsi="Times New Roman" w:cs="Times New Roman"/>
          <w:b/>
          <w:bCs/>
          <w:sz w:val="28"/>
          <w:szCs w:val="23"/>
          <w:u w:val="single"/>
        </w:rPr>
        <w:t>Example:</w:t>
      </w:r>
    </w:p>
    <w:p w:rsidR="00DA4CD9" w:rsidRPr="00A944A9" w:rsidRDefault="00A06EB2" w:rsidP="00A06EB2">
      <w:pPr>
        <w:autoSpaceDE w:val="0"/>
        <w:autoSpaceDN w:val="0"/>
        <w:adjustRightInd w:val="0"/>
        <w:spacing w:after="0" w:line="240" w:lineRule="auto"/>
        <w:rPr>
          <w:rFonts w:ascii="Times New Roman" w:hAnsi="Times New Roman" w:cs="Times New Roman"/>
          <w:b/>
          <w:bCs/>
          <w:sz w:val="28"/>
          <w:szCs w:val="23"/>
          <w:u w:val="single"/>
        </w:rPr>
      </w:pPr>
      <w:r w:rsidRPr="00A944A9">
        <w:rPr>
          <w:rFonts w:ascii="Times New Roman" w:hAnsi="Times New Roman" w:cs="Times New Roman"/>
          <w:b/>
          <w:bCs/>
          <w:sz w:val="28"/>
          <w:szCs w:val="23"/>
          <w:u w:val="single"/>
        </w:rPr>
        <w:t>Program:</w:t>
      </w:r>
    </w:p>
    <w:p w:rsidR="00A06EB2" w:rsidRPr="00A944A9" w:rsidRDefault="00AF390A" w:rsidP="00A06EB2">
      <w:pPr>
        <w:autoSpaceDE w:val="0"/>
        <w:autoSpaceDN w:val="0"/>
        <w:adjustRightInd w:val="0"/>
        <w:spacing w:after="0" w:line="240" w:lineRule="auto"/>
        <w:rPr>
          <w:rFonts w:ascii="Times New Roman" w:hAnsi="Times New Roman" w:cs="Times New Roman"/>
          <w:bCs/>
          <w:i/>
          <w:sz w:val="72"/>
          <w:szCs w:val="28"/>
          <w:u w:val="single"/>
        </w:rPr>
      </w:pPr>
      <w:r w:rsidRPr="00A944A9">
        <w:rPr>
          <w:rFonts w:ascii="Times New Roman" w:hAnsi="Times New Roman" w:cs="Times New Roman"/>
          <w:bCs/>
          <w:i/>
          <w:noProof/>
          <w:sz w:val="72"/>
          <w:szCs w:val="28"/>
          <w:u w:val="single"/>
        </w:rPr>
        <w:drawing>
          <wp:inline distT="0" distB="0" distL="0" distR="0" wp14:anchorId="67C125C5" wp14:editId="77D2EAED">
            <wp:extent cx="5943600" cy="3373124"/>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srcRect/>
                    <a:stretch>
                      <a:fillRect/>
                    </a:stretch>
                  </pic:blipFill>
                  <pic:spPr bwMode="auto">
                    <a:xfrm>
                      <a:off x="0" y="0"/>
                      <a:ext cx="5943600" cy="3373124"/>
                    </a:xfrm>
                    <a:prstGeom prst="rect">
                      <a:avLst/>
                    </a:prstGeom>
                    <a:noFill/>
                    <a:ln w="9525">
                      <a:noFill/>
                      <a:miter lim="800000"/>
                      <a:headEnd/>
                      <a:tailEnd/>
                    </a:ln>
                  </pic:spPr>
                </pic:pic>
              </a:graphicData>
            </a:graphic>
          </wp:inline>
        </w:drawing>
      </w:r>
    </w:p>
    <w:p w:rsidR="008B4DAC" w:rsidRPr="00A944A9" w:rsidRDefault="008B4DAC" w:rsidP="005675D5">
      <w:pPr>
        <w:pStyle w:val="ListParagraph"/>
        <w:numPr>
          <w:ilvl w:val="0"/>
          <w:numId w:val="1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lastRenderedPageBreak/>
        <w:t>The main advantage of abstract methods is , by declaring abstract method in parent class we can provide guide lines to the child class such that which methods they should compulsory implement.</w:t>
      </w:r>
    </w:p>
    <w:p w:rsidR="00AF390A" w:rsidRPr="00A944A9" w:rsidRDefault="008B4DAC" w:rsidP="005675D5">
      <w:pPr>
        <w:pStyle w:val="ListParagraph"/>
        <w:numPr>
          <w:ilvl w:val="0"/>
          <w:numId w:val="16"/>
        </w:numPr>
        <w:autoSpaceDE w:val="0"/>
        <w:autoSpaceDN w:val="0"/>
        <w:adjustRightInd w:val="0"/>
        <w:spacing w:after="0" w:line="240" w:lineRule="auto"/>
        <w:rPr>
          <w:rFonts w:ascii="Times New Roman" w:hAnsi="Times New Roman" w:cs="Times New Roman"/>
          <w:bCs/>
          <w:i/>
          <w:sz w:val="28"/>
          <w:szCs w:val="28"/>
          <w:u w:val="single"/>
        </w:rPr>
      </w:pPr>
      <w:r w:rsidRPr="00A944A9">
        <w:rPr>
          <w:rFonts w:ascii="Times New Roman" w:eastAsia="SymbolMT" w:hAnsi="Times New Roman" w:cs="Times New Roman"/>
          <w:bCs/>
          <w:sz w:val="28"/>
          <w:szCs w:val="28"/>
        </w:rPr>
        <w:t>Abstract method never talks about implementation whereas if any modifier talks about implementation then the modifier will be enemy to abstract and that is always illegal combination for methods.</w:t>
      </w:r>
    </w:p>
    <w:p w:rsidR="00EE5C2C" w:rsidRPr="00A944A9" w:rsidRDefault="00EE5C2C" w:rsidP="00EE5C2C">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t>The following are the various illegal combinations for methods.</w:t>
      </w:r>
    </w:p>
    <w:p w:rsidR="00EE5C2C" w:rsidRPr="00A944A9" w:rsidRDefault="00EE5C2C" w:rsidP="00EE5C2C">
      <w:pPr>
        <w:autoSpaceDE w:val="0"/>
        <w:autoSpaceDN w:val="0"/>
        <w:adjustRightInd w:val="0"/>
        <w:spacing w:after="0" w:line="240" w:lineRule="auto"/>
        <w:rPr>
          <w:rFonts w:ascii="Times New Roman" w:hAnsi="Times New Roman" w:cs="Times New Roman"/>
          <w:b/>
          <w:bCs/>
          <w:sz w:val="28"/>
          <w:szCs w:val="28"/>
        </w:rPr>
      </w:pPr>
    </w:p>
    <w:p w:rsidR="008B4DAC" w:rsidRPr="00A944A9" w:rsidRDefault="00EE5C2C" w:rsidP="00EE5C2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Diagram:</w:t>
      </w:r>
    </w:p>
    <w:p w:rsidR="00370D80" w:rsidRPr="00A944A9" w:rsidRDefault="00370D80" w:rsidP="00EE5C2C">
      <w:pPr>
        <w:autoSpaceDE w:val="0"/>
        <w:autoSpaceDN w:val="0"/>
        <w:adjustRightInd w:val="0"/>
        <w:spacing w:after="0" w:line="240" w:lineRule="auto"/>
        <w:rPr>
          <w:rFonts w:ascii="Times New Roman" w:hAnsi="Times New Roman" w:cs="Times New Roman"/>
          <w:bCs/>
          <w:i/>
          <w:sz w:val="28"/>
          <w:szCs w:val="28"/>
          <w:u w:val="single"/>
        </w:rPr>
      </w:pPr>
    </w:p>
    <w:p w:rsidR="00BA16AD" w:rsidRPr="00A944A9" w:rsidRDefault="00F75F9F" w:rsidP="00EE5C2C">
      <w:pPr>
        <w:autoSpaceDE w:val="0"/>
        <w:autoSpaceDN w:val="0"/>
        <w:adjustRightInd w:val="0"/>
        <w:spacing w:after="0" w:line="240" w:lineRule="auto"/>
        <w:rPr>
          <w:rFonts w:ascii="Times New Roman" w:hAnsi="Times New Roman" w:cs="Times New Roman"/>
          <w:bCs/>
          <w:i/>
          <w:sz w:val="28"/>
          <w:szCs w:val="28"/>
          <w:u w:val="single"/>
        </w:rPr>
      </w:pPr>
      <w:r w:rsidRPr="00A944A9">
        <w:rPr>
          <w:rFonts w:ascii="Times New Roman" w:hAnsi="Times New Roman" w:cs="Times New Roman"/>
          <w:bCs/>
          <w:i/>
          <w:noProof/>
          <w:sz w:val="28"/>
          <w:szCs w:val="28"/>
          <w:u w:val="single"/>
        </w:rPr>
        <w:drawing>
          <wp:inline distT="0" distB="0" distL="0" distR="0" wp14:anchorId="718B89AB" wp14:editId="112D63D4">
            <wp:extent cx="3739964" cy="2816352"/>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srcRect/>
                    <a:stretch>
                      <a:fillRect/>
                    </a:stretch>
                  </pic:blipFill>
                  <pic:spPr bwMode="auto">
                    <a:xfrm>
                      <a:off x="0" y="0"/>
                      <a:ext cx="3740444" cy="2816713"/>
                    </a:xfrm>
                    <a:prstGeom prst="rect">
                      <a:avLst/>
                    </a:prstGeom>
                    <a:noFill/>
                    <a:ln w="9525">
                      <a:noFill/>
                      <a:miter lim="800000"/>
                      <a:headEnd/>
                      <a:tailEnd/>
                    </a:ln>
                  </pic:spPr>
                </pic:pic>
              </a:graphicData>
            </a:graphic>
          </wp:inline>
        </w:drawing>
      </w:r>
    </w:p>
    <w:p w:rsidR="00370D80" w:rsidRPr="00A944A9" w:rsidRDefault="001019B4" w:rsidP="00EE5C2C">
      <w:pPr>
        <w:autoSpaceDE w:val="0"/>
        <w:autoSpaceDN w:val="0"/>
        <w:adjustRightInd w:val="0"/>
        <w:spacing w:after="0" w:line="240" w:lineRule="auto"/>
        <w:rPr>
          <w:rFonts w:ascii="Times New Roman" w:hAnsi="Times New Roman" w:cs="Times New Roman"/>
          <w:b/>
          <w:bCs/>
          <w:sz w:val="32"/>
          <w:szCs w:val="32"/>
        </w:rPr>
      </w:pPr>
      <w:r w:rsidRPr="00A944A9">
        <w:rPr>
          <w:rFonts w:ascii="Times New Roman" w:hAnsi="Times New Roman" w:cs="Times New Roman"/>
          <w:b/>
          <w:bCs/>
          <w:sz w:val="32"/>
          <w:szCs w:val="32"/>
        </w:rPr>
        <w:t>All the 6 combinations are illegal.</w:t>
      </w:r>
    </w:p>
    <w:p w:rsidR="00406B86" w:rsidRPr="00A944A9" w:rsidRDefault="00406B86" w:rsidP="00EE5C2C">
      <w:pPr>
        <w:autoSpaceDE w:val="0"/>
        <w:autoSpaceDN w:val="0"/>
        <w:adjustRightInd w:val="0"/>
        <w:spacing w:after="0" w:line="240" w:lineRule="auto"/>
        <w:rPr>
          <w:rFonts w:ascii="Times New Roman" w:hAnsi="Times New Roman" w:cs="Times New Roman"/>
          <w:b/>
          <w:bCs/>
          <w:sz w:val="32"/>
          <w:szCs w:val="32"/>
        </w:rPr>
      </w:pPr>
    </w:p>
    <w:p w:rsidR="00F3291A" w:rsidRPr="00A944A9" w:rsidRDefault="00F3291A" w:rsidP="00F3291A">
      <w:pPr>
        <w:autoSpaceDE w:val="0"/>
        <w:autoSpaceDN w:val="0"/>
        <w:adjustRightInd w:val="0"/>
        <w:spacing w:after="0" w:line="240" w:lineRule="auto"/>
        <w:rPr>
          <w:rFonts w:ascii="Times New Roman" w:hAnsi="Times New Roman" w:cs="Times New Roman"/>
          <w:b/>
          <w:bCs/>
          <w:i/>
          <w:sz w:val="32"/>
          <w:szCs w:val="32"/>
          <w:u w:val="single"/>
        </w:rPr>
      </w:pPr>
      <w:r w:rsidRPr="00A944A9">
        <w:rPr>
          <w:rFonts w:ascii="Times New Roman" w:hAnsi="Times New Roman" w:cs="Times New Roman"/>
          <w:b/>
          <w:bCs/>
          <w:i/>
          <w:sz w:val="32"/>
          <w:szCs w:val="32"/>
          <w:u w:val="single"/>
        </w:rPr>
        <w:t>Abstract class:</w:t>
      </w:r>
    </w:p>
    <w:p w:rsidR="00F3291A" w:rsidRPr="00A944A9" w:rsidRDefault="00F3291A" w:rsidP="00F3291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For any java class if we are not allow to create an object such type of class we have to declare with abstract modifier that is for abstract class instantiation is not possible.</w:t>
      </w:r>
    </w:p>
    <w:p w:rsidR="00F3291A" w:rsidRPr="00A944A9" w:rsidRDefault="00F3291A" w:rsidP="00F3291A">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F3291A" w:rsidRPr="00A944A9" w:rsidRDefault="00F3291A" w:rsidP="00F3291A">
      <w:pPr>
        <w:autoSpaceDE w:val="0"/>
        <w:autoSpaceDN w:val="0"/>
        <w:adjustRightInd w:val="0"/>
        <w:spacing w:after="0" w:line="240" w:lineRule="auto"/>
        <w:rPr>
          <w:rFonts w:ascii="Times New Roman" w:hAnsi="Times New Roman" w:cs="Times New Roman"/>
          <w:bCs/>
          <w:sz w:val="28"/>
          <w:szCs w:val="28"/>
        </w:rPr>
      </w:pPr>
      <w:proofErr w:type="gramStart"/>
      <w:r w:rsidRPr="00A944A9">
        <w:rPr>
          <w:rFonts w:ascii="Times New Roman" w:hAnsi="Times New Roman" w:cs="Times New Roman"/>
          <w:bCs/>
          <w:sz w:val="28"/>
          <w:szCs w:val="28"/>
        </w:rPr>
        <w:t>abstract</w:t>
      </w:r>
      <w:proofErr w:type="gramEnd"/>
      <w:r w:rsidRPr="00A944A9">
        <w:rPr>
          <w:rFonts w:ascii="Times New Roman" w:hAnsi="Times New Roman" w:cs="Times New Roman"/>
          <w:bCs/>
          <w:sz w:val="28"/>
          <w:szCs w:val="28"/>
        </w:rPr>
        <w:t xml:space="preserve"> class Test{</w:t>
      </w:r>
    </w:p>
    <w:p w:rsidR="00F3291A" w:rsidRPr="00A944A9" w:rsidRDefault="00F3291A" w:rsidP="00F3291A">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F3291A" w:rsidRPr="00A944A9" w:rsidRDefault="00F3291A" w:rsidP="00F3291A">
      <w:pPr>
        <w:autoSpaceDE w:val="0"/>
        <w:autoSpaceDN w:val="0"/>
        <w:adjustRightInd w:val="0"/>
        <w:spacing w:after="0" w:line="240" w:lineRule="auto"/>
        <w:ind w:left="720" w:firstLine="720"/>
        <w:rPr>
          <w:rFonts w:ascii="Times New Roman" w:hAnsi="Times New Roman" w:cs="Times New Roman"/>
          <w:bCs/>
          <w:sz w:val="28"/>
          <w:szCs w:val="28"/>
        </w:rPr>
      </w:pPr>
      <w:r w:rsidRPr="00A944A9">
        <w:rPr>
          <w:rFonts w:ascii="Times New Roman" w:hAnsi="Times New Roman" w:cs="Times New Roman"/>
          <w:bCs/>
          <w:sz w:val="28"/>
          <w:szCs w:val="28"/>
        </w:rPr>
        <w:t xml:space="preserve">Test t=new </w:t>
      </w:r>
      <w:proofErr w:type="gramStart"/>
      <w:r w:rsidRPr="00A944A9">
        <w:rPr>
          <w:rFonts w:ascii="Times New Roman" w:hAnsi="Times New Roman" w:cs="Times New Roman"/>
          <w:bCs/>
          <w:sz w:val="28"/>
          <w:szCs w:val="28"/>
        </w:rPr>
        <w:t>Test(</w:t>
      </w:r>
      <w:proofErr w:type="gramEnd"/>
      <w:r w:rsidRPr="00A944A9">
        <w:rPr>
          <w:rFonts w:ascii="Times New Roman" w:hAnsi="Times New Roman" w:cs="Times New Roman"/>
          <w:bCs/>
          <w:sz w:val="28"/>
          <w:szCs w:val="28"/>
        </w:rPr>
        <w:t>);</w:t>
      </w:r>
    </w:p>
    <w:p w:rsidR="00F3291A" w:rsidRPr="00A944A9" w:rsidRDefault="00F3291A" w:rsidP="00F3291A">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F3291A" w:rsidRPr="00A944A9" w:rsidRDefault="00F3291A" w:rsidP="00F3291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w:t>
      </w:r>
    </w:p>
    <w:p w:rsidR="00F3291A" w:rsidRPr="00A944A9" w:rsidRDefault="00F3291A" w:rsidP="00F3291A">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F3291A" w:rsidRPr="00A944A9" w:rsidRDefault="00F3291A" w:rsidP="00F3291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F3291A" w:rsidRPr="00A944A9" w:rsidRDefault="00F3291A" w:rsidP="00F3291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F3291A" w:rsidRPr="00A944A9" w:rsidRDefault="00F3291A" w:rsidP="00F3291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lastRenderedPageBreak/>
        <w:t>Test.java:4: Test is abstract; cannot be instantiated</w:t>
      </w:r>
    </w:p>
    <w:p w:rsidR="00406B86" w:rsidRPr="00A944A9" w:rsidRDefault="00F3291A" w:rsidP="00F3291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Test t=new </w:t>
      </w:r>
      <w:proofErr w:type="gramStart"/>
      <w:r w:rsidRPr="00A944A9">
        <w:rPr>
          <w:rFonts w:ascii="Times New Roman" w:hAnsi="Times New Roman" w:cs="Times New Roman"/>
          <w:bCs/>
          <w:sz w:val="28"/>
          <w:szCs w:val="28"/>
        </w:rPr>
        <w:t>Test(</w:t>
      </w:r>
      <w:proofErr w:type="gramEnd"/>
      <w:r w:rsidRPr="00A944A9">
        <w:rPr>
          <w:rFonts w:ascii="Times New Roman" w:hAnsi="Times New Roman" w:cs="Times New Roman"/>
          <w:bCs/>
          <w:sz w:val="28"/>
          <w:szCs w:val="28"/>
        </w:rPr>
        <w:t>);</w:t>
      </w:r>
    </w:p>
    <w:p w:rsidR="00F3291A" w:rsidRPr="00A944A9" w:rsidRDefault="00F3291A" w:rsidP="00F3291A">
      <w:pPr>
        <w:autoSpaceDE w:val="0"/>
        <w:autoSpaceDN w:val="0"/>
        <w:adjustRightInd w:val="0"/>
        <w:spacing w:after="0" w:line="240" w:lineRule="auto"/>
        <w:rPr>
          <w:rFonts w:ascii="Times New Roman" w:hAnsi="Times New Roman" w:cs="Times New Roman"/>
          <w:bCs/>
          <w:sz w:val="24"/>
          <w:szCs w:val="24"/>
        </w:rPr>
      </w:pPr>
    </w:p>
    <w:p w:rsidR="005B1E3A" w:rsidRPr="00A944A9" w:rsidRDefault="005B1E3A" w:rsidP="005B1E3A">
      <w:pPr>
        <w:autoSpaceDE w:val="0"/>
        <w:autoSpaceDN w:val="0"/>
        <w:adjustRightInd w:val="0"/>
        <w:spacing w:after="0" w:line="240" w:lineRule="auto"/>
        <w:rPr>
          <w:rFonts w:ascii="Times New Roman" w:hAnsi="Times New Roman" w:cs="Times New Roman"/>
          <w:b/>
          <w:bCs/>
          <w:sz w:val="24"/>
          <w:szCs w:val="24"/>
          <w:u w:val="single"/>
        </w:rPr>
      </w:pPr>
      <w:r w:rsidRPr="00A944A9">
        <w:rPr>
          <w:rFonts w:ascii="Times New Roman" w:hAnsi="Times New Roman" w:cs="Times New Roman"/>
          <w:b/>
          <w:bCs/>
          <w:sz w:val="24"/>
          <w:szCs w:val="24"/>
          <w:u w:val="single"/>
        </w:rPr>
        <w:t xml:space="preserve">What is the difference between abstract class and abstract </w:t>
      </w:r>
      <w:proofErr w:type="gramStart"/>
      <w:r w:rsidRPr="00A944A9">
        <w:rPr>
          <w:rFonts w:ascii="Times New Roman" w:hAnsi="Times New Roman" w:cs="Times New Roman"/>
          <w:b/>
          <w:bCs/>
          <w:sz w:val="24"/>
          <w:szCs w:val="24"/>
          <w:u w:val="single"/>
        </w:rPr>
        <w:t>method ?</w:t>
      </w:r>
      <w:proofErr w:type="gramEnd"/>
    </w:p>
    <w:p w:rsidR="005B1E3A" w:rsidRPr="00A944A9" w:rsidRDefault="005B1E3A" w:rsidP="005675D5">
      <w:pPr>
        <w:pStyle w:val="ListParagraph"/>
        <w:numPr>
          <w:ilvl w:val="0"/>
          <w:numId w:val="17"/>
        </w:numPr>
        <w:autoSpaceDE w:val="0"/>
        <w:autoSpaceDN w:val="0"/>
        <w:adjustRightInd w:val="0"/>
        <w:spacing w:after="0" w:line="240" w:lineRule="auto"/>
        <w:rPr>
          <w:rFonts w:ascii="Times New Roman" w:hAnsi="Times New Roman" w:cs="Times New Roman"/>
          <w:bCs/>
          <w:sz w:val="24"/>
          <w:szCs w:val="24"/>
        </w:rPr>
      </w:pPr>
      <w:r w:rsidRPr="00A944A9">
        <w:rPr>
          <w:rFonts w:ascii="Times New Roman" w:hAnsi="Times New Roman" w:cs="Times New Roman"/>
          <w:bCs/>
          <w:sz w:val="24"/>
          <w:szCs w:val="24"/>
        </w:rPr>
        <w:t>If a class contain at least on abstract method then compulsory the corresponding class should be declare with abstract modifier. Because implementation is not complete and hence we can't create object of that class.</w:t>
      </w:r>
    </w:p>
    <w:p w:rsidR="005B1E3A" w:rsidRPr="00A944A9" w:rsidRDefault="005B1E3A" w:rsidP="005675D5">
      <w:pPr>
        <w:pStyle w:val="ListParagraph"/>
        <w:numPr>
          <w:ilvl w:val="0"/>
          <w:numId w:val="17"/>
        </w:numPr>
        <w:autoSpaceDE w:val="0"/>
        <w:autoSpaceDN w:val="0"/>
        <w:adjustRightInd w:val="0"/>
        <w:spacing w:after="0" w:line="240" w:lineRule="auto"/>
        <w:rPr>
          <w:rFonts w:ascii="Times New Roman" w:hAnsi="Times New Roman" w:cs="Times New Roman"/>
          <w:bCs/>
          <w:sz w:val="24"/>
          <w:szCs w:val="24"/>
        </w:rPr>
      </w:pPr>
      <w:r w:rsidRPr="00A944A9">
        <w:rPr>
          <w:rFonts w:ascii="Times New Roman" w:hAnsi="Times New Roman" w:cs="Times New Roman"/>
          <w:bCs/>
          <w:sz w:val="24"/>
          <w:szCs w:val="24"/>
        </w:rPr>
        <w:t>Even though class doesn't contain any abstract methods still we can declare the class as abstract that is an abstract class can contain zero no of abstract methods also.</w:t>
      </w:r>
    </w:p>
    <w:p w:rsidR="005B1E3A" w:rsidRPr="00A944A9" w:rsidRDefault="005B1E3A" w:rsidP="005B1E3A">
      <w:pPr>
        <w:pStyle w:val="ListParagraph"/>
        <w:autoSpaceDE w:val="0"/>
        <w:autoSpaceDN w:val="0"/>
        <w:adjustRightInd w:val="0"/>
        <w:spacing w:after="0" w:line="240" w:lineRule="auto"/>
        <w:rPr>
          <w:rFonts w:ascii="Times New Roman" w:hAnsi="Times New Roman" w:cs="Times New Roman"/>
          <w:bCs/>
          <w:sz w:val="24"/>
          <w:szCs w:val="24"/>
        </w:rPr>
      </w:pPr>
    </w:p>
    <w:p w:rsidR="005B1E3A" w:rsidRPr="00A944A9" w:rsidRDefault="005B1E3A" w:rsidP="005B1E3A">
      <w:pPr>
        <w:autoSpaceDE w:val="0"/>
        <w:autoSpaceDN w:val="0"/>
        <w:adjustRightInd w:val="0"/>
        <w:spacing w:after="0" w:line="240" w:lineRule="auto"/>
        <w:rPr>
          <w:rFonts w:ascii="Times New Roman" w:hAnsi="Times New Roman" w:cs="Times New Roman"/>
          <w:b/>
          <w:bCs/>
          <w:sz w:val="24"/>
          <w:szCs w:val="24"/>
          <w:u w:val="single"/>
        </w:rPr>
      </w:pPr>
      <w:r w:rsidRPr="00A944A9">
        <w:rPr>
          <w:rFonts w:ascii="Times New Roman" w:hAnsi="Times New Roman" w:cs="Times New Roman"/>
          <w:b/>
          <w:bCs/>
          <w:sz w:val="24"/>
          <w:szCs w:val="24"/>
          <w:u w:val="single"/>
        </w:rPr>
        <w:t xml:space="preserve">Example1: </w:t>
      </w:r>
    </w:p>
    <w:p w:rsidR="005B1E3A" w:rsidRPr="00A944A9" w:rsidRDefault="005B1E3A" w:rsidP="005B1E3A">
      <w:pPr>
        <w:autoSpaceDE w:val="0"/>
        <w:autoSpaceDN w:val="0"/>
        <w:adjustRightInd w:val="0"/>
        <w:spacing w:after="0" w:line="240" w:lineRule="auto"/>
        <w:ind w:firstLine="720"/>
        <w:rPr>
          <w:rFonts w:ascii="Times New Roman" w:hAnsi="Times New Roman" w:cs="Times New Roman"/>
          <w:bCs/>
          <w:sz w:val="24"/>
          <w:szCs w:val="24"/>
        </w:rPr>
      </w:pPr>
      <w:proofErr w:type="spellStart"/>
      <w:r w:rsidRPr="00A944A9">
        <w:rPr>
          <w:rFonts w:ascii="Times New Roman" w:hAnsi="Times New Roman" w:cs="Times New Roman"/>
          <w:bCs/>
          <w:sz w:val="24"/>
          <w:szCs w:val="24"/>
        </w:rPr>
        <w:t>HttpServlet</w:t>
      </w:r>
      <w:proofErr w:type="spellEnd"/>
      <w:r w:rsidRPr="00A944A9">
        <w:rPr>
          <w:rFonts w:ascii="Times New Roman" w:hAnsi="Times New Roman" w:cs="Times New Roman"/>
          <w:bCs/>
          <w:sz w:val="24"/>
          <w:szCs w:val="24"/>
        </w:rPr>
        <w:t xml:space="preserve"> class is abstract but it doesn't contain any abstract method.</w:t>
      </w:r>
    </w:p>
    <w:p w:rsidR="005B1E3A" w:rsidRPr="00A944A9" w:rsidRDefault="005B1E3A" w:rsidP="005B1E3A">
      <w:pPr>
        <w:autoSpaceDE w:val="0"/>
        <w:autoSpaceDN w:val="0"/>
        <w:adjustRightInd w:val="0"/>
        <w:spacing w:after="0" w:line="240" w:lineRule="auto"/>
        <w:rPr>
          <w:rFonts w:ascii="Times New Roman" w:hAnsi="Times New Roman" w:cs="Times New Roman"/>
          <w:bCs/>
          <w:sz w:val="24"/>
          <w:szCs w:val="24"/>
        </w:rPr>
      </w:pPr>
      <w:r w:rsidRPr="00A944A9">
        <w:rPr>
          <w:rFonts w:ascii="Times New Roman" w:hAnsi="Times New Roman" w:cs="Times New Roman"/>
          <w:b/>
          <w:bCs/>
          <w:sz w:val="24"/>
          <w:szCs w:val="24"/>
          <w:u w:val="single"/>
        </w:rPr>
        <w:t>Example2:</w:t>
      </w:r>
      <w:r w:rsidRPr="00A944A9">
        <w:rPr>
          <w:rFonts w:ascii="Times New Roman" w:hAnsi="Times New Roman" w:cs="Times New Roman"/>
          <w:bCs/>
          <w:sz w:val="24"/>
          <w:szCs w:val="24"/>
        </w:rPr>
        <w:t xml:space="preserve"> </w:t>
      </w:r>
    </w:p>
    <w:p w:rsidR="00F3291A" w:rsidRPr="00A944A9" w:rsidRDefault="005B1E3A" w:rsidP="005B1E3A">
      <w:pPr>
        <w:autoSpaceDE w:val="0"/>
        <w:autoSpaceDN w:val="0"/>
        <w:adjustRightInd w:val="0"/>
        <w:spacing w:after="0" w:line="240" w:lineRule="auto"/>
        <w:ind w:firstLine="720"/>
        <w:rPr>
          <w:rFonts w:ascii="Times New Roman" w:hAnsi="Times New Roman" w:cs="Times New Roman"/>
          <w:bCs/>
          <w:sz w:val="24"/>
          <w:szCs w:val="24"/>
        </w:rPr>
      </w:pPr>
      <w:r w:rsidRPr="00A944A9">
        <w:rPr>
          <w:rFonts w:ascii="Times New Roman" w:hAnsi="Times New Roman" w:cs="Times New Roman"/>
          <w:bCs/>
          <w:sz w:val="24"/>
          <w:szCs w:val="24"/>
        </w:rPr>
        <w:t>Every adapter class is abstract but it doesn't contain any abstract method.</w:t>
      </w:r>
    </w:p>
    <w:p w:rsidR="00A42F2F" w:rsidRPr="00A944A9" w:rsidRDefault="00A42F2F" w:rsidP="00A42F2F">
      <w:pPr>
        <w:autoSpaceDE w:val="0"/>
        <w:autoSpaceDN w:val="0"/>
        <w:adjustRightInd w:val="0"/>
        <w:spacing w:after="0" w:line="240" w:lineRule="auto"/>
        <w:rPr>
          <w:rFonts w:ascii="Times New Roman" w:hAnsi="Times New Roman" w:cs="Times New Roman"/>
          <w:bCs/>
          <w:sz w:val="28"/>
          <w:szCs w:val="28"/>
        </w:rPr>
      </w:pPr>
    </w:p>
    <w:p w:rsidR="003116AB" w:rsidRPr="00A944A9" w:rsidRDefault="003116AB" w:rsidP="003116A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Example1:</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Parent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Parent.java</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Parent.java:3: missing method body, or declare abstract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Example2:</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Parent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abstract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Parent.java:3: abstract methods cannot have a body</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abstract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Example3:</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Parent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abstract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3116AB" w:rsidRPr="00A944A9" w:rsidRDefault="003116AB" w:rsidP="003116A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lastRenderedPageBreak/>
        <w:t>D:\Java&gt;javac Parent.java</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Parent.java:1: Parent is not abstract and does not</w:t>
      </w:r>
    </w:p>
    <w:p w:rsidR="003116AB"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override</w:t>
      </w:r>
      <w:proofErr w:type="gramEnd"/>
      <w:r w:rsidRPr="00A944A9">
        <w:rPr>
          <w:rFonts w:ascii="Times New Roman" w:hAnsi="Times New Roman" w:cs="Times New Roman"/>
          <w:bCs/>
          <w:sz w:val="28"/>
          <w:szCs w:val="28"/>
        </w:rPr>
        <w:t xml:space="preserve"> abstract method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 in Parent</w:t>
      </w:r>
    </w:p>
    <w:p w:rsidR="00A42F2F" w:rsidRPr="00A944A9" w:rsidRDefault="003116AB" w:rsidP="003116A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Parent</w:t>
      </w:r>
    </w:p>
    <w:p w:rsidR="00266C37" w:rsidRPr="00A944A9" w:rsidRDefault="00266C37" w:rsidP="003116AB">
      <w:pPr>
        <w:autoSpaceDE w:val="0"/>
        <w:autoSpaceDN w:val="0"/>
        <w:adjustRightInd w:val="0"/>
        <w:spacing w:after="0" w:line="240" w:lineRule="auto"/>
        <w:ind w:left="720"/>
        <w:rPr>
          <w:rFonts w:ascii="Times New Roman" w:hAnsi="Times New Roman" w:cs="Times New Roman"/>
          <w:bCs/>
          <w:i/>
          <w:sz w:val="28"/>
          <w:szCs w:val="28"/>
          <w:u w:val="single"/>
        </w:rPr>
      </w:pPr>
    </w:p>
    <w:p w:rsidR="00030D3F" w:rsidRPr="00A944A9" w:rsidRDefault="00030D3F" w:rsidP="00030D3F">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a class extends any abstract class then compulsory we should provide implementation for every abstract method of the parent class otherwise we have to declare child class as abstract.</w:t>
      </w:r>
    </w:p>
    <w:p w:rsidR="00030D3F" w:rsidRPr="00A944A9" w:rsidRDefault="00030D3F" w:rsidP="00030D3F">
      <w:pPr>
        <w:autoSpaceDE w:val="0"/>
        <w:autoSpaceDN w:val="0"/>
        <w:adjustRightInd w:val="0"/>
        <w:spacing w:after="0" w:line="240" w:lineRule="auto"/>
        <w:rPr>
          <w:rFonts w:ascii="Times New Roman" w:hAnsi="Times New Roman" w:cs="Times New Roman"/>
          <w:bCs/>
          <w:sz w:val="28"/>
          <w:szCs w:val="28"/>
        </w:rPr>
      </w:pPr>
    </w:p>
    <w:p w:rsidR="00030D3F" w:rsidRPr="00A944A9" w:rsidRDefault="00030D3F" w:rsidP="00030D3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abstract</w:t>
      </w:r>
      <w:proofErr w:type="gramEnd"/>
      <w:r w:rsidRPr="00A944A9">
        <w:rPr>
          <w:rFonts w:ascii="Times New Roman" w:hAnsi="Times New Roman" w:cs="Times New Roman"/>
          <w:bCs/>
          <w:sz w:val="28"/>
          <w:szCs w:val="28"/>
        </w:rPr>
        <w:t xml:space="preserve"> class Parent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abstract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abstract void </w:t>
      </w:r>
      <w:proofErr w:type="spellStart"/>
      <w:r w:rsidRPr="00A944A9">
        <w:rPr>
          <w:rFonts w:ascii="Times New Roman" w:hAnsi="Times New Roman" w:cs="Times New Roman"/>
          <w:bCs/>
          <w:sz w:val="28"/>
          <w:szCs w:val="28"/>
        </w:rPr>
        <w:t>methodTwo</w:t>
      </w:r>
      <w:proofErr w:type="spellEnd"/>
      <w:r w:rsidRPr="00A944A9">
        <w:rPr>
          <w:rFonts w:ascii="Times New Roman" w:hAnsi="Times New Roman" w:cs="Times New Roman"/>
          <w:bCs/>
          <w:sz w:val="28"/>
          <w:szCs w:val="28"/>
        </w:rPr>
        <w: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266C37"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child extends Parent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030D3F" w:rsidRPr="00A944A9" w:rsidRDefault="00030D3F" w:rsidP="00030D3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030D3F" w:rsidRPr="00A944A9" w:rsidRDefault="00030D3F" w:rsidP="00030D3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030D3F" w:rsidRPr="00A944A9" w:rsidRDefault="00030D3F" w:rsidP="0040419E">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030D3F" w:rsidRPr="00A944A9" w:rsidRDefault="00030D3F" w:rsidP="0040419E">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Parent.java</w:t>
      </w:r>
    </w:p>
    <w:p w:rsidR="00030D3F" w:rsidRPr="00A944A9" w:rsidRDefault="00030D3F" w:rsidP="0040419E">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Parent.java:6: child is not abstract and does not</w:t>
      </w:r>
    </w:p>
    <w:p w:rsidR="00030D3F" w:rsidRPr="00A944A9" w:rsidRDefault="00030D3F" w:rsidP="0040419E">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override</w:t>
      </w:r>
      <w:proofErr w:type="gramEnd"/>
      <w:r w:rsidRPr="00A944A9">
        <w:rPr>
          <w:rFonts w:ascii="Times New Roman" w:hAnsi="Times New Roman" w:cs="Times New Roman"/>
          <w:bCs/>
          <w:sz w:val="28"/>
          <w:szCs w:val="28"/>
        </w:rPr>
        <w:t xml:space="preserve"> abstract method </w:t>
      </w:r>
      <w:proofErr w:type="spellStart"/>
      <w:r w:rsidRPr="00A944A9">
        <w:rPr>
          <w:rFonts w:ascii="Times New Roman" w:hAnsi="Times New Roman" w:cs="Times New Roman"/>
          <w:bCs/>
          <w:sz w:val="28"/>
          <w:szCs w:val="28"/>
        </w:rPr>
        <w:t>methodTwo</w:t>
      </w:r>
      <w:proofErr w:type="spellEnd"/>
      <w:r w:rsidRPr="00A944A9">
        <w:rPr>
          <w:rFonts w:ascii="Times New Roman" w:hAnsi="Times New Roman" w:cs="Times New Roman"/>
          <w:bCs/>
          <w:sz w:val="28"/>
          <w:szCs w:val="28"/>
        </w:rPr>
        <w:t>() in Parent</w:t>
      </w:r>
    </w:p>
    <w:p w:rsidR="00030D3F" w:rsidRPr="00A944A9" w:rsidRDefault="00030D3F" w:rsidP="0040419E">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child extends Parent</w:t>
      </w:r>
    </w:p>
    <w:p w:rsidR="0040419E" w:rsidRPr="00A944A9" w:rsidRDefault="0040419E" w:rsidP="0040419E">
      <w:pPr>
        <w:autoSpaceDE w:val="0"/>
        <w:autoSpaceDN w:val="0"/>
        <w:adjustRightInd w:val="0"/>
        <w:spacing w:after="0" w:line="240" w:lineRule="auto"/>
        <w:ind w:left="720"/>
        <w:rPr>
          <w:rFonts w:ascii="Times New Roman" w:hAnsi="Times New Roman" w:cs="Times New Roman"/>
          <w:bCs/>
          <w:sz w:val="28"/>
          <w:szCs w:val="28"/>
        </w:rPr>
      </w:pPr>
    </w:p>
    <w:p w:rsidR="00030D3F" w:rsidRPr="00A944A9" w:rsidRDefault="00030D3F" w:rsidP="00030D3F">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we declare class child as abstract then the code compiles fine but child of child is</w:t>
      </w:r>
      <w:r w:rsidR="0040419E"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 xml:space="preserve">responsible to provide implementation for </w:t>
      </w:r>
      <w:proofErr w:type="spellStart"/>
      <w:r w:rsidRPr="00A944A9">
        <w:rPr>
          <w:rFonts w:ascii="Times New Roman" w:hAnsi="Times New Roman" w:cs="Times New Roman"/>
          <w:bCs/>
          <w:sz w:val="28"/>
          <w:szCs w:val="28"/>
        </w:rPr>
        <w:t>methodTwo</w:t>
      </w:r>
      <w:proofErr w:type="spellEnd"/>
      <w:r w:rsidRPr="00A944A9">
        <w:rPr>
          <w:rFonts w:ascii="Times New Roman" w:hAnsi="Times New Roman" w:cs="Times New Roman"/>
          <w:bCs/>
          <w:sz w:val="28"/>
          <w:szCs w:val="28"/>
        </w:rPr>
        <w:t>().</w:t>
      </w:r>
    </w:p>
    <w:p w:rsidR="003512FC" w:rsidRPr="00A944A9" w:rsidRDefault="003512FC" w:rsidP="00030D3F">
      <w:pPr>
        <w:autoSpaceDE w:val="0"/>
        <w:autoSpaceDN w:val="0"/>
        <w:adjustRightInd w:val="0"/>
        <w:spacing w:after="0" w:line="240" w:lineRule="auto"/>
        <w:rPr>
          <w:rFonts w:ascii="Times New Roman" w:hAnsi="Times New Roman" w:cs="Times New Roman"/>
          <w:bCs/>
          <w:sz w:val="28"/>
          <w:szCs w:val="28"/>
        </w:rPr>
      </w:pPr>
    </w:p>
    <w:p w:rsidR="008A69E8" w:rsidRPr="00A944A9" w:rsidRDefault="008A69E8" w:rsidP="008A69E8">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 xml:space="preserve">What is the difference between final and </w:t>
      </w:r>
      <w:proofErr w:type="gramStart"/>
      <w:r w:rsidRPr="00A944A9">
        <w:rPr>
          <w:rFonts w:ascii="Times New Roman" w:hAnsi="Times New Roman" w:cs="Times New Roman"/>
          <w:b/>
          <w:bCs/>
          <w:sz w:val="28"/>
          <w:szCs w:val="28"/>
          <w:u w:val="single"/>
        </w:rPr>
        <w:t>abstract ?</w:t>
      </w:r>
      <w:proofErr w:type="gramEnd"/>
    </w:p>
    <w:p w:rsidR="008A69E8" w:rsidRPr="00A944A9" w:rsidRDefault="008A69E8" w:rsidP="005675D5">
      <w:pPr>
        <w:pStyle w:val="ListParagraph"/>
        <w:numPr>
          <w:ilvl w:val="0"/>
          <w:numId w:val="1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For abstract methods compulsory we should override in the child class to provide implementation. Whereas for final methods we can't override hence abstract final combination is illegal for methods.</w:t>
      </w:r>
    </w:p>
    <w:p w:rsidR="008A69E8" w:rsidRPr="00A944A9" w:rsidRDefault="008A69E8" w:rsidP="005675D5">
      <w:pPr>
        <w:pStyle w:val="ListParagraph"/>
        <w:numPr>
          <w:ilvl w:val="0"/>
          <w:numId w:val="1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For abstract classes we should compulsory create child class to provide implementation whereas for final class we can't create child class. Hence final abstract combination is illegal for classes.</w:t>
      </w:r>
    </w:p>
    <w:p w:rsidR="008A69E8" w:rsidRPr="00A944A9" w:rsidRDefault="008A69E8" w:rsidP="005675D5">
      <w:pPr>
        <w:pStyle w:val="ListParagraph"/>
        <w:numPr>
          <w:ilvl w:val="0"/>
          <w:numId w:val="1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Final class cannot contain abstract methods whereas abstract class can contain final method.</w:t>
      </w:r>
    </w:p>
    <w:p w:rsidR="008A69E8" w:rsidRPr="00A944A9" w:rsidRDefault="008A69E8" w:rsidP="008A69E8">
      <w:pPr>
        <w:autoSpaceDE w:val="0"/>
        <w:autoSpaceDN w:val="0"/>
        <w:adjustRightInd w:val="0"/>
        <w:spacing w:after="0" w:line="240" w:lineRule="auto"/>
        <w:rPr>
          <w:rFonts w:ascii="Times New Roman" w:hAnsi="Times New Roman" w:cs="Times New Roman"/>
          <w:b/>
          <w:bCs/>
          <w:sz w:val="28"/>
          <w:szCs w:val="28"/>
        </w:rPr>
      </w:pPr>
    </w:p>
    <w:p w:rsidR="00B350F3" w:rsidRPr="00A944A9" w:rsidRDefault="008A69E8" w:rsidP="008A69E8">
      <w:pPr>
        <w:autoSpaceDE w:val="0"/>
        <w:autoSpaceDN w:val="0"/>
        <w:adjustRightInd w:val="0"/>
        <w:spacing w:after="0" w:line="240" w:lineRule="auto"/>
        <w:rPr>
          <w:rFonts w:ascii="Times New Roman" w:hAnsi="Times New Roman" w:cs="Times New Roman"/>
          <w:bCs/>
          <w:sz w:val="28"/>
          <w:szCs w:val="28"/>
          <w:u w:val="single"/>
        </w:rPr>
      </w:pPr>
      <w:r w:rsidRPr="00A944A9">
        <w:rPr>
          <w:rFonts w:ascii="Times New Roman" w:hAnsi="Times New Roman" w:cs="Times New Roman"/>
          <w:b/>
          <w:bCs/>
          <w:sz w:val="28"/>
          <w:szCs w:val="28"/>
          <w:u w:val="single"/>
        </w:rPr>
        <w:t>Example:</w:t>
      </w:r>
    </w:p>
    <w:p w:rsidR="003512FC" w:rsidRPr="00A944A9" w:rsidRDefault="007D608E" w:rsidP="00030D3F">
      <w:pPr>
        <w:autoSpaceDE w:val="0"/>
        <w:autoSpaceDN w:val="0"/>
        <w:adjustRightInd w:val="0"/>
        <w:spacing w:after="0" w:line="240" w:lineRule="auto"/>
        <w:rPr>
          <w:rFonts w:ascii="Times New Roman" w:hAnsi="Times New Roman" w:cs="Times New Roman"/>
          <w:bCs/>
          <w:i/>
          <w:sz w:val="28"/>
          <w:szCs w:val="28"/>
          <w:u w:val="single"/>
        </w:rPr>
      </w:pPr>
      <w:r w:rsidRPr="00A944A9">
        <w:rPr>
          <w:rFonts w:ascii="Times New Roman" w:hAnsi="Times New Roman" w:cs="Times New Roman"/>
          <w:bCs/>
          <w:i/>
          <w:noProof/>
          <w:sz w:val="28"/>
          <w:szCs w:val="28"/>
          <w:u w:val="single"/>
        </w:rPr>
        <w:lastRenderedPageBreak/>
        <w:drawing>
          <wp:inline distT="0" distB="0" distL="0" distR="0" wp14:anchorId="155B757D" wp14:editId="70B6FC19">
            <wp:extent cx="5943600" cy="1996324"/>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srcRect/>
                    <a:stretch>
                      <a:fillRect/>
                    </a:stretch>
                  </pic:blipFill>
                  <pic:spPr bwMode="auto">
                    <a:xfrm>
                      <a:off x="0" y="0"/>
                      <a:ext cx="5943600" cy="1996324"/>
                    </a:xfrm>
                    <a:prstGeom prst="rect">
                      <a:avLst/>
                    </a:prstGeom>
                    <a:noFill/>
                    <a:ln w="9525">
                      <a:noFill/>
                      <a:miter lim="800000"/>
                      <a:headEnd/>
                      <a:tailEnd/>
                    </a:ln>
                  </pic:spPr>
                </pic:pic>
              </a:graphicData>
            </a:graphic>
          </wp:inline>
        </w:drawing>
      </w:r>
    </w:p>
    <w:p w:rsidR="00F62253" w:rsidRPr="00A944A9" w:rsidRDefault="00F62253" w:rsidP="00F62253">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Note:</w:t>
      </w:r>
    </w:p>
    <w:p w:rsidR="00F62253" w:rsidRPr="00A944A9" w:rsidRDefault="00F62253" w:rsidP="00F62253">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Usage of abstract methods, abstract classes and interfaces is always good Programming practice.</w:t>
      </w:r>
    </w:p>
    <w:p w:rsidR="00F62253" w:rsidRPr="00A944A9" w:rsidRDefault="00F62253" w:rsidP="00F62253">
      <w:pPr>
        <w:autoSpaceDE w:val="0"/>
        <w:autoSpaceDN w:val="0"/>
        <w:adjustRightInd w:val="0"/>
        <w:spacing w:after="0" w:line="240" w:lineRule="auto"/>
        <w:ind w:firstLine="720"/>
        <w:rPr>
          <w:rFonts w:ascii="Times New Roman" w:hAnsi="Times New Roman" w:cs="Times New Roman"/>
          <w:bCs/>
          <w:sz w:val="28"/>
          <w:szCs w:val="28"/>
        </w:rPr>
      </w:pPr>
    </w:p>
    <w:p w:rsidR="00F62253" w:rsidRPr="00A944A9" w:rsidRDefault="00F62253" w:rsidP="00F62253">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Strictfp:</w:t>
      </w:r>
    </w:p>
    <w:p w:rsidR="000E2898" w:rsidRPr="00A944A9" w:rsidRDefault="000E2898" w:rsidP="00F62253">
      <w:pPr>
        <w:autoSpaceDE w:val="0"/>
        <w:autoSpaceDN w:val="0"/>
        <w:adjustRightInd w:val="0"/>
        <w:spacing w:after="0" w:line="240" w:lineRule="auto"/>
        <w:rPr>
          <w:rFonts w:ascii="Times New Roman" w:hAnsi="Times New Roman" w:cs="Times New Roman"/>
          <w:b/>
          <w:bCs/>
          <w:sz w:val="28"/>
          <w:szCs w:val="28"/>
          <w:u w:val="single"/>
        </w:rPr>
      </w:pPr>
    </w:p>
    <w:p w:rsidR="00F62253" w:rsidRPr="00A944A9" w:rsidRDefault="00F62253" w:rsidP="005675D5">
      <w:pPr>
        <w:pStyle w:val="ListParagraph"/>
        <w:numPr>
          <w:ilvl w:val="0"/>
          <w:numId w:val="19"/>
        </w:numPr>
        <w:autoSpaceDE w:val="0"/>
        <w:autoSpaceDN w:val="0"/>
        <w:adjustRightInd w:val="0"/>
        <w:spacing w:after="0" w:line="240" w:lineRule="auto"/>
        <w:rPr>
          <w:rFonts w:ascii="Times New Roman" w:hAnsi="Times New Roman" w:cs="Times New Roman"/>
          <w:bCs/>
          <w:sz w:val="28"/>
          <w:szCs w:val="28"/>
        </w:rPr>
      </w:pPr>
      <w:proofErr w:type="gramStart"/>
      <w:r w:rsidRPr="00A944A9">
        <w:rPr>
          <w:rFonts w:ascii="Times New Roman" w:hAnsi="Times New Roman" w:cs="Times New Roman"/>
          <w:bCs/>
          <w:sz w:val="28"/>
          <w:szCs w:val="28"/>
        </w:rPr>
        <w:t>strictfp</w:t>
      </w:r>
      <w:proofErr w:type="gramEnd"/>
      <w:r w:rsidRPr="00A944A9">
        <w:rPr>
          <w:rFonts w:ascii="Times New Roman" w:hAnsi="Times New Roman" w:cs="Times New Roman"/>
          <w:bCs/>
          <w:sz w:val="28"/>
          <w:szCs w:val="28"/>
        </w:rPr>
        <w:t xml:space="preserve"> is the modifier applicable for methods and classes but not for variables.</w:t>
      </w:r>
    </w:p>
    <w:p w:rsidR="00F62253" w:rsidRPr="00A944A9" w:rsidRDefault="00F62253" w:rsidP="005675D5">
      <w:pPr>
        <w:pStyle w:val="ListParagraph"/>
        <w:numPr>
          <w:ilvl w:val="0"/>
          <w:numId w:val="1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Strictfp modifier introduced in 1.2 versions.</w:t>
      </w:r>
    </w:p>
    <w:p w:rsidR="000E2898" w:rsidRPr="00A944A9" w:rsidRDefault="00F62253" w:rsidP="005675D5">
      <w:pPr>
        <w:pStyle w:val="ListParagraph"/>
        <w:numPr>
          <w:ilvl w:val="0"/>
          <w:numId w:val="1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Usually the result of floating point of arithmetic is </w:t>
      </w:r>
      <w:proofErr w:type="spellStart"/>
      <w:r w:rsidRPr="00A944A9">
        <w:rPr>
          <w:rFonts w:ascii="Times New Roman" w:hAnsi="Times New Roman" w:cs="Times New Roman"/>
          <w:bCs/>
          <w:sz w:val="28"/>
          <w:szCs w:val="28"/>
        </w:rPr>
        <w:t>varing</w:t>
      </w:r>
      <w:proofErr w:type="spellEnd"/>
      <w:r w:rsidRPr="00A944A9">
        <w:rPr>
          <w:rFonts w:ascii="Times New Roman" w:hAnsi="Times New Roman" w:cs="Times New Roman"/>
          <w:bCs/>
          <w:sz w:val="28"/>
          <w:szCs w:val="28"/>
        </w:rPr>
        <w:t xml:space="preserve"> from platform to </w:t>
      </w:r>
      <w:proofErr w:type="gramStart"/>
      <w:r w:rsidRPr="00A944A9">
        <w:rPr>
          <w:rFonts w:ascii="Times New Roman" w:hAnsi="Times New Roman" w:cs="Times New Roman"/>
          <w:bCs/>
          <w:sz w:val="28"/>
          <w:szCs w:val="28"/>
        </w:rPr>
        <w:t>platform ,</w:t>
      </w:r>
      <w:proofErr w:type="gramEnd"/>
      <w:r w:rsidRPr="00A944A9">
        <w:rPr>
          <w:rFonts w:ascii="Times New Roman" w:hAnsi="Times New Roman" w:cs="Times New Roman"/>
          <w:bCs/>
          <w:sz w:val="28"/>
          <w:szCs w:val="28"/>
        </w:rPr>
        <w:t xml:space="preserve"> to overcome this problem we should use strictfp modifier.</w:t>
      </w:r>
    </w:p>
    <w:p w:rsidR="000E2898" w:rsidRPr="00A944A9" w:rsidRDefault="000E2898" w:rsidP="005675D5">
      <w:pPr>
        <w:pStyle w:val="ListParagraph"/>
        <w:numPr>
          <w:ilvl w:val="0"/>
          <w:numId w:val="19"/>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If a method declare as the Strictfp then all the floating point calculations in that method has to follow IEEE754 standard, So that we will get platform independent results.</w:t>
      </w:r>
    </w:p>
    <w:p w:rsidR="00F62253" w:rsidRPr="00A944A9" w:rsidRDefault="000F0B62" w:rsidP="00F62253">
      <w:pPr>
        <w:autoSpaceDE w:val="0"/>
        <w:autoSpaceDN w:val="0"/>
        <w:adjustRightInd w:val="0"/>
        <w:spacing w:after="0" w:line="240" w:lineRule="auto"/>
        <w:rPr>
          <w:rFonts w:ascii="Times New Roman" w:hAnsi="Times New Roman" w:cs="Times New Roman"/>
          <w:bCs/>
          <w:i/>
          <w:sz w:val="28"/>
          <w:szCs w:val="28"/>
          <w:u w:val="single"/>
        </w:rPr>
      </w:pPr>
      <w:r w:rsidRPr="00A944A9">
        <w:rPr>
          <w:rFonts w:ascii="Times New Roman" w:hAnsi="Times New Roman" w:cs="Times New Roman"/>
          <w:bCs/>
          <w:i/>
          <w:noProof/>
          <w:sz w:val="28"/>
          <w:szCs w:val="28"/>
          <w:u w:val="single"/>
        </w:rPr>
        <w:drawing>
          <wp:inline distT="0" distB="0" distL="0" distR="0" wp14:anchorId="36F2340F" wp14:editId="04C3E95C">
            <wp:extent cx="5943600" cy="1569133"/>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srcRect/>
                    <a:stretch>
                      <a:fillRect/>
                    </a:stretch>
                  </pic:blipFill>
                  <pic:spPr bwMode="auto">
                    <a:xfrm>
                      <a:off x="0" y="0"/>
                      <a:ext cx="5943600" cy="1569133"/>
                    </a:xfrm>
                    <a:prstGeom prst="rect">
                      <a:avLst/>
                    </a:prstGeom>
                    <a:noFill/>
                    <a:ln w="9525">
                      <a:noFill/>
                      <a:miter lim="800000"/>
                      <a:headEnd/>
                      <a:tailEnd/>
                    </a:ln>
                  </pic:spPr>
                </pic:pic>
              </a:graphicData>
            </a:graphic>
          </wp:inline>
        </w:drawing>
      </w:r>
    </w:p>
    <w:p w:rsidR="00B76C44" w:rsidRPr="00A944A9" w:rsidRDefault="00B76C44" w:rsidP="00B76C44">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If a class declares as the Strictfp then every concrete </w:t>
      </w:r>
      <w:proofErr w:type="gramStart"/>
      <w:r w:rsidRPr="00A944A9">
        <w:rPr>
          <w:rFonts w:ascii="Times New Roman" w:hAnsi="Times New Roman" w:cs="Times New Roman"/>
          <w:bCs/>
          <w:sz w:val="28"/>
          <w:szCs w:val="28"/>
        </w:rPr>
        <w:t>method(</w:t>
      </w:r>
      <w:proofErr w:type="gramEnd"/>
      <w:r w:rsidRPr="00A944A9">
        <w:rPr>
          <w:rFonts w:ascii="Times New Roman" w:hAnsi="Times New Roman" w:cs="Times New Roman"/>
          <w:bCs/>
          <w:sz w:val="28"/>
          <w:szCs w:val="28"/>
        </w:rPr>
        <w:t>which has body) of that class has to follow IEEE754 standard for floating point arithmetic, so we will get platform independent results.</w:t>
      </w:r>
    </w:p>
    <w:p w:rsidR="00B76C44" w:rsidRPr="00A944A9" w:rsidRDefault="00B76C44" w:rsidP="00B76C44">
      <w:pPr>
        <w:autoSpaceDE w:val="0"/>
        <w:autoSpaceDN w:val="0"/>
        <w:adjustRightInd w:val="0"/>
        <w:spacing w:after="0" w:line="240" w:lineRule="auto"/>
        <w:rPr>
          <w:rFonts w:ascii="Times New Roman" w:hAnsi="Times New Roman" w:cs="Times New Roman"/>
          <w:bCs/>
          <w:sz w:val="28"/>
          <w:szCs w:val="28"/>
        </w:rPr>
      </w:pPr>
    </w:p>
    <w:p w:rsidR="00B76C44" w:rsidRPr="00A944A9" w:rsidRDefault="00B76C44" w:rsidP="00B76C4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 xml:space="preserve">What is the difference between abstract and </w:t>
      </w:r>
      <w:proofErr w:type="gramStart"/>
      <w:r w:rsidRPr="00A944A9">
        <w:rPr>
          <w:rFonts w:ascii="Times New Roman" w:hAnsi="Times New Roman" w:cs="Times New Roman"/>
          <w:b/>
          <w:bCs/>
          <w:sz w:val="28"/>
          <w:szCs w:val="28"/>
          <w:u w:val="single"/>
        </w:rPr>
        <w:t>strictfp ?</w:t>
      </w:r>
      <w:proofErr w:type="gramEnd"/>
    </w:p>
    <w:p w:rsidR="00B76C44" w:rsidRPr="00A944A9" w:rsidRDefault="00B76C44" w:rsidP="00B76C44">
      <w:pPr>
        <w:autoSpaceDE w:val="0"/>
        <w:autoSpaceDN w:val="0"/>
        <w:adjustRightInd w:val="0"/>
        <w:spacing w:after="0" w:line="240" w:lineRule="auto"/>
        <w:rPr>
          <w:rFonts w:ascii="Times New Roman" w:hAnsi="Times New Roman" w:cs="Times New Roman"/>
          <w:b/>
          <w:bCs/>
          <w:sz w:val="28"/>
          <w:szCs w:val="28"/>
          <w:u w:val="single"/>
        </w:rPr>
      </w:pPr>
    </w:p>
    <w:p w:rsidR="00B76C44" w:rsidRPr="00A944A9" w:rsidRDefault="00B76C44" w:rsidP="005675D5">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lastRenderedPageBreak/>
        <w:t xml:space="preserve">Strictfp method talks about implementation </w:t>
      </w:r>
      <w:proofErr w:type="spellStart"/>
      <w:r w:rsidRPr="00A944A9">
        <w:rPr>
          <w:rFonts w:ascii="Times New Roman" w:hAnsi="Times New Roman" w:cs="Times New Roman"/>
          <w:bCs/>
          <w:sz w:val="28"/>
          <w:szCs w:val="28"/>
        </w:rPr>
        <w:t>where as</w:t>
      </w:r>
      <w:proofErr w:type="spellEnd"/>
      <w:r w:rsidRPr="00A944A9">
        <w:rPr>
          <w:rFonts w:ascii="Times New Roman" w:hAnsi="Times New Roman" w:cs="Times New Roman"/>
          <w:bCs/>
          <w:sz w:val="28"/>
          <w:szCs w:val="28"/>
        </w:rPr>
        <w:t xml:space="preserve"> abstract method never talks about implementation hence abstract, strictfp combination is illegal for methods.</w:t>
      </w:r>
    </w:p>
    <w:p w:rsidR="00B76C44" w:rsidRPr="00A944A9" w:rsidRDefault="00B76C44" w:rsidP="005675D5">
      <w:pPr>
        <w:pStyle w:val="ListParagraph"/>
        <w:numPr>
          <w:ilvl w:val="0"/>
          <w:numId w:val="2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But we can declare a class with abstract and strictfp modifier simultaneously.</w:t>
      </w:r>
    </w:p>
    <w:p w:rsidR="00B76C44" w:rsidRPr="00A944A9" w:rsidRDefault="00B76C44" w:rsidP="00B76C44">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That is abstract strictfp combination is legal for classes but illegal for methods.</w:t>
      </w:r>
    </w:p>
    <w:p w:rsidR="00B76C44" w:rsidRPr="00A944A9" w:rsidRDefault="00B76C44" w:rsidP="00B76C44">
      <w:pPr>
        <w:autoSpaceDE w:val="0"/>
        <w:autoSpaceDN w:val="0"/>
        <w:adjustRightInd w:val="0"/>
        <w:spacing w:after="0" w:line="240" w:lineRule="auto"/>
        <w:rPr>
          <w:rFonts w:ascii="Times New Roman" w:hAnsi="Times New Roman" w:cs="Times New Roman"/>
          <w:bCs/>
          <w:sz w:val="28"/>
          <w:szCs w:val="28"/>
        </w:rPr>
      </w:pPr>
    </w:p>
    <w:p w:rsidR="00D762E8" w:rsidRPr="00A944A9" w:rsidRDefault="00D762E8" w:rsidP="00B76C44">
      <w:pPr>
        <w:autoSpaceDE w:val="0"/>
        <w:autoSpaceDN w:val="0"/>
        <w:adjustRightInd w:val="0"/>
        <w:spacing w:after="0" w:line="240" w:lineRule="auto"/>
        <w:rPr>
          <w:rFonts w:ascii="Times New Roman" w:hAnsi="Times New Roman" w:cs="Times New Roman"/>
          <w:b/>
          <w:bCs/>
          <w:i/>
          <w:sz w:val="28"/>
          <w:szCs w:val="28"/>
          <w:u w:val="single"/>
        </w:rPr>
      </w:pPr>
      <w:r w:rsidRPr="00A944A9">
        <w:rPr>
          <w:rFonts w:ascii="Times New Roman" w:hAnsi="Times New Roman" w:cs="Times New Roman"/>
          <w:b/>
          <w:bCs/>
          <w:i/>
          <w:noProof/>
          <w:sz w:val="28"/>
          <w:szCs w:val="28"/>
          <w:u w:val="single"/>
        </w:rPr>
        <w:drawing>
          <wp:inline distT="0" distB="0" distL="0" distR="0" wp14:anchorId="6ADC33F4" wp14:editId="1CC20710">
            <wp:extent cx="5943600" cy="1817552"/>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srcRect/>
                    <a:stretch>
                      <a:fillRect/>
                    </a:stretch>
                  </pic:blipFill>
                  <pic:spPr bwMode="auto">
                    <a:xfrm>
                      <a:off x="0" y="0"/>
                      <a:ext cx="5943600" cy="1817552"/>
                    </a:xfrm>
                    <a:prstGeom prst="rect">
                      <a:avLst/>
                    </a:prstGeom>
                    <a:noFill/>
                    <a:ln w="9525">
                      <a:noFill/>
                      <a:miter lim="800000"/>
                      <a:headEnd/>
                      <a:tailEnd/>
                    </a:ln>
                  </pic:spPr>
                </pic:pic>
              </a:graphicData>
            </a:graphic>
          </wp:inline>
        </w:drawing>
      </w:r>
    </w:p>
    <w:p w:rsidR="00D762E8" w:rsidRPr="00A944A9" w:rsidRDefault="00D762E8" w:rsidP="00B76C44">
      <w:pPr>
        <w:autoSpaceDE w:val="0"/>
        <w:autoSpaceDN w:val="0"/>
        <w:adjustRightInd w:val="0"/>
        <w:spacing w:after="0" w:line="240" w:lineRule="auto"/>
        <w:rPr>
          <w:rFonts w:ascii="Times New Roman" w:hAnsi="Times New Roman" w:cs="Times New Roman"/>
          <w:b/>
          <w:bCs/>
          <w:i/>
          <w:sz w:val="28"/>
          <w:szCs w:val="28"/>
          <w:u w:val="single"/>
        </w:rPr>
      </w:pPr>
    </w:p>
    <w:p w:rsidR="00837C9A" w:rsidRPr="00A944A9" w:rsidRDefault="00837C9A" w:rsidP="00837C9A">
      <w:pPr>
        <w:autoSpaceDE w:val="0"/>
        <w:autoSpaceDN w:val="0"/>
        <w:adjustRightInd w:val="0"/>
        <w:spacing w:after="0" w:line="240" w:lineRule="auto"/>
        <w:rPr>
          <w:rFonts w:ascii="Times New Roman" w:hAnsi="Times New Roman" w:cs="Times New Roman"/>
          <w:b/>
          <w:bCs/>
          <w:sz w:val="32"/>
          <w:szCs w:val="28"/>
          <w:u w:val="single"/>
        </w:rPr>
      </w:pPr>
      <w:r w:rsidRPr="00A944A9">
        <w:rPr>
          <w:rFonts w:ascii="Times New Roman" w:hAnsi="Times New Roman" w:cs="Times New Roman"/>
          <w:b/>
          <w:bCs/>
          <w:sz w:val="32"/>
          <w:szCs w:val="28"/>
          <w:u w:val="single"/>
        </w:rPr>
        <w:t>Member modifiers:</w:t>
      </w:r>
    </w:p>
    <w:p w:rsidR="00837C9A" w:rsidRPr="00A944A9" w:rsidRDefault="00837C9A" w:rsidP="00837C9A">
      <w:pPr>
        <w:autoSpaceDE w:val="0"/>
        <w:autoSpaceDN w:val="0"/>
        <w:adjustRightInd w:val="0"/>
        <w:spacing w:after="0" w:line="240" w:lineRule="auto"/>
        <w:rPr>
          <w:rFonts w:ascii="Times New Roman" w:hAnsi="Times New Roman" w:cs="Times New Roman"/>
          <w:bCs/>
          <w:sz w:val="28"/>
          <w:szCs w:val="28"/>
        </w:rPr>
      </w:pPr>
    </w:p>
    <w:p w:rsidR="00837C9A" w:rsidRPr="00A944A9" w:rsidRDefault="00837C9A" w:rsidP="00837C9A">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t>Public members:</w:t>
      </w:r>
    </w:p>
    <w:p w:rsidR="00837C9A" w:rsidRPr="00A944A9" w:rsidRDefault="00837C9A" w:rsidP="00837C9A">
      <w:pPr>
        <w:autoSpaceDE w:val="0"/>
        <w:autoSpaceDN w:val="0"/>
        <w:adjustRightInd w:val="0"/>
        <w:spacing w:after="0" w:line="240" w:lineRule="auto"/>
        <w:rPr>
          <w:rFonts w:ascii="Times New Roman" w:hAnsi="Times New Roman" w:cs="Times New Roman"/>
          <w:b/>
          <w:bCs/>
          <w:sz w:val="28"/>
          <w:szCs w:val="28"/>
        </w:rPr>
      </w:pPr>
    </w:p>
    <w:p w:rsidR="00837C9A" w:rsidRPr="00A944A9" w:rsidRDefault="00837C9A" w:rsidP="00837C9A">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a member declared as the public then we can access that member from anywhere "</w:t>
      </w:r>
      <w:r w:rsidRPr="00A944A9">
        <w:rPr>
          <w:rFonts w:ascii="Times New Roman" w:hAnsi="Times New Roman" w:cs="Times New Roman"/>
          <w:b/>
          <w:bCs/>
          <w:sz w:val="28"/>
          <w:szCs w:val="28"/>
        </w:rPr>
        <w:t xml:space="preserve">but the corresponding class must be visible" </w:t>
      </w:r>
      <w:r w:rsidRPr="00A944A9">
        <w:rPr>
          <w:rFonts w:ascii="Times New Roman" w:hAnsi="Times New Roman" w:cs="Times New Roman"/>
          <w:bCs/>
          <w:sz w:val="28"/>
          <w:szCs w:val="28"/>
        </w:rPr>
        <w:t>hence before checking member visibility we have to check class visibility.</w:t>
      </w:r>
    </w:p>
    <w:p w:rsidR="00837C9A" w:rsidRPr="00A944A9" w:rsidRDefault="00837C9A" w:rsidP="00837C9A">
      <w:pPr>
        <w:autoSpaceDE w:val="0"/>
        <w:autoSpaceDN w:val="0"/>
        <w:adjustRightInd w:val="0"/>
        <w:spacing w:after="0" w:line="240" w:lineRule="auto"/>
        <w:rPr>
          <w:rFonts w:ascii="Times New Roman" w:hAnsi="Times New Roman" w:cs="Times New Roman"/>
          <w:bCs/>
          <w:sz w:val="28"/>
          <w:szCs w:val="28"/>
        </w:rPr>
      </w:pP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pack1;</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A{</w:t>
      </w:r>
    </w:p>
    <w:p w:rsidR="00A413DC" w:rsidRPr="00A944A9" w:rsidRDefault="00A413DC" w:rsidP="00A413DC">
      <w:pPr>
        <w:autoSpaceDE w:val="0"/>
        <w:autoSpaceDN w:val="0"/>
        <w:adjustRightInd w:val="0"/>
        <w:spacing w:after="0" w:line="240" w:lineRule="auto"/>
        <w:ind w:left="720"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firstLine="72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"a class method");</w:t>
      </w:r>
    </w:p>
    <w:p w:rsidR="00A413DC" w:rsidRPr="00A944A9" w:rsidRDefault="00A413DC" w:rsidP="00A413DC">
      <w:pPr>
        <w:autoSpaceDE w:val="0"/>
        <w:autoSpaceDN w:val="0"/>
        <w:adjustRightInd w:val="0"/>
        <w:spacing w:after="0" w:line="240" w:lineRule="auto"/>
        <w:ind w:left="720"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firstLine="720"/>
        <w:rPr>
          <w:rFonts w:ascii="Times New Roman" w:hAnsi="Times New Roman" w:cs="Times New Roman"/>
          <w:b/>
          <w:bCs/>
          <w:sz w:val="28"/>
          <w:szCs w:val="28"/>
        </w:rPr>
      </w:pPr>
      <w:r w:rsidRPr="00A944A9">
        <w:rPr>
          <w:rFonts w:ascii="Times New Roman" w:hAnsi="Times New Roman" w:cs="Times New Roman"/>
          <w:b/>
          <w:bCs/>
          <w:sz w:val="28"/>
          <w:szCs w:val="28"/>
        </w:rPr>
        <w:t>D:\Java&gt;javac -</w:t>
      </w:r>
      <w:proofErr w:type="gramStart"/>
      <w:r w:rsidRPr="00A944A9">
        <w:rPr>
          <w:rFonts w:ascii="Times New Roman" w:hAnsi="Times New Roman" w:cs="Times New Roman"/>
          <w:b/>
          <w:bCs/>
          <w:sz w:val="28"/>
          <w:szCs w:val="28"/>
        </w:rPr>
        <w:t>d .</w:t>
      </w:r>
      <w:proofErr w:type="gramEnd"/>
      <w:r w:rsidRPr="00A944A9">
        <w:rPr>
          <w:rFonts w:ascii="Times New Roman" w:hAnsi="Times New Roman" w:cs="Times New Roman"/>
          <w:b/>
          <w:bCs/>
          <w:sz w:val="28"/>
          <w:szCs w:val="28"/>
        </w:rPr>
        <w:t xml:space="preserve"> A.java</w:t>
      </w:r>
    </w:p>
    <w:p w:rsidR="00A413DC" w:rsidRPr="00A944A9" w:rsidRDefault="00A413DC" w:rsidP="00A413DC">
      <w:pPr>
        <w:autoSpaceDE w:val="0"/>
        <w:autoSpaceDN w:val="0"/>
        <w:adjustRightInd w:val="0"/>
        <w:spacing w:after="0" w:line="240" w:lineRule="auto"/>
        <w:ind w:firstLine="720"/>
        <w:rPr>
          <w:rFonts w:ascii="Times New Roman" w:hAnsi="Times New Roman" w:cs="Times New Roman"/>
          <w:b/>
          <w:bCs/>
          <w:sz w:val="28"/>
          <w:szCs w:val="28"/>
        </w:rPr>
      </w:pP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pack2;</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import</w:t>
      </w:r>
      <w:proofErr w:type="gramEnd"/>
      <w:r w:rsidRPr="00A944A9">
        <w:rPr>
          <w:rFonts w:ascii="Times New Roman" w:hAnsi="Times New Roman" w:cs="Times New Roman"/>
          <w:bCs/>
          <w:sz w:val="28"/>
          <w:szCs w:val="28"/>
        </w:rPr>
        <w:t xml:space="preserve"> pack1.A;</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B{</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lastRenderedPageBreak/>
        <w:t xml:space="preserve">A a=new </w:t>
      </w:r>
      <w:proofErr w:type="gramStart"/>
      <w:r w:rsidRPr="00A944A9">
        <w:rPr>
          <w:rFonts w:ascii="Times New Roman" w:hAnsi="Times New Roman" w:cs="Times New Roman"/>
          <w:bCs/>
          <w:sz w:val="28"/>
          <w:szCs w:val="28"/>
        </w:rPr>
        <w:t>A(</w:t>
      </w:r>
      <w:proofErr w:type="gram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a.methodOne</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t>Output:</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B.java</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B.java:2: pack1.A is not public in pack1;</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cannot</w:t>
      </w:r>
      <w:proofErr w:type="gramEnd"/>
      <w:r w:rsidRPr="00A944A9">
        <w:rPr>
          <w:rFonts w:ascii="Times New Roman" w:hAnsi="Times New Roman" w:cs="Times New Roman"/>
          <w:bCs/>
          <w:sz w:val="28"/>
          <w:szCs w:val="28"/>
        </w:rPr>
        <w:t xml:space="preserve"> be accessed from outside package import pack1.A;</w:t>
      </w:r>
    </w:p>
    <w:p w:rsidR="00A413DC" w:rsidRPr="00A944A9" w:rsidRDefault="00A413DC" w:rsidP="00A413DC">
      <w:pPr>
        <w:autoSpaceDE w:val="0"/>
        <w:autoSpaceDN w:val="0"/>
        <w:adjustRightInd w:val="0"/>
        <w:spacing w:after="0" w:line="240" w:lineRule="auto"/>
        <w:rPr>
          <w:rFonts w:ascii="Times New Roman" w:hAnsi="Times New Roman" w:cs="Times New Roman"/>
          <w:bCs/>
          <w:sz w:val="28"/>
          <w:szCs w:val="28"/>
        </w:rPr>
      </w:pPr>
    </w:p>
    <w:p w:rsidR="00A413DC" w:rsidRPr="00A944A9" w:rsidRDefault="00A413DC" w:rsidP="00A413DC">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In the above Program even though </w:t>
      </w:r>
      <w:proofErr w:type="spellStart"/>
      <w:proofErr w:type="gram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 method is public we can't access from class B because the corresponding class A is not public that is both classes and methods are public then only we can access.</w:t>
      </w:r>
    </w:p>
    <w:p w:rsidR="00A413DC" w:rsidRPr="00A944A9" w:rsidRDefault="00A413DC" w:rsidP="00A413DC">
      <w:pPr>
        <w:autoSpaceDE w:val="0"/>
        <w:autoSpaceDN w:val="0"/>
        <w:adjustRightInd w:val="0"/>
        <w:spacing w:after="0" w:line="240" w:lineRule="auto"/>
        <w:rPr>
          <w:rFonts w:ascii="Times New Roman" w:hAnsi="Times New Roman" w:cs="Times New Roman"/>
          <w:bCs/>
          <w:sz w:val="28"/>
          <w:szCs w:val="28"/>
        </w:rPr>
      </w:pP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Default member:</w:t>
      </w:r>
    </w:p>
    <w:p w:rsidR="00A413DC" w:rsidRPr="00A944A9" w:rsidRDefault="00A413DC" w:rsidP="00A413DC">
      <w:pPr>
        <w:autoSpaceDE w:val="0"/>
        <w:autoSpaceDN w:val="0"/>
        <w:adjustRightInd w:val="0"/>
        <w:spacing w:after="0" w:line="240" w:lineRule="auto"/>
        <w:rPr>
          <w:rFonts w:ascii="Times New Roman" w:hAnsi="Times New Roman" w:cs="Times New Roman"/>
          <w:bCs/>
          <w:sz w:val="28"/>
          <w:szCs w:val="28"/>
        </w:rPr>
      </w:pPr>
    </w:p>
    <w:p w:rsidR="00A413DC" w:rsidRPr="00A944A9" w:rsidRDefault="00A413DC" w:rsidP="00A413DC">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a member declared as the default then we can access that member only within the current package hence default member is also known as package level access.</w:t>
      </w:r>
    </w:p>
    <w:p w:rsidR="00A413DC" w:rsidRPr="00A944A9" w:rsidRDefault="00A413DC" w:rsidP="00A413DC">
      <w:pPr>
        <w:autoSpaceDE w:val="0"/>
        <w:autoSpaceDN w:val="0"/>
        <w:adjustRightInd w:val="0"/>
        <w:spacing w:after="0" w:line="240" w:lineRule="auto"/>
        <w:rPr>
          <w:rFonts w:ascii="Times New Roman" w:hAnsi="Times New Roman" w:cs="Times New Roman"/>
          <w:bCs/>
          <w:sz w:val="28"/>
          <w:szCs w:val="28"/>
        </w:rPr>
      </w:pP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 1:</w:t>
      </w: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pack1;</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A{</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void</w:t>
      </w:r>
      <w:proofErr w:type="gramEnd"/>
      <w:r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 xml:space="preserve"> is executed");</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pack1;</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import</w:t>
      </w:r>
      <w:proofErr w:type="gramEnd"/>
      <w:r w:rsidRPr="00A944A9">
        <w:rPr>
          <w:rFonts w:ascii="Times New Roman" w:hAnsi="Times New Roman" w:cs="Times New Roman"/>
          <w:bCs/>
          <w:sz w:val="28"/>
          <w:szCs w:val="28"/>
        </w:rPr>
        <w:t xml:space="preserve"> pack1.A;</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B{</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 xml:space="preserve">A a=new </w:t>
      </w:r>
      <w:proofErr w:type="gramStart"/>
      <w:r w:rsidRPr="00A944A9">
        <w:rPr>
          <w:rFonts w:ascii="Times New Roman" w:hAnsi="Times New Roman" w:cs="Times New Roman"/>
          <w:bCs/>
          <w:sz w:val="28"/>
          <w:szCs w:val="28"/>
        </w:rPr>
        <w:t>A(</w:t>
      </w:r>
      <w:proofErr w:type="gram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a.methodOne</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A413DC" w:rsidRPr="00A944A9" w:rsidRDefault="00A413DC" w:rsidP="00A413DC">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A413DC" w:rsidRPr="00A944A9" w:rsidRDefault="00A413DC" w:rsidP="00A413DC">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A.java</w:t>
      </w:r>
    </w:p>
    <w:p w:rsidR="00A413DC" w:rsidRPr="00A944A9" w:rsidRDefault="00A413DC" w:rsidP="00A413DC">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B.java</w:t>
      </w:r>
    </w:p>
    <w:p w:rsidR="00B82870" w:rsidRPr="00A944A9" w:rsidRDefault="00A413DC" w:rsidP="00B82870">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D:\Java&gt;java pack1.B</w:t>
      </w:r>
    </w:p>
    <w:p w:rsidR="00B82870" w:rsidRPr="00A944A9" w:rsidRDefault="00B82870" w:rsidP="00B82870">
      <w:pPr>
        <w:autoSpaceDE w:val="0"/>
        <w:autoSpaceDN w:val="0"/>
        <w:adjustRightInd w:val="0"/>
        <w:spacing w:after="0" w:line="240" w:lineRule="auto"/>
        <w:ind w:firstLine="72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lastRenderedPageBreak/>
        <w:t>methodOne</w:t>
      </w:r>
      <w:proofErr w:type="spellEnd"/>
      <w:proofErr w:type="gramEnd"/>
      <w:r w:rsidRPr="00A944A9">
        <w:rPr>
          <w:rFonts w:ascii="Times New Roman" w:hAnsi="Times New Roman" w:cs="Times New Roman"/>
          <w:bCs/>
          <w:sz w:val="28"/>
          <w:szCs w:val="28"/>
        </w:rPr>
        <w:t xml:space="preserve"> is executed</w:t>
      </w:r>
    </w:p>
    <w:p w:rsidR="00B82870" w:rsidRPr="00A944A9" w:rsidRDefault="00B82870" w:rsidP="00B82870">
      <w:pPr>
        <w:autoSpaceDE w:val="0"/>
        <w:autoSpaceDN w:val="0"/>
        <w:adjustRightInd w:val="0"/>
        <w:spacing w:after="0" w:line="240" w:lineRule="auto"/>
        <w:ind w:firstLine="720"/>
        <w:rPr>
          <w:rFonts w:ascii="Times New Roman" w:hAnsi="Times New Roman" w:cs="Times New Roman"/>
          <w:bCs/>
          <w:sz w:val="28"/>
          <w:szCs w:val="28"/>
        </w:rPr>
      </w:pP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 2:</w:t>
      </w: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pack1;</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A{</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void</w:t>
      </w:r>
      <w:proofErr w:type="gramEnd"/>
      <w:r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 xml:space="preserve"> is executed");</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pack2;</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import</w:t>
      </w:r>
      <w:proofErr w:type="gramEnd"/>
      <w:r w:rsidRPr="00A944A9">
        <w:rPr>
          <w:rFonts w:ascii="Times New Roman" w:hAnsi="Times New Roman" w:cs="Times New Roman"/>
          <w:bCs/>
          <w:sz w:val="28"/>
          <w:szCs w:val="28"/>
        </w:rPr>
        <w:t xml:space="preserve"> pack1.A;</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B{</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 xml:space="preserve">A a=new </w:t>
      </w:r>
      <w:proofErr w:type="gramStart"/>
      <w:r w:rsidRPr="00A944A9">
        <w:rPr>
          <w:rFonts w:ascii="Times New Roman" w:hAnsi="Times New Roman" w:cs="Times New Roman"/>
          <w:bCs/>
          <w:sz w:val="28"/>
          <w:szCs w:val="28"/>
        </w:rPr>
        <w:t>A(</w:t>
      </w:r>
      <w:proofErr w:type="gramEnd"/>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a.methodOne</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A.java</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w:t>
      </w:r>
      <w:proofErr w:type="gramStart"/>
      <w:r w:rsidRPr="00A944A9">
        <w:rPr>
          <w:rFonts w:ascii="Times New Roman" w:hAnsi="Times New Roman" w:cs="Times New Roman"/>
          <w:bCs/>
          <w:sz w:val="28"/>
          <w:szCs w:val="28"/>
        </w:rPr>
        <w:t>d .</w:t>
      </w:r>
      <w:proofErr w:type="gramEnd"/>
      <w:r w:rsidRPr="00A944A9">
        <w:rPr>
          <w:rFonts w:ascii="Times New Roman" w:hAnsi="Times New Roman" w:cs="Times New Roman"/>
          <w:bCs/>
          <w:sz w:val="28"/>
          <w:szCs w:val="28"/>
        </w:rPr>
        <w:t xml:space="preserve"> B.java</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B.java:2: pack1.A is not public in pack1; cannot be accessed from outside</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Package import pack1.A;</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Private members:</w:t>
      </w: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p>
    <w:p w:rsidR="00B82870" w:rsidRPr="00A944A9" w:rsidRDefault="00B82870" w:rsidP="005675D5">
      <w:pPr>
        <w:pStyle w:val="ListParagraph"/>
        <w:numPr>
          <w:ilvl w:val="0"/>
          <w:numId w:val="23"/>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a member declared as the private then we can access that member only within the current class.</w:t>
      </w:r>
    </w:p>
    <w:p w:rsidR="00B82870" w:rsidRPr="00A944A9" w:rsidRDefault="00B82870" w:rsidP="005675D5">
      <w:pPr>
        <w:pStyle w:val="ListParagraph"/>
        <w:numPr>
          <w:ilvl w:val="0"/>
          <w:numId w:val="22"/>
        </w:numPr>
        <w:autoSpaceDE w:val="0"/>
        <w:autoSpaceDN w:val="0"/>
        <w:adjustRightInd w:val="0"/>
        <w:spacing w:after="0" w:line="240" w:lineRule="auto"/>
        <w:rPr>
          <w:rFonts w:ascii="Times New Roman" w:hAnsi="Times New Roman" w:cs="Times New Roman"/>
          <w:bCs/>
          <w:sz w:val="28"/>
          <w:szCs w:val="28"/>
        </w:rPr>
      </w:pPr>
    </w:p>
    <w:p w:rsidR="002721D5" w:rsidRPr="00A944A9" w:rsidRDefault="00B82870" w:rsidP="005675D5">
      <w:pPr>
        <w:pStyle w:val="ListParagraph"/>
        <w:numPr>
          <w:ilvl w:val="0"/>
          <w:numId w:val="21"/>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Private methods are not visible in child classes </w:t>
      </w:r>
      <w:proofErr w:type="spellStart"/>
      <w:r w:rsidRPr="00A944A9">
        <w:rPr>
          <w:rFonts w:ascii="Times New Roman" w:hAnsi="Times New Roman" w:cs="Times New Roman"/>
          <w:bCs/>
          <w:sz w:val="28"/>
          <w:szCs w:val="28"/>
        </w:rPr>
        <w:t>where as</w:t>
      </w:r>
      <w:proofErr w:type="spellEnd"/>
      <w:r w:rsidRPr="00A944A9">
        <w:rPr>
          <w:rFonts w:ascii="Times New Roman" w:hAnsi="Times New Roman" w:cs="Times New Roman"/>
          <w:bCs/>
          <w:sz w:val="28"/>
          <w:szCs w:val="28"/>
        </w:rPr>
        <w:t xml:space="preserve"> abstract methods should be visible in child classes to provide implementation hence private, abstract combination is illegal for </w:t>
      </w:r>
      <w:proofErr w:type="spellStart"/>
      <w:r w:rsidRPr="00A944A9">
        <w:rPr>
          <w:rFonts w:ascii="Times New Roman" w:hAnsi="Times New Roman" w:cs="Times New Roman"/>
          <w:bCs/>
          <w:sz w:val="28"/>
          <w:szCs w:val="28"/>
        </w:rPr>
        <w:t>methods.r</w:t>
      </w:r>
      <w:proofErr w:type="spellEnd"/>
    </w:p>
    <w:p w:rsidR="00B82870" w:rsidRPr="00A944A9" w:rsidRDefault="00B82870" w:rsidP="005675D5">
      <w:pPr>
        <w:pStyle w:val="ListParagraph"/>
        <w:numPr>
          <w:ilvl w:val="0"/>
          <w:numId w:val="21"/>
        </w:numPr>
        <w:autoSpaceDE w:val="0"/>
        <w:autoSpaceDN w:val="0"/>
        <w:adjustRightInd w:val="0"/>
        <w:spacing w:after="0" w:line="240" w:lineRule="auto"/>
        <w:rPr>
          <w:rFonts w:ascii="Times New Roman" w:hAnsi="Times New Roman" w:cs="Times New Roman"/>
          <w:bCs/>
          <w:sz w:val="28"/>
          <w:szCs w:val="28"/>
        </w:rPr>
      </w:pPr>
      <w:proofErr w:type="spellStart"/>
      <w:r w:rsidRPr="00A944A9">
        <w:rPr>
          <w:rFonts w:ascii="Times New Roman" w:hAnsi="Times New Roman" w:cs="Times New Roman"/>
          <w:bCs/>
          <w:sz w:val="28"/>
          <w:szCs w:val="28"/>
        </w:rPr>
        <w:t>ot</w:t>
      </w:r>
      <w:proofErr w:type="spellEnd"/>
    </w:p>
    <w:p w:rsidR="00B82870" w:rsidRPr="00A944A9" w:rsidRDefault="002721D5" w:rsidP="002721D5">
      <w:pPr>
        <w:autoSpaceDE w:val="0"/>
        <w:autoSpaceDN w:val="0"/>
        <w:adjustRightInd w:val="0"/>
        <w:spacing w:after="0" w:line="240" w:lineRule="auto"/>
        <w:ind w:left="36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Prot</w:t>
      </w:r>
      <w:r w:rsidR="00B82870" w:rsidRPr="00A944A9">
        <w:rPr>
          <w:rFonts w:ascii="Times New Roman" w:hAnsi="Times New Roman" w:cs="Times New Roman"/>
          <w:b/>
          <w:bCs/>
          <w:sz w:val="28"/>
          <w:szCs w:val="28"/>
          <w:u w:val="single"/>
        </w:rPr>
        <w:t>ected members:</w:t>
      </w:r>
    </w:p>
    <w:p w:rsidR="002721D5" w:rsidRPr="00A944A9" w:rsidRDefault="002721D5" w:rsidP="00B82870">
      <w:pPr>
        <w:pStyle w:val="ListParagraph"/>
        <w:autoSpaceDE w:val="0"/>
        <w:autoSpaceDN w:val="0"/>
        <w:adjustRightInd w:val="0"/>
        <w:spacing w:after="0" w:line="240" w:lineRule="auto"/>
        <w:rPr>
          <w:rFonts w:ascii="Times New Roman" w:hAnsi="Times New Roman" w:cs="Times New Roman"/>
          <w:bCs/>
          <w:sz w:val="28"/>
          <w:szCs w:val="28"/>
        </w:rPr>
      </w:pPr>
    </w:p>
    <w:p w:rsidR="00B82870" w:rsidRPr="00A944A9" w:rsidRDefault="00B82870" w:rsidP="00B82870">
      <w:pPr>
        <w:pStyle w:val="ListParagraph"/>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lastRenderedPageBreak/>
        <w:t>If a member declared as the protected then we can access that member within the current package anywhere but outside package only in child classes.</w:t>
      </w:r>
    </w:p>
    <w:p w:rsidR="00B82870" w:rsidRPr="00A944A9" w:rsidRDefault="00B82870" w:rsidP="00B82870">
      <w:pPr>
        <w:pStyle w:val="ListParagraph"/>
        <w:autoSpaceDE w:val="0"/>
        <w:autoSpaceDN w:val="0"/>
        <w:adjustRightInd w:val="0"/>
        <w:spacing w:after="0" w:line="240" w:lineRule="auto"/>
        <w:rPr>
          <w:rFonts w:ascii="Times New Roman" w:hAnsi="Times New Roman" w:cs="Times New Roman"/>
          <w:bCs/>
          <w:sz w:val="28"/>
          <w:szCs w:val="28"/>
        </w:rPr>
      </w:pPr>
    </w:p>
    <w:p w:rsidR="00B82870" w:rsidRPr="00A944A9" w:rsidRDefault="00B82870" w:rsidP="00097CC4">
      <w:pPr>
        <w:autoSpaceDE w:val="0"/>
        <w:autoSpaceDN w:val="0"/>
        <w:adjustRightInd w:val="0"/>
        <w:spacing w:after="0" w:line="240" w:lineRule="auto"/>
        <w:ind w:left="1440" w:firstLine="720"/>
        <w:rPr>
          <w:rFonts w:ascii="Times New Roman" w:hAnsi="Times New Roman" w:cs="Times New Roman"/>
          <w:b/>
          <w:bCs/>
          <w:i/>
          <w:sz w:val="36"/>
          <w:szCs w:val="28"/>
        </w:rPr>
      </w:pPr>
      <w:r w:rsidRPr="00A944A9">
        <w:rPr>
          <w:rFonts w:ascii="Times New Roman" w:hAnsi="Times New Roman" w:cs="Times New Roman"/>
          <w:b/>
          <w:bCs/>
          <w:i/>
          <w:sz w:val="36"/>
          <w:szCs w:val="28"/>
        </w:rPr>
        <w:t>Protected=</w:t>
      </w:r>
      <w:proofErr w:type="spellStart"/>
      <w:r w:rsidRPr="00A944A9">
        <w:rPr>
          <w:rFonts w:ascii="Times New Roman" w:hAnsi="Times New Roman" w:cs="Times New Roman"/>
          <w:b/>
          <w:bCs/>
          <w:i/>
          <w:sz w:val="36"/>
          <w:szCs w:val="28"/>
        </w:rPr>
        <w:t>default+kids</w:t>
      </w:r>
      <w:proofErr w:type="spellEnd"/>
      <w:r w:rsidRPr="00A944A9">
        <w:rPr>
          <w:rFonts w:ascii="Times New Roman" w:hAnsi="Times New Roman" w:cs="Times New Roman"/>
          <w:b/>
          <w:bCs/>
          <w:i/>
          <w:sz w:val="36"/>
          <w:szCs w:val="28"/>
        </w:rPr>
        <w:t>.</w:t>
      </w:r>
    </w:p>
    <w:p w:rsidR="00B82870" w:rsidRPr="00A944A9" w:rsidRDefault="00B82870" w:rsidP="00B82870">
      <w:pPr>
        <w:autoSpaceDE w:val="0"/>
        <w:autoSpaceDN w:val="0"/>
        <w:adjustRightInd w:val="0"/>
        <w:spacing w:after="0" w:line="240" w:lineRule="auto"/>
        <w:rPr>
          <w:rFonts w:ascii="Times New Roman" w:eastAsia="Arial Unicode MS" w:hAnsi="Times New Roman" w:cs="Times New Roman"/>
          <w:sz w:val="28"/>
          <w:szCs w:val="28"/>
        </w:rPr>
      </w:pP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We can access protected members within the current package anywhere either by child reference or by parent reference</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But from outside package we can access protected members only in child classes and should be by child reference only that is we can't use parent reference to call protected members from outside package.</w:t>
      </w:r>
    </w:p>
    <w:p w:rsidR="00B82870" w:rsidRPr="00A944A9" w:rsidRDefault="00B82870" w:rsidP="00B82870">
      <w:pPr>
        <w:autoSpaceDE w:val="0"/>
        <w:autoSpaceDN w:val="0"/>
        <w:adjustRightInd w:val="0"/>
        <w:spacing w:after="0" w:line="240" w:lineRule="auto"/>
        <w:ind w:left="720"/>
        <w:rPr>
          <w:rFonts w:ascii="Times New Roman" w:hAnsi="Times New Roman" w:cs="Times New Roman"/>
          <w:bCs/>
          <w:sz w:val="28"/>
          <w:szCs w:val="28"/>
        </w:rPr>
      </w:pP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B82870" w:rsidRPr="00A944A9" w:rsidRDefault="00B82870" w:rsidP="00B8287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B82870" w:rsidRPr="00A944A9" w:rsidRDefault="00B82870" w:rsidP="002721D5">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package</w:t>
      </w:r>
      <w:proofErr w:type="gramEnd"/>
      <w:r w:rsidRPr="00A944A9">
        <w:rPr>
          <w:rFonts w:ascii="Times New Roman" w:hAnsi="Times New Roman" w:cs="Times New Roman"/>
          <w:bCs/>
          <w:sz w:val="28"/>
          <w:szCs w:val="28"/>
        </w:rPr>
        <w:t xml:space="preserve"> pack1;</w:t>
      </w:r>
    </w:p>
    <w:p w:rsidR="00B82870" w:rsidRPr="00A944A9" w:rsidRDefault="00B82870" w:rsidP="002721D5">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class A{</w:t>
      </w:r>
    </w:p>
    <w:p w:rsidR="00B82870" w:rsidRPr="00A944A9" w:rsidRDefault="00B82870" w:rsidP="002721D5">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protected</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B82870" w:rsidRPr="00A944A9" w:rsidRDefault="00B82870" w:rsidP="002721D5">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 xml:space="preserve"> is executed");</w:t>
      </w:r>
    </w:p>
    <w:p w:rsidR="002721D5" w:rsidRPr="00A944A9" w:rsidRDefault="00B82870" w:rsidP="002721D5">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B82870" w:rsidRPr="00A944A9" w:rsidRDefault="00B82870" w:rsidP="002721D5">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88785A" w:rsidRPr="00A944A9" w:rsidRDefault="00B82870" w:rsidP="00B82870">
      <w:pPr>
        <w:autoSpaceDE w:val="0"/>
        <w:autoSpaceDN w:val="0"/>
        <w:adjustRightInd w:val="0"/>
        <w:spacing w:after="0" w:line="240" w:lineRule="auto"/>
        <w:rPr>
          <w:rFonts w:ascii="Times New Roman" w:hAnsi="Times New Roman" w:cs="Times New Roman"/>
          <w:bCs/>
          <w:sz w:val="28"/>
          <w:szCs w:val="28"/>
          <w:u w:val="single"/>
        </w:rPr>
      </w:pPr>
      <w:r w:rsidRPr="00A944A9">
        <w:rPr>
          <w:rFonts w:ascii="Times New Roman" w:hAnsi="Times New Roman" w:cs="Times New Roman"/>
          <w:bCs/>
          <w:sz w:val="28"/>
          <w:szCs w:val="28"/>
          <w:u w:val="single"/>
        </w:rPr>
        <w:t>Program 2:</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package</w:t>
      </w:r>
      <w:proofErr w:type="gramEnd"/>
      <w:r w:rsidRPr="00A944A9">
        <w:rPr>
          <w:rFonts w:ascii="Times New Roman" w:hAnsi="Times New Roman" w:cs="Times New Roman"/>
          <w:bCs/>
          <w:i/>
          <w:sz w:val="32"/>
          <w:szCs w:val="28"/>
        </w:rPr>
        <w:t xml:space="preserve"> pack1;</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class</w:t>
      </w:r>
      <w:proofErr w:type="gramEnd"/>
      <w:r w:rsidRPr="00A944A9">
        <w:rPr>
          <w:rFonts w:ascii="Times New Roman" w:hAnsi="Times New Roman" w:cs="Times New Roman"/>
          <w:bCs/>
          <w:i/>
          <w:sz w:val="32"/>
          <w:szCs w:val="28"/>
        </w:rPr>
        <w:t xml:space="preserve"> B extends A{</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public</w:t>
      </w:r>
      <w:proofErr w:type="gramEnd"/>
      <w:r w:rsidRPr="00A944A9">
        <w:rPr>
          <w:rFonts w:ascii="Times New Roman" w:hAnsi="Times New Roman" w:cs="Times New Roman"/>
          <w:bCs/>
          <w:i/>
          <w:sz w:val="32"/>
          <w:szCs w:val="28"/>
        </w:rPr>
        <w:t xml:space="preserve"> static void main(String </w:t>
      </w:r>
      <w:proofErr w:type="spellStart"/>
      <w:r w:rsidRPr="00A944A9">
        <w:rPr>
          <w:rFonts w:ascii="Times New Roman" w:hAnsi="Times New Roman" w:cs="Times New Roman"/>
          <w:bCs/>
          <w:i/>
          <w:sz w:val="32"/>
          <w:szCs w:val="28"/>
        </w:rPr>
        <w:t>args</w:t>
      </w:r>
      <w:proofErr w:type="spell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r w:rsidRPr="00A944A9">
        <w:rPr>
          <w:rFonts w:ascii="Times New Roman" w:hAnsi="Times New Roman" w:cs="Times New Roman"/>
          <w:bCs/>
          <w:i/>
          <w:sz w:val="32"/>
          <w:szCs w:val="28"/>
        </w:rPr>
        <w:t xml:space="preserve">A a=new </w:t>
      </w:r>
      <w:proofErr w:type="gramStart"/>
      <w:r w:rsidRPr="00A944A9">
        <w:rPr>
          <w:rFonts w:ascii="Times New Roman" w:hAnsi="Times New Roman" w:cs="Times New Roman"/>
          <w:bCs/>
          <w:i/>
          <w:sz w:val="32"/>
          <w:szCs w:val="28"/>
        </w:rPr>
        <w:t>A(</w:t>
      </w:r>
      <w:proofErr w:type="gram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proofErr w:type="spellStart"/>
      <w:proofErr w:type="gramStart"/>
      <w:r w:rsidRPr="00A944A9">
        <w:rPr>
          <w:rFonts w:ascii="Times New Roman" w:hAnsi="Times New Roman" w:cs="Times New Roman"/>
          <w:bCs/>
          <w:i/>
          <w:sz w:val="32"/>
          <w:szCs w:val="28"/>
        </w:rPr>
        <w:t>a.methodOne</w:t>
      </w:r>
      <w:proofErr w:type="spellEnd"/>
      <w:r w:rsidRPr="00A944A9">
        <w:rPr>
          <w:rFonts w:ascii="Times New Roman" w:hAnsi="Times New Roman" w:cs="Times New Roman"/>
          <w:bCs/>
          <w:i/>
          <w:sz w:val="32"/>
          <w:szCs w:val="28"/>
        </w:rPr>
        <w:t>(</w:t>
      </w:r>
      <w:proofErr w:type="gram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r w:rsidRPr="00A944A9">
        <w:rPr>
          <w:rFonts w:ascii="Times New Roman" w:hAnsi="Times New Roman" w:cs="Times New Roman"/>
          <w:bCs/>
          <w:i/>
          <w:sz w:val="32"/>
          <w:szCs w:val="28"/>
        </w:rPr>
        <w:t xml:space="preserve">B b=new </w:t>
      </w:r>
      <w:proofErr w:type="gramStart"/>
      <w:r w:rsidRPr="00A944A9">
        <w:rPr>
          <w:rFonts w:ascii="Times New Roman" w:hAnsi="Times New Roman" w:cs="Times New Roman"/>
          <w:bCs/>
          <w:i/>
          <w:sz w:val="32"/>
          <w:szCs w:val="28"/>
        </w:rPr>
        <w:t>B(</w:t>
      </w:r>
      <w:proofErr w:type="gram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proofErr w:type="spellStart"/>
      <w:proofErr w:type="gramStart"/>
      <w:r w:rsidRPr="00A944A9">
        <w:rPr>
          <w:rFonts w:ascii="Times New Roman" w:hAnsi="Times New Roman" w:cs="Times New Roman"/>
          <w:bCs/>
          <w:i/>
          <w:sz w:val="32"/>
          <w:szCs w:val="28"/>
        </w:rPr>
        <w:t>b.methodOne</w:t>
      </w:r>
      <w:proofErr w:type="spellEnd"/>
      <w:r w:rsidRPr="00A944A9">
        <w:rPr>
          <w:rFonts w:ascii="Times New Roman" w:hAnsi="Times New Roman" w:cs="Times New Roman"/>
          <w:bCs/>
          <w:i/>
          <w:sz w:val="32"/>
          <w:szCs w:val="28"/>
        </w:rPr>
        <w:t>(</w:t>
      </w:r>
      <w:proofErr w:type="gram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r w:rsidRPr="00A944A9">
        <w:rPr>
          <w:rFonts w:ascii="Times New Roman" w:hAnsi="Times New Roman" w:cs="Times New Roman"/>
          <w:bCs/>
          <w:i/>
          <w:sz w:val="32"/>
          <w:szCs w:val="28"/>
        </w:rPr>
        <w:t xml:space="preserve">A a1=new </w:t>
      </w:r>
      <w:proofErr w:type="gramStart"/>
      <w:r w:rsidRPr="00A944A9">
        <w:rPr>
          <w:rFonts w:ascii="Times New Roman" w:hAnsi="Times New Roman" w:cs="Times New Roman"/>
          <w:bCs/>
          <w:i/>
          <w:sz w:val="32"/>
          <w:szCs w:val="28"/>
        </w:rPr>
        <w:t>B(</w:t>
      </w:r>
      <w:proofErr w:type="gram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proofErr w:type="gramStart"/>
      <w:r w:rsidRPr="00A944A9">
        <w:rPr>
          <w:rFonts w:ascii="Times New Roman" w:hAnsi="Times New Roman" w:cs="Times New Roman"/>
          <w:bCs/>
          <w:i/>
          <w:sz w:val="32"/>
          <w:szCs w:val="28"/>
        </w:rPr>
        <w:t>a1.methodOne(</w:t>
      </w:r>
      <w:proofErr w:type="gramEnd"/>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left="1440"/>
        <w:rPr>
          <w:rFonts w:ascii="Times New Roman" w:hAnsi="Times New Roman" w:cs="Times New Roman"/>
          <w:bCs/>
          <w:i/>
          <w:sz w:val="32"/>
          <w:szCs w:val="28"/>
        </w:rPr>
      </w:pPr>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ind w:firstLine="720"/>
        <w:rPr>
          <w:rFonts w:ascii="Times New Roman" w:hAnsi="Times New Roman" w:cs="Times New Roman"/>
          <w:bCs/>
          <w:i/>
          <w:sz w:val="32"/>
          <w:szCs w:val="28"/>
        </w:rPr>
      </w:pPr>
      <w:r w:rsidRPr="00A944A9">
        <w:rPr>
          <w:rFonts w:ascii="Times New Roman" w:hAnsi="Times New Roman" w:cs="Times New Roman"/>
          <w:bCs/>
          <w:i/>
          <w:sz w:val="32"/>
          <w:szCs w:val="28"/>
        </w:rPr>
        <w:t>}</w:t>
      </w:r>
    </w:p>
    <w:p w:rsidR="00437F55" w:rsidRPr="00A944A9" w:rsidRDefault="00437F55" w:rsidP="00437F55">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D:\Java&gt;javac -</w:t>
      </w:r>
      <w:proofErr w:type="gramStart"/>
      <w:r w:rsidRPr="00A944A9">
        <w:rPr>
          <w:rFonts w:ascii="Times New Roman" w:hAnsi="Times New Roman" w:cs="Times New Roman"/>
          <w:bCs/>
          <w:i/>
          <w:sz w:val="28"/>
          <w:szCs w:val="28"/>
        </w:rPr>
        <w:t>d .</w:t>
      </w:r>
      <w:proofErr w:type="gramEnd"/>
      <w:r w:rsidRPr="00A944A9">
        <w:rPr>
          <w:rFonts w:ascii="Times New Roman" w:hAnsi="Times New Roman" w:cs="Times New Roman"/>
          <w:bCs/>
          <w:i/>
          <w:sz w:val="28"/>
          <w:szCs w:val="28"/>
        </w:rPr>
        <w:t xml:space="preserve"> A.java</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D:\Java&gt;javac -</w:t>
      </w:r>
      <w:proofErr w:type="gramStart"/>
      <w:r w:rsidRPr="00A944A9">
        <w:rPr>
          <w:rFonts w:ascii="Times New Roman" w:hAnsi="Times New Roman" w:cs="Times New Roman"/>
          <w:bCs/>
          <w:i/>
          <w:sz w:val="28"/>
          <w:szCs w:val="28"/>
        </w:rPr>
        <w:t>d .</w:t>
      </w:r>
      <w:proofErr w:type="gramEnd"/>
      <w:r w:rsidRPr="00A944A9">
        <w:rPr>
          <w:rFonts w:ascii="Times New Roman" w:hAnsi="Times New Roman" w:cs="Times New Roman"/>
          <w:bCs/>
          <w:i/>
          <w:sz w:val="28"/>
          <w:szCs w:val="28"/>
        </w:rPr>
        <w:t xml:space="preserve"> B.java</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D:\Java&gt;java pack1.B</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28"/>
          <w:szCs w:val="28"/>
        </w:rPr>
      </w:pPr>
      <w:proofErr w:type="spellStart"/>
      <w:proofErr w:type="gramStart"/>
      <w:r w:rsidRPr="00A944A9">
        <w:rPr>
          <w:rFonts w:ascii="Times New Roman" w:hAnsi="Times New Roman" w:cs="Times New Roman"/>
          <w:bCs/>
          <w:i/>
          <w:sz w:val="28"/>
          <w:szCs w:val="28"/>
        </w:rPr>
        <w:t>methodOne</w:t>
      </w:r>
      <w:proofErr w:type="spellEnd"/>
      <w:proofErr w:type="gramEnd"/>
      <w:r w:rsidRPr="00A944A9">
        <w:rPr>
          <w:rFonts w:ascii="Times New Roman" w:hAnsi="Times New Roman" w:cs="Times New Roman"/>
          <w:bCs/>
          <w:i/>
          <w:sz w:val="28"/>
          <w:szCs w:val="28"/>
        </w:rPr>
        <w:t xml:space="preserve"> is executed</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28"/>
          <w:szCs w:val="28"/>
        </w:rPr>
      </w:pPr>
      <w:proofErr w:type="spellStart"/>
      <w:proofErr w:type="gramStart"/>
      <w:r w:rsidRPr="00A944A9">
        <w:rPr>
          <w:rFonts w:ascii="Times New Roman" w:hAnsi="Times New Roman" w:cs="Times New Roman"/>
          <w:bCs/>
          <w:i/>
          <w:sz w:val="28"/>
          <w:szCs w:val="28"/>
        </w:rPr>
        <w:lastRenderedPageBreak/>
        <w:t>methodOne</w:t>
      </w:r>
      <w:proofErr w:type="spellEnd"/>
      <w:proofErr w:type="gramEnd"/>
      <w:r w:rsidRPr="00A944A9">
        <w:rPr>
          <w:rFonts w:ascii="Times New Roman" w:hAnsi="Times New Roman" w:cs="Times New Roman"/>
          <w:bCs/>
          <w:i/>
          <w:sz w:val="28"/>
          <w:szCs w:val="28"/>
        </w:rPr>
        <w:t xml:space="preserve"> is executed</w:t>
      </w:r>
    </w:p>
    <w:p w:rsidR="00437F55" w:rsidRPr="00A944A9" w:rsidRDefault="00437F55" w:rsidP="00437F55">
      <w:pPr>
        <w:autoSpaceDE w:val="0"/>
        <w:autoSpaceDN w:val="0"/>
        <w:adjustRightInd w:val="0"/>
        <w:spacing w:after="0" w:line="240" w:lineRule="auto"/>
        <w:ind w:left="720"/>
        <w:rPr>
          <w:rFonts w:ascii="Times New Roman" w:hAnsi="Times New Roman" w:cs="Times New Roman"/>
          <w:bCs/>
          <w:i/>
          <w:sz w:val="28"/>
          <w:szCs w:val="28"/>
        </w:rPr>
      </w:pPr>
      <w:proofErr w:type="spellStart"/>
      <w:proofErr w:type="gramStart"/>
      <w:r w:rsidRPr="00A944A9">
        <w:rPr>
          <w:rFonts w:ascii="Times New Roman" w:hAnsi="Times New Roman" w:cs="Times New Roman"/>
          <w:bCs/>
          <w:i/>
          <w:sz w:val="28"/>
          <w:szCs w:val="28"/>
        </w:rPr>
        <w:t>methodOne</w:t>
      </w:r>
      <w:proofErr w:type="spellEnd"/>
      <w:proofErr w:type="gramEnd"/>
      <w:r w:rsidRPr="00A944A9">
        <w:rPr>
          <w:rFonts w:ascii="Times New Roman" w:hAnsi="Times New Roman" w:cs="Times New Roman"/>
          <w:bCs/>
          <w:i/>
          <w:sz w:val="28"/>
          <w:szCs w:val="28"/>
        </w:rPr>
        <w:t xml:space="preserve"> is executed</w:t>
      </w:r>
    </w:p>
    <w:p w:rsidR="00437F55" w:rsidRPr="00A944A9" w:rsidRDefault="00437F55" w:rsidP="00437F55">
      <w:pPr>
        <w:autoSpaceDE w:val="0"/>
        <w:autoSpaceDN w:val="0"/>
        <w:adjustRightInd w:val="0"/>
        <w:spacing w:after="0" w:line="240" w:lineRule="auto"/>
        <w:rPr>
          <w:rFonts w:ascii="Times New Roman" w:hAnsi="Times New Roman" w:cs="Times New Roman"/>
          <w:b/>
          <w:bCs/>
          <w:sz w:val="28"/>
          <w:szCs w:val="28"/>
        </w:rPr>
      </w:pPr>
    </w:p>
    <w:p w:rsidR="002721D5" w:rsidRPr="00A944A9" w:rsidRDefault="00437F55" w:rsidP="00437F55">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 2:</w:t>
      </w:r>
    </w:p>
    <w:p w:rsidR="00437F55" w:rsidRPr="00A944A9" w:rsidRDefault="00E56109" w:rsidP="00437F55">
      <w:pPr>
        <w:autoSpaceDE w:val="0"/>
        <w:autoSpaceDN w:val="0"/>
        <w:adjustRightInd w:val="0"/>
        <w:spacing w:after="0" w:line="240" w:lineRule="auto"/>
        <w:rPr>
          <w:rFonts w:ascii="Times New Roman" w:hAnsi="Times New Roman" w:cs="Times New Roman"/>
          <w:bCs/>
          <w:sz w:val="28"/>
          <w:szCs w:val="28"/>
          <w:u w:val="single"/>
        </w:rPr>
      </w:pPr>
      <w:r w:rsidRPr="00A944A9">
        <w:rPr>
          <w:rFonts w:ascii="Times New Roman" w:hAnsi="Times New Roman" w:cs="Times New Roman"/>
          <w:bCs/>
          <w:noProof/>
          <w:sz w:val="28"/>
          <w:szCs w:val="28"/>
          <w:u w:val="single"/>
        </w:rPr>
        <w:drawing>
          <wp:inline distT="0" distB="0" distL="0" distR="0" wp14:anchorId="5A95A82F" wp14:editId="3A61F5D5">
            <wp:extent cx="4192103" cy="2830983"/>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0"/>
                    <a:srcRect/>
                    <a:stretch>
                      <a:fillRect/>
                    </a:stretch>
                  </pic:blipFill>
                  <pic:spPr bwMode="auto">
                    <a:xfrm>
                      <a:off x="0" y="0"/>
                      <a:ext cx="4192641" cy="2831346"/>
                    </a:xfrm>
                    <a:prstGeom prst="rect">
                      <a:avLst/>
                    </a:prstGeom>
                    <a:noFill/>
                    <a:ln w="9525">
                      <a:noFill/>
                      <a:miter lim="800000"/>
                      <a:headEnd/>
                      <a:tailEnd/>
                    </a:ln>
                  </pic:spPr>
                </pic:pic>
              </a:graphicData>
            </a:graphic>
          </wp:inline>
        </w:drawing>
      </w:r>
    </w:p>
    <w:p w:rsidR="00E56109" w:rsidRPr="00A944A9" w:rsidRDefault="00E56109" w:rsidP="00437F55">
      <w:pPr>
        <w:autoSpaceDE w:val="0"/>
        <w:autoSpaceDN w:val="0"/>
        <w:adjustRightInd w:val="0"/>
        <w:spacing w:after="0" w:line="240" w:lineRule="auto"/>
        <w:rPr>
          <w:rFonts w:ascii="Times New Roman" w:hAnsi="Times New Roman" w:cs="Times New Roman"/>
          <w:bCs/>
          <w:sz w:val="28"/>
          <w:szCs w:val="28"/>
          <w:u w:val="single"/>
        </w:rPr>
      </w:pPr>
    </w:p>
    <w:p w:rsidR="00E56109" w:rsidRPr="00A944A9" w:rsidRDefault="004B22AA" w:rsidP="00437F55">
      <w:pPr>
        <w:autoSpaceDE w:val="0"/>
        <w:autoSpaceDN w:val="0"/>
        <w:adjustRightInd w:val="0"/>
        <w:spacing w:after="0" w:line="240" w:lineRule="auto"/>
        <w:rPr>
          <w:rFonts w:ascii="Times New Roman" w:hAnsi="Times New Roman" w:cs="Times New Roman"/>
          <w:b/>
          <w:bCs/>
          <w:i/>
          <w:sz w:val="32"/>
          <w:szCs w:val="32"/>
          <w:u w:val="single"/>
        </w:rPr>
      </w:pPr>
      <w:r w:rsidRPr="00A944A9">
        <w:rPr>
          <w:rFonts w:ascii="Times New Roman" w:hAnsi="Times New Roman" w:cs="Times New Roman"/>
          <w:b/>
          <w:bCs/>
          <w:i/>
          <w:sz w:val="32"/>
          <w:szCs w:val="32"/>
          <w:u w:val="single"/>
        </w:rPr>
        <w:t>Compression of private, default, protected and public:</w:t>
      </w:r>
    </w:p>
    <w:p w:rsidR="004B22AA" w:rsidRPr="00A944A9" w:rsidRDefault="0084296F" w:rsidP="00437F55">
      <w:pPr>
        <w:autoSpaceDE w:val="0"/>
        <w:autoSpaceDN w:val="0"/>
        <w:adjustRightInd w:val="0"/>
        <w:spacing w:after="0" w:line="240" w:lineRule="auto"/>
        <w:rPr>
          <w:rFonts w:ascii="Times New Roman" w:hAnsi="Times New Roman" w:cs="Times New Roman"/>
          <w:bCs/>
          <w:i/>
          <w:sz w:val="32"/>
          <w:szCs w:val="32"/>
          <w:u w:val="single"/>
        </w:rPr>
      </w:pPr>
      <w:r w:rsidRPr="00A944A9">
        <w:rPr>
          <w:rFonts w:ascii="Times New Roman" w:hAnsi="Times New Roman" w:cs="Times New Roman"/>
          <w:bCs/>
          <w:i/>
          <w:noProof/>
          <w:sz w:val="32"/>
          <w:szCs w:val="32"/>
          <w:u w:val="single"/>
        </w:rPr>
        <w:drawing>
          <wp:inline distT="0" distB="0" distL="0" distR="0" wp14:anchorId="5B20AF4A" wp14:editId="0FF18B98">
            <wp:extent cx="5943600" cy="356711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a:srcRect/>
                    <a:stretch>
                      <a:fillRect/>
                    </a:stretch>
                  </pic:blipFill>
                  <pic:spPr bwMode="auto">
                    <a:xfrm>
                      <a:off x="0" y="0"/>
                      <a:ext cx="5943600" cy="3567111"/>
                    </a:xfrm>
                    <a:prstGeom prst="rect">
                      <a:avLst/>
                    </a:prstGeom>
                    <a:noFill/>
                    <a:ln w="9525">
                      <a:noFill/>
                      <a:miter lim="800000"/>
                      <a:headEnd/>
                      <a:tailEnd/>
                    </a:ln>
                  </pic:spPr>
                </pic:pic>
              </a:graphicData>
            </a:graphic>
          </wp:inline>
        </w:drawing>
      </w:r>
    </w:p>
    <w:p w:rsidR="00761AAE" w:rsidRPr="00A944A9" w:rsidRDefault="00761AAE" w:rsidP="005675D5">
      <w:pPr>
        <w:pStyle w:val="ListParagraph"/>
        <w:numPr>
          <w:ilvl w:val="0"/>
          <w:numId w:val="24"/>
        </w:numPr>
        <w:autoSpaceDE w:val="0"/>
        <w:autoSpaceDN w:val="0"/>
        <w:adjustRightInd w:val="0"/>
        <w:spacing w:after="0" w:line="240" w:lineRule="auto"/>
        <w:rPr>
          <w:rFonts w:ascii="Times New Roman" w:eastAsia="SymbolMT" w:hAnsi="Times New Roman" w:cs="Times New Roman"/>
          <w:b/>
          <w:bCs/>
          <w:sz w:val="28"/>
          <w:szCs w:val="28"/>
        </w:rPr>
      </w:pPr>
      <w:r w:rsidRPr="00A944A9">
        <w:rPr>
          <w:rFonts w:ascii="Times New Roman" w:eastAsia="SymbolMT" w:hAnsi="Times New Roman" w:cs="Times New Roman"/>
          <w:b/>
          <w:bCs/>
          <w:sz w:val="28"/>
          <w:szCs w:val="28"/>
        </w:rPr>
        <w:t>The least accessible modifier is private.</w:t>
      </w:r>
    </w:p>
    <w:p w:rsidR="00761AAE" w:rsidRPr="00A944A9" w:rsidRDefault="00761AAE" w:rsidP="005675D5">
      <w:pPr>
        <w:pStyle w:val="ListParagraph"/>
        <w:numPr>
          <w:ilvl w:val="0"/>
          <w:numId w:val="24"/>
        </w:numPr>
        <w:autoSpaceDE w:val="0"/>
        <w:autoSpaceDN w:val="0"/>
        <w:adjustRightInd w:val="0"/>
        <w:spacing w:after="0" w:line="240" w:lineRule="auto"/>
        <w:rPr>
          <w:rFonts w:ascii="Times New Roman" w:eastAsia="SymbolMT" w:hAnsi="Times New Roman" w:cs="Times New Roman"/>
          <w:b/>
          <w:bCs/>
          <w:sz w:val="28"/>
          <w:szCs w:val="28"/>
        </w:rPr>
      </w:pPr>
      <w:r w:rsidRPr="00A944A9">
        <w:rPr>
          <w:rFonts w:ascii="Times New Roman" w:eastAsia="SymbolMT" w:hAnsi="Times New Roman" w:cs="Times New Roman"/>
          <w:b/>
          <w:bCs/>
          <w:sz w:val="28"/>
          <w:szCs w:val="28"/>
        </w:rPr>
        <w:t>The most accessible modifier is public.</w:t>
      </w:r>
    </w:p>
    <w:p w:rsidR="00761AAE" w:rsidRPr="00A944A9" w:rsidRDefault="00761AAE" w:rsidP="00761AAE">
      <w:pPr>
        <w:autoSpaceDE w:val="0"/>
        <w:autoSpaceDN w:val="0"/>
        <w:adjustRightInd w:val="0"/>
        <w:spacing w:after="0" w:line="240" w:lineRule="auto"/>
        <w:ind w:left="720"/>
        <w:rPr>
          <w:rFonts w:ascii="Times New Roman" w:eastAsia="SymbolMT" w:hAnsi="Times New Roman" w:cs="Times New Roman"/>
          <w:b/>
          <w:bCs/>
          <w:sz w:val="36"/>
          <w:szCs w:val="28"/>
        </w:rPr>
      </w:pPr>
      <w:r w:rsidRPr="00A944A9">
        <w:rPr>
          <w:rFonts w:ascii="Times New Roman" w:eastAsia="SymbolMT" w:hAnsi="Times New Roman" w:cs="Times New Roman"/>
          <w:b/>
          <w:bCs/>
          <w:sz w:val="36"/>
          <w:szCs w:val="28"/>
        </w:rPr>
        <w:lastRenderedPageBreak/>
        <w:t>Private&lt;default&lt;protected&lt;public</w:t>
      </w:r>
    </w:p>
    <w:p w:rsidR="00761AAE" w:rsidRPr="00A944A9" w:rsidRDefault="00761AAE" w:rsidP="00761AAE">
      <w:pPr>
        <w:autoSpaceDE w:val="0"/>
        <w:autoSpaceDN w:val="0"/>
        <w:adjustRightInd w:val="0"/>
        <w:spacing w:after="0" w:line="240" w:lineRule="auto"/>
        <w:ind w:left="720"/>
        <w:rPr>
          <w:rFonts w:ascii="Times New Roman" w:eastAsia="SymbolMT" w:hAnsi="Times New Roman" w:cs="Times New Roman"/>
          <w:b/>
          <w:bCs/>
          <w:sz w:val="36"/>
          <w:szCs w:val="28"/>
        </w:rPr>
      </w:pPr>
    </w:p>
    <w:p w:rsidR="0084296F" w:rsidRPr="00A944A9" w:rsidRDefault="00761AAE" w:rsidP="00761AAE">
      <w:p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 xml:space="preserve">Recommended modifier for variables is private where as recommended modifier for methods is public. </w:t>
      </w:r>
    </w:p>
    <w:p w:rsidR="00761AAE" w:rsidRPr="00A944A9" w:rsidRDefault="00761AAE" w:rsidP="00761AAE">
      <w:pPr>
        <w:autoSpaceDE w:val="0"/>
        <w:autoSpaceDN w:val="0"/>
        <w:adjustRightInd w:val="0"/>
        <w:spacing w:after="0" w:line="240" w:lineRule="auto"/>
        <w:rPr>
          <w:rFonts w:ascii="Times New Roman" w:eastAsia="SymbolMT" w:hAnsi="Times New Roman" w:cs="Times New Roman"/>
          <w:bCs/>
          <w:sz w:val="28"/>
          <w:szCs w:val="28"/>
        </w:rPr>
      </w:pPr>
    </w:p>
    <w:p w:rsidR="006A5018" w:rsidRPr="00A944A9" w:rsidRDefault="006A5018" w:rsidP="006A5018">
      <w:pPr>
        <w:autoSpaceDE w:val="0"/>
        <w:autoSpaceDN w:val="0"/>
        <w:adjustRightInd w:val="0"/>
        <w:spacing w:after="0" w:line="240" w:lineRule="auto"/>
        <w:rPr>
          <w:rFonts w:ascii="Times New Roman" w:hAnsi="Times New Roman" w:cs="Times New Roman"/>
          <w:b/>
          <w:bCs/>
          <w:sz w:val="32"/>
          <w:szCs w:val="28"/>
          <w:u w:val="single"/>
        </w:rPr>
      </w:pPr>
      <w:r w:rsidRPr="00A944A9">
        <w:rPr>
          <w:rFonts w:ascii="Times New Roman" w:hAnsi="Times New Roman" w:cs="Times New Roman"/>
          <w:b/>
          <w:bCs/>
          <w:sz w:val="32"/>
          <w:szCs w:val="28"/>
          <w:u w:val="single"/>
        </w:rPr>
        <w:t>Final variables:</w:t>
      </w:r>
    </w:p>
    <w:p w:rsidR="006A5018" w:rsidRPr="00A944A9" w:rsidRDefault="006A5018" w:rsidP="006A5018">
      <w:pPr>
        <w:autoSpaceDE w:val="0"/>
        <w:autoSpaceDN w:val="0"/>
        <w:adjustRightInd w:val="0"/>
        <w:spacing w:after="0" w:line="240" w:lineRule="auto"/>
        <w:rPr>
          <w:rFonts w:ascii="Times New Roman" w:hAnsi="Times New Roman" w:cs="Times New Roman"/>
          <w:b/>
          <w:bCs/>
          <w:sz w:val="32"/>
          <w:szCs w:val="28"/>
          <w:u w:val="single"/>
        </w:rPr>
      </w:pPr>
    </w:p>
    <w:p w:rsidR="006A5018" w:rsidRPr="00A944A9" w:rsidRDefault="006A5018" w:rsidP="006A5018">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Final instance variables:</w:t>
      </w:r>
    </w:p>
    <w:p w:rsidR="006A5018" w:rsidRPr="00A944A9" w:rsidRDefault="006A5018" w:rsidP="005675D5">
      <w:pPr>
        <w:pStyle w:val="ListParagraph"/>
        <w:numPr>
          <w:ilvl w:val="0"/>
          <w:numId w:val="25"/>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the value of a variable is varied from object to object such type of variables are called instance variables.</w:t>
      </w:r>
    </w:p>
    <w:p w:rsidR="006A5018" w:rsidRPr="00A944A9" w:rsidRDefault="006A5018" w:rsidP="005675D5">
      <w:pPr>
        <w:pStyle w:val="ListParagraph"/>
        <w:numPr>
          <w:ilvl w:val="0"/>
          <w:numId w:val="25"/>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For every object a separate copy of instance variables will be created.</w:t>
      </w:r>
    </w:p>
    <w:p w:rsidR="006A5018" w:rsidRPr="00A944A9" w:rsidRDefault="006A5018" w:rsidP="006A5018">
      <w:pPr>
        <w:pStyle w:val="ListParagraph"/>
        <w:autoSpaceDE w:val="0"/>
        <w:autoSpaceDN w:val="0"/>
        <w:adjustRightInd w:val="0"/>
        <w:spacing w:after="0" w:line="240" w:lineRule="auto"/>
        <w:rPr>
          <w:rFonts w:ascii="Times New Roman" w:hAnsi="Times New Roman" w:cs="Times New Roman"/>
          <w:bCs/>
          <w:sz w:val="28"/>
          <w:szCs w:val="28"/>
        </w:rPr>
      </w:pPr>
    </w:p>
    <w:p w:rsidR="006A5018" w:rsidRPr="00A944A9" w:rsidRDefault="006A5018" w:rsidP="006A5018">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DIAGRAM</w:t>
      </w:r>
      <w:r w:rsidRPr="00A944A9">
        <w:rPr>
          <w:rFonts w:ascii="Times New Roman" w:hAnsi="Times New Roman" w:cs="Times New Roman"/>
          <w:bCs/>
          <w:sz w:val="28"/>
          <w:szCs w:val="28"/>
        </w:rPr>
        <w:t>:</w:t>
      </w:r>
    </w:p>
    <w:p w:rsidR="006A5018" w:rsidRPr="00A944A9" w:rsidRDefault="006A5018" w:rsidP="006A5018">
      <w:pPr>
        <w:autoSpaceDE w:val="0"/>
        <w:autoSpaceDN w:val="0"/>
        <w:adjustRightInd w:val="0"/>
        <w:spacing w:after="0" w:line="240" w:lineRule="auto"/>
        <w:rPr>
          <w:rFonts w:ascii="Times New Roman" w:hAnsi="Times New Roman" w:cs="Times New Roman"/>
          <w:bCs/>
          <w:sz w:val="28"/>
          <w:szCs w:val="28"/>
        </w:rPr>
      </w:pPr>
    </w:p>
    <w:p w:rsidR="006A5018" w:rsidRPr="00A944A9" w:rsidRDefault="00525F71" w:rsidP="006A5018">
      <w:pPr>
        <w:autoSpaceDE w:val="0"/>
        <w:autoSpaceDN w:val="0"/>
        <w:adjustRightInd w:val="0"/>
        <w:spacing w:after="0" w:line="240" w:lineRule="auto"/>
        <w:rPr>
          <w:rFonts w:ascii="Times New Roman" w:hAnsi="Times New Roman" w:cs="Times New Roman"/>
          <w:bCs/>
          <w:i/>
          <w:sz w:val="28"/>
          <w:szCs w:val="28"/>
          <w:u w:val="single"/>
        </w:rPr>
      </w:pPr>
      <w:r w:rsidRPr="00A944A9">
        <w:rPr>
          <w:rFonts w:ascii="Times New Roman" w:hAnsi="Times New Roman" w:cs="Times New Roman"/>
          <w:bCs/>
          <w:i/>
          <w:noProof/>
          <w:sz w:val="28"/>
          <w:szCs w:val="28"/>
          <w:u w:val="single"/>
        </w:rPr>
        <w:drawing>
          <wp:inline distT="0" distB="0" distL="0" distR="0" wp14:anchorId="4084F44D" wp14:editId="479CFCA6">
            <wp:extent cx="5943600" cy="1663447"/>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2"/>
                    <a:srcRect/>
                    <a:stretch>
                      <a:fillRect/>
                    </a:stretch>
                  </pic:blipFill>
                  <pic:spPr bwMode="auto">
                    <a:xfrm>
                      <a:off x="0" y="0"/>
                      <a:ext cx="5943600" cy="1663447"/>
                    </a:xfrm>
                    <a:prstGeom prst="rect">
                      <a:avLst/>
                    </a:prstGeom>
                    <a:noFill/>
                    <a:ln w="9525">
                      <a:noFill/>
                      <a:miter lim="800000"/>
                      <a:headEnd/>
                      <a:tailEnd/>
                    </a:ln>
                  </pic:spPr>
                </pic:pic>
              </a:graphicData>
            </a:graphic>
          </wp:inline>
        </w:drawing>
      </w:r>
    </w:p>
    <w:p w:rsidR="00AB21EB" w:rsidRPr="00A944A9" w:rsidRDefault="00AB21EB" w:rsidP="00AB21EB">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For the instance variables it is not required to perform initialization explicitly </w:t>
      </w:r>
      <w:proofErr w:type="spellStart"/>
      <w:r w:rsidRPr="00A944A9">
        <w:rPr>
          <w:rFonts w:ascii="Times New Roman" w:hAnsi="Times New Roman" w:cs="Times New Roman"/>
          <w:bCs/>
          <w:sz w:val="28"/>
          <w:szCs w:val="28"/>
        </w:rPr>
        <w:t>jvm</w:t>
      </w:r>
      <w:proofErr w:type="spellEnd"/>
      <w:r w:rsidRPr="00A944A9">
        <w:rPr>
          <w:rFonts w:ascii="Times New Roman" w:hAnsi="Times New Roman" w:cs="Times New Roman"/>
          <w:bCs/>
          <w:sz w:val="28"/>
          <w:szCs w:val="28"/>
        </w:rPr>
        <w:t xml:space="preserve"> will always provide default values.</w:t>
      </w:r>
    </w:p>
    <w:p w:rsidR="00AB21EB" w:rsidRPr="00A944A9" w:rsidRDefault="00AB21EB" w:rsidP="00AB21EB">
      <w:pPr>
        <w:autoSpaceDE w:val="0"/>
        <w:autoSpaceDN w:val="0"/>
        <w:adjustRightInd w:val="0"/>
        <w:spacing w:after="0" w:line="240" w:lineRule="auto"/>
        <w:rPr>
          <w:rFonts w:ascii="Times New Roman" w:hAnsi="Times New Roman" w:cs="Times New Roman"/>
          <w:bCs/>
          <w:sz w:val="28"/>
          <w:szCs w:val="28"/>
        </w:rPr>
      </w:pPr>
    </w:p>
    <w:p w:rsidR="00AB21EB" w:rsidRPr="00A944A9" w:rsidRDefault="00AB21EB" w:rsidP="00AB21E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AB21EB" w:rsidRPr="00A944A9" w:rsidRDefault="00AB21EB" w:rsidP="00AB21E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AB21EB" w:rsidRPr="00A944A9" w:rsidRDefault="00AB21EB" w:rsidP="00AB21EB">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int</w:t>
      </w:r>
      <w:proofErr w:type="gramEnd"/>
      <w:r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AB21EB" w:rsidRPr="00A944A9" w:rsidRDefault="00AB21EB" w:rsidP="00AB21EB">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AB21EB" w:rsidRPr="00A944A9" w:rsidRDefault="00AB21EB" w:rsidP="00AB21EB">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 xml:space="preserve">Test t=new </w:t>
      </w:r>
      <w:proofErr w:type="gramStart"/>
      <w:r w:rsidRPr="00A944A9">
        <w:rPr>
          <w:rFonts w:ascii="Times New Roman" w:hAnsi="Times New Roman" w:cs="Times New Roman"/>
          <w:bCs/>
          <w:sz w:val="28"/>
          <w:szCs w:val="28"/>
        </w:rPr>
        <w:t>Test(</w:t>
      </w:r>
      <w:proofErr w:type="gramEnd"/>
      <w:r w:rsidRPr="00A944A9">
        <w:rPr>
          <w:rFonts w:ascii="Times New Roman" w:hAnsi="Times New Roman" w:cs="Times New Roman"/>
          <w:bCs/>
          <w:sz w:val="28"/>
          <w:szCs w:val="28"/>
        </w:rPr>
        <w:t>);</w:t>
      </w:r>
    </w:p>
    <w:p w:rsidR="00AB21EB" w:rsidRPr="00A944A9" w:rsidRDefault="00AB21EB" w:rsidP="00AB21EB">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spellStart"/>
      <w:proofErr w:type="gramEnd"/>
      <w:r w:rsidRPr="00A944A9">
        <w:rPr>
          <w:rFonts w:ascii="Times New Roman" w:hAnsi="Times New Roman" w:cs="Times New Roman"/>
          <w:bCs/>
          <w:sz w:val="28"/>
          <w:szCs w:val="28"/>
        </w:rPr>
        <w:t>t.i</w:t>
      </w:r>
      <w:proofErr w:type="spellEnd"/>
      <w:r w:rsidRPr="00A944A9">
        <w:rPr>
          <w:rFonts w:ascii="Times New Roman" w:hAnsi="Times New Roman" w:cs="Times New Roman"/>
          <w:bCs/>
          <w:sz w:val="28"/>
          <w:szCs w:val="28"/>
        </w:rPr>
        <w:t>);</w:t>
      </w:r>
    </w:p>
    <w:p w:rsidR="00AB21EB" w:rsidRPr="00A944A9" w:rsidRDefault="00AB21EB" w:rsidP="00AB21EB">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AB21EB" w:rsidRPr="00A944A9" w:rsidRDefault="00AB21EB" w:rsidP="00AB21E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AB21EB" w:rsidRPr="00A944A9" w:rsidRDefault="00AB21EB" w:rsidP="00AB21E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AB21EB" w:rsidRPr="00A944A9" w:rsidRDefault="00AB21EB" w:rsidP="00AB21E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AB21EB" w:rsidRPr="00A944A9" w:rsidRDefault="00AB21EB" w:rsidP="00AB21E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 Test</w:t>
      </w:r>
    </w:p>
    <w:p w:rsidR="00AB21EB" w:rsidRPr="00A944A9" w:rsidRDefault="00AB21EB" w:rsidP="00AB21EB">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0</w:t>
      </w:r>
    </w:p>
    <w:p w:rsidR="00AB21EB" w:rsidRPr="00A944A9" w:rsidRDefault="00AB21EB" w:rsidP="00AB21EB">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the instance variable declared as the final compulsory we should perform</w:t>
      </w:r>
    </w:p>
    <w:p w:rsidR="00AB21EB" w:rsidRPr="00A944A9" w:rsidRDefault="00AB21EB" w:rsidP="00AB21EB">
      <w:pPr>
        <w:autoSpaceDE w:val="0"/>
        <w:autoSpaceDN w:val="0"/>
        <w:adjustRightInd w:val="0"/>
        <w:spacing w:after="0" w:line="240" w:lineRule="auto"/>
        <w:rPr>
          <w:rFonts w:ascii="Times New Roman" w:hAnsi="Times New Roman" w:cs="Times New Roman"/>
          <w:bCs/>
          <w:sz w:val="28"/>
          <w:szCs w:val="28"/>
        </w:rPr>
      </w:pPr>
      <w:proofErr w:type="gramStart"/>
      <w:r w:rsidRPr="00A944A9">
        <w:rPr>
          <w:rFonts w:ascii="Times New Roman" w:hAnsi="Times New Roman" w:cs="Times New Roman"/>
          <w:bCs/>
          <w:sz w:val="28"/>
          <w:szCs w:val="28"/>
        </w:rPr>
        <w:t>initialization</w:t>
      </w:r>
      <w:proofErr w:type="gramEnd"/>
      <w:r w:rsidRPr="00A944A9">
        <w:rPr>
          <w:rFonts w:ascii="Times New Roman" w:hAnsi="Times New Roman" w:cs="Times New Roman"/>
          <w:bCs/>
          <w:sz w:val="28"/>
          <w:szCs w:val="28"/>
        </w:rPr>
        <w:t xml:space="preserve"> explicitly and JVM won't provide any default values.</w:t>
      </w:r>
    </w:p>
    <w:p w:rsidR="00525F71" w:rsidRPr="00A944A9" w:rsidRDefault="00AB21EB" w:rsidP="00AB21EB">
      <w:pPr>
        <w:autoSpaceDE w:val="0"/>
        <w:autoSpaceDN w:val="0"/>
        <w:adjustRightInd w:val="0"/>
        <w:spacing w:after="0" w:line="240" w:lineRule="auto"/>
        <w:rPr>
          <w:rFonts w:ascii="Times New Roman" w:hAnsi="Times New Roman" w:cs="Times New Roman"/>
          <w:bCs/>
          <w:sz w:val="28"/>
          <w:szCs w:val="28"/>
        </w:rPr>
      </w:pPr>
      <w:proofErr w:type="gramStart"/>
      <w:r w:rsidRPr="00A944A9">
        <w:rPr>
          <w:rFonts w:ascii="Times New Roman" w:hAnsi="Times New Roman" w:cs="Times New Roman"/>
          <w:bCs/>
          <w:sz w:val="28"/>
          <w:szCs w:val="28"/>
        </w:rPr>
        <w:lastRenderedPageBreak/>
        <w:t>whether</w:t>
      </w:r>
      <w:proofErr w:type="gramEnd"/>
      <w:r w:rsidRPr="00A944A9">
        <w:rPr>
          <w:rFonts w:ascii="Times New Roman" w:hAnsi="Times New Roman" w:cs="Times New Roman"/>
          <w:bCs/>
          <w:sz w:val="28"/>
          <w:szCs w:val="28"/>
        </w:rPr>
        <w:t xml:space="preserve"> we are using or not otherwise we will get compile time error.</w:t>
      </w:r>
    </w:p>
    <w:p w:rsidR="00AB21EB" w:rsidRPr="00A944A9" w:rsidRDefault="00AB21EB" w:rsidP="00AB21EB">
      <w:pPr>
        <w:autoSpaceDE w:val="0"/>
        <w:autoSpaceDN w:val="0"/>
        <w:adjustRightInd w:val="0"/>
        <w:spacing w:after="0" w:line="240" w:lineRule="auto"/>
        <w:rPr>
          <w:rFonts w:ascii="Times New Roman" w:hAnsi="Times New Roman" w:cs="Times New Roman"/>
          <w:bCs/>
          <w:sz w:val="28"/>
          <w:szCs w:val="28"/>
        </w:rPr>
      </w:pP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1:</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int</w:t>
      </w:r>
      <w:proofErr w:type="gramEnd"/>
      <w:r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w:t>
      </w: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Program 2:</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C85921" w:rsidRPr="00A944A9" w:rsidRDefault="00C85921" w:rsidP="00C85921">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 xml:space="preserve">Test.java:1: variable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 xml:space="preserve"> might not have been initialized class Test</w:t>
      </w: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Rule:</w:t>
      </w:r>
    </w:p>
    <w:p w:rsidR="00C85921" w:rsidRPr="00A944A9" w:rsidRDefault="00C85921" w:rsidP="00C85921">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For the final instance variables we should perform initialization before constructor completion. That is the following are various possible places for this.</w:t>
      </w: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1) At the time of declaration:</w:t>
      </w:r>
    </w:p>
    <w:p w:rsidR="00687F24" w:rsidRPr="00A944A9" w:rsidRDefault="00687F24" w:rsidP="00C85921">
      <w:pPr>
        <w:autoSpaceDE w:val="0"/>
        <w:autoSpaceDN w:val="0"/>
        <w:adjustRightInd w:val="0"/>
        <w:spacing w:after="0" w:line="240" w:lineRule="auto"/>
        <w:rPr>
          <w:rFonts w:ascii="Times New Roman" w:hAnsi="Times New Roman" w:cs="Times New Roman"/>
          <w:b/>
          <w:bCs/>
          <w:sz w:val="28"/>
          <w:szCs w:val="28"/>
          <w:u w:val="single"/>
        </w:rPr>
      </w:pPr>
    </w:p>
    <w:p w:rsidR="00C85921" w:rsidRPr="00A944A9" w:rsidRDefault="00C85921" w:rsidP="00C8592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2) Inside instance block:</w:t>
      </w: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87F24" w:rsidRPr="00A944A9" w:rsidRDefault="00687F24" w:rsidP="00687F24">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687F24" w:rsidRPr="00A944A9" w:rsidRDefault="00687F24" w:rsidP="00687F24">
      <w:pPr>
        <w:autoSpaceDE w:val="0"/>
        <w:autoSpaceDN w:val="0"/>
        <w:adjustRightInd w:val="0"/>
        <w:spacing w:after="0" w:line="240" w:lineRule="auto"/>
        <w:ind w:left="1440"/>
        <w:rPr>
          <w:rFonts w:ascii="Times New Roman" w:hAnsi="Times New Roman" w:cs="Times New Roman"/>
          <w:bCs/>
          <w:sz w:val="28"/>
          <w:szCs w:val="28"/>
        </w:rPr>
      </w:pP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687F24" w:rsidRPr="00A944A9" w:rsidRDefault="00687F24" w:rsidP="00687F24">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lastRenderedPageBreak/>
        <w: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w:t>
      </w:r>
    </w:p>
    <w:p w:rsidR="00687F24" w:rsidRPr="00A944A9" w:rsidRDefault="00687F24" w:rsidP="00687F24">
      <w:pPr>
        <w:autoSpaceDE w:val="0"/>
        <w:autoSpaceDN w:val="0"/>
        <w:adjustRightInd w:val="0"/>
        <w:spacing w:after="0" w:line="240" w:lineRule="auto"/>
        <w:ind w:left="720"/>
        <w:rPr>
          <w:rFonts w:ascii="Times New Roman" w:hAnsi="Times New Roman" w:cs="Times New Roman"/>
          <w:bCs/>
          <w:sz w:val="28"/>
          <w:szCs w:val="28"/>
        </w:rPr>
      </w:pP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rPr>
        <w:t xml:space="preserve">3) </w:t>
      </w:r>
      <w:r w:rsidRPr="00A944A9">
        <w:rPr>
          <w:rFonts w:ascii="Times New Roman" w:hAnsi="Times New Roman" w:cs="Times New Roman"/>
          <w:b/>
          <w:bCs/>
          <w:sz w:val="28"/>
          <w:szCs w:val="28"/>
          <w:u w:val="single"/>
        </w:rPr>
        <w:t>Inside constructor:</w:t>
      </w:r>
    </w:p>
    <w:p w:rsidR="00687F24" w:rsidRPr="00A944A9" w:rsidRDefault="00687F24" w:rsidP="00BB45C3">
      <w:pPr>
        <w:autoSpaceDE w:val="0"/>
        <w:autoSpaceDN w:val="0"/>
        <w:adjustRightInd w:val="0"/>
        <w:spacing w:after="0" w:line="240" w:lineRule="auto"/>
        <w:ind w:firstLine="72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87F24"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87F24"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Test(</w:t>
      </w:r>
      <w:proofErr w:type="gramEnd"/>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left="2160"/>
        <w:rPr>
          <w:rFonts w:ascii="Times New Roman" w:hAnsi="Times New Roman" w:cs="Times New Roman"/>
          <w:bCs/>
          <w:sz w:val="28"/>
          <w:szCs w:val="28"/>
        </w:rPr>
      </w:pP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BB45C3" w:rsidRPr="00A944A9" w:rsidRDefault="00687F24" w:rsidP="00BB45C3">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left="720"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BB45C3" w:rsidRPr="00A944A9" w:rsidRDefault="00BB45C3" w:rsidP="00BB45C3">
      <w:pPr>
        <w:autoSpaceDE w:val="0"/>
        <w:autoSpaceDN w:val="0"/>
        <w:adjustRightInd w:val="0"/>
        <w:spacing w:after="0" w:line="240" w:lineRule="auto"/>
        <w:ind w:firstLine="720"/>
        <w:rPr>
          <w:rFonts w:ascii="Times New Roman" w:hAnsi="Times New Roman" w:cs="Times New Roman"/>
          <w:bCs/>
          <w:sz w:val="28"/>
          <w:szCs w:val="28"/>
        </w:rPr>
      </w:pPr>
    </w:p>
    <w:p w:rsidR="00687F24" w:rsidRPr="00A944A9" w:rsidRDefault="00687F24" w:rsidP="00BB45C3">
      <w:pPr>
        <w:autoSpaceDE w:val="0"/>
        <w:autoSpaceDN w:val="0"/>
        <w:adjustRightInd w:val="0"/>
        <w:spacing w:after="0" w:line="240" w:lineRule="auto"/>
        <w:ind w:left="72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87F24"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687F24"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D:\Java&gt;</w:t>
      </w:r>
    </w:p>
    <w:p w:rsidR="00687F24" w:rsidRPr="00A944A9" w:rsidRDefault="00687F24" w:rsidP="00687F24">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we are performing initialization anywhere else we will get compile time error.</w:t>
      </w:r>
    </w:p>
    <w:p w:rsidR="00687F24" w:rsidRPr="00A944A9" w:rsidRDefault="00687F24" w:rsidP="00687F24">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87F24" w:rsidRPr="00A944A9" w:rsidRDefault="00687F24" w:rsidP="00BB45C3">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87F24" w:rsidRPr="00A944A9" w:rsidRDefault="00687F24" w:rsidP="00BB45C3">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BB45C3" w:rsidRPr="00A944A9" w:rsidRDefault="00687F24" w:rsidP="00BB45C3">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BB45C3" w:rsidRPr="00A944A9" w:rsidRDefault="00BB45C3" w:rsidP="00BB45C3">
      <w:pPr>
        <w:autoSpaceDE w:val="0"/>
        <w:autoSpaceDN w:val="0"/>
        <w:adjustRightInd w:val="0"/>
        <w:spacing w:after="0" w:line="240" w:lineRule="auto"/>
        <w:ind w:firstLine="720"/>
        <w:rPr>
          <w:rFonts w:ascii="Times New Roman" w:hAnsi="Times New Roman" w:cs="Times New Roman"/>
          <w:bCs/>
          <w:sz w:val="28"/>
          <w:szCs w:val="28"/>
        </w:rPr>
      </w:pPr>
    </w:p>
    <w:p w:rsidR="00687F24" w:rsidRPr="00A944A9" w:rsidRDefault="00687F24" w:rsidP="00687F24">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Output</w:t>
      </w:r>
      <w:r w:rsidRPr="00A944A9">
        <w:rPr>
          <w:rFonts w:ascii="Times New Roman" w:hAnsi="Times New Roman" w:cs="Times New Roman"/>
          <w:bCs/>
          <w:sz w:val="28"/>
          <w:szCs w:val="28"/>
        </w:rPr>
        <w:t>:</w:t>
      </w:r>
    </w:p>
    <w:p w:rsidR="00687F24" w:rsidRPr="00A944A9" w:rsidRDefault="00687F24" w:rsidP="00BB45C3">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Compile time error.</w:t>
      </w:r>
    </w:p>
    <w:p w:rsidR="00687F24" w:rsidRPr="00A944A9" w:rsidRDefault="00687F24" w:rsidP="00BB45C3">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D:\Java&gt;javac Test.java</w:t>
      </w:r>
    </w:p>
    <w:p w:rsidR="00687F24" w:rsidRPr="00A944A9" w:rsidRDefault="00687F24" w:rsidP="00BB45C3">
      <w:pPr>
        <w:autoSpaceDE w:val="0"/>
        <w:autoSpaceDN w:val="0"/>
        <w:adjustRightInd w:val="0"/>
        <w:spacing w:after="0" w:line="240" w:lineRule="auto"/>
        <w:ind w:left="720"/>
        <w:rPr>
          <w:rFonts w:ascii="Times New Roman" w:hAnsi="Times New Roman" w:cs="Times New Roman"/>
          <w:bCs/>
          <w:i/>
          <w:sz w:val="28"/>
          <w:szCs w:val="28"/>
        </w:rPr>
      </w:pPr>
      <w:r w:rsidRPr="00A944A9">
        <w:rPr>
          <w:rFonts w:ascii="Times New Roman" w:hAnsi="Times New Roman" w:cs="Times New Roman"/>
          <w:bCs/>
          <w:i/>
          <w:sz w:val="28"/>
          <w:szCs w:val="28"/>
        </w:rPr>
        <w:t xml:space="preserve">Test.java:5: cannot assign a value to final variable </w:t>
      </w:r>
      <w:proofErr w:type="spellStart"/>
      <w:r w:rsidRPr="00A944A9">
        <w:rPr>
          <w:rFonts w:ascii="Times New Roman" w:hAnsi="Times New Roman" w:cs="Times New Roman"/>
          <w:bCs/>
          <w:i/>
          <w:sz w:val="28"/>
          <w:szCs w:val="28"/>
        </w:rPr>
        <w:t>i</w:t>
      </w:r>
      <w:proofErr w:type="spellEnd"/>
      <w:r w:rsidR="00BB45C3" w:rsidRPr="00A944A9">
        <w:rPr>
          <w:rFonts w:ascii="Times New Roman" w:hAnsi="Times New Roman" w:cs="Times New Roman"/>
          <w:bCs/>
          <w:i/>
          <w:sz w:val="28"/>
          <w:szCs w:val="28"/>
        </w:rPr>
        <w:t>,</w:t>
      </w:r>
    </w:p>
    <w:p w:rsidR="00687F24" w:rsidRPr="00A944A9" w:rsidRDefault="00687F24" w:rsidP="00BB45C3">
      <w:pPr>
        <w:autoSpaceDE w:val="0"/>
        <w:autoSpaceDN w:val="0"/>
        <w:adjustRightInd w:val="0"/>
        <w:spacing w:after="0" w:line="240" w:lineRule="auto"/>
        <w:ind w:left="720"/>
        <w:rPr>
          <w:rFonts w:ascii="Times New Roman" w:hAnsi="Times New Roman" w:cs="Times New Roman"/>
          <w:bCs/>
          <w:i/>
          <w:sz w:val="28"/>
          <w:szCs w:val="28"/>
        </w:rPr>
      </w:pPr>
      <w:proofErr w:type="spellStart"/>
      <w:r w:rsidRPr="00A944A9">
        <w:rPr>
          <w:rFonts w:ascii="Times New Roman" w:hAnsi="Times New Roman" w:cs="Times New Roman"/>
          <w:bCs/>
          <w:i/>
          <w:sz w:val="28"/>
          <w:szCs w:val="28"/>
        </w:rPr>
        <w:t>i</w:t>
      </w:r>
      <w:proofErr w:type="spellEnd"/>
      <w:r w:rsidRPr="00A944A9">
        <w:rPr>
          <w:rFonts w:ascii="Times New Roman" w:hAnsi="Times New Roman" w:cs="Times New Roman"/>
          <w:bCs/>
          <w:i/>
          <w:sz w:val="28"/>
          <w:szCs w:val="28"/>
        </w:rPr>
        <w:t>=10;</w:t>
      </w:r>
    </w:p>
    <w:p w:rsidR="00BB45C3" w:rsidRPr="00A944A9" w:rsidRDefault="00BB45C3" w:rsidP="00BB45C3">
      <w:pPr>
        <w:autoSpaceDE w:val="0"/>
        <w:autoSpaceDN w:val="0"/>
        <w:adjustRightInd w:val="0"/>
        <w:spacing w:after="0" w:line="240" w:lineRule="auto"/>
        <w:rPr>
          <w:rFonts w:ascii="Times New Roman" w:hAnsi="Times New Roman" w:cs="Times New Roman"/>
          <w:bCs/>
          <w:i/>
          <w:sz w:val="28"/>
          <w:szCs w:val="28"/>
        </w:rPr>
      </w:pPr>
    </w:p>
    <w:p w:rsidR="00F125FA" w:rsidRPr="00A944A9" w:rsidRDefault="00F125FA" w:rsidP="00F125FA">
      <w:pPr>
        <w:autoSpaceDE w:val="0"/>
        <w:autoSpaceDN w:val="0"/>
        <w:adjustRightInd w:val="0"/>
        <w:spacing w:after="0" w:line="240" w:lineRule="auto"/>
        <w:rPr>
          <w:rFonts w:ascii="Times New Roman" w:hAnsi="Times New Roman" w:cs="Times New Roman"/>
          <w:b/>
          <w:bCs/>
          <w:i/>
          <w:sz w:val="28"/>
          <w:szCs w:val="28"/>
          <w:u w:val="single"/>
        </w:rPr>
      </w:pPr>
      <w:r w:rsidRPr="00A944A9">
        <w:rPr>
          <w:rFonts w:ascii="Times New Roman" w:hAnsi="Times New Roman" w:cs="Times New Roman"/>
          <w:b/>
          <w:bCs/>
          <w:i/>
          <w:sz w:val="28"/>
          <w:szCs w:val="28"/>
          <w:u w:val="single"/>
        </w:rPr>
        <w:t>Final static variables:</w:t>
      </w:r>
    </w:p>
    <w:p w:rsidR="00A91B32" w:rsidRPr="00A944A9" w:rsidRDefault="00F125FA" w:rsidP="005675D5">
      <w:pPr>
        <w:pStyle w:val="ListParagraph"/>
        <w:numPr>
          <w:ilvl w:val="0"/>
          <w:numId w:val="26"/>
        </w:numPr>
        <w:autoSpaceDE w:val="0"/>
        <w:autoSpaceDN w:val="0"/>
        <w:adjustRightInd w:val="0"/>
        <w:spacing w:after="0" w:line="240" w:lineRule="auto"/>
        <w:rPr>
          <w:rFonts w:ascii="Times New Roman" w:eastAsia="SymbolMT" w:hAnsi="Times New Roman" w:cs="Times New Roman"/>
          <w:b/>
          <w:bCs/>
          <w:sz w:val="28"/>
          <w:szCs w:val="28"/>
        </w:rPr>
      </w:pPr>
      <w:r w:rsidRPr="00A944A9">
        <w:rPr>
          <w:rFonts w:ascii="Times New Roman" w:hAnsi="Times New Roman" w:cs="Times New Roman"/>
          <w:bCs/>
          <w:sz w:val="28"/>
          <w:szCs w:val="28"/>
        </w:rPr>
        <w:t>If the value of a variable is not varied from object to object such type of variables is not recommended to declare as the instance variables. We have to declare those variables at class level by using static modifier.</w:t>
      </w:r>
    </w:p>
    <w:p w:rsidR="00A91B32" w:rsidRPr="00A944A9" w:rsidRDefault="00A91B32" w:rsidP="005675D5">
      <w:pPr>
        <w:pStyle w:val="ListParagraph"/>
        <w:numPr>
          <w:ilvl w:val="0"/>
          <w:numId w:val="2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 xml:space="preserve">In the case of instance variables for every object a </w:t>
      </w:r>
      <w:proofErr w:type="spellStart"/>
      <w:r w:rsidRPr="00A944A9">
        <w:rPr>
          <w:rFonts w:ascii="Times New Roman" w:eastAsia="SymbolMT" w:hAnsi="Times New Roman" w:cs="Times New Roman"/>
          <w:bCs/>
          <w:sz w:val="28"/>
          <w:szCs w:val="28"/>
        </w:rPr>
        <w:t>seperate</w:t>
      </w:r>
      <w:proofErr w:type="spellEnd"/>
      <w:r w:rsidRPr="00A944A9">
        <w:rPr>
          <w:rFonts w:ascii="Times New Roman" w:eastAsia="SymbolMT" w:hAnsi="Times New Roman" w:cs="Times New Roman"/>
          <w:bCs/>
          <w:sz w:val="28"/>
          <w:szCs w:val="28"/>
        </w:rPr>
        <w:t xml:space="preserve"> copy will be created but in the case of static variables a single copy will be created at class level and shared by every object of that class.</w:t>
      </w:r>
    </w:p>
    <w:p w:rsidR="00A91B32" w:rsidRPr="00A944A9" w:rsidRDefault="00A91B32" w:rsidP="005675D5">
      <w:pPr>
        <w:pStyle w:val="ListParagraph"/>
        <w:numPr>
          <w:ilvl w:val="0"/>
          <w:numId w:val="2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lastRenderedPageBreak/>
        <w:t xml:space="preserve">For the static variables it is not required to perform initialization explicitly </w:t>
      </w:r>
      <w:proofErr w:type="spellStart"/>
      <w:r w:rsidRPr="00A944A9">
        <w:rPr>
          <w:rFonts w:ascii="Times New Roman" w:eastAsia="SymbolMT" w:hAnsi="Times New Roman" w:cs="Times New Roman"/>
          <w:bCs/>
          <w:sz w:val="28"/>
          <w:szCs w:val="28"/>
        </w:rPr>
        <w:t>jvm</w:t>
      </w:r>
      <w:proofErr w:type="spellEnd"/>
      <w:r w:rsidRPr="00A944A9">
        <w:rPr>
          <w:rFonts w:ascii="Times New Roman" w:eastAsia="SymbolMT" w:hAnsi="Times New Roman" w:cs="Times New Roman"/>
          <w:bCs/>
          <w:sz w:val="28"/>
          <w:szCs w:val="28"/>
        </w:rPr>
        <w:t xml:space="preserve"> will always provide default values.</w:t>
      </w:r>
    </w:p>
    <w:p w:rsidR="00A21473" w:rsidRPr="00A944A9" w:rsidRDefault="00A21473" w:rsidP="00A21473">
      <w:pPr>
        <w:autoSpaceDE w:val="0"/>
        <w:autoSpaceDN w:val="0"/>
        <w:adjustRightInd w:val="0"/>
        <w:spacing w:after="0" w:line="240" w:lineRule="auto"/>
        <w:ind w:left="360"/>
        <w:rPr>
          <w:rFonts w:ascii="Times New Roman" w:eastAsia="SymbolMT" w:hAnsi="Times New Roman" w:cs="Times New Roman"/>
          <w:bCs/>
          <w:sz w:val="28"/>
          <w:szCs w:val="28"/>
        </w:rPr>
      </w:pPr>
    </w:p>
    <w:p w:rsidR="00A21473" w:rsidRPr="00A944A9" w:rsidRDefault="00A21473" w:rsidP="00A21473">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A21473" w:rsidRPr="00A944A9" w:rsidRDefault="00A21473" w:rsidP="00A21473">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A21473" w:rsidRPr="00A944A9" w:rsidRDefault="00A21473" w:rsidP="00A21473">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A21473" w:rsidRPr="00A944A9" w:rsidRDefault="00A21473" w:rsidP="00A21473">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A21473" w:rsidRPr="00A944A9" w:rsidRDefault="00A21473" w:rsidP="00A21473">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 xml:space="preserve">"value of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 xml:space="preserve"> is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A21473" w:rsidRPr="00A944A9" w:rsidRDefault="00A21473" w:rsidP="00A21473">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A21473" w:rsidRPr="00A944A9" w:rsidRDefault="00A21473" w:rsidP="00A2147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A21473" w:rsidRPr="00A944A9" w:rsidRDefault="00A21473" w:rsidP="00A21473">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u w:val="single"/>
        </w:rPr>
        <w:t>Output</w:t>
      </w:r>
      <w:r w:rsidRPr="00A944A9">
        <w:rPr>
          <w:rFonts w:ascii="Times New Roman" w:hAnsi="Times New Roman" w:cs="Times New Roman"/>
          <w:b/>
          <w:bCs/>
          <w:sz w:val="28"/>
          <w:szCs w:val="28"/>
        </w:rPr>
        <w:t>:</w:t>
      </w:r>
    </w:p>
    <w:p w:rsidR="00A21473" w:rsidRPr="00A944A9" w:rsidRDefault="00A21473" w:rsidP="00A2147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A21473" w:rsidRPr="00A944A9" w:rsidRDefault="00A21473" w:rsidP="00A2147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 Test</w:t>
      </w:r>
    </w:p>
    <w:p w:rsidR="00A21473" w:rsidRPr="00A944A9" w:rsidRDefault="00A21473" w:rsidP="00A21473">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 xml:space="preserve">Value of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 xml:space="preserve"> is: 0</w:t>
      </w:r>
    </w:p>
    <w:p w:rsidR="00A21473" w:rsidRPr="00A944A9" w:rsidRDefault="00A21473" w:rsidP="00A21473">
      <w:pPr>
        <w:autoSpaceDE w:val="0"/>
        <w:autoSpaceDN w:val="0"/>
        <w:adjustRightInd w:val="0"/>
        <w:spacing w:after="0" w:line="240" w:lineRule="auto"/>
        <w:ind w:left="720"/>
        <w:rPr>
          <w:rFonts w:ascii="Times New Roman" w:hAnsi="Times New Roman" w:cs="Times New Roman"/>
          <w:bCs/>
          <w:sz w:val="28"/>
          <w:szCs w:val="28"/>
        </w:rPr>
      </w:pPr>
    </w:p>
    <w:p w:rsidR="00A21473" w:rsidRPr="00A944A9" w:rsidRDefault="00A21473" w:rsidP="00A21473">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the static variable declare as final then compulsory we should perform initialization explicitly whether we are using or not otherwise we will get compile time error.(The JVM won't provide any default values).</w:t>
      </w:r>
    </w:p>
    <w:p w:rsidR="006346EE" w:rsidRPr="00A944A9" w:rsidRDefault="006346EE" w:rsidP="00A21473">
      <w:pPr>
        <w:autoSpaceDE w:val="0"/>
        <w:autoSpaceDN w:val="0"/>
        <w:adjustRightInd w:val="0"/>
        <w:spacing w:after="0" w:line="240" w:lineRule="auto"/>
        <w:rPr>
          <w:rFonts w:ascii="Times New Roman" w:hAnsi="Times New Roman" w:cs="Times New Roman"/>
          <w:bCs/>
          <w:sz w:val="28"/>
          <w:szCs w:val="28"/>
        </w:rPr>
      </w:pPr>
    </w:p>
    <w:p w:rsidR="006346EE" w:rsidRPr="00A944A9" w:rsidRDefault="006346EE" w:rsidP="00A21473">
      <w:p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noProof/>
          <w:sz w:val="28"/>
          <w:szCs w:val="28"/>
        </w:rPr>
        <w:drawing>
          <wp:inline distT="0" distB="0" distL="0" distR="0" wp14:anchorId="6C953B80" wp14:editId="34189D7B">
            <wp:extent cx="5943600" cy="2562284"/>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srcRect/>
                    <a:stretch>
                      <a:fillRect/>
                    </a:stretch>
                  </pic:blipFill>
                  <pic:spPr bwMode="auto">
                    <a:xfrm>
                      <a:off x="0" y="0"/>
                      <a:ext cx="5943600" cy="2562284"/>
                    </a:xfrm>
                    <a:prstGeom prst="rect">
                      <a:avLst/>
                    </a:prstGeom>
                    <a:noFill/>
                    <a:ln w="9525">
                      <a:noFill/>
                      <a:miter lim="800000"/>
                      <a:headEnd/>
                      <a:tailEnd/>
                    </a:ln>
                  </pic:spPr>
                </pic:pic>
              </a:graphicData>
            </a:graphic>
          </wp:inline>
        </w:drawing>
      </w:r>
    </w:p>
    <w:p w:rsidR="007D3FA7" w:rsidRPr="00A944A9" w:rsidRDefault="007D3FA7" w:rsidP="007D3FA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Rule:</w:t>
      </w:r>
    </w:p>
    <w:p w:rsidR="007D3FA7" w:rsidRPr="00A944A9" w:rsidRDefault="007D3FA7" w:rsidP="007D3FA7">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For the final static variables we should perform initialization before class loading completion otherwise we will get compile time error. That is the following are possible places.</w:t>
      </w:r>
    </w:p>
    <w:p w:rsidR="007D3FA7" w:rsidRPr="00A944A9" w:rsidRDefault="007D3FA7" w:rsidP="007D3FA7">
      <w:pPr>
        <w:autoSpaceDE w:val="0"/>
        <w:autoSpaceDN w:val="0"/>
        <w:adjustRightInd w:val="0"/>
        <w:spacing w:after="0" w:line="240" w:lineRule="auto"/>
        <w:rPr>
          <w:rFonts w:ascii="Times New Roman" w:hAnsi="Times New Roman" w:cs="Times New Roman"/>
          <w:bCs/>
          <w:sz w:val="28"/>
          <w:szCs w:val="28"/>
        </w:rPr>
      </w:pPr>
    </w:p>
    <w:p w:rsidR="007D3FA7" w:rsidRPr="00A944A9" w:rsidRDefault="007D3FA7" w:rsidP="007D3FA7">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t>1) At the time of declaration:</w:t>
      </w:r>
    </w:p>
    <w:p w:rsidR="006079D0" w:rsidRPr="00A944A9" w:rsidRDefault="006079D0" w:rsidP="007D3FA7">
      <w:pPr>
        <w:autoSpaceDE w:val="0"/>
        <w:autoSpaceDN w:val="0"/>
        <w:adjustRightInd w:val="0"/>
        <w:spacing w:after="0" w:line="240" w:lineRule="auto"/>
        <w:rPr>
          <w:rFonts w:ascii="Times New Roman" w:hAnsi="Times New Roman" w:cs="Times New Roman"/>
          <w:b/>
          <w:bCs/>
          <w:sz w:val="28"/>
          <w:szCs w:val="28"/>
          <w:u w:val="single"/>
        </w:rPr>
      </w:pPr>
    </w:p>
    <w:p w:rsidR="007D3FA7" w:rsidRPr="00A944A9" w:rsidRDefault="007D3FA7" w:rsidP="007D3FA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079D0" w:rsidRPr="00A944A9" w:rsidRDefault="007D3FA7" w:rsidP="006079D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lastRenderedPageBreak/>
        <w:t>class</w:t>
      </w:r>
      <w:proofErr w:type="gramEnd"/>
      <w:r w:rsidRPr="00A944A9">
        <w:rPr>
          <w:rFonts w:ascii="Times New Roman" w:hAnsi="Times New Roman" w:cs="Times New Roman"/>
          <w:bCs/>
          <w:sz w:val="28"/>
          <w:szCs w:val="28"/>
        </w:rPr>
        <w:t xml:space="preserve"> Test</w:t>
      </w:r>
      <w:r w:rsidR="006079D0"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static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Output</w:t>
      </w: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w:t>
      </w: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2) Inside static block:</w:t>
      </w: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static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079D0" w:rsidRPr="00A944A9" w:rsidRDefault="006079D0" w:rsidP="006079D0">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Compile successfully.</w:t>
      </w:r>
    </w:p>
    <w:p w:rsidR="006079D0" w:rsidRPr="00A944A9" w:rsidRDefault="006079D0" w:rsidP="006079D0">
      <w:pPr>
        <w:autoSpaceDE w:val="0"/>
        <w:autoSpaceDN w:val="0"/>
        <w:adjustRightInd w:val="0"/>
        <w:spacing w:after="0" w:line="240" w:lineRule="auto"/>
        <w:ind w:firstLine="720"/>
        <w:rPr>
          <w:rFonts w:ascii="Times New Roman" w:hAnsi="Times New Roman" w:cs="Times New Roman"/>
          <w:bCs/>
          <w:sz w:val="28"/>
          <w:szCs w:val="28"/>
        </w:rPr>
      </w:pPr>
    </w:p>
    <w:p w:rsidR="006079D0" w:rsidRPr="00A944A9" w:rsidRDefault="006079D0" w:rsidP="006079D0">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we are performing initialization anywhere else we will get compile time error.</w:t>
      </w:r>
    </w:p>
    <w:p w:rsidR="006079D0" w:rsidRPr="00A944A9" w:rsidRDefault="006079D0" w:rsidP="006079D0">
      <w:pPr>
        <w:autoSpaceDE w:val="0"/>
        <w:autoSpaceDN w:val="0"/>
        <w:adjustRightInd w:val="0"/>
        <w:spacing w:after="0" w:line="240" w:lineRule="auto"/>
        <w:rPr>
          <w:rFonts w:ascii="Times New Roman" w:hAnsi="Times New Roman" w:cs="Times New Roman"/>
          <w:bCs/>
          <w:sz w:val="28"/>
          <w:szCs w:val="28"/>
        </w:rPr>
      </w:pPr>
    </w:p>
    <w:p w:rsidR="006079D0" w:rsidRPr="00A944A9" w:rsidRDefault="006079D0" w:rsidP="006079D0">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Example</w:t>
      </w: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static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6079D0" w:rsidRPr="00A944A9" w:rsidRDefault="006079D0" w:rsidP="006079D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6079D0" w:rsidRPr="00A944A9" w:rsidRDefault="006079D0" w:rsidP="006079D0">
      <w:pPr>
        <w:autoSpaceDE w:val="0"/>
        <w:autoSpaceDN w:val="0"/>
        <w:adjustRightInd w:val="0"/>
        <w:spacing w:after="0" w:line="240" w:lineRule="auto"/>
        <w:rPr>
          <w:rFonts w:ascii="Times New Roman" w:hAnsi="Times New Roman" w:cs="Times New Roman"/>
          <w:bCs/>
          <w:sz w:val="28"/>
          <w:szCs w:val="28"/>
          <w:u w:val="single"/>
        </w:rPr>
      </w:pPr>
      <w:r w:rsidRPr="00A944A9">
        <w:rPr>
          <w:rFonts w:ascii="Times New Roman" w:hAnsi="Times New Roman" w:cs="Times New Roman"/>
          <w:bCs/>
          <w:sz w:val="28"/>
          <w:szCs w:val="28"/>
          <w:u w:val="single"/>
        </w:rPr>
        <w:t>Output:</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 xml:space="preserve">Test.java:5: cannot assign a value to final variable </w:t>
      </w:r>
      <w:proofErr w:type="spellStart"/>
      <w:r w:rsidRPr="00A944A9">
        <w:rPr>
          <w:rFonts w:ascii="Times New Roman" w:hAnsi="Times New Roman" w:cs="Times New Roman"/>
          <w:bCs/>
          <w:sz w:val="28"/>
          <w:szCs w:val="28"/>
        </w:rPr>
        <w:t>i</w:t>
      </w:r>
      <w:proofErr w:type="spellEnd"/>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=10;</w:t>
      </w:r>
    </w:p>
    <w:p w:rsidR="00D3276F" w:rsidRPr="00A944A9" w:rsidRDefault="00D3276F" w:rsidP="00D3276F">
      <w:pPr>
        <w:autoSpaceDE w:val="0"/>
        <w:autoSpaceDN w:val="0"/>
        <w:adjustRightInd w:val="0"/>
        <w:spacing w:after="0" w:line="240" w:lineRule="auto"/>
        <w:ind w:left="720"/>
        <w:rPr>
          <w:rFonts w:ascii="Times New Roman" w:hAnsi="Times New Roman" w:cs="Times New Roman"/>
          <w:bCs/>
          <w:sz w:val="28"/>
          <w:szCs w:val="28"/>
        </w:rPr>
      </w:pP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Final local variables:</w:t>
      </w:r>
    </w:p>
    <w:p w:rsidR="00D3276F" w:rsidRPr="00A944A9" w:rsidRDefault="006079D0" w:rsidP="005675D5">
      <w:pPr>
        <w:pStyle w:val="ListParagraph"/>
        <w:numPr>
          <w:ilvl w:val="0"/>
          <w:numId w:val="27"/>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To meet temporary requirement of the Programmer sometime we can declare</w:t>
      </w:r>
      <w:r w:rsidR="00D3276F"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the variable inside a method or block or constructor such type of variables are</w:t>
      </w:r>
      <w:r w:rsidR="00D3276F"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called local variables.</w:t>
      </w:r>
    </w:p>
    <w:p w:rsidR="00D3276F" w:rsidRPr="00A944A9" w:rsidRDefault="006079D0" w:rsidP="005675D5">
      <w:pPr>
        <w:pStyle w:val="ListParagraph"/>
        <w:numPr>
          <w:ilvl w:val="0"/>
          <w:numId w:val="27"/>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For the local variables </w:t>
      </w:r>
      <w:proofErr w:type="spellStart"/>
      <w:r w:rsidRPr="00A944A9">
        <w:rPr>
          <w:rFonts w:ascii="Times New Roman" w:hAnsi="Times New Roman" w:cs="Times New Roman"/>
          <w:bCs/>
          <w:sz w:val="28"/>
          <w:szCs w:val="28"/>
        </w:rPr>
        <w:t>jvm</w:t>
      </w:r>
      <w:proofErr w:type="spellEnd"/>
      <w:r w:rsidRPr="00A944A9">
        <w:rPr>
          <w:rFonts w:ascii="Times New Roman" w:hAnsi="Times New Roman" w:cs="Times New Roman"/>
          <w:bCs/>
          <w:sz w:val="28"/>
          <w:szCs w:val="28"/>
        </w:rPr>
        <w:t xml:space="preserve"> won't provide any default value compulsory we</w:t>
      </w:r>
      <w:r w:rsidR="00D3276F"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should perform initialization explicitly before using that variable.</w:t>
      </w:r>
    </w:p>
    <w:p w:rsidR="00D3276F" w:rsidRPr="00A944A9" w:rsidRDefault="00D3276F" w:rsidP="00D3276F">
      <w:pPr>
        <w:pStyle w:val="ListParagraph"/>
        <w:autoSpaceDE w:val="0"/>
        <w:autoSpaceDN w:val="0"/>
        <w:adjustRightInd w:val="0"/>
        <w:spacing w:after="0" w:line="240" w:lineRule="auto"/>
        <w:rPr>
          <w:rFonts w:ascii="Times New Roman" w:hAnsi="Times New Roman" w:cs="Times New Roman"/>
          <w:bCs/>
          <w:sz w:val="28"/>
          <w:szCs w:val="28"/>
        </w:rPr>
      </w:pPr>
    </w:p>
    <w:p w:rsidR="006079D0" w:rsidRPr="00A944A9" w:rsidRDefault="006079D0" w:rsidP="006079D0">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lastRenderedPageBreak/>
        <w:t>Example</w:t>
      </w:r>
      <w:r w:rsidRPr="00A944A9">
        <w:rPr>
          <w:rFonts w:ascii="Times New Roman" w:hAnsi="Times New Roman" w:cs="Times New Roman"/>
          <w:bCs/>
          <w:sz w:val="28"/>
          <w:szCs w:val="28"/>
        </w:rPr>
        <w:t>:</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6079D0" w:rsidRPr="00A944A9" w:rsidRDefault="006079D0" w:rsidP="00D3276F">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6079D0" w:rsidRPr="00A944A9" w:rsidRDefault="006079D0" w:rsidP="00D3276F">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int</w:t>
      </w:r>
      <w:proofErr w:type="gramEnd"/>
      <w:r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6079D0" w:rsidRPr="00A944A9" w:rsidRDefault="006079D0" w:rsidP="00D3276F">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"hello");</w:t>
      </w:r>
    </w:p>
    <w:p w:rsidR="00D3276F" w:rsidRPr="00A944A9" w:rsidRDefault="006079D0" w:rsidP="00D3276F">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6079D0" w:rsidRPr="00A944A9" w:rsidRDefault="006079D0" w:rsidP="00D3276F">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D3276F" w:rsidRPr="00A944A9" w:rsidRDefault="00D3276F" w:rsidP="006079D0">
      <w:pPr>
        <w:autoSpaceDE w:val="0"/>
        <w:autoSpaceDN w:val="0"/>
        <w:adjustRightInd w:val="0"/>
        <w:spacing w:after="0" w:line="240" w:lineRule="auto"/>
        <w:rPr>
          <w:rFonts w:ascii="Times New Roman" w:hAnsi="Times New Roman" w:cs="Times New Roman"/>
          <w:b/>
          <w:bCs/>
          <w:sz w:val="28"/>
          <w:szCs w:val="28"/>
          <w:u w:val="single"/>
        </w:rPr>
      </w:pP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 Test</w:t>
      </w:r>
    </w:p>
    <w:p w:rsidR="006079D0" w:rsidRPr="00A944A9" w:rsidRDefault="006079D0" w:rsidP="00D3276F">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Hello</w:t>
      </w:r>
    </w:p>
    <w:p w:rsidR="00FA44B9" w:rsidRPr="00A944A9" w:rsidRDefault="00FA44B9" w:rsidP="00D3276F">
      <w:pPr>
        <w:autoSpaceDE w:val="0"/>
        <w:autoSpaceDN w:val="0"/>
        <w:adjustRightInd w:val="0"/>
        <w:spacing w:after="0" w:line="240" w:lineRule="auto"/>
        <w:ind w:left="720"/>
        <w:rPr>
          <w:rFonts w:ascii="Times New Roman" w:hAnsi="Times New Roman" w:cs="Times New Roman"/>
          <w:bCs/>
          <w:sz w:val="28"/>
          <w:szCs w:val="28"/>
        </w:rPr>
      </w:pPr>
    </w:p>
    <w:p w:rsidR="006079D0" w:rsidRPr="00A944A9" w:rsidRDefault="006079D0" w:rsidP="006079D0">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6079D0" w:rsidRPr="00A944A9" w:rsidRDefault="006079D0" w:rsidP="00E07947">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int</w:t>
      </w:r>
      <w:proofErr w:type="gramEnd"/>
      <w:r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spellStart"/>
      <w:proofErr w:type="gramEnd"/>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 xml:space="preserve">Test.java:5: variable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 xml:space="preserve"> might not have been initialized</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spellStart"/>
      <w:proofErr w:type="gramEnd"/>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p>
    <w:p w:rsidR="00E07947" w:rsidRPr="00A944A9" w:rsidRDefault="00E07947" w:rsidP="00E07947">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Even though local variable declared as the final before using only we should perform initialization.</w:t>
      </w:r>
    </w:p>
    <w:p w:rsidR="00E07947" w:rsidRPr="00A944A9" w:rsidRDefault="00E07947" w:rsidP="00E07947">
      <w:pPr>
        <w:autoSpaceDE w:val="0"/>
        <w:autoSpaceDN w:val="0"/>
        <w:adjustRightInd w:val="0"/>
        <w:spacing w:after="0" w:line="240" w:lineRule="auto"/>
        <w:rPr>
          <w:rFonts w:ascii="Times New Roman" w:hAnsi="Times New Roman" w:cs="Times New Roman"/>
          <w:bCs/>
          <w:sz w:val="28"/>
          <w:szCs w:val="28"/>
        </w:rPr>
      </w:pPr>
    </w:p>
    <w:p w:rsidR="00E07947" w:rsidRPr="00A944A9" w:rsidRDefault="00E07947" w:rsidP="00E0794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final</w:t>
      </w:r>
      <w:proofErr w:type="gramEnd"/>
      <w:r w:rsidRPr="00A944A9">
        <w:rPr>
          <w:rFonts w:ascii="Times New Roman" w:hAnsi="Times New Roman" w:cs="Times New Roman"/>
          <w:bCs/>
          <w:sz w:val="28"/>
          <w:szCs w:val="28"/>
        </w:rPr>
        <w:t xml:space="preserve"> int </w:t>
      </w:r>
      <w:proofErr w:type="spellStart"/>
      <w:r w:rsidRPr="00A944A9">
        <w:rPr>
          <w:rFonts w:ascii="Times New Roman" w:hAnsi="Times New Roman" w:cs="Times New Roman"/>
          <w:bCs/>
          <w:sz w:val="28"/>
          <w:szCs w:val="28"/>
        </w:rPr>
        <w:t>i</w:t>
      </w:r>
      <w:proofErr w:type="spellEnd"/>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"hello");</w:t>
      </w:r>
    </w:p>
    <w:p w:rsidR="00E07947" w:rsidRPr="00A944A9" w:rsidRDefault="00E07947" w:rsidP="00E07947">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E07947" w:rsidRPr="00A944A9" w:rsidRDefault="00E07947" w:rsidP="00E07947">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E07947" w:rsidRPr="00A944A9" w:rsidRDefault="00E07947" w:rsidP="0080347C">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E07947" w:rsidRPr="00A944A9" w:rsidRDefault="00E07947" w:rsidP="0080347C">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D:\Java&gt;java Test</w:t>
      </w:r>
    </w:p>
    <w:p w:rsidR="00E07947" w:rsidRPr="00A944A9" w:rsidRDefault="0080347C" w:rsidP="0080347C">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H</w:t>
      </w:r>
      <w:r w:rsidR="00E07947" w:rsidRPr="00A944A9">
        <w:rPr>
          <w:rFonts w:ascii="Times New Roman" w:hAnsi="Times New Roman" w:cs="Times New Roman"/>
          <w:bCs/>
          <w:sz w:val="28"/>
          <w:szCs w:val="28"/>
        </w:rPr>
        <w:t>ello</w:t>
      </w:r>
    </w:p>
    <w:p w:rsidR="0080347C" w:rsidRPr="00A944A9" w:rsidRDefault="0080347C" w:rsidP="0080347C">
      <w:pPr>
        <w:autoSpaceDE w:val="0"/>
        <w:autoSpaceDN w:val="0"/>
        <w:adjustRightInd w:val="0"/>
        <w:spacing w:after="0" w:line="240" w:lineRule="auto"/>
        <w:ind w:firstLine="720"/>
        <w:rPr>
          <w:rFonts w:ascii="Times New Roman" w:hAnsi="Times New Roman" w:cs="Times New Roman"/>
          <w:bCs/>
          <w:sz w:val="28"/>
          <w:szCs w:val="28"/>
        </w:rPr>
      </w:pPr>
    </w:p>
    <w:p w:rsidR="00E07947" w:rsidRPr="00A944A9" w:rsidRDefault="00E07947" w:rsidP="00E07947">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Note:</w:t>
      </w:r>
      <w:r w:rsidRPr="00A944A9">
        <w:rPr>
          <w:rFonts w:ascii="Times New Roman" w:hAnsi="Times New Roman" w:cs="Times New Roman"/>
          <w:bCs/>
          <w:sz w:val="28"/>
          <w:szCs w:val="28"/>
        </w:rPr>
        <w:t xml:space="preserve"> The only applicable modifier for local variables is final if we are using any other</w:t>
      </w:r>
      <w:r w:rsidR="0080347C"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modifier we will get compile time error.</w:t>
      </w:r>
    </w:p>
    <w:p w:rsidR="0080347C" w:rsidRPr="00A944A9" w:rsidRDefault="0080347C" w:rsidP="00E07947">
      <w:pPr>
        <w:autoSpaceDE w:val="0"/>
        <w:autoSpaceDN w:val="0"/>
        <w:adjustRightInd w:val="0"/>
        <w:spacing w:after="0" w:line="240" w:lineRule="auto"/>
        <w:rPr>
          <w:rFonts w:ascii="Times New Roman" w:hAnsi="Times New Roman" w:cs="Times New Roman"/>
          <w:bCs/>
          <w:sz w:val="28"/>
          <w:szCs w:val="28"/>
        </w:rPr>
      </w:pPr>
    </w:p>
    <w:p w:rsidR="00E07947" w:rsidRPr="00A944A9" w:rsidRDefault="00E07947" w:rsidP="00E07947">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Example</w:t>
      </w:r>
      <w:r w:rsidRPr="00A944A9">
        <w:rPr>
          <w:rFonts w:ascii="Times New Roman" w:hAnsi="Times New Roman" w:cs="Times New Roman"/>
          <w:bCs/>
          <w:sz w:val="28"/>
          <w:szCs w:val="28"/>
        </w:rPr>
        <w:t>:</w:t>
      </w:r>
    </w:p>
    <w:p w:rsidR="0080347C" w:rsidRPr="00A944A9" w:rsidRDefault="0080347C" w:rsidP="00E07947">
      <w:pPr>
        <w:autoSpaceDE w:val="0"/>
        <w:autoSpaceDN w:val="0"/>
        <w:adjustRightInd w:val="0"/>
        <w:spacing w:after="0" w:line="240" w:lineRule="auto"/>
        <w:rPr>
          <w:rFonts w:ascii="Times New Roman" w:hAnsi="Times New Roman" w:cs="Times New Roman"/>
          <w:bCs/>
          <w:sz w:val="28"/>
          <w:szCs w:val="28"/>
        </w:rPr>
      </w:pPr>
    </w:p>
    <w:p w:rsidR="0080347C" w:rsidRPr="00A944A9" w:rsidRDefault="0056459F" w:rsidP="00E07947">
      <w:p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noProof/>
          <w:sz w:val="28"/>
          <w:szCs w:val="28"/>
        </w:rPr>
        <w:drawing>
          <wp:inline distT="0" distB="0" distL="0" distR="0" wp14:anchorId="2F5E3474" wp14:editId="4C0F0588">
            <wp:extent cx="4243153" cy="3760012"/>
            <wp:effectExtent l="19050" t="0" r="4997"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4"/>
                    <a:srcRect/>
                    <a:stretch>
                      <a:fillRect/>
                    </a:stretch>
                  </pic:blipFill>
                  <pic:spPr bwMode="auto">
                    <a:xfrm>
                      <a:off x="0" y="0"/>
                      <a:ext cx="4243596" cy="3760404"/>
                    </a:xfrm>
                    <a:prstGeom prst="rect">
                      <a:avLst/>
                    </a:prstGeom>
                    <a:noFill/>
                    <a:ln w="9525">
                      <a:noFill/>
                      <a:miter lim="800000"/>
                      <a:headEnd/>
                      <a:tailEnd/>
                    </a:ln>
                  </pic:spPr>
                </pic:pic>
              </a:graphicData>
            </a:graphic>
          </wp:inline>
        </w:drawing>
      </w:r>
    </w:p>
    <w:p w:rsidR="0056459F" w:rsidRPr="00A944A9" w:rsidRDefault="005212CA" w:rsidP="00E07947">
      <w:pPr>
        <w:autoSpaceDE w:val="0"/>
        <w:autoSpaceDN w:val="0"/>
        <w:adjustRightInd w:val="0"/>
        <w:spacing w:after="0" w:line="240" w:lineRule="auto"/>
        <w:rPr>
          <w:rFonts w:ascii="Times New Roman" w:eastAsia="SymbolMT" w:hAnsi="Times New Roman" w:cs="Times New Roman"/>
          <w:b/>
          <w:bCs/>
          <w:sz w:val="28"/>
          <w:szCs w:val="28"/>
          <w:u w:val="single"/>
        </w:rPr>
      </w:pPr>
      <w:r w:rsidRPr="00A944A9">
        <w:rPr>
          <w:rFonts w:ascii="Times New Roman" w:eastAsia="SymbolMT" w:hAnsi="Times New Roman" w:cs="Times New Roman"/>
          <w:b/>
          <w:bCs/>
          <w:sz w:val="28"/>
          <w:szCs w:val="28"/>
          <w:u w:val="single"/>
        </w:rPr>
        <w:t>Output:</w:t>
      </w:r>
    </w:p>
    <w:p w:rsidR="005212CA" w:rsidRPr="00A944A9" w:rsidRDefault="005212CA" w:rsidP="005212CA">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5212CA" w:rsidRPr="00A944A9" w:rsidRDefault="005212CA" w:rsidP="005212CA">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5212CA" w:rsidRPr="00A944A9" w:rsidRDefault="005212CA" w:rsidP="005212CA">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Test.java:5: illegal start of expression</w:t>
      </w:r>
    </w:p>
    <w:p w:rsidR="005212CA" w:rsidRPr="00A944A9" w:rsidRDefault="005212CA" w:rsidP="005212CA">
      <w:pPr>
        <w:autoSpaceDE w:val="0"/>
        <w:autoSpaceDN w:val="0"/>
        <w:adjustRightInd w:val="0"/>
        <w:spacing w:after="0" w:line="240" w:lineRule="auto"/>
        <w:ind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private</w:t>
      </w:r>
      <w:proofErr w:type="gramEnd"/>
      <w:r w:rsidRPr="00A944A9">
        <w:rPr>
          <w:rFonts w:ascii="Times New Roman" w:hAnsi="Times New Roman" w:cs="Times New Roman"/>
          <w:bCs/>
          <w:sz w:val="28"/>
          <w:szCs w:val="28"/>
        </w:rPr>
        <w:t xml:space="preserve"> int x=10;</w:t>
      </w:r>
    </w:p>
    <w:p w:rsidR="005212CA" w:rsidRPr="00A944A9" w:rsidRDefault="005212CA" w:rsidP="005212CA">
      <w:pPr>
        <w:autoSpaceDE w:val="0"/>
        <w:autoSpaceDN w:val="0"/>
        <w:adjustRightInd w:val="0"/>
        <w:spacing w:after="0" w:line="240" w:lineRule="auto"/>
        <w:rPr>
          <w:rFonts w:ascii="Times New Roman" w:hAnsi="Times New Roman" w:cs="Times New Roman"/>
          <w:bCs/>
          <w:sz w:val="28"/>
          <w:szCs w:val="28"/>
        </w:rPr>
      </w:pPr>
    </w:p>
    <w:p w:rsidR="00503642" w:rsidRPr="00A944A9" w:rsidRDefault="00503642" w:rsidP="00503642">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Formal parameters:</w:t>
      </w:r>
    </w:p>
    <w:p w:rsidR="00503642" w:rsidRPr="00A944A9" w:rsidRDefault="00503642" w:rsidP="00503642">
      <w:pPr>
        <w:autoSpaceDE w:val="0"/>
        <w:autoSpaceDN w:val="0"/>
        <w:adjustRightInd w:val="0"/>
        <w:spacing w:after="0" w:line="240" w:lineRule="auto"/>
        <w:rPr>
          <w:rFonts w:ascii="Times New Roman" w:eastAsia="Arial Unicode MS" w:hAnsi="Times New Roman" w:cs="Times New Roman"/>
          <w:b/>
          <w:sz w:val="28"/>
          <w:szCs w:val="28"/>
        </w:rPr>
      </w:pPr>
    </w:p>
    <w:p w:rsidR="00503642" w:rsidRPr="00A944A9" w:rsidRDefault="00503642" w:rsidP="005675D5">
      <w:pPr>
        <w:pStyle w:val="ListParagraph"/>
        <w:numPr>
          <w:ilvl w:val="0"/>
          <w:numId w:val="2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The formal parameters of a method are simply acts as local variables of that method hence it is possible to declare formal parameters as final.</w:t>
      </w:r>
    </w:p>
    <w:p w:rsidR="00503642" w:rsidRPr="00A944A9" w:rsidRDefault="00503642" w:rsidP="005675D5">
      <w:pPr>
        <w:pStyle w:val="ListParagraph"/>
        <w:numPr>
          <w:ilvl w:val="0"/>
          <w:numId w:val="2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If we declare formal parameters as final then we can't change its </w:t>
      </w:r>
      <w:proofErr w:type="gramStart"/>
      <w:r w:rsidRPr="00A944A9">
        <w:rPr>
          <w:rFonts w:ascii="Times New Roman" w:hAnsi="Times New Roman" w:cs="Times New Roman"/>
          <w:bCs/>
          <w:sz w:val="28"/>
          <w:szCs w:val="28"/>
        </w:rPr>
        <w:t>value  within</w:t>
      </w:r>
      <w:proofErr w:type="gramEnd"/>
      <w:r w:rsidRPr="00A944A9">
        <w:rPr>
          <w:rFonts w:ascii="Times New Roman" w:hAnsi="Times New Roman" w:cs="Times New Roman"/>
          <w:bCs/>
          <w:sz w:val="28"/>
          <w:szCs w:val="28"/>
        </w:rPr>
        <w:t xml:space="preserve"> the method.</w:t>
      </w:r>
    </w:p>
    <w:p w:rsidR="00503642" w:rsidRPr="00A944A9" w:rsidRDefault="00503642" w:rsidP="00C16001">
      <w:pPr>
        <w:pStyle w:val="ListParagraph"/>
        <w:autoSpaceDE w:val="0"/>
        <w:autoSpaceDN w:val="0"/>
        <w:adjustRightInd w:val="0"/>
        <w:spacing w:after="0" w:line="240" w:lineRule="auto"/>
        <w:rPr>
          <w:rFonts w:ascii="Times New Roman" w:hAnsi="Times New Roman" w:cs="Times New Roman"/>
          <w:bCs/>
          <w:sz w:val="28"/>
          <w:szCs w:val="28"/>
        </w:rPr>
      </w:pPr>
    </w:p>
    <w:p w:rsidR="00503642" w:rsidRPr="00A944A9" w:rsidRDefault="00503642" w:rsidP="00503642">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u w:val="single"/>
        </w:rPr>
        <w:t>Example</w:t>
      </w:r>
      <w:r w:rsidRPr="00A944A9">
        <w:rPr>
          <w:rFonts w:ascii="Times New Roman" w:hAnsi="Times New Roman" w:cs="Times New Roman"/>
          <w:b/>
          <w:bCs/>
          <w:sz w:val="28"/>
          <w:szCs w:val="28"/>
        </w:rPr>
        <w:t>:</w:t>
      </w:r>
    </w:p>
    <w:p w:rsidR="00D41092" w:rsidRPr="00A944A9" w:rsidRDefault="00503642" w:rsidP="00503642">
      <w:pPr>
        <w:autoSpaceDE w:val="0"/>
        <w:autoSpaceDN w:val="0"/>
        <w:adjustRightInd w:val="0"/>
        <w:spacing w:after="0" w:line="240" w:lineRule="auto"/>
        <w:rPr>
          <w:rFonts w:ascii="Times New Roman" w:hAnsi="Times New Roman" w:cs="Times New Roman"/>
          <w:bCs/>
          <w:sz w:val="28"/>
          <w:szCs w:val="28"/>
        </w:rPr>
      </w:pPr>
      <w:r w:rsidRPr="00A944A9">
        <w:rPr>
          <w:rFonts w:ascii="Times New Roman" w:eastAsia="Arial Unicode MS" w:hAnsi="Times New Roman" w:cs="Times New Roman"/>
          <w:color w:val="000000"/>
          <w:sz w:val="19"/>
          <w:szCs w:val="19"/>
        </w:rPr>
        <w:lastRenderedPageBreak/>
        <w:t></w:t>
      </w:r>
      <w:r w:rsidR="00283E10" w:rsidRPr="00A944A9">
        <w:rPr>
          <w:rFonts w:ascii="Times New Roman" w:eastAsia="Arial Unicode MS" w:hAnsi="Times New Roman" w:cs="Times New Roman"/>
          <w:noProof/>
          <w:color w:val="000000"/>
          <w:sz w:val="19"/>
          <w:szCs w:val="19"/>
        </w:rPr>
        <w:drawing>
          <wp:inline distT="0" distB="0" distL="0" distR="0" wp14:anchorId="7753FF81" wp14:editId="6C7DF48B">
            <wp:extent cx="5364937" cy="3167586"/>
            <wp:effectExtent l="19050" t="0" r="7163"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5"/>
                    <a:srcRect/>
                    <a:stretch>
                      <a:fillRect/>
                    </a:stretch>
                  </pic:blipFill>
                  <pic:spPr bwMode="auto">
                    <a:xfrm>
                      <a:off x="0" y="0"/>
                      <a:ext cx="5365625" cy="3167992"/>
                    </a:xfrm>
                    <a:prstGeom prst="rect">
                      <a:avLst/>
                    </a:prstGeom>
                    <a:noFill/>
                    <a:ln w="9525">
                      <a:noFill/>
                      <a:miter lim="800000"/>
                      <a:headEnd/>
                      <a:tailEnd/>
                    </a:ln>
                  </pic:spPr>
                </pic:pic>
              </a:graphicData>
            </a:graphic>
          </wp:inline>
        </w:drawing>
      </w:r>
    </w:p>
    <w:p w:rsidR="00EE6F07" w:rsidRPr="00A944A9" w:rsidRDefault="00EE6F07" w:rsidP="005675D5">
      <w:pPr>
        <w:pStyle w:val="ListParagraph"/>
        <w:numPr>
          <w:ilvl w:val="0"/>
          <w:numId w:val="28"/>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For instance and static variables JVM will provide default values but if instance and static declared as final JVM won't provide default value compulsory we should perform initialization whether we are using or not .</w:t>
      </w:r>
    </w:p>
    <w:p w:rsidR="005212CA" w:rsidRPr="00A944A9" w:rsidRDefault="00EE6F07" w:rsidP="005675D5">
      <w:pPr>
        <w:pStyle w:val="ListParagraph"/>
        <w:numPr>
          <w:ilvl w:val="0"/>
          <w:numId w:val="28"/>
        </w:numPr>
        <w:autoSpaceDE w:val="0"/>
        <w:autoSpaceDN w:val="0"/>
        <w:adjustRightInd w:val="0"/>
        <w:spacing w:after="0" w:line="240" w:lineRule="auto"/>
        <w:rPr>
          <w:rFonts w:ascii="Times New Roman" w:eastAsia="SymbolMT" w:hAnsi="Times New Roman" w:cs="Times New Roman"/>
          <w:bCs/>
          <w:sz w:val="28"/>
          <w:szCs w:val="28"/>
          <w:u w:val="single"/>
        </w:rPr>
      </w:pPr>
      <w:r w:rsidRPr="00A944A9">
        <w:rPr>
          <w:rFonts w:ascii="Times New Roman" w:eastAsia="SymbolMT" w:hAnsi="Times New Roman" w:cs="Times New Roman"/>
          <w:bCs/>
          <w:sz w:val="28"/>
          <w:szCs w:val="28"/>
        </w:rPr>
        <w:t>For the local variables JVM won't provide any default values we have to perform explicitly before using that variables , this rule is same whether local variable final or not.</w:t>
      </w:r>
    </w:p>
    <w:p w:rsidR="00EE6F07" w:rsidRPr="00A944A9" w:rsidRDefault="00EE6F07" w:rsidP="00EE6F07">
      <w:pPr>
        <w:autoSpaceDE w:val="0"/>
        <w:autoSpaceDN w:val="0"/>
        <w:adjustRightInd w:val="0"/>
        <w:spacing w:after="0" w:line="240" w:lineRule="auto"/>
        <w:ind w:left="360"/>
        <w:rPr>
          <w:rFonts w:ascii="Times New Roman" w:eastAsia="SymbolMT" w:hAnsi="Times New Roman" w:cs="Times New Roman"/>
          <w:bCs/>
          <w:sz w:val="28"/>
          <w:szCs w:val="28"/>
          <w:u w:val="single"/>
        </w:rPr>
      </w:pPr>
    </w:p>
    <w:p w:rsidR="0024623D" w:rsidRPr="00A944A9" w:rsidRDefault="0024623D" w:rsidP="0024623D">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Static modifier:</w:t>
      </w:r>
    </w:p>
    <w:p w:rsidR="0024623D" w:rsidRPr="00A944A9" w:rsidRDefault="0024623D" w:rsidP="0024623D">
      <w:pPr>
        <w:autoSpaceDE w:val="0"/>
        <w:autoSpaceDN w:val="0"/>
        <w:adjustRightInd w:val="0"/>
        <w:spacing w:after="0" w:line="240" w:lineRule="auto"/>
        <w:rPr>
          <w:rFonts w:ascii="Times New Roman" w:eastAsia="Arial Unicode MS" w:hAnsi="Times New Roman" w:cs="Times New Roman"/>
          <w:sz w:val="28"/>
          <w:szCs w:val="28"/>
        </w:rPr>
      </w:pPr>
    </w:p>
    <w:p w:rsidR="0024623D" w:rsidRPr="00A944A9" w:rsidRDefault="0024623D" w:rsidP="005675D5">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Static is the modifier applicable for methods, variables and blocks.</w:t>
      </w:r>
    </w:p>
    <w:p w:rsidR="00CE4873" w:rsidRPr="00A944A9" w:rsidRDefault="0024623D" w:rsidP="005675D5">
      <w:pPr>
        <w:pStyle w:val="ListParagraph"/>
        <w:numPr>
          <w:ilvl w:val="0"/>
          <w:numId w:val="3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We can't declare a class with static but inner classes can be declaring as the static.</w:t>
      </w:r>
    </w:p>
    <w:p w:rsidR="00CE4873" w:rsidRPr="00A944A9" w:rsidRDefault="00CE4873" w:rsidP="005675D5">
      <w:pPr>
        <w:pStyle w:val="ListParagraph"/>
        <w:numPr>
          <w:ilvl w:val="0"/>
          <w:numId w:val="30"/>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In the case of instance variables for every object a separate copy will be created but in the case of static variables a single copy will be created at class level and shared by all objects of that class.</w:t>
      </w:r>
    </w:p>
    <w:p w:rsidR="00CE4873" w:rsidRPr="00A944A9" w:rsidRDefault="00CE4873" w:rsidP="00CE4873">
      <w:pPr>
        <w:autoSpaceDE w:val="0"/>
        <w:autoSpaceDN w:val="0"/>
        <w:adjustRightInd w:val="0"/>
        <w:spacing w:after="0" w:line="240" w:lineRule="auto"/>
        <w:ind w:left="360"/>
        <w:rPr>
          <w:rFonts w:ascii="Times New Roman" w:eastAsia="SymbolMT" w:hAnsi="Times New Roman" w:cs="Times New Roman"/>
          <w:bCs/>
          <w:sz w:val="28"/>
          <w:szCs w:val="28"/>
        </w:rPr>
      </w:pPr>
    </w:p>
    <w:p w:rsidR="00CE4873" w:rsidRPr="00A944A9" w:rsidRDefault="002A13EA" w:rsidP="00CE4873">
      <w:p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noProof/>
          <w:sz w:val="28"/>
          <w:szCs w:val="28"/>
        </w:rPr>
        <w:lastRenderedPageBreak/>
        <w:drawing>
          <wp:inline distT="0" distB="0" distL="0" distR="0" wp14:anchorId="371B5BED" wp14:editId="2FA26E70">
            <wp:extent cx="5943600" cy="3536546"/>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6"/>
                    <a:srcRect/>
                    <a:stretch>
                      <a:fillRect/>
                    </a:stretch>
                  </pic:blipFill>
                  <pic:spPr bwMode="auto">
                    <a:xfrm>
                      <a:off x="0" y="0"/>
                      <a:ext cx="5943600" cy="3536546"/>
                    </a:xfrm>
                    <a:prstGeom prst="rect">
                      <a:avLst/>
                    </a:prstGeom>
                    <a:noFill/>
                    <a:ln w="9525">
                      <a:noFill/>
                      <a:miter lim="800000"/>
                      <a:headEnd/>
                      <a:tailEnd/>
                    </a:ln>
                  </pic:spPr>
                </pic:pic>
              </a:graphicData>
            </a:graphic>
          </wp:inline>
        </w:drawing>
      </w:r>
    </w:p>
    <w:p w:rsidR="009263E6" w:rsidRPr="00A944A9" w:rsidRDefault="009263E6" w:rsidP="009263E6">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9263E6" w:rsidRPr="00A944A9" w:rsidRDefault="009263E6" w:rsidP="009263E6">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9263E6" w:rsidRPr="00A944A9" w:rsidRDefault="009263E6" w:rsidP="009263E6">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D:\Java&gt;java Test</w:t>
      </w:r>
    </w:p>
    <w:p w:rsidR="009263E6" w:rsidRPr="00A944A9" w:rsidRDefault="009263E6" w:rsidP="009263E6">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888.....20</w:t>
      </w:r>
    </w:p>
    <w:p w:rsidR="009263E6" w:rsidRPr="00A944A9" w:rsidRDefault="009263E6" w:rsidP="009263E6">
      <w:pPr>
        <w:autoSpaceDE w:val="0"/>
        <w:autoSpaceDN w:val="0"/>
        <w:adjustRightInd w:val="0"/>
        <w:spacing w:after="0" w:line="240" w:lineRule="auto"/>
        <w:ind w:left="720"/>
        <w:rPr>
          <w:rFonts w:ascii="Times New Roman" w:hAnsi="Times New Roman" w:cs="Times New Roman"/>
          <w:bCs/>
          <w:sz w:val="28"/>
          <w:szCs w:val="28"/>
        </w:rPr>
      </w:pPr>
    </w:p>
    <w:p w:rsidR="009263E6" w:rsidRPr="00A944A9" w:rsidRDefault="009263E6" w:rsidP="005675D5">
      <w:pPr>
        <w:pStyle w:val="ListParagraph"/>
        <w:numPr>
          <w:ilvl w:val="0"/>
          <w:numId w:val="31"/>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Instance variables can be accessed only from instance area directly and we can't access from static area directly.</w:t>
      </w:r>
    </w:p>
    <w:p w:rsidR="009263E6" w:rsidRPr="00A944A9" w:rsidRDefault="009263E6" w:rsidP="005675D5">
      <w:pPr>
        <w:pStyle w:val="ListParagraph"/>
        <w:numPr>
          <w:ilvl w:val="0"/>
          <w:numId w:val="31"/>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But static variables can be accessed from both instance and static areas directly.</w:t>
      </w:r>
    </w:p>
    <w:p w:rsidR="009263E6" w:rsidRPr="00A944A9" w:rsidRDefault="009263E6" w:rsidP="009263E6">
      <w:pPr>
        <w:pStyle w:val="ListParagraph"/>
        <w:autoSpaceDE w:val="0"/>
        <w:autoSpaceDN w:val="0"/>
        <w:adjustRightInd w:val="0"/>
        <w:spacing w:after="0" w:line="240" w:lineRule="auto"/>
        <w:rPr>
          <w:rFonts w:ascii="Times New Roman" w:hAnsi="Times New Roman" w:cs="Times New Roman"/>
          <w:bCs/>
          <w:sz w:val="28"/>
          <w:szCs w:val="28"/>
        </w:rPr>
      </w:pPr>
    </w:p>
    <w:p w:rsidR="009263E6" w:rsidRPr="00A944A9" w:rsidRDefault="009263E6" w:rsidP="005675D5">
      <w:pPr>
        <w:pStyle w:val="ListParagraph"/>
        <w:numPr>
          <w:ilvl w:val="0"/>
          <w:numId w:val="32"/>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int x=10;</w:t>
      </w:r>
    </w:p>
    <w:p w:rsidR="009263E6" w:rsidRPr="00A944A9" w:rsidRDefault="009263E6" w:rsidP="009263E6">
      <w:pPr>
        <w:pStyle w:val="ListParagraph"/>
        <w:autoSpaceDE w:val="0"/>
        <w:autoSpaceDN w:val="0"/>
        <w:adjustRightInd w:val="0"/>
        <w:spacing w:after="0" w:line="240" w:lineRule="auto"/>
        <w:rPr>
          <w:rFonts w:ascii="Times New Roman" w:hAnsi="Times New Roman" w:cs="Times New Roman"/>
          <w:bCs/>
          <w:sz w:val="28"/>
          <w:szCs w:val="28"/>
        </w:rPr>
      </w:pPr>
    </w:p>
    <w:p w:rsidR="009263E6" w:rsidRPr="00A944A9" w:rsidRDefault="009263E6" w:rsidP="005675D5">
      <w:pPr>
        <w:pStyle w:val="ListParagraph"/>
        <w:numPr>
          <w:ilvl w:val="0"/>
          <w:numId w:val="32"/>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Static int x=10;</w:t>
      </w:r>
    </w:p>
    <w:p w:rsidR="009263E6" w:rsidRPr="00A944A9" w:rsidRDefault="009263E6" w:rsidP="009263E6">
      <w:pPr>
        <w:pStyle w:val="ListParagraph"/>
        <w:rPr>
          <w:rFonts w:ascii="Times New Roman" w:hAnsi="Times New Roman" w:cs="Times New Roman"/>
          <w:bCs/>
          <w:sz w:val="28"/>
          <w:szCs w:val="28"/>
        </w:rPr>
      </w:pPr>
    </w:p>
    <w:p w:rsidR="009263E6" w:rsidRPr="00A944A9" w:rsidRDefault="009263E6" w:rsidP="005675D5">
      <w:pPr>
        <w:pStyle w:val="ListParagraph"/>
        <w:numPr>
          <w:ilvl w:val="0"/>
          <w:numId w:val="32"/>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Public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9263E6" w:rsidRPr="00A944A9" w:rsidRDefault="009263E6" w:rsidP="00B02075">
      <w:pPr>
        <w:autoSpaceDE w:val="0"/>
        <w:autoSpaceDN w:val="0"/>
        <w:adjustRightInd w:val="0"/>
        <w:spacing w:after="0" w:line="240" w:lineRule="auto"/>
        <w:ind w:left="720" w:firstLine="72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9263E6" w:rsidRPr="00A944A9" w:rsidRDefault="009263E6" w:rsidP="009263E6">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9263E6" w:rsidRPr="00A944A9" w:rsidRDefault="009263E6" w:rsidP="009263E6">
      <w:pPr>
        <w:autoSpaceDE w:val="0"/>
        <w:autoSpaceDN w:val="0"/>
        <w:adjustRightInd w:val="0"/>
        <w:spacing w:after="0" w:line="240" w:lineRule="auto"/>
        <w:ind w:firstLine="720"/>
        <w:rPr>
          <w:rFonts w:ascii="Times New Roman" w:hAnsi="Times New Roman" w:cs="Times New Roman"/>
          <w:bCs/>
          <w:sz w:val="28"/>
          <w:szCs w:val="28"/>
        </w:rPr>
      </w:pPr>
    </w:p>
    <w:p w:rsidR="009263E6" w:rsidRPr="00A944A9" w:rsidRDefault="009263E6" w:rsidP="005675D5">
      <w:pPr>
        <w:pStyle w:val="ListParagraph"/>
        <w:numPr>
          <w:ilvl w:val="0"/>
          <w:numId w:val="32"/>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 Public static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9263E6" w:rsidRPr="00A944A9" w:rsidRDefault="009263E6" w:rsidP="009263E6">
      <w:pPr>
        <w:pStyle w:val="ListParagraph"/>
        <w:autoSpaceDE w:val="0"/>
        <w:autoSpaceDN w:val="0"/>
        <w:adjustRightInd w:val="0"/>
        <w:spacing w:after="0" w:line="240" w:lineRule="auto"/>
        <w:ind w:firstLine="72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204E8B" w:rsidRPr="00A944A9" w:rsidRDefault="009263E6" w:rsidP="009263E6">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9263E6">
      <w:pPr>
        <w:autoSpaceDE w:val="0"/>
        <w:autoSpaceDN w:val="0"/>
        <w:adjustRightInd w:val="0"/>
        <w:spacing w:after="0" w:line="240" w:lineRule="auto"/>
        <w:ind w:firstLine="720"/>
        <w:rPr>
          <w:rFonts w:ascii="Times New Roman" w:hAnsi="Times New Roman" w:cs="Times New Roman"/>
          <w:bCs/>
          <w:sz w:val="28"/>
          <w:szCs w:val="28"/>
        </w:rPr>
      </w:pPr>
    </w:p>
    <w:p w:rsidR="00204E8B" w:rsidRPr="00A944A9" w:rsidRDefault="00204E8B" w:rsidP="00204E8B">
      <w:p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lastRenderedPageBreak/>
        <w:t xml:space="preserve">Which are the following declarations are allow within the same class </w:t>
      </w:r>
      <w:proofErr w:type="gramStart"/>
      <w:r w:rsidRPr="00A944A9">
        <w:rPr>
          <w:rFonts w:ascii="Times New Roman" w:hAnsi="Times New Roman" w:cs="Times New Roman"/>
          <w:b/>
          <w:bCs/>
          <w:sz w:val="28"/>
          <w:szCs w:val="28"/>
        </w:rPr>
        <w:t>simultaneously ?</w:t>
      </w:r>
      <w:proofErr w:type="gramEnd"/>
    </w:p>
    <w:p w:rsidR="00204E8B" w:rsidRPr="00A944A9" w:rsidRDefault="00204E8B" w:rsidP="00204E8B">
      <w:pPr>
        <w:autoSpaceDE w:val="0"/>
        <w:autoSpaceDN w:val="0"/>
        <w:adjustRightInd w:val="0"/>
        <w:spacing w:after="0" w:line="240" w:lineRule="auto"/>
        <w:rPr>
          <w:rFonts w:ascii="Times New Roman" w:hAnsi="Times New Roman" w:cs="Times New Roman"/>
          <w:b/>
          <w:bCs/>
          <w:sz w:val="28"/>
          <w:szCs w:val="28"/>
        </w:rPr>
      </w:pPr>
    </w:p>
    <w:p w:rsidR="00204E8B" w:rsidRPr="00A944A9" w:rsidRDefault="00204E8B" w:rsidP="005675D5">
      <w:pPr>
        <w:pStyle w:val="ListParagraph"/>
        <w:numPr>
          <w:ilvl w:val="0"/>
          <w:numId w:val="33"/>
        </w:numPr>
        <w:autoSpaceDE w:val="0"/>
        <w:autoSpaceDN w:val="0"/>
        <w:adjustRightInd w:val="0"/>
        <w:spacing w:after="0" w:line="240" w:lineRule="auto"/>
        <w:rPr>
          <w:rFonts w:ascii="Times New Roman" w:hAnsi="Times New Roman" w:cs="Times New Roman"/>
          <w:b/>
          <w:bCs/>
          <w:sz w:val="28"/>
          <w:szCs w:val="28"/>
        </w:rPr>
      </w:pPr>
      <w:r w:rsidRPr="00A944A9">
        <w:rPr>
          <w:rFonts w:ascii="Times New Roman" w:hAnsi="Times New Roman" w:cs="Times New Roman"/>
          <w:b/>
          <w:bCs/>
          <w:sz w:val="28"/>
          <w:szCs w:val="28"/>
        </w:rPr>
        <w:t>1 and 3</w:t>
      </w:r>
    </w:p>
    <w:p w:rsidR="00204E8B" w:rsidRPr="00A944A9" w:rsidRDefault="00204E8B" w:rsidP="00204E8B">
      <w:pPr>
        <w:pStyle w:val="ListParagraph"/>
        <w:autoSpaceDE w:val="0"/>
        <w:autoSpaceDN w:val="0"/>
        <w:adjustRightInd w:val="0"/>
        <w:spacing w:after="0" w:line="240" w:lineRule="auto"/>
        <w:ind w:left="1080"/>
        <w:rPr>
          <w:rFonts w:ascii="Times New Roman" w:hAnsi="Times New Roman" w:cs="Times New Roman"/>
          <w:b/>
          <w:bCs/>
          <w:sz w:val="28"/>
          <w:szCs w:val="28"/>
        </w:rPr>
      </w:pPr>
    </w:p>
    <w:p w:rsidR="00204E8B" w:rsidRPr="00A944A9" w:rsidRDefault="00204E8B" w:rsidP="00204E8B">
      <w:pPr>
        <w:autoSpaceDE w:val="0"/>
        <w:autoSpaceDN w:val="0"/>
        <w:adjustRightInd w:val="0"/>
        <w:spacing w:after="0" w:line="240" w:lineRule="auto"/>
        <w:ind w:left="108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204E8B" w:rsidRPr="00A944A9" w:rsidRDefault="00204E8B" w:rsidP="00204E8B">
      <w:pPr>
        <w:autoSpaceDE w:val="0"/>
        <w:autoSpaceDN w:val="0"/>
        <w:adjustRightInd w:val="0"/>
        <w:spacing w:after="0" w:line="240" w:lineRule="auto"/>
        <w:ind w:left="1800"/>
        <w:rPr>
          <w:rFonts w:ascii="Times New Roman" w:hAnsi="Times New Roman" w:cs="Times New Roman"/>
          <w:b/>
          <w:bCs/>
          <w:i/>
          <w:sz w:val="32"/>
          <w:szCs w:val="28"/>
        </w:rPr>
      </w:pPr>
      <w:proofErr w:type="gramStart"/>
      <w:r w:rsidRPr="00A944A9">
        <w:rPr>
          <w:rFonts w:ascii="Times New Roman" w:hAnsi="Times New Roman" w:cs="Times New Roman"/>
          <w:b/>
          <w:bCs/>
          <w:i/>
          <w:sz w:val="32"/>
          <w:szCs w:val="28"/>
        </w:rPr>
        <w:t>class</w:t>
      </w:r>
      <w:proofErr w:type="gramEnd"/>
      <w:r w:rsidRPr="00A944A9">
        <w:rPr>
          <w:rFonts w:ascii="Times New Roman" w:hAnsi="Times New Roman" w:cs="Times New Roman"/>
          <w:b/>
          <w:bCs/>
          <w:i/>
          <w:sz w:val="32"/>
          <w:szCs w:val="28"/>
        </w:rPr>
        <w:t xml:space="preserve"> Test{</w:t>
      </w:r>
    </w:p>
    <w:p w:rsidR="00204E8B" w:rsidRPr="00A944A9" w:rsidRDefault="00204E8B" w:rsidP="00204E8B">
      <w:pPr>
        <w:autoSpaceDE w:val="0"/>
        <w:autoSpaceDN w:val="0"/>
        <w:adjustRightInd w:val="0"/>
        <w:spacing w:after="0" w:line="240" w:lineRule="auto"/>
        <w:ind w:left="2520"/>
        <w:rPr>
          <w:rFonts w:ascii="Times New Roman" w:hAnsi="Times New Roman" w:cs="Times New Roman"/>
          <w:b/>
          <w:bCs/>
          <w:i/>
          <w:sz w:val="32"/>
          <w:szCs w:val="28"/>
        </w:rPr>
      </w:pPr>
      <w:proofErr w:type="gramStart"/>
      <w:r w:rsidRPr="00A944A9">
        <w:rPr>
          <w:rFonts w:ascii="Times New Roman" w:hAnsi="Times New Roman" w:cs="Times New Roman"/>
          <w:b/>
          <w:bCs/>
          <w:i/>
          <w:sz w:val="32"/>
          <w:szCs w:val="28"/>
        </w:rPr>
        <w:t>int</w:t>
      </w:r>
      <w:proofErr w:type="gramEnd"/>
      <w:r w:rsidRPr="00A944A9">
        <w:rPr>
          <w:rFonts w:ascii="Times New Roman" w:hAnsi="Times New Roman" w:cs="Times New Roman"/>
          <w:b/>
          <w:bCs/>
          <w:i/>
          <w:sz w:val="32"/>
          <w:szCs w:val="28"/>
        </w:rPr>
        <w:t xml:space="preserve"> x=10;</w:t>
      </w:r>
    </w:p>
    <w:p w:rsidR="00204E8B" w:rsidRPr="00A944A9" w:rsidRDefault="00204E8B" w:rsidP="00204E8B">
      <w:pPr>
        <w:autoSpaceDE w:val="0"/>
        <w:autoSpaceDN w:val="0"/>
        <w:adjustRightInd w:val="0"/>
        <w:spacing w:after="0" w:line="240" w:lineRule="auto"/>
        <w:ind w:left="2520"/>
        <w:rPr>
          <w:rFonts w:ascii="Times New Roman" w:hAnsi="Times New Roman" w:cs="Times New Roman"/>
          <w:b/>
          <w:bCs/>
          <w:i/>
          <w:sz w:val="32"/>
          <w:szCs w:val="28"/>
        </w:rPr>
      </w:pPr>
      <w:proofErr w:type="gramStart"/>
      <w:r w:rsidRPr="00A944A9">
        <w:rPr>
          <w:rFonts w:ascii="Times New Roman" w:hAnsi="Times New Roman" w:cs="Times New Roman"/>
          <w:b/>
          <w:bCs/>
          <w:i/>
          <w:sz w:val="32"/>
          <w:szCs w:val="28"/>
        </w:rPr>
        <w:t>public</w:t>
      </w:r>
      <w:proofErr w:type="gramEnd"/>
      <w:r w:rsidRPr="00A944A9">
        <w:rPr>
          <w:rFonts w:ascii="Times New Roman" w:hAnsi="Times New Roman" w:cs="Times New Roman"/>
          <w:b/>
          <w:bCs/>
          <w:i/>
          <w:sz w:val="32"/>
          <w:szCs w:val="28"/>
        </w:rPr>
        <w:t xml:space="preserve"> void </w:t>
      </w:r>
      <w:proofErr w:type="spellStart"/>
      <w:r w:rsidRPr="00A944A9">
        <w:rPr>
          <w:rFonts w:ascii="Times New Roman" w:hAnsi="Times New Roman" w:cs="Times New Roman"/>
          <w:b/>
          <w:bCs/>
          <w:i/>
          <w:sz w:val="32"/>
          <w:szCs w:val="28"/>
        </w:rPr>
        <w:t>methodOne</w:t>
      </w:r>
      <w:proofErr w:type="spellEnd"/>
      <w:r w:rsidRPr="00A944A9">
        <w:rPr>
          <w:rFonts w:ascii="Times New Roman" w:hAnsi="Times New Roman" w:cs="Times New Roman"/>
          <w:b/>
          <w:bCs/>
          <w:i/>
          <w:sz w:val="32"/>
          <w:szCs w:val="28"/>
        </w:rPr>
        <w:t>(){</w:t>
      </w:r>
    </w:p>
    <w:p w:rsidR="00204E8B" w:rsidRPr="00A944A9" w:rsidRDefault="00204E8B" w:rsidP="00204E8B">
      <w:pPr>
        <w:autoSpaceDE w:val="0"/>
        <w:autoSpaceDN w:val="0"/>
        <w:adjustRightInd w:val="0"/>
        <w:spacing w:after="0" w:line="240" w:lineRule="auto"/>
        <w:ind w:left="2520"/>
        <w:rPr>
          <w:rFonts w:ascii="Times New Roman" w:hAnsi="Times New Roman" w:cs="Times New Roman"/>
          <w:b/>
          <w:bCs/>
          <w:i/>
          <w:sz w:val="32"/>
          <w:szCs w:val="28"/>
        </w:rPr>
      </w:pPr>
      <w:proofErr w:type="spellStart"/>
      <w:r w:rsidRPr="00A944A9">
        <w:rPr>
          <w:rFonts w:ascii="Times New Roman" w:hAnsi="Times New Roman" w:cs="Times New Roman"/>
          <w:b/>
          <w:bCs/>
          <w:i/>
          <w:sz w:val="32"/>
          <w:szCs w:val="28"/>
        </w:rPr>
        <w:t>System.out.println</w:t>
      </w:r>
      <w:proofErr w:type="spellEnd"/>
      <w:r w:rsidRPr="00A944A9">
        <w:rPr>
          <w:rFonts w:ascii="Times New Roman" w:hAnsi="Times New Roman" w:cs="Times New Roman"/>
          <w:b/>
          <w:bCs/>
          <w:i/>
          <w:sz w:val="32"/>
          <w:szCs w:val="28"/>
        </w:rPr>
        <w:t>(x);</w:t>
      </w:r>
    </w:p>
    <w:p w:rsidR="00204E8B" w:rsidRPr="00A944A9" w:rsidRDefault="00204E8B" w:rsidP="00204E8B">
      <w:pPr>
        <w:autoSpaceDE w:val="0"/>
        <w:autoSpaceDN w:val="0"/>
        <w:adjustRightInd w:val="0"/>
        <w:spacing w:after="0" w:line="240" w:lineRule="auto"/>
        <w:ind w:left="2520"/>
        <w:rPr>
          <w:rFonts w:ascii="Times New Roman" w:hAnsi="Times New Roman" w:cs="Times New Roman"/>
          <w:b/>
          <w:bCs/>
          <w:i/>
          <w:sz w:val="32"/>
          <w:szCs w:val="28"/>
        </w:rPr>
      </w:pPr>
      <w:r w:rsidRPr="00A944A9">
        <w:rPr>
          <w:rFonts w:ascii="Times New Roman" w:hAnsi="Times New Roman" w:cs="Times New Roman"/>
          <w:b/>
          <w:bCs/>
          <w:i/>
          <w:sz w:val="32"/>
          <w:szCs w:val="28"/>
        </w:rPr>
        <w:t>}</w:t>
      </w:r>
    </w:p>
    <w:p w:rsidR="00204E8B" w:rsidRPr="00A944A9" w:rsidRDefault="00204E8B" w:rsidP="00204E8B">
      <w:pPr>
        <w:autoSpaceDE w:val="0"/>
        <w:autoSpaceDN w:val="0"/>
        <w:adjustRightInd w:val="0"/>
        <w:spacing w:after="0" w:line="240" w:lineRule="auto"/>
        <w:ind w:left="1800"/>
        <w:rPr>
          <w:rFonts w:ascii="Times New Roman" w:hAnsi="Times New Roman" w:cs="Times New Roman"/>
          <w:b/>
          <w:bCs/>
          <w:i/>
          <w:sz w:val="32"/>
          <w:szCs w:val="28"/>
        </w:rPr>
      </w:pPr>
      <w:r w:rsidRPr="00A944A9">
        <w:rPr>
          <w:rFonts w:ascii="Times New Roman" w:hAnsi="Times New Roman" w:cs="Times New Roman"/>
          <w:b/>
          <w:bCs/>
          <w:i/>
          <w:sz w:val="32"/>
          <w:szCs w:val="28"/>
        </w:rPr>
        <w:t>}</w:t>
      </w:r>
    </w:p>
    <w:p w:rsidR="00204E8B" w:rsidRPr="00A944A9" w:rsidRDefault="00204E8B" w:rsidP="00204E8B">
      <w:pPr>
        <w:autoSpaceDE w:val="0"/>
        <w:autoSpaceDN w:val="0"/>
        <w:adjustRightInd w:val="0"/>
        <w:spacing w:after="0" w:line="240" w:lineRule="auto"/>
        <w:ind w:left="108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204E8B" w:rsidRPr="00A944A9" w:rsidRDefault="00204E8B" w:rsidP="00204E8B">
      <w:pPr>
        <w:autoSpaceDE w:val="0"/>
        <w:autoSpaceDN w:val="0"/>
        <w:adjustRightInd w:val="0"/>
        <w:spacing w:after="0" w:line="240" w:lineRule="auto"/>
        <w:ind w:left="1080" w:firstLine="720"/>
        <w:rPr>
          <w:rFonts w:ascii="Times New Roman" w:hAnsi="Times New Roman" w:cs="Times New Roman"/>
          <w:bCs/>
          <w:sz w:val="28"/>
          <w:szCs w:val="28"/>
        </w:rPr>
      </w:pPr>
      <w:r w:rsidRPr="00A944A9">
        <w:rPr>
          <w:rFonts w:ascii="Times New Roman" w:hAnsi="Times New Roman" w:cs="Times New Roman"/>
          <w:bCs/>
          <w:sz w:val="28"/>
          <w:szCs w:val="28"/>
        </w:rPr>
        <w:t>Compile successfully.</w:t>
      </w:r>
    </w:p>
    <w:p w:rsidR="00204E8B" w:rsidRPr="00A944A9" w:rsidRDefault="00204E8B" w:rsidP="00204E8B">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b) 1 and 4</w:t>
      </w:r>
    </w:p>
    <w:p w:rsidR="00204E8B" w:rsidRPr="00A944A9" w:rsidRDefault="00204E8B" w:rsidP="00204E8B">
      <w:pPr>
        <w:autoSpaceDE w:val="0"/>
        <w:autoSpaceDN w:val="0"/>
        <w:adjustRightInd w:val="0"/>
        <w:spacing w:after="0" w:line="240" w:lineRule="auto"/>
        <w:ind w:left="144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204E8B" w:rsidRPr="00A944A9" w:rsidRDefault="00204E8B" w:rsidP="00204E8B">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204E8B" w:rsidRPr="00A944A9" w:rsidRDefault="00204E8B" w:rsidP="00204E8B">
      <w:pPr>
        <w:autoSpaceDE w:val="0"/>
        <w:autoSpaceDN w:val="0"/>
        <w:adjustRightInd w:val="0"/>
        <w:spacing w:after="0" w:line="240" w:lineRule="auto"/>
        <w:ind w:left="2880"/>
        <w:rPr>
          <w:rFonts w:ascii="Times New Roman" w:hAnsi="Times New Roman" w:cs="Times New Roman"/>
          <w:bCs/>
          <w:sz w:val="28"/>
          <w:szCs w:val="28"/>
        </w:rPr>
      </w:pPr>
      <w:proofErr w:type="gramStart"/>
      <w:r w:rsidRPr="00A944A9">
        <w:rPr>
          <w:rFonts w:ascii="Times New Roman" w:hAnsi="Times New Roman" w:cs="Times New Roman"/>
          <w:bCs/>
          <w:sz w:val="28"/>
          <w:szCs w:val="28"/>
        </w:rPr>
        <w:t>int</w:t>
      </w:r>
      <w:proofErr w:type="gramEnd"/>
      <w:r w:rsidRPr="00A944A9">
        <w:rPr>
          <w:rFonts w:ascii="Times New Roman" w:hAnsi="Times New Roman" w:cs="Times New Roman"/>
          <w:bCs/>
          <w:sz w:val="28"/>
          <w:szCs w:val="28"/>
        </w:rPr>
        <w:t xml:space="preserve"> x=10;</w:t>
      </w:r>
    </w:p>
    <w:p w:rsidR="00204E8B" w:rsidRPr="00A944A9" w:rsidRDefault="00204E8B" w:rsidP="00204E8B">
      <w:pPr>
        <w:autoSpaceDE w:val="0"/>
        <w:autoSpaceDN w:val="0"/>
        <w:adjustRightInd w:val="0"/>
        <w:spacing w:after="0" w:line="240" w:lineRule="auto"/>
        <w:ind w:left="288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204E8B" w:rsidRPr="00A944A9" w:rsidRDefault="00204E8B" w:rsidP="00204E8B">
      <w:pPr>
        <w:autoSpaceDE w:val="0"/>
        <w:autoSpaceDN w:val="0"/>
        <w:adjustRightInd w:val="0"/>
        <w:spacing w:after="0" w:line="240" w:lineRule="auto"/>
        <w:ind w:left="288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204E8B" w:rsidRPr="00A944A9" w:rsidRDefault="00204E8B" w:rsidP="00204E8B">
      <w:pPr>
        <w:autoSpaceDE w:val="0"/>
        <w:autoSpaceDN w:val="0"/>
        <w:adjustRightInd w:val="0"/>
        <w:spacing w:after="0" w:line="240" w:lineRule="auto"/>
        <w:ind w:left="288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204E8B">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204E8B">
      <w:pPr>
        <w:autoSpaceDE w:val="0"/>
        <w:autoSpaceDN w:val="0"/>
        <w:adjustRightInd w:val="0"/>
        <w:spacing w:after="0" w:line="240" w:lineRule="auto"/>
        <w:ind w:left="144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204E8B" w:rsidRPr="00A944A9" w:rsidRDefault="00204E8B" w:rsidP="00E44A63">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204E8B" w:rsidRPr="00A944A9" w:rsidRDefault="00204E8B" w:rsidP="00E44A63">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204E8B" w:rsidRPr="00A944A9" w:rsidRDefault="00204E8B" w:rsidP="00E44A63">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Test.java:5: non-static variable x cannot be referenced from a static</w:t>
      </w:r>
      <w:r w:rsidR="00AB2160"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context</w:t>
      </w:r>
      <w:r w:rsidR="00AB2160" w:rsidRPr="00A944A9">
        <w:rPr>
          <w:rFonts w:ascii="Times New Roman" w:hAnsi="Times New Roman" w:cs="Times New Roman"/>
          <w:bCs/>
          <w:sz w:val="28"/>
          <w:szCs w:val="28"/>
        </w:rPr>
        <w:t xml:space="preserve"> </w:t>
      </w: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204E8B" w:rsidRPr="00A944A9" w:rsidRDefault="00204E8B" w:rsidP="00076C03">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c) 2 and 3</w:t>
      </w:r>
    </w:p>
    <w:p w:rsidR="00204E8B" w:rsidRPr="00A944A9" w:rsidRDefault="00204E8B" w:rsidP="00076C03">
      <w:pPr>
        <w:autoSpaceDE w:val="0"/>
        <w:autoSpaceDN w:val="0"/>
        <w:adjustRightInd w:val="0"/>
        <w:spacing w:after="0" w:line="240" w:lineRule="auto"/>
        <w:ind w:left="144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204E8B" w:rsidRPr="00A944A9" w:rsidRDefault="00204E8B" w:rsidP="00076C03">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204E8B" w:rsidRPr="00A944A9" w:rsidRDefault="00204E8B" w:rsidP="00076C03">
      <w:pPr>
        <w:autoSpaceDE w:val="0"/>
        <w:autoSpaceDN w:val="0"/>
        <w:adjustRightInd w:val="0"/>
        <w:spacing w:after="0" w:line="240" w:lineRule="auto"/>
        <w:ind w:left="288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r w:rsidRPr="00A944A9">
        <w:rPr>
          <w:rFonts w:ascii="Times New Roman" w:hAnsi="Times New Roman" w:cs="Times New Roman"/>
          <w:bCs/>
          <w:sz w:val="28"/>
          <w:szCs w:val="28"/>
        </w:rPr>
        <w:t xml:space="preserve"> int x=10;</w:t>
      </w:r>
    </w:p>
    <w:p w:rsidR="00204E8B" w:rsidRPr="00A944A9" w:rsidRDefault="00204E8B" w:rsidP="00076C03">
      <w:pPr>
        <w:autoSpaceDE w:val="0"/>
        <w:autoSpaceDN w:val="0"/>
        <w:adjustRightInd w:val="0"/>
        <w:spacing w:after="0" w:line="240" w:lineRule="auto"/>
        <w:ind w:left="288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204E8B" w:rsidRPr="00A944A9" w:rsidRDefault="00204E8B" w:rsidP="00076C03">
      <w:pPr>
        <w:autoSpaceDE w:val="0"/>
        <w:autoSpaceDN w:val="0"/>
        <w:adjustRightInd w:val="0"/>
        <w:spacing w:after="0" w:line="240" w:lineRule="auto"/>
        <w:ind w:left="288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076C03" w:rsidRPr="00A944A9" w:rsidRDefault="00204E8B" w:rsidP="00076C03">
      <w:pPr>
        <w:autoSpaceDE w:val="0"/>
        <w:autoSpaceDN w:val="0"/>
        <w:adjustRightInd w:val="0"/>
        <w:spacing w:after="0" w:line="240" w:lineRule="auto"/>
        <w:ind w:left="288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076C03">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076C03">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
          <w:bCs/>
          <w:sz w:val="28"/>
          <w:szCs w:val="28"/>
          <w:u w:val="single"/>
        </w:rPr>
        <w:t>Output</w:t>
      </w:r>
      <w:r w:rsidRPr="00A944A9">
        <w:rPr>
          <w:rFonts w:ascii="Times New Roman" w:hAnsi="Times New Roman" w:cs="Times New Roman"/>
          <w:bCs/>
          <w:sz w:val="28"/>
          <w:szCs w:val="28"/>
        </w:rPr>
        <w:t>:</w:t>
      </w:r>
    </w:p>
    <w:p w:rsidR="00204E8B" w:rsidRPr="00A944A9" w:rsidRDefault="00204E8B" w:rsidP="00076C03">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Compile successfully.</w:t>
      </w:r>
    </w:p>
    <w:p w:rsidR="00204E8B" w:rsidRPr="00A944A9" w:rsidRDefault="00204E8B" w:rsidP="008D2DD0">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d) 2 and 4</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
          <w:bCs/>
          <w:sz w:val="28"/>
          <w:szCs w:val="28"/>
          <w:u w:val="single"/>
        </w:rPr>
        <w:t>Example</w:t>
      </w:r>
      <w:r w:rsidRPr="00A944A9">
        <w:rPr>
          <w:rFonts w:ascii="Times New Roman" w:hAnsi="Times New Roman" w:cs="Times New Roman"/>
          <w:bCs/>
          <w:sz w:val="28"/>
          <w:szCs w:val="28"/>
        </w:rPr>
        <w:t>:</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lastRenderedPageBreak/>
        <w:t>class</w:t>
      </w:r>
      <w:proofErr w:type="gramEnd"/>
      <w:r w:rsidRPr="00A944A9">
        <w:rPr>
          <w:rFonts w:ascii="Times New Roman" w:hAnsi="Times New Roman" w:cs="Times New Roman"/>
          <w:bCs/>
          <w:sz w:val="28"/>
          <w:szCs w:val="28"/>
        </w:rPr>
        <w:t xml:space="preserve"> Test{</w:t>
      </w:r>
    </w:p>
    <w:p w:rsidR="00204E8B" w:rsidRPr="00A944A9" w:rsidRDefault="00204E8B" w:rsidP="008D2DD0">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r w:rsidRPr="00A944A9">
        <w:rPr>
          <w:rFonts w:ascii="Times New Roman" w:hAnsi="Times New Roman" w:cs="Times New Roman"/>
          <w:bCs/>
          <w:sz w:val="28"/>
          <w:szCs w:val="28"/>
        </w:rPr>
        <w:t xml:space="preserve"> int x=10;</w:t>
      </w:r>
    </w:p>
    <w:p w:rsidR="00204E8B" w:rsidRPr="00A944A9" w:rsidRDefault="00204E8B" w:rsidP="008D2DD0">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204E8B" w:rsidRPr="00A944A9" w:rsidRDefault="00204E8B" w:rsidP="008D2DD0">
      <w:pPr>
        <w:autoSpaceDE w:val="0"/>
        <w:autoSpaceDN w:val="0"/>
        <w:adjustRightInd w:val="0"/>
        <w:spacing w:after="0" w:line="240" w:lineRule="auto"/>
        <w:ind w:left="216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8D2DD0" w:rsidRPr="00A944A9" w:rsidRDefault="00204E8B" w:rsidP="008D2DD0">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8D2DD0">
      <w:pPr>
        <w:autoSpaceDE w:val="0"/>
        <w:autoSpaceDN w:val="0"/>
        <w:adjustRightInd w:val="0"/>
        <w:spacing w:after="0" w:line="240" w:lineRule="auto"/>
        <w:ind w:left="144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204E8B" w:rsidRPr="00A944A9" w:rsidRDefault="00204E8B" w:rsidP="006D7945">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Compile successfully.</w:t>
      </w:r>
    </w:p>
    <w:p w:rsidR="00204E8B" w:rsidRPr="00A944A9" w:rsidRDefault="00204E8B" w:rsidP="006D7945">
      <w:pPr>
        <w:autoSpaceDE w:val="0"/>
        <w:autoSpaceDN w:val="0"/>
        <w:adjustRightInd w:val="0"/>
        <w:spacing w:after="0" w:line="240" w:lineRule="auto"/>
        <w:ind w:firstLine="720"/>
        <w:rPr>
          <w:rFonts w:ascii="Times New Roman" w:hAnsi="Times New Roman" w:cs="Times New Roman"/>
          <w:b/>
          <w:bCs/>
          <w:sz w:val="28"/>
          <w:szCs w:val="28"/>
        </w:rPr>
      </w:pPr>
      <w:r w:rsidRPr="00A944A9">
        <w:rPr>
          <w:rFonts w:ascii="Times New Roman" w:hAnsi="Times New Roman" w:cs="Times New Roman"/>
          <w:b/>
          <w:bCs/>
          <w:sz w:val="28"/>
          <w:szCs w:val="28"/>
        </w:rPr>
        <w:t>e) 1 and 2</w:t>
      </w:r>
    </w:p>
    <w:p w:rsidR="00204E8B" w:rsidRPr="00A944A9" w:rsidRDefault="00204E8B" w:rsidP="008D2DD0">
      <w:pPr>
        <w:autoSpaceDE w:val="0"/>
        <w:autoSpaceDN w:val="0"/>
        <w:adjustRightInd w:val="0"/>
        <w:spacing w:after="0" w:line="240" w:lineRule="auto"/>
        <w:ind w:left="144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int</w:t>
      </w:r>
      <w:proofErr w:type="gramEnd"/>
      <w:r w:rsidRPr="00A944A9">
        <w:rPr>
          <w:rFonts w:ascii="Times New Roman" w:hAnsi="Times New Roman" w:cs="Times New Roman"/>
          <w:bCs/>
          <w:sz w:val="28"/>
          <w:szCs w:val="28"/>
        </w:rPr>
        <w:t xml:space="preserve"> x=10;</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r w:rsidRPr="00A944A9">
        <w:rPr>
          <w:rFonts w:ascii="Times New Roman" w:hAnsi="Times New Roman" w:cs="Times New Roman"/>
          <w:bCs/>
          <w:sz w:val="28"/>
          <w:szCs w:val="28"/>
        </w:rPr>
        <w:t xml:space="preserve"> int x=10;</w:t>
      </w:r>
    </w:p>
    <w:p w:rsidR="00204E8B" w:rsidRPr="00A944A9" w:rsidRDefault="00204E8B" w:rsidP="008D2DD0">
      <w:pPr>
        <w:autoSpaceDE w:val="0"/>
        <w:autoSpaceDN w:val="0"/>
        <w:adjustRightInd w:val="0"/>
        <w:spacing w:after="0" w:line="240" w:lineRule="auto"/>
        <w:ind w:left="1440"/>
        <w:rPr>
          <w:rFonts w:ascii="Times New Roman" w:hAnsi="Times New Roman" w:cs="Times New Roman"/>
          <w:bCs/>
          <w:sz w:val="28"/>
          <w:szCs w:val="28"/>
        </w:rPr>
      </w:pPr>
      <w:r w:rsidRPr="00A944A9">
        <w:rPr>
          <w:rFonts w:ascii="Times New Roman" w:hAnsi="Times New Roman" w:cs="Times New Roman"/>
          <w:bCs/>
          <w:sz w:val="28"/>
          <w:szCs w:val="28"/>
        </w:rPr>
        <w:t>}</w:t>
      </w:r>
    </w:p>
    <w:p w:rsidR="006D7945" w:rsidRPr="00A944A9" w:rsidRDefault="006D7945" w:rsidP="006D7945">
      <w:pPr>
        <w:autoSpaceDE w:val="0"/>
        <w:autoSpaceDN w:val="0"/>
        <w:adjustRightInd w:val="0"/>
        <w:spacing w:after="0" w:line="240" w:lineRule="auto"/>
        <w:ind w:left="720" w:firstLine="720"/>
        <w:rPr>
          <w:rFonts w:ascii="Times New Roman" w:hAnsi="Times New Roman" w:cs="Times New Roman"/>
          <w:bCs/>
          <w:sz w:val="28"/>
          <w:szCs w:val="28"/>
        </w:rPr>
      </w:pPr>
    </w:p>
    <w:p w:rsidR="006D7945" w:rsidRPr="00A944A9" w:rsidRDefault="00204E8B" w:rsidP="006D7945">
      <w:pPr>
        <w:autoSpaceDE w:val="0"/>
        <w:autoSpaceDN w:val="0"/>
        <w:adjustRightInd w:val="0"/>
        <w:spacing w:after="0" w:line="240" w:lineRule="auto"/>
        <w:ind w:left="720" w:firstLine="720"/>
        <w:rPr>
          <w:rFonts w:ascii="Times New Roman" w:hAnsi="Times New Roman" w:cs="Times New Roman"/>
          <w:sz w:val="28"/>
          <w:szCs w:val="28"/>
        </w:rPr>
      </w:pPr>
      <w:r w:rsidRPr="00A944A9">
        <w:rPr>
          <w:rFonts w:ascii="Times New Roman" w:hAnsi="Times New Roman" w:cs="Times New Roman"/>
          <w:b/>
          <w:bCs/>
          <w:sz w:val="28"/>
          <w:szCs w:val="28"/>
          <w:u w:val="single"/>
        </w:rPr>
        <w:t>Output:</w:t>
      </w:r>
    </w:p>
    <w:p w:rsidR="00364617" w:rsidRPr="00A944A9" w:rsidRDefault="00364617" w:rsidP="00364617">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364617" w:rsidRPr="00A944A9" w:rsidRDefault="00364617" w:rsidP="00364617">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364617" w:rsidRPr="00A944A9" w:rsidRDefault="00364617" w:rsidP="00364617">
      <w:pPr>
        <w:autoSpaceDE w:val="0"/>
        <w:autoSpaceDN w:val="0"/>
        <w:adjustRightInd w:val="0"/>
        <w:spacing w:after="0" w:line="240" w:lineRule="auto"/>
        <w:ind w:left="1440" w:firstLine="720"/>
        <w:rPr>
          <w:rFonts w:ascii="Times New Roman" w:hAnsi="Times New Roman" w:cs="Times New Roman"/>
          <w:bCs/>
          <w:sz w:val="28"/>
          <w:szCs w:val="28"/>
        </w:rPr>
      </w:pPr>
      <w:r w:rsidRPr="00A944A9">
        <w:rPr>
          <w:rFonts w:ascii="Times New Roman" w:hAnsi="Times New Roman" w:cs="Times New Roman"/>
          <w:bCs/>
          <w:sz w:val="28"/>
          <w:szCs w:val="28"/>
        </w:rPr>
        <w:t>Test.java:4: x is already defined in Test</w:t>
      </w:r>
    </w:p>
    <w:p w:rsidR="00364617" w:rsidRPr="00A944A9" w:rsidRDefault="00364617" w:rsidP="00364617">
      <w:pPr>
        <w:autoSpaceDE w:val="0"/>
        <w:autoSpaceDN w:val="0"/>
        <w:adjustRightInd w:val="0"/>
        <w:spacing w:after="0" w:line="240" w:lineRule="auto"/>
        <w:ind w:left="1440"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static</w:t>
      </w:r>
      <w:proofErr w:type="gramEnd"/>
      <w:r w:rsidRPr="00A944A9">
        <w:rPr>
          <w:rFonts w:ascii="Times New Roman" w:hAnsi="Times New Roman" w:cs="Times New Roman"/>
          <w:bCs/>
          <w:sz w:val="28"/>
          <w:szCs w:val="28"/>
        </w:rPr>
        <w:t xml:space="preserve"> int x=10;</w:t>
      </w:r>
    </w:p>
    <w:p w:rsidR="00364617" w:rsidRPr="00A944A9" w:rsidRDefault="00364617" w:rsidP="00364617">
      <w:pPr>
        <w:autoSpaceDE w:val="0"/>
        <w:autoSpaceDN w:val="0"/>
        <w:adjustRightInd w:val="0"/>
        <w:spacing w:after="0" w:line="240" w:lineRule="auto"/>
        <w:ind w:left="720"/>
        <w:rPr>
          <w:rFonts w:ascii="Times New Roman" w:hAnsi="Times New Roman" w:cs="Times New Roman"/>
          <w:b/>
          <w:bCs/>
          <w:sz w:val="28"/>
          <w:szCs w:val="28"/>
        </w:rPr>
      </w:pPr>
      <w:r w:rsidRPr="00A944A9">
        <w:rPr>
          <w:rFonts w:ascii="Times New Roman" w:hAnsi="Times New Roman" w:cs="Times New Roman"/>
          <w:b/>
          <w:bCs/>
          <w:sz w:val="28"/>
          <w:szCs w:val="28"/>
        </w:rPr>
        <w:t>f) 3 and 4</w:t>
      </w:r>
    </w:p>
    <w:p w:rsidR="00364617" w:rsidRPr="00A944A9" w:rsidRDefault="00364617" w:rsidP="00364617">
      <w:pPr>
        <w:autoSpaceDE w:val="0"/>
        <w:autoSpaceDN w:val="0"/>
        <w:adjustRightInd w:val="0"/>
        <w:spacing w:after="0" w:line="240" w:lineRule="auto"/>
        <w:ind w:left="1440"/>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Example:</w:t>
      </w:r>
    </w:p>
    <w:p w:rsidR="00364617" w:rsidRPr="00A944A9" w:rsidRDefault="00364617" w:rsidP="00364617">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Test{</w:t>
      </w:r>
    </w:p>
    <w:p w:rsidR="00364617" w:rsidRPr="00A944A9" w:rsidRDefault="00364617" w:rsidP="00364617">
      <w:pPr>
        <w:autoSpaceDE w:val="0"/>
        <w:autoSpaceDN w:val="0"/>
        <w:adjustRightInd w:val="0"/>
        <w:spacing w:after="0" w:line="240" w:lineRule="auto"/>
        <w:ind w:left="288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64617" w:rsidRPr="00A944A9" w:rsidRDefault="00364617" w:rsidP="00364617">
      <w:pPr>
        <w:autoSpaceDE w:val="0"/>
        <w:autoSpaceDN w:val="0"/>
        <w:adjustRightInd w:val="0"/>
        <w:spacing w:after="0" w:line="240" w:lineRule="auto"/>
        <w:ind w:left="2880" w:firstLine="72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364617" w:rsidRPr="00A944A9" w:rsidRDefault="00364617" w:rsidP="00364617">
      <w:pPr>
        <w:autoSpaceDE w:val="0"/>
        <w:autoSpaceDN w:val="0"/>
        <w:adjustRightInd w:val="0"/>
        <w:spacing w:after="0" w:line="240" w:lineRule="auto"/>
        <w:ind w:left="2880"/>
        <w:rPr>
          <w:rFonts w:ascii="Times New Roman" w:hAnsi="Times New Roman" w:cs="Times New Roman"/>
          <w:bCs/>
          <w:sz w:val="28"/>
          <w:szCs w:val="28"/>
        </w:rPr>
      </w:pPr>
      <w:r w:rsidRPr="00A944A9">
        <w:rPr>
          <w:rFonts w:ascii="Times New Roman" w:hAnsi="Times New Roman" w:cs="Times New Roman"/>
          <w:bCs/>
          <w:sz w:val="28"/>
          <w:szCs w:val="28"/>
        </w:rPr>
        <w:t>}</w:t>
      </w:r>
    </w:p>
    <w:p w:rsidR="00364617" w:rsidRPr="00A944A9" w:rsidRDefault="00364617" w:rsidP="00364617">
      <w:pPr>
        <w:autoSpaceDE w:val="0"/>
        <w:autoSpaceDN w:val="0"/>
        <w:adjustRightInd w:val="0"/>
        <w:spacing w:after="0" w:line="240" w:lineRule="auto"/>
        <w:ind w:left="288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364617" w:rsidRPr="00A944A9" w:rsidRDefault="00364617" w:rsidP="00364617">
      <w:pPr>
        <w:autoSpaceDE w:val="0"/>
        <w:autoSpaceDN w:val="0"/>
        <w:adjustRightInd w:val="0"/>
        <w:spacing w:after="0" w:line="240" w:lineRule="auto"/>
        <w:ind w:left="2880" w:firstLine="720"/>
        <w:rPr>
          <w:rFonts w:ascii="Times New Roman" w:hAnsi="Times New Roman" w:cs="Times New Roman"/>
          <w:bCs/>
          <w:sz w:val="28"/>
          <w:szCs w:val="28"/>
        </w:rPr>
      </w:pPr>
      <w:proofErr w:type="spell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(x);</w:t>
      </w:r>
    </w:p>
    <w:p w:rsidR="00364617" w:rsidRPr="00A944A9" w:rsidRDefault="00364617" w:rsidP="00364617">
      <w:pPr>
        <w:autoSpaceDE w:val="0"/>
        <w:autoSpaceDN w:val="0"/>
        <w:adjustRightInd w:val="0"/>
        <w:spacing w:after="0" w:line="240" w:lineRule="auto"/>
        <w:ind w:left="2880"/>
        <w:rPr>
          <w:rFonts w:ascii="Times New Roman" w:hAnsi="Times New Roman" w:cs="Times New Roman"/>
          <w:bCs/>
          <w:sz w:val="28"/>
          <w:szCs w:val="28"/>
        </w:rPr>
      </w:pPr>
      <w:r w:rsidRPr="00A944A9">
        <w:rPr>
          <w:rFonts w:ascii="Times New Roman" w:hAnsi="Times New Roman" w:cs="Times New Roman"/>
          <w:bCs/>
          <w:sz w:val="28"/>
          <w:szCs w:val="28"/>
        </w:rPr>
        <w:t>}</w:t>
      </w:r>
    </w:p>
    <w:p w:rsidR="00364617" w:rsidRPr="00A944A9" w:rsidRDefault="00364617" w:rsidP="00364617">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w:t>
      </w:r>
    </w:p>
    <w:p w:rsidR="00364617" w:rsidRPr="00A944A9" w:rsidRDefault="00364617" w:rsidP="00364617">
      <w:pPr>
        <w:autoSpaceDE w:val="0"/>
        <w:autoSpaceDN w:val="0"/>
        <w:adjustRightInd w:val="0"/>
        <w:spacing w:after="0" w:line="240" w:lineRule="auto"/>
        <w:ind w:left="720" w:firstLine="720"/>
        <w:rPr>
          <w:rFonts w:ascii="Times New Roman" w:hAnsi="Times New Roman" w:cs="Times New Roman"/>
          <w:b/>
          <w:bCs/>
          <w:sz w:val="28"/>
          <w:szCs w:val="28"/>
        </w:rPr>
      </w:pPr>
      <w:r w:rsidRPr="00A944A9">
        <w:rPr>
          <w:rFonts w:ascii="Times New Roman" w:hAnsi="Times New Roman" w:cs="Times New Roman"/>
          <w:b/>
          <w:bCs/>
          <w:sz w:val="28"/>
          <w:szCs w:val="28"/>
          <w:u w:val="single"/>
        </w:rPr>
        <w:t>Output</w:t>
      </w:r>
      <w:r w:rsidRPr="00A944A9">
        <w:rPr>
          <w:rFonts w:ascii="Times New Roman" w:hAnsi="Times New Roman" w:cs="Times New Roman"/>
          <w:b/>
          <w:bCs/>
          <w:sz w:val="28"/>
          <w:szCs w:val="28"/>
        </w:rPr>
        <w:t>:</w:t>
      </w:r>
    </w:p>
    <w:p w:rsidR="00364617" w:rsidRPr="00A944A9" w:rsidRDefault="00364617" w:rsidP="00364617">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Compile time error.</w:t>
      </w:r>
    </w:p>
    <w:p w:rsidR="00364617" w:rsidRPr="00A944A9" w:rsidRDefault="00364617" w:rsidP="00364617">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D:\Java&gt;javac Test.java</w:t>
      </w:r>
    </w:p>
    <w:p w:rsidR="00364617" w:rsidRPr="00A944A9" w:rsidRDefault="00364617" w:rsidP="00364617">
      <w:pPr>
        <w:autoSpaceDE w:val="0"/>
        <w:autoSpaceDN w:val="0"/>
        <w:adjustRightInd w:val="0"/>
        <w:spacing w:after="0" w:line="240" w:lineRule="auto"/>
        <w:ind w:left="2160"/>
        <w:rPr>
          <w:rFonts w:ascii="Times New Roman" w:hAnsi="Times New Roman" w:cs="Times New Roman"/>
          <w:bCs/>
          <w:sz w:val="28"/>
          <w:szCs w:val="28"/>
        </w:rPr>
      </w:pPr>
      <w:r w:rsidRPr="00A944A9">
        <w:rPr>
          <w:rFonts w:ascii="Times New Roman" w:hAnsi="Times New Roman" w:cs="Times New Roman"/>
          <w:bCs/>
          <w:sz w:val="28"/>
          <w:szCs w:val="28"/>
        </w:rPr>
        <w:t xml:space="preserve">Test.java:5: </w:t>
      </w:r>
      <w:proofErr w:type="spellStart"/>
      <w:proofErr w:type="gram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 is already defined in Test</w:t>
      </w:r>
    </w:p>
    <w:p w:rsidR="00364617" w:rsidRPr="00A944A9" w:rsidRDefault="00364617" w:rsidP="00364617">
      <w:pPr>
        <w:autoSpaceDE w:val="0"/>
        <w:autoSpaceDN w:val="0"/>
        <w:adjustRightInd w:val="0"/>
        <w:spacing w:after="0" w:line="240" w:lineRule="auto"/>
        <w:ind w:left="216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w:t>
      </w:r>
      <w:proofErr w:type="spellStart"/>
      <w:r w:rsidRPr="00A944A9">
        <w:rPr>
          <w:rFonts w:ascii="Times New Roman" w:hAnsi="Times New Roman" w:cs="Times New Roman"/>
          <w:bCs/>
          <w:sz w:val="28"/>
          <w:szCs w:val="28"/>
        </w:rPr>
        <w:t>methodOne</w:t>
      </w:r>
      <w:proofErr w:type="spellEnd"/>
      <w:r w:rsidRPr="00A944A9">
        <w:rPr>
          <w:rFonts w:ascii="Times New Roman" w:hAnsi="Times New Roman" w:cs="Times New Roman"/>
          <w:bCs/>
          <w:sz w:val="28"/>
          <w:szCs w:val="28"/>
        </w:rPr>
        <w:t>(){</w:t>
      </w:r>
    </w:p>
    <w:p w:rsidR="00BE3C8D" w:rsidRPr="00A944A9" w:rsidRDefault="00BE3C8D" w:rsidP="00BE3C8D">
      <w:pPr>
        <w:autoSpaceDE w:val="0"/>
        <w:autoSpaceDN w:val="0"/>
        <w:adjustRightInd w:val="0"/>
        <w:spacing w:after="0" w:line="240" w:lineRule="auto"/>
        <w:rPr>
          <w:rFonts w:ascii="Times New Roman" w:hAnsi="Times New Roman" w:cs="Times New Roman"/>
          <w:bCs/>
          <w:sz w:val="28"/>
          <w:szCs w:val="28"/>
        </w:rPr>
      </w:pPr>
    </w:p>
    <w:p w:rsidR="00BE3C8D" w:rsidRPr="00A944A9" w:rsidRDefault="00364617" w:rsidP="00BE3C8D">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For static methods implementation should be available but for abstract methods</w:t>
      </w:r>
      <w:r w:rsidR="00BE3C8D"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implementation is not available hence static abstract combination is illegal for methods.</w:t>
      </w:r>
    </w:p>
    <w:p w:rsidR="00F52CD4" w:rsidRPr="00A944A9" w:rsidRDefault="00F52CD4" w:rsidP="00F52CD4">
      <w:pPr>
        <w:autoSpaceDE w:val="0"/>
        <w:autoSpaceDN w:val="0"/>
        <w:adjustRightInd w:val="0"/>
        <w:spacing w:after="0" w:line="240" w:lineRule="auto"/>
        <w:rPr>
          <w:rFonts w:ascii="Times New Roman" w:hAnsi="Times New Roman" w:cs="Times New Roman"/>
          <w:b/>
          <w:bCs/>
          <w:sz w:val="32"/>
          <w:szCs w:val="32"/>
          <w:u w:val="single"/>
        </w:rPr>
      </w:pPr>
      <w:r w:rsidRPr="00A944A9">
        <w:rPr>
          <w:rFonts w:ascii="Times New Roman" w:hAnsi="Times New Roman" w:cs="Times New Roman"/>
          <w:b/>
          <w:bCs/>
          <w:sz w:val="32"/>
          <w:szCs w:val="32"/>
          <w:u w:val="single"/>
        </w:rPr>
        <w:lastRenderedPageBreak/>
        <w:t>Case 1:</w:t>
      </w:r>
    </w:p>
    <w:p w:rsidR="00F52CD4" w:rsidRPr="00A944A9" w:rsidRDefault="00F52CD4" w:rsidP="00F52CD4">
      <w:pPr>
        <w:autoSpaceDE w:val="0"/>
        <w:autoSpaceDN w:val="0"/>
        <w:adjustRightInd w:val="0"/>
        <w:spacing w:after="0" w:line="240" w:lineRule="auto"/>
        <w:rPr>
          <w:rFonts w:ascii="Times New Roman" w:hAnsi="Times New Roman" w:cs="Times New Roman"/>
          <w:bCs/>
          <w:color w:val="000000"/>
          <w:sz w:val="28"/>
          <w:szCs w:val="28"/>
        </w:rPr>
      </w:pPr>
      <w:r w:rsidRPr="00A944A9">
        <w:rPr>
          <w:rFonts w:ascii="Times New Roman" w:hAnsi="Times New Roman" w:cs="Times New Roman"/>
          <w:bCs/>
          <w:color w:val="000000"/>
          <w:sz w:val="28"/>
          <w:szCs w:val="28"/>
        </w:rPr>
        <w:t xml:space="preserve">Overloading concept is applicable for static method including main method </w:t>
      </w:r>
      <w:proofErr w:type="spellStart"/>
      <w:r w:rsidRPr="00A944A9">
        <w:rPr>
          <w:rFonts w:ascii="Times New Roman" w:hAnsi="Times New Roman" w:cs="Times New Roman"/>
          <w:bCs/>
          <w:color w:val="000000"/>
          <w:sz w:val="28"/>
          <w:szCs w:val="28"/>
        </w:rPr>
        <w:t>also.But</w:t>
      </w:r>
      <w:proofErr w:type="spellEnd"/>
      <w:r w:rsidRPr="00A944A9">
        <w:rPr>
          <w:rFonts w:ascii="Times New Roman" w:hAnsi="Times New Roman" w:cs="Times New Roman"/>
          <w:bCs/>
          <w:color w:val="000000"/>
          <w:sz w:val="28"/>
          <w:szCs w:val="28"/>
        </w:rPr>
        <w:t xml:space="preserve"> JVM will always call </w:t>
      </w:r>
      <w:proofErr w:type="gramStart"/>
      <w:r w:rsidRPr="00A944A9">
        <w:rPr>
          <w:rFonts w:ascii="Times New Roman" w:hAnsi="Times New Roman" w:cs="Times New Roman"/>
          <w:bCs/>
          <w:color w:val="000000"/>
          <w:sz w:val="28"/>
          <w:szCs w:val="28"/>
        </w:rPr>
        <w:t>String[</w:t>
      </w:r>
      <w:proofErr w:type="gramEnd"/>
      <w:r w:rsidRPr="00A944A9">
        <w:rPr>
          <w:rFonts w:ascii="Times New Roman" w:hAnsi="Times New Roman" w:cs="Times New Roman"/>
          <w:bCs/>
          <w:color w:val="000000"/>
          <w:sz w:val="28"/>
          <w:szCs w:val="28"/>
        </w:rPr>
        <w:t xml:space="preserve">] </w:t>
      </w:r>
      <w:proofErr w:type="spellStart"/>
      <w:r w:rsidRPr="00A944A9">
        <w:rPr>
          <w:rFonts w:ascii="Times New Roman" w:hAnsi="Times New Roman" w:cs="Times New Roman"/>
          <w:bCs/>
          <w:color w:val="000000"/>
          <w:sz w:val="28"/>
          <w:szCs w:val="28"/>
        </w:rPr>
        <w:t>args</w:t>
      </w:r>
      <w:proofErr w:type="spellEnd"/>
      <w:r w:rsidRPr="00A944A9">
        <w:rPr>
          <w:rFonts w:ascii="Times New Roman" w:hAnsi="Times New Roman" w:cs="Times New Roman"/>
          <w:bCs/>
          <w:color w:val="000000"/>
          <w:sz w:val="28"/>
          <w:szCs w:val="28"/>
        </w:rPr>
        <w:t xml:space="preserve"> main method .</w:t>
      </w:r>
    </w:p>
    <w:p w:rsidR="00F52CD4" w:rsidRPr="00A944A9" w:rsidRDefault="00F52CD4" w:rsidP="00F52CD4">
      <w:pPr>
        <w:autoSpaceDE w:val="0"/>
        <w:autoSpaceDN w:val="0"/>
        <w:adjustRightInd w:val="0"/>
        <w:spacing w:after="0" w:line="240" w:lineRule="auto"/>
        <w:rPr>
          <w:rFonts w:ascii="Times New Roman" w:hAnsi="Times New Roman" w:cs="Times New Roman"/>
          <w:bCs/>
          <w:color w:val="000000"/>
          <w:sz w:val="28"/>
          <w:szCs w:val="28"/>
        </w:rPr>
      </w:pPr>
    </w:p>
    <w:p w:rsidR="00F52CD4" w:rsidRPr="00A944A9" w:rsidRDefault="00F52CD4" w:rsidP="00F52CD4">
      <w:pPr>
        <w:autoSpaceDE w:val="0"/>
        <w:autoSpaceDN w:val="0"/>
        <w:adjustRightInd w:val="0"/>
        <w:spacing w:after="0" w:line="240" w:lineRule="auto"/>
        <w:rPr>
          <w:rFonts w:ascii="Times New Roman" w:hAnsi="Times New Roman" w:cs="Times New Roman"/>
          <w:bCs/>
          <w:color w:val="000000"/>
          <w:sz w:val="28"/>
          <w:szCs w:val="28"/>
        </w:rPr>
      </w:pPr>
      <w:r w:rsidRPr="00A944A9">
        <w:rPr>
          <w:rFonts w:ascii="Times New Roman" w:hAnsi="Times New Roman" w:cs="Times New Roman"/>
          <w:bCs/>
          <w:color w:val="000000"/>
          <w:sz w:val="28"/>
          <w:szCs w:val="28"/>
        </w:rPr>
        <w:t xml:space="preserve">The other overloaded method we have to call explicitly then it will be executed just like a normal method </w:t>
      </w:r>
      <w:proofErr w:type="gramStart"/>
      <w:r w:rsidRPr="00A944A9">
        <w:rPr>
          <w:rFonts w:ascii="Times New Roman" w:hAnsi="Times New Roman" w:cs="Times New Roman"/>
          <w:bCs/>
          <w:color w:val="000000"/>
          <w:sz w:val="28"/>
          <w:szCs w:val="28"/>
        </w:rPr>
        <w:t>call .</w:t>
      </w:r>
      <w:proofErr w:type="gramEnd"/>
    </w:p>
    <w:p w:rsidR="00F52CD4" w:rsidRPr="00A944A9" w:rsidRDefault="00F52CD4" w:rsidP="00F52CD4">
      <w:pPr>
        <w:autoSpaceDE w:val="0"/>
        <w:autoSpaceDN w:val="0"/>
        <w:adjustRightInd w:val="0"/>
        <w:spacing w:after="0" w:line="240" w:lineRule="auto"/>
        <w:rPr>
          <w:rFonts w:ascii="Times New Roman" w:hAnsi="Times New Roman" w:cs="Times New Roman"/>
          <w:bCs/>
          <w:color w:val="000000"/>
          <w:sz w:val="28"/>
          <w:szCs w:val="28"/>
        </w:rPr>
      </w:pPr>
    </w:p>
    <w:p w:rsidR="002A13EA" w:rsidRPr="00A944A9" w:rsidRDefault="00F52CD4" w:rsidP="00F52CD4">
      <w:pPr>
        <w:autoSpaceDE w:val="0"/>
        <w:autoSpaceDN w:val="0"/>
        <w:adjustRightInd w:val="0"/>
        <w:spacing w:after="0" w:line="240" w:lineRule="auto"/>
        <w:rPr>
          <w:rFonts w:ascii="Times New Roman" w:hAnsi="Times New Roman" w:cs="Times New Roman"/>
          <w:b/>
          <w:bCs/>
          <w:color w:val="000000"/>
          <w:sz w:val="28"/>
          <w:szCs w:val="28"/>
          <w:u w:val="single"/>
        </w:rPr>
      </w:pPr>
      <w:r w:rsidRPr="00A944A9">
        <w:rPr>
          <w:rFonts w:ascii="Times New Roman" w:hAnsi="Times New Roman" w:cs="Times New Roman"/>
          <w:b/>
          <w:bCs/>
          <w:color w:val="000000"/>
          <w:sz w:val="28"/>
          <w:szCs w:val="28"/>
          <w:u w:val="single"/>
        </w:rPr>
        <w:t>Example:</w:t>
      </w:r>
    </w:p>
    <w:p w:rsidR="00F52CD4" w:rsidRPr="00A944A9" w:rsidRDefault="00F52CD4" w:rsidP="00F52CD4">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noProof/>
          <w:sz w:val="28"/>
          <w:szCs w:val="28"/>
        </w:rPr>
        <w:drawing>
          <wp:inline distT="0" distB="0" distL="0" distR="0" wp14:anchorId="05738247" wp14:editId="3B598B20">
            <wp:extent cx="5943600" cy="2629801"/>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7"/>
                    <a:srcRect/>
                    <a:stretch>
                      <a:fillRect/>
                    </a:stretch>
                  </pic:blipFill>
                  <pic:spPr bwMode="auto">
                    <a:xfrm>
                      <a:off x="0" y="0"/>
                      <a:ext cx="5943600" cy="2629801"/>
                    </a:xfrm>
                    <a:prstGeom prst="rect">
                      <a:avLst/>
                    </a:prstGeom>
                    <a:noFill/>
                    <a:ln w="9525">
                      <a:noFill/>
                      <a:miter lim="800000"/>
                      <a:headEnd/>
                      <a:tailEnd/>
                    </a:ln>
                  </pic:spPr>
                </pic:pic>
              </a:graphicData>
            </a:graphic>
          </wp:inline>
        </w:drawing>
      </w:r>
    </w:p>
    <w:p w:rsidR="00B547DF" w:rsidRPr="00A944A9" w:rsidRDefault="00B547DF" w:rsidP="00B547DF">
      <w:pPr>
        <w:autoSpaceDE w:val="0"/>
        <w:autoSpaceDN w:val="0"/>
        <w:adjustRightInd w:val="0"/>
        <w:spacing w:after="0" w:line="240" w:lineRule="auto"/>
        <w:rPr>
          <w:rFonts w:ascii="Times New Roman" w:hAnsi="Times New Roman" w:cs="Times New Roman"/>
          <w:b/>
          <w:bCs/>
          <w:sz w:val="28"/>
          <w:szCs w:val="28"/>
          <w:u w:val="single"/>
        </w:rPr>
      </w:pPr>
      <w:proofErr w:type="gramStart"/>
      <w:r w:rsidRPr="00A944A9">
        <w:rPr>
          <w:rFonts w:ascii="Times New Roman" w:hAnsi="Times New Roman" w:cs="Times New Roman"/>
          <w:b/>
          <w:bCs/>
          <w:sz w:val="28"/>
          <w:szCs w:val="28"/>
          <w:u w:val="single"/>
        </w:rPr>
        <w:t>Output :</w:t>
      </w:r>
      <w:proofErr w:type="gramEnd"/>
    </w:p>
    <w:p w:rsidR="00B547DF" w:rsidRPr="00A944A9" w:rsidRDefault="00B547DF" w:rsidP="00B547DF">
      <w:pPr>
        <w:autoSpaceDE w:val="0"/>
        <w:autoSpaceDN w:val="0"/>
        <w:adjustRightInd w:val="0"/>
        <w:spacing w:after="0" w:line="240" w:lineRule="auto"/>
        <w:ind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String(</w:t>
      </w:r>
      <w:proofErr w:type="gramEnd"/>
      <w:r w:rsidRPr="00A944A9">
        <w:rPr>
          <w:rFonts w:ascii="Times New Roman" w:hAnsi="Times New Roman" w:cs="Times New Roman"/>
          <w:bCs/>
          <w:sz w:val="28"/>
          <w:szCs w:val="28"/>
        </w:rPr>
        <w:t>) method is called</w:t>
      </w:r>
    </w:p>
    <w:p w:rsidR="00B547DF" w:rsidRPr="00A944A9" w:rsidRDefault="00B547DF" w:rsidP="00B547DF">
      <w:pPr>
        <w:autoSpaceDE w:val="0"/>
        <w:autoSpaceDN w:val="0"/>
        <w:adjustRightInd w:val="0"/>
        <w:spacing w:after="0" w:line="240" w:lineRule="auto"/>
        <w:ind w:firstLine="720"/>
        <w:rPr>
          <w:rFonts w:ascii="Times New Roman" w:hAnsi="Times New Roman" w:cs="Times New Roman"/>
          <w:bCs/>
          <w:sz w:val="28"/>
          <w:szCs w:val="28"/>
        </w:rPr>
      </w:pPr>
    </w:p>
    <w:p w:rsidR="00B547DF" w:rsidRPr="00A944A9" w:rsidRDefault="00B547DF" w:rsidP="00B547D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Case 2:</w:t>
      </w:r>
    </w:p>
    <w:p w:rsidR="00B547DF" w:rsidRPr="00A944A9" w:rsidRDefault="00B547DF" w:rsidP="00895202">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 xml:space="preserve">Inheritance concept is applicable for static methods including </w:t>
      </w:r>
      <w:proofErr w:type="gramStart"/>
      <w:r w:rsidRPr="00A944A9">
        <w:rPr>
          <w:rFonts w:ascii="Times New Roman" w:hAnsi="Times New Roman" w:cs="Times New Roman"/>
          <w:bCs/>
          <w:sz w:val="28"/>
          <w:szCs w:val="28"/>
        </w:rPr>
        <w:t>main(</w:t>
      </w:r>
      <w:proofErr w:type="gramEnd"/>
      <w:r w:rsidRPr="00A944A9">
        <w:rPr>
          <w:rFonts w:ascii="Times New Roman" w:hAnsi="Times New Roman" w:cs="Times New Roman"/>
          <w:bCs/>
          <w:sz w:val="28"/>
          <w:szCs w:val="28"/>
        </w:rPr>
        <w:t>) method hence</w:t>
      </w:r>
      <w:r w:rsidR="00895202"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while executing child class, if the child doesn't contain main() method then the parent</w:t>
      </w:r>
      <w:r w:rsidR="00895202" w:rsidRPr="00A944A9">
        <w:rPr>
          <w:rFonts w:ascii="Times New Roman" w:hAnsi="Times New Roman" w:cs="Times New Roman"/>
          <w:bCs/>
          <w:sz w:val="28"/>
          <w:szCs w:val="28"/>
        </w:rPr>
        <w:t xml:space="preserve"> </w:t>
      </w:r>
      <w:r w:rsidRPr="00A944A9">
        <w:rPr>
          <w:rFonts w:ascii="Times New Roman" w:hAnsi="Times New Roman" w:cs="Times New Roman"/>
          <w:bCs/>
          <w:sz w:val="28"/>
          <w:szCs w:val="28"/>
        </w:rPr>
        <w:t>class main method will be executed.</w:t>
      </w:r>
    </w:p>
    <w:p w:rsidR="00895202" w:rsidRPr="00A944A9" w:rsidRDefault="00895202" w:rsidP="00895202">
      <w:pPr>
        <w:autoSpaceDE w:val="0"/>
        <w:autoSpaceDN w:val="0"/>
        <w:adjustRightInd w:val="0"/>
        <w:spacing w:after="0" w:line="240" w:lineRule="auto"/>
        <w:ind w:firstLine="720"/>
        <w:rPr>
          <w:rFonts w:ascii="Times New Roman" w:hAnsi="Times New Roman" w:cs="Times New Roman"/>
          <w:bCs/>
          <w:sz w:val="28"/>
          <w:szCs w:val="28"/>
        </w:rPr>
      </w:pPr>
    </w:p>
    <w:p w:rsidR="00B547DF" w:rsidRPr="00A944A9" w:rsidRDefault="00B547DF" w:rsidP="00B547DF">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
          <w:bCs/>
          <w:sz w:val="28"/>
          <w:szCs w:val="28"/>
          <w:u w:val="single"/>
        </w:rPr>
        <w:t>Example</w:t>
      </w:r>
      <w:r w:rsidRPr="00A944A9">
        <w:rPr>
          <w:rFonts w:ascii="Times New Roman" w:hAnsi="Times New Roman" w:cs="Times New Roman"/>
          <w:bCs/>
          <w:sz w:val="28"/>
          <w:szCs w:val="28"/>
        </w:rPr>
        <w:t>:</w:t>
      </w:r>
    </w:p>
    <w:p w:rsidR="00B547DF" w:rsidRPr="00A944A9" w:rsidRDefault="00B547DF" w:rsidP="00895202">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Parent{</w:t>
      </w:r>
    </w:p>
    <w:p w:rsidR="00B547DF" w:rsidRPr="00A944A9" w:rsidRDefault="00B547DF" w:rsidP="00895202">
      <w:pPr>
        <w:autoSpaceDE w:val="0"/>
        <w:autoSpaceDN w:val="0"/>
        <w:adjustRightInd w:val="0"/>
        <w:spacing w:after="0" w:line="240" w:lineRule="auto"/>
        <w:ind w:left="720"/>
        <w:rPr>
          <w:rFonts w:ascii="Times New Roman" w:hAnsi="Times New Roman" w:cs="Times New Roman"/>
          <w:bCs/>
          <w:sz w:val="28"/>
          <w:szCs w:val="28"/>
        </w:rPr>
      </w:pPr>
      <w:proofErr w:type="gramStart"/>
      <w:r w:rsidRPr="00A944A9">
        <w:rPr>
          <w:rFonts w:ascii="Times New Roman" w:hAnsi="Times New Roman" w:cs="Times New Roman"/>
          <w:bCs/>
          <w:sz w:val="28"/>
          <w:szCs w:val="28"/>
        </w:rPr>
        <w:t>public</w:t>
      </w:r>
      <w:proofErr w:type="gramEnd"/>
      <w:r w:rsidRPr="00A944A9">
        <w:rPr>
          <w:rFonts w:ascii="Times New Roman" w:hAnsi="Times New Roman" w:cs="Times New Roman"/>
          <w:bCs/>
          <w:sz w:val="28"/>
          <w:szCs w:val="28"/>
        </w:rPr>
        <w:t xml:space="preserve"> static void main(String </w:t>
      </w:r>
      <w:proofErr w:type="spellStart"/>
      <w:r w:rsidRPr="00A944A9">
        <w:rPr>
          <w:rFonts w:ascii="Times New Roman" w:hAnsi="Times New Roman" w:cs="Times New Roman"/>
          <w:bCs/>
          <w:sz w:val="28"/>
          <w:szCs w:val="28"/>
        </w:rPr>
        <w:t>args</w:t>
      </w:r>
      <w:proofErr w:type="spellEnd"/>
      <w:r w:rsidRPr="00A944A9">
        <w:rPr>
          <w:rFonts w:ascii="Times New Roman" w:hAnsi="Times New Roman" w:cs="Times New Roman"/>
          <w:bCs/>
          <w:sz w:val="28"/>
          <w:szCs w:val="28"/>
        </w:rPr>
        <w:t>[]){</w:t>
      </w:r>
    </w:p>
    <w:p w:rsidR="00B547DF" w:rsidRPr="00A944A9" w:rsidRDefault="00B547DF" w:rsidP="00895202">
      <w:pPr>
        <w:autoSpaceDE w:val="0"/>
        <w:autoSpaceDN w:val="0"/>
        <w:adjustRightInd w:val="0"/>
        <w:spacing w:after="0" w:line="240" w:lineRule="auto"/>
        <w:ind w:left="720" w:firstLine="720"/>
        <w:rPr>
          <w:rFonts w:ascii="Times New Roman" w:hAnsi="Times New Roman" w:cs="Times New Roman"/>
          <w:bCs/>
          <w:sz w:val="28"/>
          <w:szCs w:val="28"/>
        </w:rPr>
      </w:pPr>
      <w:proofErr w:type="spellStart"/>
      <w:proofErr w:type="gramStart"/>
      <w:r w:rsidRPr="00A944A9">
        <w:rPr>
          <w:rFonts w:ascii="Times New Roman" w:hAnsi="Times New Roman" w:cs="Times New Roman"/>
          <w:bCs/>
          <w:sz w:val="28"/>
          <w:szCs w:val="28"/>
        </w:rPr>
        <w:t>System.out.println</w:t>
      </w:r>
      <w:proofErr w:type="spellEnd"/>
      <w:r w:rsidRPr="00A944A9">
        <w:rPr>
          <w:rFonts w:ascii="Times New Roman" w:hAnsi="Times New Roman" w:cs="Times New Roman"/>
          <w:bCs/>
          <w:sz w:val="28"/>
          <w:szCs w:val="28"/>
        </w:rPr>
        <w:t>(</w:t>
      </w:r>
      <w:proofErr w:type="gramEnd"/>
      <w:r w:rsidRPr="00A944A9">
        <w:rPr>
          <w:rFonts w:ascii="Times New Roman" w:hAnsi="Times New Roman" w:cs="Times New Roman"/>
          <w:bCs/>
          <w:sz w:val="28"/>
          <w:szCs w:val="28"/>
        </w:rPr>
        <w:t>"parent main() method called");</w:t>
      </w:r>
    </w:p>
    <w:p w:rsidR="00B547DF" w:rsidRPr="00A944A9" w:rsidRDefault="00B547DF" w:rsidP="00895202">
      <w:pPr>
        <w:autoSpaceDE w:val="0"/>
        <w:autoSpaceDN w:val="0"/>
        <w:adjustRightInd w:val="0"/>
        <w:spacing w:after="0" w:line="240" w:lineRule="auto"/>
        <w:ind w:left="720"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B547DF" w:rsidRPr="00A944A9" w:rsidRDefault="00B547DF" w:rsidP="00895202">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w:t>
      </w:r>
    </w:p>
    <w:p w:rsidR="00B547DF" w:rsidRPr="00A944A9" w:rsidRDefault="00B547DF" w:rsidP="00B46C2E">
      <w:pPr>
        <w:autoSpaceDE w:val="0"/>
        <w:autoSpaceDN w:val="0"/>
        <w:adjustRightInd w:val="0"/>
        <w:spacing w:after="0" w:line="240" w:lineRule="auto"/>
        <w:ind w:firstLine="720"/>
        <w:rPr>
          <w:rFonts w:ascii="Times New Roman" w:hAnsi="Times New Roman" w:cs="Times New Roman"/>
          <w:bCs/>
          <w:sz w:val="28"/>
          <w:szCs w:val="28"/>
        </w:rPr>
      </w:pPr>
      <w:proofErr w:type="gramStart"/>
      <w:r w:rsidRPr="00A944A9">
        <w:rPr>
          <w:rFonts w:ascii="Times New Roman" w:hAnsi="Times New Roman" w:cs="Times New Roman"/>
          <w:bCs/>
          <w:sz w:val="28"/>
          <w:szCs w:val="28"/>
        </w:rPr>
        <w:t>class</w:t>
      </w:r>
      <w:proofErr w:type="gramEnd"/>
      <w:r w:rsidRPr="00A944A9">
        <w:rPr>
          <w:rFonts w:ascii="Times New Roman" w:hAnsi="Times New Roman" w:cs="Times New Roman"/>
          <w:bCs/>
          <w:sz w:val="28"/>
          <w:szCs w:val="28"/>
        </w:rPr>
        <w:t xml:space="preserve"> child extends Parent{</w:t>
      </w:r>
    </w:p>
    <w:p w:rsidR="00B547DF" w:rsidRPr="00A944A9" w:rsidRDefault="00B547DF" w:rsidP="00B46C2E">
      <w:pPr>
        <w:autoSpaceDE w:val="0"/>
        <w:autoSpaceDN w:val="0"/>
        <w:adjustRightInd w:val="0"/>
        <w:spacing w:after="0" w:line="240" w:lineRule="auto"/>
        <w:ind w:firstLine="720"/>
        <w:rPr>
          <w:rFonts w:ascii="Times New Roman" w:hAnsi="Times New Roman" w:cs="Times New Roman"/>
          <w:bCs/>
          <w:sz w:val="28"/>
          <w:szCs w:val="28"/>
        </w:rPr>
      </w:pPr>
      <w:r w:rsidRPr="00A944A9">
        <w:rPr>
          <w:rFonts w:ascii="Times New Roman" w:hAnsi="Times New Roman" w:cs="Times New Roman"/>
          <w:bCs/>
          <w:sz w:val="28"/>
          <w:szCs w:val="28"/>
        </w:rPr>
        <w:t>}</w:t>
      </w:r>
    </w:p>
    <w:p w:rsidR="00F52CD4" w:rsidRPr="00A944A9" w:rsidRDefault="00B547DF" w:rsidP="00B547D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Output:</w:t>
      </w:r>
    </w:p>
    <w:p w:rsidR="00B46C2E" w:rsidRPr="00A944A9" w:rsidRDefault="00E67395" w:rsidP="00B547D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noProof/>
          <w:sz w:val="28"/>
          <w:szCs w:val="28"/>
          <w:u w:val="single"/>
        </w:rPr>
        <w:lastRenderedPageBreak/>
        <w:drawing>
          <wp:inline distT="0" distB="0" distL="0" distR="0" wp14:anchorId="753B2057" wp14:editId="7854A203">
            <wp:extent cx="3418766" cy="3130906"/>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srcRect/>
                    <a:stretch>
                      <a:fillRect/>
                    </a:stretch>
                  </pic:blipFill>
                  <pic:spPr bwMode="auto">
                    <a:xfrm>
                      <a:off x="0" y="0"/>
                      <a:ext cx="3417040" cy="3129325"/>
                    </a:xfrm>
                    <a:prstGeom prst="rect">
                      <a:avLst/>
                    </a:prstGeom>
                    <a:noFill/>
                    <a:ln w="9525">
                      <a:noFill/>
                      <a:miter lim="800000"/>
                      <a:headEnd/>
                      <a:tailEnd/>
                    </a:ln>
                  </pic:spPr>
                </pic:pic>
              </a:graphicData>
            </a:graphic>
          </wp:inline>
        </w:drawing>
      </w:r>
    </w:p>
    <w:p w:rsidR="00E67395" w:rsidRPr="00A944A9" w:rsidRDefault="00E67395" w:rsidP="00B547DF">
      <w:pPr>
        <w:autoSpaceDE w:val="0"/>
        <w:autoSpaceDN w:val="0"/>
        <w:adjustRightInd w:val="0"/>
        <w:spacing w:after="0" w:line="240" w:lineRule="auto"/>
        <w:rPr>
          <w:rFonts w:ascii="Times New Roman" w:hAnsi="Times New Roman" w:cs="Times New Roman"/>
          <w:b/>
          <w:bCs/>
          <w:sz w:val="28"/>
          <w:szCs w:val="28"/>
          <w:u w:val="single"/>
        </w:rPr>
      </w:pPr>
    </w:p>
    <w:p w:rsidR="00E67395" w:rsidRPr="00A944A9" w:rsidRDefault="002F63CB" w:rsidP="00B547D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noProof/>
          <w:sz w:val="28"/>
          <w:szCs w:val="28"/>
          <w:u w:val="single"/>
        </w:rPr>
        <w:drawing>
          <wp:inline distT="0" distB="0" distL="0" distR="0" wp14:anchorId="61D84965" wp14:editId="41848EB8">
            <wp:extent cx="5943600" cy="3131191"/>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9"/>
                    <a:srcRect/>
                    <a:stretch>
                      <a:fillRect/>
                    </a:stretch>
                  </pic:blipFill>
                  <pic:spPr bwMode="auto">
                    <a:xfrm>
                      <a:off x="0" y="0"/>
                      <a:ext cx="5943600" cy="3131191"/>
                    </a:xfrm>
                    <a:prstGeom prst="rect">
                      <a:avLst/>
                    </a:prstGeom>
                    <a:noFill/>
                    <a:ln w="9525">
                      <a:noFill/>
                      <a:miter lim="800000"/>
                      <a:headEnd/>
                      <a:tailEnd/>
                    </a:ln>
                  </pic:spPr>
                </pic:pic>
              </a:graphicData>
            </a:graphic>
          </wp:inline>
        </w:drawing>
      </w:r>
    </w:p>
    <w:p w:rsidR="002F63CB" w:rsidRPr="00A944A9" w:rsidRDefault="002F63CB" w:rsidP="00B547DF">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noProof/>
          <w:sz w:val="28"/>
          <w:szCs w:val="28"/>
          <w:u w:val="single"/>
        </w:rPr>
        <w:lastRenderedPageBreak/>
        <w:drawing>
          <wp:inline distT="0" distB="0" distL="0" distR="0" wp14:anchorId="1563F952" wp14:editId="3760756A">
            <wp:extent cx="5384165" cy="5003800"/>
            <wp:effectExtent l="19050" t="0" r="698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0"/>
                    <a:srcRect/>
                    <a:stretch>
                      <a:fillRect/>
                    </a:stretch>
                  </pic:blipFill>
                  <pic:spPr bwMode="auto">
                    <a:xfrm>
                      <a:off x="0" y="0"/>
                      <a:ext cx="5384165" cy="5003800"/>
                    </a:xfrm>
                    <a:prstGeom prst="rect">
                      <a:avLst/>
                    </a:prstGeom>
                    <a:noFill/>
                    <a:ln w="9525">
                      <a:noFill/>
                      <a:miter lim="800000"/>
                      <a:headEnd/>
                      <a:tailEnd/>
                    </a:ln>
                  </pic:spPr>
                </pic:pic>
              </a:graphicData>
            </a:graphic>
          </wp:inline>
        </w:drawing>
      </w:r>
    </w:p>
    <w:p w:rsidR="0017338B" w:rsidRPr="00A944A9" w:rsidRDefault="0017338B" w:rsidP="005675D5">
      <w:pPr>
        <w:pStyle w:val="ListParagraph"/>
        <w:numPr>
          <w:ilvl w:val="0"/>
          <w:numId w:val="34"/>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It seems to be overriding concept is applicable for static methods but it is not overriding it is method hiding.</w:t>
      </w:r>
    </w:p>
    <w:p w:rsidR="0017338B" w:rsidRPr="00A944A9" w:rsidRDefault="0017338B" w:rsidP="0017338B">
      <w:pPr>
        <w:pStyle w:val="ListParagraph"/>
        <w:autoSpaceDE w:val="0"/>
        <w:autoSpaceDN w:val="0"/>
        <w:adjustRightInd w:val="0"/>
        <w:spacing w:after="0" w:line="240" w:lineRule="auto"/>
        <w:rPr>
          <w:rFonts w:ascii="Times New Roman" w:eastAsia="SymbolMT" w:hAnsi="Times New Roman" w:cs="Times New Roman"/>
          <w:bCs/>
          <w:sz w:val="28"/>
          <w:szCs w:val="28"/>
        </w:rPr>
      </w:pPr>
    </w:p>
    <w:p w:rsidR="0017338B" w:rsidRPr="00A944A9" w:rsidRDefault="0017338B" w:rsidP="0017338B">
      <w:pPr>
        <w:autoSpaceDE w:val="0"/>
        <w:autoSpaceDN w:val="0"/>
        <w:adjustRightInd w:val="0"/>
        <w:spacing w:after="0" w:line="240" w:lineRule="auto"/>
        <w:rPr>
          <w:rFonts w:ascii="Times New Roman" w:eastAsia="SymbolMT" w:hAnsi="Times New Roman" w:cs="Times New Roman"/>
          <w:b/>
          <w:bCs/>
          <w:i/>
          <w:sz w:val="36"/>
          <w:szCs w:val="28"/>
          <w:u w:val="single"/>
        </w:rPr>
      </w:pPr>
      <w:r w:rsidRPr="00A944A9">
        <w:rPr>
          <w:rFonts w:ascii="Times New Roman" w:eastAsia="SymbolMT" w:hAnsi="Times New Roman" w:cs="Times New Roman"/>
          <w:b/>
          <w:bCs/>
          <w:i/>
          <w:sz w:val="36"/>
          <w:szCs w:val="28"/>
          <w:u w:val="single"/>
        </w:rPr>
        <w:t>Native modifier:</w:t>
      </w:r>
    </w:p>
    <w:p w:rsidR="0017338B" w:rsidRPr="00A944A9" w:rsidRDefault="0017338B" w:rsidP="0017338B">
      <w:pPr>
        <w:autoSpaceDE w:val="0"/>
        <w:autoSpaceDN w:val="0"/>
        <w:adjustRightInd w:val="0"/>
        <w:spacing w:after="0" w:line="240" w:lineRule="auto"/>
        <w:rPr>
          <w:rFonts w:ascii="Times New Roman" w:eastAsia="SymbolMT" w:hAnsi="Times New Roman" w:cs="Times New Roman"/>
          <w:b/>
          <w:bCs/>
          <w:i/>
          <w:sz w:val="36"/>
          <w:szCs w:val="28"/>
          <w:u w:val="single"/>
        </w:rPr>
      </w:pPr>
    </w:p>
    <w:p w:rsidR="0017338B" w:rsidRPr="00A944A9" w:rsidRDefault="0017338B" w:rsidP="005675D5">
      <w:pPr>
        <w:pStyle w:val="ListParagraph"/>
        <w:numPr>
          <w:ilvl w:val="0"/>
          <w:numId w:val="34"/>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Native is a modifier applicable only for methods but not for variables and classes.</w:t>
      </w:r>
    </w:p>
    <w:p w:rsidR="0017338B" w:rsidRPr="00A944A9" w:rsidRDefault="0017338B" w:rsidP="005675D5">
      <w:pPr>
        <w:pStyle w:val="ListParagraph"/>
        <w:numPr>
          <w:ilvl w:val="0"/>
          <w:numId w:val="34"/>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 xml:space="preserve">The methods which are implemented in </w:t>
      </w:r>
      <w:proofErr w:type="spellStart"/>
      <w:r w:rsidRPr="00A944A9">
        <w:rPr>
          <w:rFonts w:ascii="Times New Roman" w:eastAsia="SymbolMT" w:hAnsi="Times New Roman" w:cs="Times New Roman"/>
          <w:bCs/>
          <w:sz w:val="28"/>
          <w:szCs w:val="28"/>
        </w:rPr>
        <w:t>non java</w:t>
      </w:r>
      <w:proofErr w:type="spellEnd"/>
      <w:r w:rsidRPr="00A944A9">
        <w:rPr>
          <w:rFonts w:ascii="Times New Roman" w:eastAsia="SymbolMT" w:hAnsi="Times New Roman" w:cs="Times New Roman"/>
          <w:bCs/>
          <w:sz w:val="28"/>
          <w:szCs w:val="28"/>
        </w:rPr>
        <w:t xml:space="preserve"> are called native methods or foreign methods.</w:t>
      </w:r>
    </w:p>
    <w:p w:rsidR="0017338B" w:rsidRPr="00A944A9" w:rsidRDefault="0017338B" w:rsidP="0017338B">
      <w:pPr>
        <w:pStyle w:val="ListParagraph"/>
        <w:autoSpaceDE w:val="0"/>
        <w:autoSpaceDN w:val="0"/>
        <w:adjustRightInd w:val="0"/>
        <w:spacing w:after="0" w:line="240" w:lineRule="auto"/>
        <w:rPr>
          <w:rFonts w:ascii="Times New Roman" w:eastAsia="SymbolMT" w:hAnsi="Times New Roman" w:cs="Times New Roman"/>
          <w:bCs/>
          <w:sz w:val="28"/>
          <w:szCs w:val="28"/>
        </w:rPr>
      </w:pPr>
    </w:p>
    <w:p w:rsidR="0017338B" w:rsidRPr="00A944A9" w:rsidRDefault="0017338B" w:rsidP="0017338B">
      <w:pPr>
        <w:autoSpaceDE w:val="0"/>
        <w:autoSpaceDN w:val="0"/>
        <w:adjustRightInd w:val="0"/>
        <w:spacing w:after="0" w:line="240" w:lineRule="auto"/>
        <w:rPr>
          <w:rFonts w:ascii="Times New Roman" w:eastAsia="SymbolMT" w:hAnsi="Times New Roman" w:cs="Times New Roman"/>
          <w:b/>
          <w:bCs/>
          <w:sz w:val="28"/>
          <w:szCs w:val="28"/>
        </w:rPr>
      </w:pPr>
      <w:r w:rsidRPr="00A944A9">
        <w:rPr>
          <w:rFonts w:ascii="Times New Roman" w:eastAsia="SymbolMT" w:hAnsi="Times New Roman" w:cs="Times New Roman"/>
          <w:b/>
          <w:bCs/>
          <w:sz w:val="28"/>
          <w:szCs w:val="28"/>
        </w:rPr>
        <w:t>The main objectives of native keyword are:</w:t>
      </w:r>
    </w:p>
    <w:p w:rsidR="00794A15" w:rsidRPr="00A944A9" w:rsidRDefault="0017338B" w:rsidP="005675D5">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To improve performance of the system.</w:t>
      </w:r>
    </w:p>
    <w:p w:rsidR="00794A15" w:rsidRPr="00A944A9" w:rsidRDefault="0017338B" w:rsidP="005675D5">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To use already existing legacy non-java code.</w:t>
      </w:r>
    </w:p>
    <w:p w:rsidR="00794A15" w:rsidRPr="00A944A9" w:rsidRDefault="0017338B" w:rsidP="005675D5">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sz w:val="28"/>
          <w:szCs w:val="28"/>
        </w:rPr>
        <w:t xml:space="preserve"> </w:t>
      </w:r>
      <w:r w:rsidRPr="00A944A9">
        <w:rPr>
          <w:rFonts w:ascii="Times New Roman" w:eastAsia="SymbolMT" w:hAnsi="Times New Roman" w:cs="Times New Roman"/>
          <w:bCs/>
          <w:sz w:val="28"/>
          <w:szCs w:val="28"/>
        </w:rPr>
        <w:t>To achieve machine level communication(memory level - address)</w:t>
      </w:r>
    </w:p>
    <w:p w:rsidR="0017338B" w:rsidRPr="00A944A9" w:rsidRDefault="0017338B" w:rsidP="005675D5">
      <w:pPr>
        <w:pStyle w:val="ListParagraph"/>
        <w:numPr>
          <w:ilvl w:val="0"/>
          <w:numId w:val="35"/>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Pseudo code to use native keyword in java.</w:t>
      </w:r>
    </w:p>
    <w:p w:rsidR="0017338B" w:rsidRPr="00A944A9" w:rsidRDefault="0017338B" w:rsidP="0017338B">
      <w:pPr>
        <w:autoSpaceDE w:val="0"/>
        <w:autoSpaceDN w:val="0"/>
        <w:adjustRightInd w:val="0"/>
        <w:spacing w:after="0" w:line="240" w:lineRule="auto"/>
        <w:rPr>
          <w:rFonts w:ascii="Times New Roman" w:eastAsia="SymbolMT" w:hAnsi="Times New Roman" w:cs="Times New Roman"/>
          <w:b/>
          <w:bCs/>
          <w:sz w:val="28"/>
          <w:szCs w:val="28"/>
          <w:u w:val="single"/>
        </w:rPr>
      </w:pPr>
      <w:r w:rsidRPr="00A944A9">
        <w:rPr>
          <w:rFonts w:ascii="Times New Roman" w:eastAsia="SymbolMT" w:hAnsi="Times New Roman" w:cs="Times New Roman"/>
          <w:b/>
          <w:bCs/>
          <w:sz w:val="28"/>
          <w:szCs w:val="28"/>
          <w:u w:val="single"/>
        </w:rPr>
        <w:lastRenderedPageBreak/>
        <w:t>To use native keyword:</w:t>
      </w:r>
    </w:p>
    <w:p w:rsidR="0017338B" w:rsidRPr="00A944A9" w:rsidRDefault="0017338B" w:rsidP="0017338B">
      <w:pPr>
        <w:autoSpaceDE w:val="0"/>
        <w:autoSpaceDN w:val="0"/>
        <w:adjustRightInd w:val="0"/>
        <w:spacing w:after="0" w:line="240" w:lineRule="auto"/>
        <w:rPr>
          <w:rFonts w:ascii="Times New Roman" w:eastAsia="SymbolMT" w:hAnsi="Times New Roman" w:cs="Times New Roman"/>
          <w:bCs/>
          <w:sz w:val="28"/>
          <w:szCs w:val="28"/>
        </w:rPr>
      </w:pPr>
    </w:p>
    <w:p w:rsidR="002F63CB" w:rsidRPr="00A944A9" w:rsidRDefault="0017338B" w:rsidP="0017338B">
      <w:pPr>
        <w:autoSpaceDE w:val="0"/>
        <w:autoSpaceDN w:val="0"/>
        <w:adjustRightInd w:val="0"/>
        <w:spacing w:after="0" w:line="240" w:lineRule="auto"/>
        <w:rPr>
          <w:rFonts w:ascii="Times New Roman" w:eastAsia="SymbolMT" w:hAnsi="Times New Roman" w:cs="Times New Roman"/>
          <w:b/>
          <w:bCs/>
          <w:sz w:val="28"/>
          <w:szCs w:val="28"/>
        </w:rPr>
      </w:pPr>
      <w:r w:rsidRPr="00A944A9">
        <w:rPr>
          <w:rFonts w:ascii="Times New Roman" w:eastAsia="SymbolMT" w:hAnsi="Times New Roman" w:cs="Times New Roman"/>
          <w:b/>
          <w:bCs/>
          <w:sz w:val="28"/>
          <w:szCs w:val="28"/>
        </w:rPr>
        <w:t>Pseudo code:</w:t>
      </w:r>
    </w:p>
    <w:p w:rsidR="0017338B" w:rsidRPr="00A944A9" w:rsidRDefault="00003074" w:rsidP="0017338B">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noProof/>
          <w:sz w:val="28"/>
          <w:szCs w:val="28"/>
          <w:u w:val="single"/>
        </w:rPr>
        <w:drawing>
          <wp:inline distT="0" distB="0" distL="0" distR="0" wp14:anchorId="0A8526F2" wp14:editId="3133D7AC">
            <wp:extent cx="5943600" cy="4195783"/>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1"/>
                    <a:srcRect/>
                    <a:stretch>
                      <a:fillRect/>
                    </a:stretch>
                  </pic:blipFill>
                  <pic:spPr bwMode="auto">
                    <a:xfrm>
                      <a:off x="0" y="0"/>
                      <a:ext cx="5943600" cy="4195783"/>
                    </a:xfrm>
                    <a:prstGeom prst="rect">
                      <a:avLst/>
                    </a:prstGeom>
                    <a:noFill/>
                    <a:ln w="9525">
                      <a:noFill/>
                      <a:miter lim="800000"/>
                      <a:headEnd/>
                      <a:tailEnd/>
                    </a:ln>
                  </pic:spPr>
                </pic:pic>
              </a:graphicData>
            </a:graphic>
          </wp:inline>
        </w:drawing>
      </w:r>
    </w:p>
    <w:p w:rsidR="001B791E" w:rsidRPr="00A944A9" w:rsidRDefault="001B791E" w:rsidP="005675D5">
      <w:pPr>
        <w:pStyle w:val="ListParagraph"/>
        <w:numPr>
          <w:ilvl w:val="0"/>
          <w:numId w:val="3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For native methods implementation is already available and we are not responsible to provide implementation hence native method declaration should compulsory ends with semicolon.</w:t>
      </w:r>
    </w:p>
    <w:p w:rsidR="001B791E" w:rsidRPr="00A944A9" w:rsidRDefault="001B791E" w:rsidP="001B791E">
      <w:pPr>
        <w:pStyle w:val="ListParagraph"/>
        <w:autoSpaceDE w:val="0"/>
        <w:autoSpaceDN w:val="0"/>
        <w:adjustRightInd w:val="0"/>
        <w:spacing w:after="0" w:line="240" w:lineRule="auto"/>
        <w:rPr>
          <w:rFonts w:ascii="Times New Roman" w:eastAsia="SymbolMT" w:hAnsi="Times New Roman" w:cs="Times New Roman"/>
          <w:bCs/>
          <w:sz w:val="28"/>
          <w:szCs w:val="28"/>
        </w:rPr>
      </w:pPr>
    </w:p>
    <w:p w:rsidR="001B791E" w:rsidRPr="00A944A9" w:rsidRDefault="001B791E" w:rsidP="005675D5">
      <w:pPr>
        <w:pStyle w:val="ListParagraph"/>
        <w:numPr>
          <w:ilvl w:val="0"/>
          <w:numId w:val="37"/>
        </w:numPr>
        <w:autoSpaceDE w:val="0"/>
        <w:autoSpaceDN w:val="0"/>
        <w:adjustRightInd w:val="0"/>
        <w:spacing w:after="0" w:line="240" w:lineRule="auto"/>
        <w:rPr>
          <w:rFonts w:ascii="Times New Roman" w:eastAsia="SymbolMT" w:hAnsi="Times New Roman" w:cs="Times New Roman"/>
          <w:bCs/>
          <w:i/>
          <w:sz w:val="32"/>
          <w:szCs w:val="28"/>
        </w:rPr>
      </w:pPr>
      <w:r w:rsidRPr="00A944A9">
        <w:rPr>
          <w:rFonts w:ascii="Times New Roman" w:eastAsia="SymbolMT" w:hAnsi="Times New Roman" w:cs="Times New Roman"/>
          <w:bCs/>
          <w:i/>
          <w:sz w:val="32"/>
          <w:szCs w:val="28"/>
        </w:rPr>
        <w:t xml:space="preserve">Public native void </w:t>
      </w:r>
      <w:proofErr w:type="spellStart"/>
      <w:r w:rsidRPr="00A944A9">
        <w:rPr>
          <w:rFonts w:ascii="Times New Roman" w:eastAsia="SymbolMT" w:hAnsi="Times New Roman" w:cs="Times New Roman"/>
          <w:bCs/>
          <w:i/>
          <w:sz w:val="32"/>
          <w:szCs w:val="28"/>
        </w:rPr>
        <w:t>methodOne</w:t>
      </w:r>
      <w:proofErr w:type="spellEnd"/>
      <w:r w:rsidRPr="00A944A9">
        <w:rPr>
          <w:rFonts w:ascii="Times New Roman" w:eastAsia="SymbolMT" w:hAnsi="Times New Roman" w:cs="Times New Roman"/>
          <w:bCs/>
          <w:i/>
          <w:sz w:val="32"/>
          <w:szCs w:val="28"/>
        </w:rPr>
        <w:t>()----invalid</w:t>
      </w:r>
    </w:p>
    <w:p w:rsidR="001B791E" w:rsidRPr="00A944A9" w:rsidRDefault="001B791E" w:rsidP="005675D5">
      <w:pPr>
        <w:pStyle w:val="ListParagraph"/>
        <w:numPr>
          <w:ilvl w:val="0"/>
          <w:numId w:val="37"/>
        </w:numPr>
        <w:autoSpaceDE w:val="0"/>
        <w:autoSpaceDN w:val="0"/>
        <w:adjustRightInd w:val="0"/>
        <w:spacing w:after="0" w:line="240" w:lineRule="auto"/>
        <w:rPr>
          <w:rFonts w:ascii="Times New Roman" w:eastAsia="SymbolMT" w:hAnsi="Times New Roman" w:cs="Times New Roman"/>
          <w:bCs/>
          <w:i/>
          <w:sz w:val="32"/>
          <w:szCs w:val="28"/>
        </w:rPr>
      </w:pPr>
      <w:r w:rsidRPr="00A944A9">
        <w:rPr>
          <w:rFonts w:ascii="Times New Roman" w:eastAsia="SymbolMT" w:hAnsi="Times New Roman" w:cs="Times New Roman"/>
          <w:bCs/>
          <w:i/>
          <w:sz w:val="32"/>
          <w:szCs w:val="28"/>
        </w:rPr>
        <w:t xml:space="preserve">Public native void </w:t>
      </w:r>
      <w:proofErr w:type="spellStart"/>
      <w:r w:rsidRPr="00A944A9">
        <w:rPr>
          <w:rFonts w:ascii="Times New Roman" w:eastAsia="SymbolMT" w:hAnsi="Times New Roman" w:cs="Times New Roman"/>
          <w:bCs/>
          <w:i/>
          <w:sz w:val="32"/>
          <w:szCs w:val="28"/>
        </w:rPr>
        <w:t>methodOne</w:t>
      </w:r>
      <w:proofErr w:type="spellEnd"/>
      <w:r w:rsidRPr="00A944A9">
        <w:rPr>
          <w:rFonts w:ascii="Times New Roman" w:eastAsia="SymbolMT" w:hAnsi="Times New Roman" w:cs="Times New Roman"/>
          <w:bCs/>
          <w:i/>
          <w:sz w:val="32"/>
          <w:szCs w:val="28"/>
        </w:rPr>
        <w:t>();---valid</w:t>
      </w:r>
    </w:p>
    <w:p w:rsidR="001B791E" w:rsidRPr="00A944A9" w:rsidRDefault="001B791E" w:rsidP="001B791E">
      <w:pPr>
        <w:autoSpaceDE w:val="0"/>
        <w:autoSpaceDN w:val="0"/>
        <w:adjustRightInd w:val="0"/>
        <w:spacing w:after="0" w:line="240" w:lineRule="auto"/>
        <w:rPr>
          <w:rFonts w:ascii="Times New Roman" w:eastAsia="Arial Unicode MS" w:hAnsi="Times New Roman" w:cs="Times New Roman"/>
          <w:sz w:val="28"/>
          <w:szCs w:val="28"/>
        </w:rPr>
      </w:pPr>
    </w:p>
    <w:p w:rsidR="001B791E" w:rsidRPr="00A944A9" w:rsidRDefault="001B791E" w:rsidP="005675D5">
      <w:pPr>
        <w:pStyle w:val="ListParagraph"/>
        <w:numPr>
          <w:ilvl w:val="0"/>
          <w:numId w:val="3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 xml:space="preserve">For native methods implementation is already available </w:t>
      </w:r>
      <w:proofErr w:type="spellStart"/>
      <w:r w:rsidRPr="00A944A9">
        <w:rPr>
          <w:rFonts w:ascii="Times New Roman" w:eastAsia="SymbolMT" w:hAnsi="Times New Roman" w:cs="Times New Roman"/>
          <w:bCs/>
          <w:sz w:val="28"/>
          <w:szCs w:val="28"/>
        </w:rPr>
        <w:t>where as</w:t>
      </w:r>
      <w:proofErr w:type="spellEnd"/>
      <w:r w:rsidRPr="00A944A9">
        <w:rPr>
          <w:rFonts w:ascii="Times New Roman" w:eastAsia="SymbolMT" w:hAnsi="Times New Roman" w:cs="Times New Roman"/>
          <w:bCs/>
          <w:sz w:val="28"/>
          <w:szCs w:val="28"/>
        </w:rPr>
        <w:t xml:space="preserve"> for abstract methods implementation should not be available child class is responsible to provide that, hence abstract native combination is illegal for methods.</w:t>
      </w:r>
    </w:p>
    <w:p w:rsidR="001B791E" w:rsidRPr="00A944A9" w:rsidRDefault="001B791E" w:rsidP="005675D5">
      <w:pPr>
        <w:pStyle w:val="ListParagraph"/>
        <w:numPr>
          <w:ilvl w:val="0"/>
          <w:numId w:val="3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We can't declare a native method as strictfp because there is no guaranty whether the old language supports IEEE754 standard or not. That is native strictfp combination is illegal for methods.</w:t>
      </w:r>
    </w:p>
    <w:p w:rsidR="001B791E" w:rsidRPr="00A944A9" w:rsidRDefault="001B791E" w:rsidP="005675D5">
      <w:pPr>
        <w:pStyle w:val="ListParagraph"/>
        <w:numPr>
          <w:ilvl w:val="0"/>
          <w:numId w:val="3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For native methods inheritance, overriding and overloading concepts are applicable.</w:t>
      </w:r>
    </w:p>
    <w:p w:rsidR="006A3C1F" w:rsidRPr="00A944A9" w:rsidRDefault="001B791E" w:rsidP="005675D5">
      <w:pPr>
        <w:pStyle w:val="ListParagraph"/>
        <w:numPr>
          <w:ilvl w:val="0"/>
          <w:numId w:val="3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t xml:space="preserve">The main advantage of native keyword is </w:t>
      </w:r>
      <w:proofErr w:type="spellStart"/>
      <w:r w:rsidRPr="00A944A9">
        <w:rPr>
          <w:rFonts w:ascii="Times New Roman" w:eastAsia="SymbolMT" w:hAnsi="Times New Roman" w:cs="Times New Roman"/>
          <w:bCs/>
          <w:sz w:val="28"/>
          <w:szCs w:val="28"/>
        </w:rPr>
        <w:t>performence</w:t>
      </w:r>
      <w:proofErr w:type="spellEnd"/>
      <w:r w:rsidRPr="00A944A9">
        <w:rPr>
          <w:rFonts w:ascii="Times New Roman" w:eastAsia="SymbolMT" w:hAnsi="Times New Roman" w:cs="Times New Roman"/>
          <w:bCs/>
          <w:sz w:val="28"/>
          <w:szCs w:val="28"/>
        </w:rPr>
        <w:t xml:space="preserve"> will be improves.</w:t>
      </w:r>
    </w:p>
    <w:p w:rsidR="00003074" w:rsidRPr="00A944A9" w:rsidRDefault="001B791E" w:rsidP="005675D5">
      <w:pPr>
        <w:pStyle w:val="ListParagraph"/>
        <w:numPr>
          <w:ilvl w:val="0"/>
          <w:numId w:val="36"/>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eastAsia="SymbolMT" w:hAnsi="Times New Roman" w:cs="Times New Roman"/>
          <w:bCs/>
          <w:sz w:val="28"/>
          <w:szCs w:val="28"/>
        </w:rPr>
        <w:lastRenderedPageBreak/>
        <w:t>The main disadvantage of native keyword is usage of native</w:t>
      </w:r>
      <w:r w:rsidR="006A3C1F" w:rsidRPr="00A944A9">
        <w:rPr>
          <w:rFonts w:ascii="Times New Roman" w:eastAsia="SymbolMT" w:hAnsi="Times New Roman" w:cs="Times New Roman"/>
          <w:bCs/>
          <w:sz w:val="36"/>
          <w:szCs w:val="28"/>
        </w:rPr>
        <w:t xml:space="preserve"> </w:t>
      </w:r>
      <w:r w:rsidR="006A3C1F" w:rsidRPr="00A944A9">
        <w:rPr>
          <w:rFonts w:ascii="Times New Roman" w:hAnsi="Times New Roman" w:cs="Times New Roman"/>
          <w:bCs/>
          <w:sz w:val="28"/>
          <w:szCs w:val="23"/>
        </w:rPr>
        <w:t>keyword in java breaks platform independent nature of java language.</w:t>
      </w:r>
    </w:p>
    <w:p w:rsidR="006A3C1F" w:rsidRPr="00A944A9" w:rsidRDefault="006A3C1F" w:rsidP="006A3C1F">
      <w:pPr>
        <w:autoSpaceDE w:val="0"/>
        <w:autoSpaceDN w:val="0"/>
        <w:adjustRightInd w:val="0"/>
        <w:spacing w:after="0" w:line="240" w:lineRule="auto"/>
        <w:rPr>
          <w:rFonts w:ascii="Times New Roman" w:eastAsia="SymbolMT" w:hAnsi="Times New Roman" w:cs="Times New Roman"/>
          <w:bCs/>
          <w:sz w:val="28"/>
          <w:szCs w:val="28"/>
        </w:rPr>
      </w:pPr>
    </w:p>
    <w:p w:rsidR="00566271" w:rsidRPr="00A944A9" w:rsidRDefault="00566271" w:rsidP="0056627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Synchronized:</w:t>
      </w:r>
    </w:p>
    <w:p w:rsidR="00566271" w:rsidRPr="00A944A9" w:rsidRDefault="00566271" w:rsidP="00566271">
      <w:pPr>
        <w:autoSpaceDE w:val="0"/>
        <w:autoSpaceDN w:val="0"/>
        <w:adjustRightInd w:val="0"/>
        <w:spacing w:after="0" w:line="240" w:lineRule="auto"/>
        <w:rPr>
          <w:rFonts w:ascii="Times New Roman" w:hAnsi="Times New Roman" w:cs="Times New Roman"/>
          <w:bCs/>
          <w:sz w:val="28"/>
          <w:szCs w:val="28"/>
        </w:rPr>
      </w:pPr>
    </w:p>
    <w:p w:rsidR="00566271" w:rsidRPr="00A944A9" w:rsidRDefault="00566271" w:rsidP="005675D5">
      <w:pPr>
        <w:pStyle w:val="ListParagraph"/>
        <w:numPr>
          <w:ilvl w:val="0"/>
          <w:numId w:val="3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Synchronized is the modifier applicable for methods and blocks but not for variables and classes.</w:t>
      </w:r>
    </w:p>
    <w:p w:rsidR="00566271" w:rsidRPr="00A944A9" w:rsidRDefault="00566271" w:rsidP="005675D5">
      <w:pPr>
        <w:pStyle w:val="ListParagraph"/>
        <w:numPr>
          <w:ilvl w:val="0"/>
          <w:numId w:val="3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a method or block declared with synchronized keyword then at a time only one thread is allow to execute that method or block on the given object.</w:t>
      </w:r>
    </w:p>
    <w:p w:rsidR="00566271" w:rsidRPr="00A944A9" w:rsidRDefault="00566271" w:rsidP="005675D5">
      <w:pPr>
        <w:pStyle w:val="ListParagraph"/>
        <w:numPr>
          <w:ilvl w:val="0"/>
          <w:numId w:val="3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 The main advantage of synchronized keyword is we can resolve data inconsistency problems.</w:t>
      </w:r>
    </w:p>
    <w:p w:rsidR="00566271" w:rsidRPr="00A944A9" w:rsidRDefault="00566271" w:rsidP="005675D5">
      <w:pPr>
        <w:pStyle w:val="ListParagraph"/>
        <w:numPr>
          <w:ilvl w:val="0"/>
          <w:numId w:val="3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But the main disadvantage is it increases waiting time of the threads and effects performance of the system. Hence if there is no specific requirement never recommended </w:t>
      </w:r>
      <w:proofErr w:type="gramStart"/>
      <w:r w:rsidRPr="00A944A9">
        <w:rPr>
          <w:rFonts w:ascii="Times New Roman" w:hAnsi="Times New Roman" w:cs="Times New Roman"/>
          <w:bCs/>
          <w:sz w:val="28"/>
          <w:szCs w:val="28"/>
        </w:rPr>
        <w:t>to use</w:t>
      </w:r>
      <w:proofErr w:type="gramEnd"/>
      <w:r w:rsidRPr="00A944A9">
        <w:rPr>
          <w:rFonts w:ascii="Times New Roman" w:hAnsi="Times New Roman" w:cs="Times New Roman"/>
          <w:bCs/>
          <w:sz w:val="28"/>
          <w:szCs w:val="28"/>
        </w:rPr>
        <w:t xml:space="preserve"> synchronized keyword.</w:t>
      </w:r>
    </w:p>
    <w:p w:rsidR="00566271" w:rsidRPr="00A944A9" w:rsidRDefault="00566271" w:rsidP="005675D5">
      <w:pPr>
        <w:pStyle w:val="ListParagraph"/>
        <w:numPr>
          <w:ilvl w:val="0"/>
          <w:numId w:val="38"/>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For </w:t>
      </w:r>
      <w:proofErr w:type="spellStart"/>
      <w:r w:rsidRPr="00A944A9">
        <w:rPr>
          <w:rFonts w:ascii="Times New Roman" w:hAnsi="Times New Roman" w:cs="Times New Roman"/>
          <w:bCs/>
          <w:sz w:val="28"/>
          <w:szCs w:val="28"/>
        </w:rPr>
        <w:t>syncronized</w:t>
      </w:r>
      <w:proofErr w:type="spellEnd"/>
      <w:r w:rsidRPr="00A944A9">
        <w:rPr>
          <w:rFonts w:ascii="Times New Roman" w:hAnsi="Times New Roman" w:cs="Times New Roman"/>
          <w:bCs/>
          <w:sz w:val="28"/>
          <w:szCs w:val="28"/>
        </w:rPr>
        <w:t xml:space="preserve"> methods compulsory implementation should be </w:t>
      </w:r>
      <w:proofErr w:type="gramStart"/>
      <w:r w:rsidRPr="00A944A9">
        <w:rPr>
          <w:rFonts w:ascii="Times New Roman" w:hAnsi="Times New Roman" w:cs="Times New Roman"/>
          <w:bCs/>
          <w:sz w:val="28"/>
          <w:szCs w:val="28"/>
        </w:rPr>
        <w:t>available ,</w:t>
      </w:r>
      <w:proofErr w:type="gramEnd"/>
      <w:r w:rsidRPr="00A944A9">
        <w:rPr>
          <w:rFonts w:ascii="Times New Roman" w:hAnsi="Times New Roman" w:cs="Times New Roman"/>
          <w:bCs/>
          <w:sz w:val="28"/>
          <w:szCs w:val="28"/>
        </w:rPr>
        <w:t xml:space="preserve"> but for abstract methods implementation won't be available , Hence </w:t>
      </w:r>
      <w:r w:rsidRPr="00A944A9">
        <w:rPr>
          <w:rFonts w:ascii="Times New Roman" w:hAnsi="Times New Roman" w:cs="Times New Roman"/>
          <w:b/>
          <w:bCs/>
          <w:sz w:val="28"/>
          <w:szCs w:val="28"/>
        </w:rPr>
        <w:t>abstract – synchronized combination</w:t>
      </w:r>
      <w:r w:rsidRPr="00A944A9">
        <w:rPr>
          <w:rFonts w:ascii="Times New Roman" w:hAnsi="Times New Roman" w:cs="Times New Roman"/>
          <w:bCs/>
          <w:sz w:val="28"/>
          <w:szCs w:val="28"/>
        </w:rPr>
        <w:t xml:space="preserve"> is illegal for methods.</w:t>
      </w:r>
    </w:p>
    <w:p w:rsidR="00566271" w:rsidRPr="00A944A9" w:rsidRDefault="00566271" w:rsidP="00566271">
      <w:pPr>
        <w:pStyle w:val="ListParagraph"/>
        <w:autoSpaceDE w:val="0"/>
        <w:autoSpaceDN w:val="0"/>
        <w:adjustRightInd w:val="0"/>
        <w:spacing w:after="0" w:line="240" w:lineRule="auto"/>
        <w:rPr>
          <w:rFonts w:ascii="Times New Roman" w:hAnsi="Times New Roman" w:cs="Times New Roman"/>
          <w:bCs/>
          <w:sz w:val="28"/>
          <w:szCs w:val="28"/>
        </w:rPr>
      </w:pPr>
    </w:p>
    <w:p w:rsidR="00566271" w:rsidRPr="00A944A9" w:rsidRDefault="00566271" w:rsidP="00566271">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Transient modifier:</w:t>
      </w:r>
    </w:p>
    <w:p w:rsidR="00566271" w:rsidRPr="00A944A9" w:rsidRDefault="00566271" w:rsidP="00566271">
      <w:pPr>
        <w:autoSpaceDE w:val="0"/>
        <w:autoSpaceDN w:val="0"/>
        <w:adjustRightInd w:val="0"/>
        <w:spacing w:after="0" w:line="240" w:lineRule="auto"/>
        <w:rPr>
          <w:rFonts w:ascii="Times New Roman" w:hAnsi="Times New Roman" w:cs="Times New Roman"/>
          <w:bCs/>
          <w:sz w:val="28"/>
          <w:szCs w:val="28"/>
        </w:rPr>
      </w:pPr>
    </w:p>
    <w:p w:rsidR="00566271" w:rsidRPr="00A944A9" w:rsidRDefault="00566271" w:rsidP="005675D5">
      <w:pPr>
        <w:pStyle w:val="ListParagraph"/>
        <w:numPr>
          <w:ilvl w:val="0"/>
          <w:numId w:val="3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Transient is the modifier applicable only for variables but not for methods and classes.</w:t>
      </w:r>
    </w:p>
    <w:p w:rsidR="00566271" w:rsidRPr="00A944A9" w:rsidRDefault="00566271" w:rsidP="005675D5">
      <w:pPr>
        <w:pStyle w:val="ListParagraph"/>
        <w:numPr>
          <w:ilvl w:val="0"/>
          <w:numId w:val="3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At the time of serialization if we don't want to serialize the value of a particular variable to meet the security constraints then we should declare that variable with transient modifier.</w:t>
      </w:r>
    </w:p>
    <w:p w:rsidR="00566271" w:rsidRPr="00A944A9" w:rsidRDefault="00566271" w:rsidP="005675D5">
      <w:pPr>
        <w:pStyle w:val="ListParagraph"/>
        <w:numPr>
          <w:ilvl w:val="0"/>
          <w:numId w:val="3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 xml:space="preserve">At the time of serialization </w:t>
      </w:r>
      <w:proofErr w:type="spellStart"/>
      <w:r w:rsidRPr="00A944A9">
        <w:rPr>
          <w:rFonts w:ascii="Times New Roman" w:hAnsi="Times New Roman" w:cs="Times New Roman"/>
          <w:bCs/>
          <w:sz w:val="28"/>
          <w:szCs w:val="28"/>
        </w:rPr>
        <w:t>jvm</w:t>
      </w:r>
      <w:proofErr w:type="spellEnd"/>
      <w:r w:rsidRPr="00A944A9">
        <w:rPr>
          <w:rFonts w:ascii="Times New Roman" w:hAnsi="Times New Roman" w:cs="Times New Roman"/>
          <w:bCs/>
          <w:sz w:val="28"/>
          <w:szCs w:val="28"/>
        </w:rPr>
        <w:t xml:space="preserve"> ignores the original value of the transient variable and save default value that is transient means "not to serialize".</w:t>
      </w:r>
    </w:p>
    <w:p w:rsidR="00566271" w:rsidRPr="00A944A9" w:rsidRDefault="00566271" w:rsidP="005675D5">
      <w:pPr>
        <w:pStyle w:val="ListParagraph"/>
        <w:numPr>
          <w:ilvl w:val="0"/>
          <w:numId w:val="39"/>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Static variables are not part of object state hence serialization concept is not applicable for static variables duo to this declaring a static variable as transient there is no use.</w:t>
      </w:r>
    </w:p>
    <w:p w:rsidR="00566271" w:rsidRPr="00A944A9" w:rsidRDefault="00566271" w:rsidP="005675D5">
      <w:pPr>
        <w:pStyle w:val="ListParagraph"/>
        <w:numPr>
          <w:ilvl w:val="0"/>
          <w:numId w:val="39"/>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hAnsi="Times New Roman" w:cs="Times New Roman"/>
          <w:bCs/>
          <w:sz w:val="28"/>
          <w:szCs w:val="28"/>
        </w:rPr>
        <w:t>Final variables will be participated into serialization directly by their values due to this declaring a final variable as transient there is no impact.</w:t>
      </w:r>
    </w:p>
    <w:p w:rsidR="00A500CA" w:rsidRPr="00A944A9" w:rsidRDefault="00A500CA" w:rsidP="00A500CA">
      <w:pPr>
        <w:autoSpaceDE w:val="0"/>
        <w:autoSpaceDN w:val="0"/>
        <w:adjustRightInd w:val="0"/>
        <w:spacing w:after="0" w:line="240" w:lineRule="auto"/>
        <w:rPr>
          <w:rFonts w:ascii="Times New Roman" w:eastAsia="SymbolMT" w:hAnsi="Times New Roman" w:cs="Times New Roman"/>
          <w:bCs/>
          <w:sz w:val="28"/>
          <w:szCs w:val="28"/>
        </w:rPr>
      </w:pPr>
    </w:p>
    <w:p w:rsidR="00A500CA" w:rsidRPr="00A944A9" w:rsidRDefault="00A500CA" w:rsidP="00A500CA">
      <w:pPr>
        <w:autoSpaceDE w:val="0"/>
        <w:autoSpaceDN w:val="0"/>
        <w:adjustRightInd w:val="0"/>
        <w:spacing w:after="0" w:line="240" w:lineRule="auto"/>
        <w:rPr>
          <w:rFonts w:ascii="Times New Roman" w:hAnsi="Times New Roman" w:cs="Times New Roman"/>
          <w:b/>
          <w:bCs/>
          <w:sz w:val="28"/>
          <w:szCs w:val="28"/>
          <w:u w:val="single"/>
        </w:rPr>
      </w:pPr>
      <w:r w:rsidRPr="00A944A9">
        <w:rPr>
          <w:rFonts w:ascii="Times New Roman" w:hAnsi="Times New Roman" w:cs="Times New Roman"/>
          <w:b/>
          <w:bCs/>
          <w:sz w:val="28"/>
          <w:szCs w:val="28"/>
          <w:u w:val="single"/>
        </w:rPr>
        <w:t>Volatile modifier:</w:t>
      </w:r>
    </w:p>
    <w:p w:rsidR="00A500CA" w:rsidRPr="00A944A9" w:rsidRDefault="00A500CA" w:rsidP="005675D5">
      <w:pPr>
        <w:pStyle w:val="ListParagraph"/>
        <w:numPr>
          <w:ilvl w:val="0"/>
          <w:numId w:val="4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Volatile is the modifier applicable only for variables but not for classes and methods.</w:t>
      </w:r>
    </w:p>
    <w:p w:rsidR="00A500CA" w:rsidRPr="00A944A9" w:rsidRDefault="00A500CA" w:rsidP="005675D5">
      <w:pPr>
        <w:pStyle w:val="ListParagraph"/>
        <w:numPr>
          <w:ilvl w:val="0"/>
          <w:numId w:val="4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If the value of variable keeps on changing such type of variables we have to declare with volatile modifier.</w:t>
      </w:r>
    </w:p>
    <w:p w:rsidR="00A500CA" w:rsidRPr="00A944A9" w:rsidRDefault="00A500CA" w:rsidP="005675D5">
      <w:pPr>
        <w:pStyle w:val="ListParagraph"/>
        <w:numPr>
          <w:ilvl w:val="0"/>
          <w:numId w:val="4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lastRenderedPageBreak/>
        <w:t xml:space="preserve">If a variable declared as volatile then for every thread a separate local copy will be created by the </w:t>
      </w:r>
      <w:proofErr w:type="spellStart"/>
      <w:r w:rsidRPr="00A944A9">
        <w:rPr>
          <w:rFonts w:ascii="Times New Roman" w:hAnsi="Times New Roman" w:cs="Times New Roman"/>
          <w:bCs/>
          <w:sz w:val="28"/>
          <w:szCs w:val="28"/>
        </w:rPr>
        <w:t>jvm</w:t>
      </w:r>
      <w:proofErr w:type="spellEnd"/>
      <w:r w:rsidRPr="00A944A9">
        <w:rPr>
          <w:rFonts w:ascii="Times New Roman" w:hAnsi="Times New Roman" w:cs="Times New Roman"/>
          <w:bCs/>
          <w:sz w:val="28"/>
          <w:szCs w:val="28"/>
        </w:rPr>
        <w:t>, all intermediate modifications performed by the thread will takes place in the local copy instead of master copy.</w:t>
      </w:r>
    </w:p>
    <w:p w:rsidR="00A500CA" w:rsidRPr="00A944A9" w:rsidRDefault="00A500CA" w:rsidP="005675D5">
      <w:pPr>
        <w:pStyle w:val="ListParagraph"/>
        <w:numPr>
          <w:ilvl w:val="0"/>
          <w:numId w:val="4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Once the value got finalized before terminating the thread that final value will be updated in master copy.</w:t>
      </w:r>
    </w:p>
    <w:p w:rsidR="00A500CA" w:rsidRPr="00A944A9" w:rsidRDefault="00A500CA" w:rsidP="005675D5">
      <w:pPr>
        <w:pStyle w:val="ListParagraph"/>
        <w:numPr>
          <w:ilvl w:val="0"/>
          <w:numId w:val="40"/>
        </w:num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The main advantage of volatile modifier is we can resolve data inconsistency problems, but creating and maintaining a separate copy for every thread increases complexity of the Programming and effects performance of the system.</w:t>
      </w:r>
    </w:p>
    <w:p w:rsidR="00A500CA" w:rsidRPr="00A944A9" w:rsidRDefault="00A500CA" w:rsidP="00A500CA">
      <w:pPr>
        <w:autoSpaceDE w:val="0"/>
        <w:autoSpaceDN w:val="0"/>
        <w:adjustRightInd w:val="0"/>
        <w:spacing w:after="0" w:line="240" w:lineRule="auto"/>
        <w:ind w:left="720"/>
        <w:rPr>
          <w:rFonts w:ascii="Times New Roman" w:hAnsi="Times New Roman" w:cs="Times New Roman"/>
          <w:bCs/>
          <w:sz w:val="28"/>
          <w:szCs w:val="28"/>
        </w:rPr>
      </w:pPr>
      <w:r w:rsidRPr="00A944A9">
        <w:rPr>
          <w:rFonts w:ascii="Times New Roman" w:hAnsi="Times New Roman" w:cs="Times New Roman"/>
          <w:bCs/>
          <w:sz w:val="28"/>
          <w:szCs w:val="28"/>
        </w:rPr>
        <w:t xml:space="preserve">Hence if there is no specific requirement never recommended </w:t>
      </w:r>
      <w:proofErr w:type="gramStart"/>
      <w:r w:rsidRPr="00A944A9">
        <w:rPr>
          <w:rFonts w:ascii="Times New Roman" w:hAnsi="Times New Roman" w:cs="Times New Roman"/>
          <w:bCs/>
          <w:sz w:val="28"/>
          <w:szCs w:val="28"/>
        </w:rPr>
        <w:t>to use</w:t>
      </w:r>
      <w:proofErr w:type="gramEnd"/>
      <w:r w:rsidRPr="00A944A9">
        <w:rPr>
          <w:rFonts w:ascii="Times New Roman" w:hAnsi="Times New Roman" w:cs="Times New Roman"/>
          <w:bCs/>
          <w:sz w:val="28"/>
          <w:szCs w:val="28"/>
        </w:rPr>
        <w:t xml:space="preserve"> volatile modifier and it's almost outdated.</w:t>
      </w:r>
    </w:p>
    <w:p w:rsidR="00A500CA" w:rsidRPr="00A944A9" w:rsidRDefault="00A500CA" w:rsidP="005675D5">
      <w:pPr>
        <w:pStyle w:val="ListParagraph"/>
        <w:numPr>
          <w:ilvl w:val="0"/>
          <w:numId w:val="40"/>
        </w:numPr>
        <w:autoSpaceDE w:val="0"/>
        <w:autoSpaceDN w:val="0"/>
        <w:adjustRightInd w:val="0"/>
        <w:spacing w:after="0" w:line="240" w:lineRule="auto"/>
        <w:rPr>
          <w:rFonts w:ascii="Times New Roman" w:eastAsia="SymbolMT" w:hAnsi="Times New Roman" w:cs="Times New Roman"/>
          <w:bCs/>
          <w:sz w:val="28"/>
          <w:szCs w:val="28"/>
        </w:rPr>
      </w:pPr>
      <w:r w:rsidRPr="00A944A9">
        <w:rPr>
          <w:rFonts w:ascii="Times New Roman" w:hAnsi="Times New Roman" w:cs="Times New Roman"/>
          <w:bCs/>
          <w:sz w:val="28"/>
          <w:szCs w:val="28"/>
        </w:rPr>
        <w:t xml:space="preserve">Volatile means the value keep on changing </w:t>
      </w:r>
      <w:proofErr w:type="spellStart"/>
      <w:r w:rsidRPr="00A944A9">
        <w:rPr>
          <w:rFonts w:ascii="Times New Roman" w:hAnsi="Times New Roman" w:cs="Times New Roman"/>
          <w:bCs/>
          <w:sz w:val="28"/>
          <w:szCs w:val="28"/>
        </w:rPr>
        <w:t>where as</w:t>
      </w:r>
      <w:proofErr w:type="spellEnd"/>
      <w:r w:rsidRPr="00A944A9">
        <w:rPr>
          <w:rFonts w:ascii="Times New Roman" w:hAnsi="Times New Roman" w:cs="Times New Roman"/>
          <w:bCs/>
          <w:sz w:val="28"/>
          <w:szCs w:val="28"/>
        </w:rPr>
        <w:t xml:space="preserve"> final means the value never changes hence final volatile combination is illegal for variables.</w:t>
      </w:r>
    </w:p>
    <w:p w:rsidR="00A500CA" w:rsidRPr="00A944A9" w:rsidRDefault="00A500CA"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r w:rsidRPr="00A944A9">
        <w:rPr>
          <w:rFonts w:ascii="Times New Roman" w:eastAsia="SymbolMT" w:hAnsi="Times New Roman" w:cs="Times New Roman"/>
          <w:bCs/>
          <w:noProof/>
          <w:sz w:val="28"/>
          <w:szCs w:val="28"/>
        </w:rPr>
        <w:drawing>
          <wp:inline distT="0" distB="0" distL="0" distR="0" wp14:anchorId="2CE5BF72" wp14:editId="04EE49B7">
            <wp:extent cx="4703445" cy="5003800"/>
            <wp:effectExtent l="1905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2"/>
                    <a:srcRect/>
                    <a:stretch>
                      <a:fillRect/>
                    </a:stretch>
                  </pic:blipFill>
                  <pic:spPr bwMode="auto">
                    <a:xfrm>
                      <a:off x="0" y="0"/>
                      <a:ext cx="4703445" cy="5003800"/>
                    </a:xfrm>
                    <a:prstGeom prst="rect">
                      <a:avLst/>
                    </a:prstGeom>
                    <a:noFill/>
                    <a:ln w="9525">
                      <a:noFill/>
                      <a:miter lim="800000"/>
                      <a:headEnd/>
                      <a:tailEnd/>
                    </a:ln>
                  </pic:spPr>
                </pic:pic>
              </a:graphicData>
            </a:graphic>
          </wp:inline>
        </w:drawing>
      </w:r>
    </w:p>
    <w:p w:rsidR="00C8523E" w:rsidRPr="00A944A9" w:rsidRDefault="00C8523E" w:rsidP="00C8523E">
      <w:pPr>
        <w:autoSpaceDE w:val="0"/>
        <w:autoSpaceDN w:val="0"/>
        <w:adjustRightInd w:val="0"/>
        <w:spacing w:after="0" w:line="240" w:lineRule="auto"/>
        <w:rPr>
          <w:rFonts w:ascii="Times New Roman" w:hAnsi="Times New Roman" w:cs="Times New Roman"/>
          <w:b/>
          <w:bCs/>
          <w:color w:val="FF0000"/>
          <w:sz w:val="28"/>
          <w:szCs w:val="28"/>
          <w:u w:val="single"/>
        </w:rPr>
      </w:pPr>
      <w:r w:rsidRPr="00A944A9">
        <w:rPr>
          <w:rFonts w:ascii="Times New Roman" w:hAnsi="Times New Roman" w:cs="Times New Roman"/>
          <w:b/>
          <w:bCs/>
          <w:color w:val="FF0000"/>
          <w:sz w:val="28"/>
          <w:szCs w:val="28"/>
          <w:u w:val="single"/>
        </w:rPr>
        <w:t>Conclusions:</w:t>
      </w:r>
    </w:p>
    <w:p w:rsidR="00C8523E"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lastRenderedPageBreak/>
        <w:t xml:space="preserve">The Only Applicable Modifiers for Constructors are </w:t>
      </w:r>
      <w:r w:rsidRPr="00A944A9">
        <w:rPr>
          <w:rFonts w:ascii="Times New Roman" w:hAnsi="Times New Roman" w:cs="Times New Roman"/>
          <w:bCs/>
          <w:i/>
          <w:iCs/>
          <w:color w:val="000000"/>
          <w:sz w:val="28"/>
          <w:szCs w:val="28"/>
        </w:rPr>
        <w:t xml:space="preserve">public, private, protected, </w:t>
      </w:r>
      <w:r w:rsidRPr="00A944A9">
        <w:rPr>
          <w:rFonts w:ascii="Times New Roman" w:hAnsi="Times New Roman" w:cs="Times New Roman"/>
          <w:bCs/>
          <w:color w:val="000000"/>
          <w:sz w:val="28"/>
          <w:szCs w:val="28"/>
        </w:rPr>
        <w:t xml:space="preserve">and </w:t>
      </w:r>
      <w:r w:rsidRPr="00A944A9">
        <w:rPr>
          <w:rFonts w:ascii="Times New Roman" w:hAnsi="Times New Roman" w:cs="Times New Roman"/>
          <w:bCs/>
          <w:i/>
          <w:iCs/>
          <w:color w:val="000000"/>
          <w:sz w:val="28"/>
          <w:szCs w:val="28"/>
        </w:rPr>
        <w:t>&lt;default&gt;.</w:t>
      </w:r>
    </w:p>
    <w:p w:rsidR="00C8523E"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t xml:space="preserve">The Only Applicable Modifiers for Local Variable is </w:t>
      </w:r>
      <w:r w:rsidRPr="00A944A9">
        <w:rPr>
          <w:rFonts w:ascii="Times New Roman" w:hAnsi="Times New Roman" w:cs="Times New Roman"/>
          <w:bCs/>
          <w:i/>
          <w:iCs/>
          <w:color w:val="000000"/>
          <w:sz w:val="28"/>
          <w:szCs w:val="28"/>
        </w:rPr>
        <w:t>final.</w:t>
      </w:r>
    </w:p>
    <w:p w:rsidR="00C8523E"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t xml:space="preserve">The Only Modifier which is applicable for Classes but Not for Interfaces is </w:t>
      </w:r>
      <w:r w:rsidRPr="00A944A9">
        <w:rPr>
          <w:rFonts w:ascii="Times New Roman" w:hAnsi="Times New Roman" w:cs="Times New Roman"/>
          <w:bCs/>
          <w:i/>
          <w:iCs/>
          <w:color w:val="000000"/>
          <w:sz w:val="28"/>
          <w:szCs w:val="28"/>
        </w:rPr>
        <w:t>final.</w:t>
      </w:r>
    </w:p>
    <w:p w:rsidR="00C8523E"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t xml:space="preserve">The Modifiers which are Applicable for Classes but </w:t>
      </w:r>
      <w:proofErr w:type="gramStart"/>
      <w:r w:rsidRPr="00A944A9">
        <w:rPr>
          <w:rFonts w:ascii="Times New Roman" w:hAnsi="Times New Roman" w:cs="Times New Roman"/>
          <w:bCs/>
          <w:color w:val="000000"/>
          <w:sz w:val="28"/>
          <w:szCs w:val="28"/>
        </w:rPr>
        <w:t>Not</w:t>
      </w:r>
      <w:proofErr w:type="gramEnd"/>
      <w:r w:rsidRPr="00A944A9">
        <w:rPr>
          <w:rFonts w:ascii="Times New Roman" w:hAnsi="Times New Roman" w:cs="Times New Roman"/>
          <w:bCs/>
          <w:color w:val="000000"/>
          <w:sz w:val="28"/>
          <w:szCs w:val="28"/>
        </w:rPr>
        <w:t xml:space="preserve"> for </w:t>
      </w:r>
      <w:proofErr w:type="spellStart"/>
      <w:r w:rsidRPr="00A944A9">
        <w:rPr>
          <w:rFonts w:ascii="Times New Roman" w:hAnsi="Times New Roman" w:cs="Times New Roman"/>
          <w:bCs/>
          <w:color w:val="000000"/>
          <w:sz w:val="28"/>
          <w:szCs w:val="28"/>
        </w:rPr>
        <w:t>enum</w:t>
      </w:r>
      <w:proofErr w:type="spellEnd"/>
      <w:r w:rsidRPr="00A944A9">
        <w:rPr>
          <w:rFonts w:ascii="Times New Roman" w:hAnsi="Times New Roman" w:cs="Times New Roman"/>
          <w:bCs/>
          <w:color w:val="000000"/>
          <w:sz w:val="28"/>
          <w:szCs w:val="28"/>
        </w:rPr>
        <w:t xml:space="preserve"> are </w:t>
      </w:r>
      <w:r w:rsidRPr="00A944A9">
        <w:rPr>
          <w:rFonts w:ascii="Times New Roman" w:hAnsi="Times New Roman" w:cs="Times New Roman"/>
          <w:bCs/>
          <w:i/>
          <w:iCs/>
          <w:color w:val="000000"/>
          <w:sz w:val="28"/>
          <w:szCs w:val="28"/>
        </w:rPr>
        <w:t xml:space="preserve">final </w:t>
      </w:r>
      <w:r w:rsidRPr="00A944A9">
        <w:rPr>
          <w:rFonts w:ascii="Times New Roman" w:hAnsi="Times New Roman" w:cs="Times New Roman"/>
          <w:bCs/>
          <w:color w:val="000000"/>
          <w:sz w:val="28"/>
          <w:szCs w:val="28"/>
        </w:rPr>
        <w:t xml:space="preserve">and </w:t>
      </w:r>
      <w:r w:rsidRPr="00A944A9">
        <w:rPr>
          <w:rFonts w:ascii="Times New Roman" w:hAnsi="Times New Roman" w:cs="Times New Roman"/>
          <w:bCs/>
          <w:i/>
          <w:iCs/>
          <w:color w:val="000000"/>
          <w:sz w:val="28"/>
          <w:szCs w:val="28"/>
        </w:rPr>
        <w:t>abstract.</w:t>
      </w:r>
    </w:p>
    <w:p w:rsidR="00C8523E"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t xml:space="preserve">The Modifiers which are Applicable for Inner Classes but Not for Outer Classes are </w:t>
      </w:r>
      <w:r w:rsidRPr="00A944A9">
        <w:rPr>
          <w:rFonts w:ascii="Times New Roman" w:hAnsi="Times New Roman" w:cs="Times New Roman"/>
          <w:bCs/>
          <w:i/>
          <w:iCs/>
          <w:color w:val="000000"/>
          <w:sz w:val="28"/>
          <w:szCs w:val="28"/>
        </w:rPr>
        <w:t xml:space="preserve">public, protected, </w:t>
      </w:r>
      <w:r w:rsidRPr="00A944A9">
        <w:rPr>
          <w:rFonts w:ascii="Times New Roman" w:hAnsi="Times New Roman" w:cs="Times New Roman"/>
          <w:bCs/>
          <w:color w:val="000000"/>
          <w:sz w:val="28"/>
          <w:szCs w:val="28"/>
        </w:rPr>
        <w:t xml:space="preserve">and </w:t>
      </w:r>
      <w:r w:rsidRPr="00A944A9">
        <w:rPr>
          <w:rFonts w:ascii="Times New Roman" w:hAnsi="Times New Roman" w:cs="Times New Roman"/>
          <w:bCs/>
          <w:i/>
          <w:iCs/>
          <w:color w:val="000000"/>
          <w:sz w:val="28"/>
          <w:szCs w:val="28"/>
        </w:rPr>
        <w:t>static.</w:t>
      </w:r>
    </w:p>
    <w:p w:rsidR="00C8523E"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t xml:space="preserve">The Only Modifier which is Applicable for Methods is </w:t>
      </w:r>
      <w:r w:rsidRPr="00A944A9">
        <w:rPr>
          <w:rFonts w:ascii="Times New Roman" w:hAnsi="Times New Roman" w:cs="Times New Roman"/>
          <w:bCs/>
          <w:i/>
          <w:iCs/>
          <w:color w:val="000000"/>
          <w:sz w:val="28"/>
          <w:szCs w:val="28"/>
        </w:rPr>
        <w:t>native.</w:t>
      </w:r>
    </w:p>
    <w:p w:rsidR="00FD296D" w:rsidRPr="00A944A9" w:rsidRDefault="00C8523E" w:rsidP="005675D5">
      <w:pPr>
        <w:pStyle w:val="ListParagraph"/>
        <w:numPr>
          <w:ilvl w:val="0"/>
          <w:numId w:val="41"/>
        </w:num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color w:val="000000"/>
          <w:sz w:val="28"/>
          <w:szCs w:val="28"/>
        </w:rPr>
        <w:t xml:space="preserve">The Modifiers which are Applicable for Variables are </w:t>
      </w:r>
      <w:r w:rsidRPr="00A944A9">
        <w:rPr>
          <w:rFonts w:ascii="Times New Roman" w:hAnsi="Times New Roman" w:cs="Times New Roman"/>
          <w:bCs/>
          <w:i/>
          <w:iCs/>
          <w:color w:val="000000"/>
          <w:sz w:val="28"/>
          <w:szCs w:val="28"/>
        </w:rPr>
        <w:t xml:space="preserve">transient </w:t>
      </w:r>
      <w:r w:rsidRPr="00A944A9">
        <w:rPr>
          <w:rFonts w:ascii="Times New Roman" w:hAnsi="Times New Roman" w:cs="Times New Roman"/>
          <w:bCs/>
          <w:color w:val="000000"/>
          <w:sz w:val="28"/>
          <w:szCs w:val="28"/>
        </w:rPr>
        <w:t xml:space="preserve">and </w:t>
      </w:r>
      <w:r w:rsidRPr="00A944A9">
        <w:rPr>
          <w:rFonts w:ascii="Times New Roman" w:hAnsi="Times New Roman" w:cs="Times New Roman"/>
          <w:bCs/>
          <w:i/>
          <w:iCs/>
          <w:color w:val="000000"/>
          <w:sz w:val="28"/>
          <w:szCs w:val="28"/>
        </w:rPr>
        <w:t>volatile.</w:t>
      </w:r>
    </w:p>
    <w:p w:rsidR="005675D5" w:rsidRPr="00A944A9" w:rsidRDefault="005675D5" w:rsidP="005675D5">
      <w:pPr>
        <w:autoSpaceDE w:val="0"/>
        <w:autoSpaceDN w:val="0"/>
        <w:adjustRightInd w:val="0"/>
        <w:spacing w:after="0" w:line="240" w:lineRule="auto"/>
        <w:rPr>
          <w:rFonts w:ascii="Times New Roman" w:hAnsi="Times New Roman" w:cs="Times New Roman"/>
          <w:bCs/>
          <w:i/>
          <w:iCs/>
          <w:color w:val="000000"/>
          <w:sz w:val="28"/>
          <w:szCs w:val="28"/>
        </w:rPr>
      </w:pPr>
    </w:p>
    <w:p w:rsidR="005675D5" w:rsidRPr="00A944A9" w:rsidRDefault="005675D5" w:rsidP="005675D5">
      <w:pPr>
        <w:autoSpaceDE w:val="0"/>
        <w:autoSpaceDN w:val="0"/>
        <w:adjustRightInd w:val="0"/>
        <w:spacing w:after="0" w:line="240" w:lineRule="auto"/>
        <w:rPr>
          <w:rFonts w:ascii="Times New Roman" w:hAnsi="Times New Roman" w:cs="Times New Roman"/>
          <w:b/>
          <w:bCs/>
          <w:sz w:val="28"/>
          <w:szCs w:val="28"/>
          <w:u w:val="single"/>
        </w:rPr>
      </w:pPr>
      <w:proofErr w:type="gramStart"/>
      <w:r w:rsidRPr="00A944A9">
        <w:rPr>
          <w:rFonts w:ascii="Times New Roman" w:hAnsi="Times New Roman" w:cs="Times New Roman"/>
          <w:b/>
          <w:bCs/>
          <w:sz w:val="28"/>
          <w:szCs w:val="28"/>
          <w:u w:val="single"/>
        </w:rPr>
        <w:t>Note :</w:t>
      </w:r>
      <w:proofErr w:type="gramEnd"/>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1. The modifiers which are applicable for inner classes but not for outer classes are</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proofErr w:type="gramStart"/>
      <w:r w:rsidRPr="00A944A9">
        <w:rPr>
          <w:rFonts w:ascii="Times New Roman" w:hAnsi="Times New Roman" w:cs="Times New Roman"/>
          <w:bCs/>
          <w:sz w:val="28"/>
          <w:szCs w:val="28"/>
        </w:rPr>
        <w:t>private</w:t>
      </w:r>
      <w:proofErr w:type="gramEnd"/>
      <w:r w:rsidRPr="00A944A9">
        <w:rPr>
          <w:rFonts w:ascii="Times New Roman" w:hAnsi="Times New Roman" w:cs="Times New Roman"/>
          <w:bCs/>
          <w:sz w:val="28"/>
          <w:szCs w:val="28"/>
        </w:rPr>
        <w:t>, protected, static.</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2. The modifiers which are applicable only for methods native.</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3. The modifiers which are applicable only for variables transient and volatile.</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4. The modifiers which are applicable for constructor public, private, protected,</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proofErr w:type="gramStart"/>
      <w:r w:rsidRPr="00A944A9">
        <w:rPr>
          <w:rFonts w:ascii="Times New Roman" w:hAnsi="Times New Roman" w:cs="Times New Roman"/>
          <w:bCs/>
          <w:sz w:val="28"/>
          <w:szCs w:val="28"/>
        </w:rPr>
        <w:t>default</w:t>
      </w:r>
      <w:proofErr w:type="gramEnd"/>
      <w:r w:rsidRPr="00A944A9">
        <w:rPr>
          <w:rFonts w:ascii="Times New Roman" w:hAnsi="Times New Roman" w:cs="Times New Roman"/>
          <w:bCs/>
          <w:sz w:val="28"/>
          <w:szCs w:val="28"/>
        </w:rPr>
        <w:t>.</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5. The only applicable modifier for local variables is final.</w:t>
      </w:r>
    </w:p>
    <w:p w:rsidR="005675D5" w:rsidRPr="00A944A9" w:rsidRDefault="005675D5" w:rsidP="005675D5">
      <w:pPr>
        <w:autoSpaceDE w:val="0"/>
        <w:autoSpaceDN w:val="0"/>
        <w:adjustRightInd w:val="0"/>
        <w:spacing w:after="0" w:line="240" w:lineRule="auto"/>
        <w:rPr>
          <w:rFonts w:ascii="Times New Roman" w:hAnsi="Times New Roman" w:cs="Times New Roman"/>
          <w:bCs/>
          <w:sz w:val="28"/>
          <w:szCs w:val="28"/>
        </w:rPr>
      </w:pPr>
      <w:r w:rsidRPr="00A944A9">
        <w:rPr>
          <w:rFonts w:ascii="Times New Roman" w:hAnsi="Times New Roman" w:cs="Times New Roman"/>
          <w:bCs/>
          <w:sz w:val="28"/>
          <w:szCs w:val="28"/>
        </w:rPr>
        <w:t>6. The modifiers which are applicable for clas</w:t>
      </w:r>
      <w:r w:rsidR="00A944A9">
        <w:rPr>
          <w:rFonts w:ascii="Times New Roman" w:hAnsi="Times New Roman" w:cs="Times New Roman"/>
          <w:bCs/>
          <w:sz w:val="28"/>
          <w:szCs w:val="28"/>
        </w:rPr>
        <w:t>ses but not for enums are final</w:t>
      </w:r>
      <w:r w:rsidRPr="00A944A9">
        <w:rPr>
          <w:rFonts w:ascii="Times New Roman" w:hAnsi="Times New Roman" w:cs="Times New Roman"/>
          <w:bCs/>
          <w:sz w:val="28"/>
          <w:szCs w:val="28"/>
        </w:rPr>
        <w:t>,</w:t>
      </w:r>
      <w:r w:rsidR="00A944A9">
        <w:rPr>
          <w:rFonts w:ascii="Times New Roman" w:hAnsi="Times New Roman" w:cs="Times New Roman"/>
          <w:bCs/>
          <w:sz w:val="28"/>
          <w:szCs w:val="28"/>
        </w:rPr>
        <w:t xml:space="preserve"> </w:t>
      </w:r>
      <w:r w:rsidRPr="00A944A9">
        <w:rPr>
          <w:rFonts w:ascii="Times New Roman" w:hAnsi="Times New Roman" w:cs="Times New Roman"/>
          <w:bCs/>
          <w:sz w:val="28"/>
          <w:szCs w:val="28"/>
        </w:rPr>
        <w:t>abstract.</w:t>
      </w:r>
    </w:p>
    <w:p w:rsidR="005675D5" w:rsidRPr="00A944A9" w:rsidRDefault="005675D5" w:rsidP="005675D5">
      <w:pPr>
        <w:autoSpaceDE w:val="0"/>
        <w:autoSpaceDN w:val="0"/>
        <w:adjustRightInd w:val="0"/>
        <w:spacing w:after="0" w:line="240" w:lineRule="auto"/>
        <w:rPr>
          <w:rFonts w:ascii="Times New Roman" w:hAnsi="Times New Roman" w:cs="Times New Roman"/>
          <w:bCs/>
          <w:i/>
          <w:iCs/>
          <w:color w:val="000000"/>
          <w:sz w:val="28"/>
          <w:szCs w:val="28"/>
        </w:rPr>
      </w:pPr>
      <w:r w:rsidRPr="00A944A9">
        <w:rPr>
          <w:rFonts w:ascii="Times New Roman" w:hAnsi="Times New Roman" w:cs="Times New Roman"/>
          <w:bCs/>
          <w:sz w:val="28"/>
          <w:szCs w:val="28"/>
        </w:rPr>
        <w:t>7. The modifiers which are applicable for classes but not for interface are final.</w:t>
      </w:r>
    </w:p>
    <w:p w:rsidR="00FD296D" w:rsidRPr="00A944A9" w:rsidRDefault="00FD296D" w:rsidP="00A500CA">
      <w:pPr>
        <w:pBdr>
          <w:bottom w:val="single" w:sz="6" w:space="1" w:color="auto"/>
        </w:pBdr>
        <w:autoSpaceDE w:val="0"/>
        <w:autoSpaceDN w:val="0"/>
        <w:adjustRightInd w:val="0"/>
        <w:spacing w:after="0" w:line="240" w:lineRule="auto"/>
        <w:ind w:left="360"/>
        <w:rPr>
          <w:rFonts w:ascii="Times New Roman" w:eastAsia="SymbolMT" w:hAnsi="Times New Roman" w:cs="Times New Roman"/>
          <w:bCs/>
          <w:sz w:val="28"/>
          <w:szCs w:val="28"/>
        </w:rPr>
      </w:pPr>
      <w:bookmarkStart w:id="1" w:name="_GoBack"/>
      <w:bookmarkEnd w:id="1"/>
    </w:p>
    <w:p w:rsidR="005675D5" w:rsidRPr="00A944A9" w:rsidRDefault="005675D5"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p w:rsidR="00FD296D" w:rsidRPr="00A944A9" w:rsidRDefault="00FD296D" w:rsidP="00A500CA">
      <w:pPr>
        <w:autoSpaceDE w:val="0"/>
        <w:autoSpaceDN w:val="0"/>
        <w:adjustRightInd w:val="0"/>
        <w:spacing w:after="0" w:line="240" w:lineRule="auto"/>
        <w:ind w:left="360"/>
        <w:rPr>
          <w:rFonts w:ascii="Times New Roman" w:eastAsia="SymbolMT" w:hAnsi="Times New Roman" w:cs="Times New Roman"/>
          <w:bCs/>
          <w:sz w:val="28"/>
          <w:szCs w:val="28"/>
        </w:rPr>
      </w:pPr>
    </w:p>
    <w:sectPr w:rsidR="00FD296D" w:rsidRPr="00A944A9" w:rsidSect="00314B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4593"/>
    <w:multiLevelType w:val="hybridMultilevel"/>
    <w:tmpl w:val="2C4E36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12A03"/>
    <w:multiLevelType w:val="hybridMultilevel"/>
    <w:tmpl w:val="CA4C4B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12F72"/>
    <w:multiLevelType w:val="hybridMultilevel"/>
    <w:tmpl w:val="19949F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5D4670"/>
    <w:multiLevelType w:val="hybridMultilevel"/>
    <w:tmpl w:val="0C6841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EE320B"/>
    <w:multiLevelType w:val="multilevel"/>
    <w:tmpl w:val="F9DE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DC3143"/>
    <w:multiLevelType w:val="hybridMultilevel"/>
    <w:tmpl w:val="3BB041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FC7793"/>
    <w:multiLevelType w:val="hybridMultilevel"/>
    <w:tmpl w:val="96E6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D14F91"/>
    <w:multiLevelType w:val="hybridMultilevel"/>
    <w:tmpl w:val="61A211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570B9"/>
    <w:multiLevelType w:val="hybridMultilevel"/>
    <w:tmpl w:val="A1B4EB58"/>
    <w:lvl w:ilvl="0" w:tplc="4DD8D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713BEE"/>
    <w:multiLevelType w:val="hybridMultilevel"/>
    <w:tmpl w:val="91C842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0746A0"/>
    <w:multiLevelType w:val="multilevel"/>
    <w:tmpl w:val="545C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CA1DE7"/>
    <w:multiLevelType w:val="hybridMultilevel"/>
    <w:tmpl w:val="C076E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A3460"/>
    <w:multiLevelType w:val="hybridMultilevel"/>
    <w:tmpl w:val="CEFE6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323D32"/>
    <w:multiLevelType w:val="multilevel"/>
    <w:tmpl w:val="EF6A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781CF0"/>
    <w:multiLevelType w:val="multilevel"/>
    <w:tmpl w:val="BA8A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AC110A"/>
    <w:multiLevelType w:val="multilevel"/>
    <w:tmpl w:val="A6B8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370EA1"/>
    <w:multiLevelType w:val="multilevel"/>
    <w:tmpl w:val="EED2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416944"/>
    <w:multiLevelType w:val="hybridMultilevel"/>
    <w:tmpl w:val="55D2E5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2D2278"/>
    <w:multiLevelType w:val="hybridMultilevel"/>
    <w:tmpl w:val="37FE7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72722C"/>
    <w:multiLevelType w:val="hybridMultilevel"/>
    <w:tmpl w:val="025CC3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C11EFA"/>
    <w:multiLevelType w:val="multilevel"/>
    <w:tmpl w:val="4DAC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5E1887"/>
    <w:multiLevelType w:val="hybridMultilevel"/>
    <w:tmpl w:val="9714622C"/>
    <w:lvl w:ilvl="0" w:tplc="78E8F3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E2654F"/>
    <w:multiLevelType w:val="multilevel"/>
    <w:tmpl w:val="9E2EC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0F489F"/>
    <w:multiLevelType w:val="hybridMultilevel"/>
    <w:tmpl w:val="9690853C"/>
    <w:lvl w:ilvl="0" w:tplc="0409000D">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4">
    <w:nsid w:val="46B550A6"/>
    <w:multiLevelType w:val="hybridMultilevel"/>
    <w:tmpl w:val="89EA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9F4AD9"/>
    <w:multiLevelType w:val="hybridMultilevel"/>
    <w:tmpl w:val="697AE3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D0061E"/>
    <w:multiLevelType w:val="hybridMultilevel"/>
    <w:tmpl w:val="B80C42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EB48E2"/>
    <w:multiLevelType w:val="multilevel"/>
    <w:tmpl w:val="B1F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676711"/>
    <w:multiLevelType w:val="hybridMultilevel"/>
    <w:tmpl w:val="A2B6A4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30A6E"/>
    <w:multiLevelType w:val="hybridMultilevel"/>
    <w:tmpl w:val="BD9479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A1258F"/>
    <w:multiLevelType w:val="multilevel"/>
    <w:tmpl w:val="3CF6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586DB5"/>
    <w:multiLevelType w:val="hybridMultilevel"/>
    <w:tmpl w:val="566032F6"/>
    <w:lvl w:ilvl="0" w:tplc="641E5BD6">
      <w:start w:val="1"/>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DFB2BF8"/>
    <w:multiLevelType w:val="hybridMultilevel"/>
    <w:tmpl w:val="203E6C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10123B"/>
    <w:multiLevelType w:val="multilevel"/>
    <w:tmpl w:val="3A202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DA2176"/>
    <w:multiLevelType w:val="hybridMultilevel"/>
    <w:tmpl w:val="04D81A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B37B4F"/>
    <w:multiLevelType w:val="multilevel"/>
    <w:tmpl w:val="C2BA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F07236"/>
    <w:multiLevelType w:val="hybridMultilevel"/>
    <w:tmpl w:val="DB7010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6D0154"/>
    <w:multiLevelType w:val="hybridMultilevel"/>
    <w:tmpl w:val="BE66E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CF7122"/>
    <w:multiLevelType w:val="hybridMultilevel"/>
    <w:tmpl w:val="E2B00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CF6D02"/>
    <w:multiLevelType w:val="hybridMultilevel"/>
    <w:tmpl w:val="5234E8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C31132"/>
    <w:multiLevelType w:val="hybridMultilevel"/>
    <w:tmpl w:val="A5B6D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3"/>
  </w:num>
  <w:num w:numId="3">
    <w:abstractNumId w:val="24"/>
  </w:num>
  <w:num w:numId="4">
    <w:abstractNumId w:val="30"/>
  </w:num>
  <w:num w:numId="5">
    <w:abstractNumId w:val="10"/>
  </w:num>
  <w:num w:numId="6">
    <w:abstractNumId w:val="35"/>
  </w:num>
  <w:num w:numId="7">
    <w:abstractNumId w:val="14"/>
  </w:num>
  <w:num w:numId="8">
    <w:abstractNumId w:val="15"/>
  </w:num>
  <w:num w:numId="9">
    <w:abstractNumId w:val="4"/>
  </w:num>
  <w:num w:numId="10">
    <w:abstractNumId w:val="20"/>
  </w:num>
  <w:num w:numId="11">
    <w:abstractNumId w:val="13"/>
  </w:num>
  <w:num w:numId="12">
    <w:abstractNumId w:val="22"/>
  </w:num>
  <w:num w:numId="13">
    <w:abstractNumId w:val="27"/>
  </w:num>
  <w:num w:numId="14">
    <w:abstractNumId w:val="19"/>
  </w:num>
  <w:num w:numId="15">
    <w:abstractNumId w:val="32"/>
  </w:num>
  <w:num w:numId="16">
    <w:abstractNumId w:val="9"/>
  </w:num>
  <w:num w:numId="17">
    <w:abstractNumId w:val="39"/>
  </w:num>
  <w:num w:numId="18">
    <w:abstractNumId w:val="34"/>
  </w:num>
  <w:num w:numId="19">
    <w:abstractNumId w:val="12"/>
  </w:num>
  <w:num w:numId="20">
    <w:abstractNumId w:val="3"/>
  </w:num>
  <w:num w:numId="21">
    <w:abstractNumId w:val="26"/>
  </w:num>
  <w:num w:numId="22">
    <w:abstractNumId w:val="25"/>
  </w:num>
  <w:num w:numId="23">
    <w:abstractNumId w:val="7"/>
  </w:num>
  <w:num w:numId="24">
    <w:abstractNumId w:val="5"/>
  </w:num>
  <w:num w:numId="25">
    <w:abstractNumId w:val="29"/>
  </w:num>
  <w:num w:numId="26">
    <w:abstractNumId w:val="38"/>
  </w:num>
  <w:num w:numId="27">
    <w:abstractNumId w:val="40"/>
  </w:num>
  <w:num w:numId="28">
    <w:abstractNumId w:val="36"/>
  </w:num>
  <w:num w:numId="29">
    <w:abstractNumId w:val="18"/>
  </w:num>
  <w:num w:numId="30">
    <w:abstractNumId w:val="28"/>
  </w:num>
  <w:num w:numId="31">
    <w:abstractNumId w:val="17"/>
  </w:num>
  <w:num w:numId="32">
    <w:abstractNumId w:val="0"/>
  </w:num>
  <w:num w:numId="33">
    <w:abstractNumId w:val="21"/>
  </w:num>
  <w:num w:numId="34">
    <w:abstractNumId w:val="2"/>
  </w:num>
  <w:num w:numId="35">
    <w:abstractNumId w:val="23"/>
  </w:num>
  <w:num w:numId="36">
    <w:abstractNumId w:val="11"/>
  </w:num>
  <w:num w:numId="37">
    <w:abstractNumId w:val="31"/>
  </w:num>
  <w:num w:numId="38">
    <w:abstractNumId w:val="6"/>
  </w:num>
  <w:num w:numId="39">
    <w:abstractNumId w:val="8"/>
  </w:num>
  <w:num w:numId="40">
    <w:abstractNumId w:val="37"/>
  </w:num>
  <w:num w:numId="41">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2"/>
  </w:compat>
  <w:rsids>
    <w:rsidRoot w:val="00D80199"/>
    <w:rsid w:val="00003074"/>
    <w:rsid w:val="000042CF"/>
    <w:rsid w:val="0001568D"/>
    <w:rsid w:val="0001727B"/>
    <w:rsid w:val="0002688C"/>
    <w:rsid w:val="00030D3F"/>
    <w:rsid w:val="0004299F"/>
    <w:rsid w:val="000460AC"/>
    <w:rsid w:val="000659F4"/>
    <w:rsid w:val="00066033"/>
    <w:rsid w:val="00076C03"/>
    <w:rsid w:val="0009614D"/>
    <w:rsid w:val="00097CC4"/>
    <w:rsid w:val="000A478F"/>
    <w:rsid w:val="000E2898"/>
    <w:rsid w:val="000F0B62"/>
    <w:rsid w:val="001019B4"/>
    <w:rsid w:val="001142AA"/>
    <w:rsid w:val="0014245C"/>
    <w:rsid w:val="001537D0"/>
    <w:rsid w:val="00163D6F"/>
    <w:rsid w:val="0017338B"/>
    <w:rsid w:val="001854A1"/>
    <w:rsid w:val="001B791E"/>
    <w:rsid w:val="001E43F1"/>
    <w:rsid w:val="001F03A8"/>
    <w:rsid w:val="001F4A2F"/>
    <w:rsid w:val="001F6C0E"/>
    <w:rsid w:val="001F7F4B"/>
    <w:rsid w:val="00204E8B"/>
    <w:rsid w:val="0024623D"/>
    <w:rsid w:val="00252F81"/>
    <w:rsid w:val="002546C3"/>
    <w:rsid w:val="002548AF"/>
    <w:rsid w:val="00264BA8"/>
    <w:rsid w:val="00266C37"/>
    <w:rsid w:val="002721D5"/>
    <w:rsid w:val="00283E10"/>
    <w:rsid w:val="002862F0"/>
    <w:rsid w:val="002A13EA"/>
    <w:rsid w:val="002C79EC"/>
    <w:rsid w:val="002D52D6"/>
    <w:rsid w:val="002E38BF"/>
    <w:rsid w:val="002E591B"/>
    <w:rsid w:val="002F63CB"/>
    <w:rsid w:val="003116AB"/>
    <w:rsid w:val="00314B96"/>
    <w:rsid w:val="00330647"/>
    <w:rsid w:val="00340736"/>
    <w:rsid w:val="003512FC"/>
    <w:rsid w:val="00352693"/>
    <w:rsid w:val="00364617"/>
    <w:rsid w:val="00370D80"/>
    <w:rsid w:val="0038019B"/>
    <w:rsid w:val="00380348"/>
    <w:rsid w:val="00395618"/>
    <w:rsid w:val="00397B2B"/>
    <w:rsid w:val="003A3998"/>
    <w:rsid w:val="003A48CB"/>
    <w:rsid w:val="003A51AA"/>
    <w:rsid w:val="003F0924"/>
    <w:rsid w:val="003F7AB2"/>
    <w:rsid w:val="0040289D"/>
    <w:rsid w:val="0040419E"/>
    <w:rsid w:val="00406B86"/>
    <w:rsid w:val="00434A0F"/>
    <w:rsid w:val="0043697C"/>
    <w:rsid w:val="00437F55"/>
    <w:rsid w:val="004420B8"/>
    <w:rsid w:val="004475C7"/>
    <w:rsid w:val="00463470"/>
    <w:rsid w:val="00491CA3"/>
    <w:rsid w:val="004B22AA"/>
    <w:rsid w:val="004C5131"/>
    <w:rsid w:val="004E4CFE"/>
    <w:rsid w:val="004E5D37"/>
    <w:rsid w:val="004E7DE9"/>
    <w:rsid w:val="004F3C1E"/>
    <w:rsid w:val="004F7F6E"/>
    <w:rsid w:val="00503642"/>
    <w:rsid w:val="00516942"/>
    <w:rsid w:val="005212CA"/>
    <w:rsid w:val="00521442"/>
    <w:rsid w:val="0052230D"/>
    <w:rsid w:val="00525F71"/>
    <w:rsid w:val="00531B30"/>
    <w:rsid w:val="00541B58"/>
    <w:rsid w:val="005434A1"/>
    <w:rsid w:val="005477B9"/>
    <w:rsid w:val="0055252A"/>
    <w:rsid w:val="0056459F"/>
    <w:rsid w:val="00566271"/>
    <w:rsid w:val="005675D5"/>
    <w:rsid w:val="00570E19"/>
    <w:rsid w:val="0057636B"/>
    <w:rsid w:val="0058348F"/>
    <w:rsid w:val="005851B8"/>
    <w:rsid w:val="005872A9"/>
    <w:rsid w:val="005A2BCC"/>
    <w:rsid w:val="005B1E3A"/>
    <w:rsid w:val="005B7D0D"/>
    <w:rsid w:val="005E6233"/>
    <w:rsid w:val="005F13E5"/>
    <w:rsid w:val="006004C3"/>
    <w:rsid w:val="006079D0"/>
    <w:rsid w:val="006127A1"/>
    <w:rsid w:val="006346EE"/>
    <w:rsid w:val="0065026F"/>
    <w:rsid w:val="00652AB5"/>
    <w:rsid w:val="006554D0"/>
    <w:rsid w:val="00675A98"/>
    <w:rsid w:val="006816E3"/>
    <w:rsid w:val="00687F24"/>
    <w:rsid w:val="006A21EE"/>
    <w:rsid w:val="006A3C1F"/>
    <w:rsid w:val="006A5018"/>
    <w:rsid w:val="006B0AA4"/>
    <w:rsid w:val="006B6626"/>
    <w:rsid w:val="006B7EDE"/>
    <w:rsid w:val="006D0E26"/>
    <w:rsid w:val="006D7945"/>
    <w:rsid w:val="00710A8B"/>
    <w:rsid w:val="007140C1"/>
    <w:rsid w:val="00714429"/>
    <w:rsid w:val="007308F5"/>
    <w:rsid w:val="00745AA8"/>
    <w:rsid w:val="00747A64"/>
    <w:rsid w:val="00761AAE"/>
    <w:rsid w:val="007630C6"/>
    <w:rsid w:val="00794A15"/>
    <w:rsid w:val="0079780B"/>
    <w:rsid w:val="007A5FF6"/>
    <w:rsid w:val="007B08F9"/>
    <w:rsid w:val="007B288C"/>
    <w:rsid w:val="007B2B6F"/>
    <w:rsid w:val="007D3FA7"/>
    <w:rsid w:val="007D608E"/>
    <w:rsid w:val="007F7932"/>
    <w:rsid w:val="00801AE8"/>
    <w:rsid w:val="0080347C"/>
    <w:rsid w:val="00810959"/>
    <w:rsid w:val="00825972"/>
    <w:rsid w:val="0083486C"/>
    <w:rsid w:val="00837C9A"/>
    <w:rsid w:val="0084296F"/>
    <w:rsid w:val="00842D97"/>
    <w:rsid w:val="00847E0A"/>
    <w:rsid w:val="008606B0"/>
    <w:rsid w:val="00860F20"/>
    <w:rsid w:val="00880C1B"/>
    <w:rsid w:val="0088785A"/>
    <w:rsid w:val="00895202"/>
    <w:rsid w:val="008A3798"/>
    <w:rsid w:val="008A69E8"/>
    <w:rsid w:val="008B4DAC"/>
    <w:rsid w:val="008B74B3"/>
    <w:rsid w:val="008D261B"/>
    <w:rsid w:val="008D2DD0"/>
    <w:rsid w:val="008F7034"/>
    <w:rsid w:val="00907462"/>
    <w:rsid w:val="00917AA4"/>
    <w:rsid w:val="009263E6"/>
    <w:rsid w:val="00930F1B"/>
    <w:rsid w:val="009369A7"/>
    <w:rsid w:val="00942C46"/>
    <w:rsid w:val="00954D51"/>
    <w:rsid w:val="00981CE9"/>
    <w:rsid w:val="00985457"/>
    <w:rsid w:val="00991371"/>
    <w:rsid w:val="009D4759"/>
    <w:rsid w:val="009D7DD2"/>
    <w:rsid w:val="009E240C"/>
    <w:rsid w:val="009E3F4E"/>
    <w:rsid w:val="009E6450"/>
    <w:rsid w:val="00A06EB2"/>
    <w:rsid w:val="00A16D71"/>
    <w:rsid w:val="00A21473"/>
    <w:rsid w:val="00A30F25"/>
    <w:rsid w:val="00A413DC"/>
    <w:rsid w:val="00A42F2F"/>
    <w:rsid w:val="00A500CA"/>
    <w:rsid w:val="00A62CD1"/>
    <w:rsid w:val="00A91B32"/>
    <w:rsid w:val="00A944A9"/>
    <w:rsid w:val="00AB2160"/>
    <w:rsid w:val="00AB21EB"/>
    <w:rsid w:val="00AD2FD7"/>
    <w:rsid w:val="00AD72FB"/>
    <w:rsid w:val="00AE1572"/>
    <w:rsid w:val="00AE3572"/>
    <w:rsid w:val="00AE6431"/>
    <w:rsid w:val="00AF20D6"/>
    <w:rsid w:val="00AF390A"/>
    <w:rsid w:val="00AF660F"/>
    <w:rsid w:val="00B001A1"/>
    <w:rsid w:val="00B02075"/>
    <w:rsid w:val="00B13E55"/>
    <w:rsid w:val="00B34389"/>
    <w:rsid w:val="00B350F3"/>
    <w:rsid w:val="00B4168B"/>
    <w:rsid w:val="00B46C2E"/>
    <w:rsid w:val="00B547DF"/>
    <w:rsid w:val="00B76C44"/>
    <w:rsid w:val="00B76DF4"/>
    <w:rsid w:val="00B82870"/>
    <w:rsid w:val="00B8582C"/>
    <w:rsid w:val="00BA16AD"/>
    <w:rsid w:val="00BB45C3"/>
    <w:rsid w:val="00BB52E8"/>
    <w:rsid w:val="00BB7C76"/>
    <w:rsid w:val="00BC517A"/>
    <w:rsid w:val="00BE1C6C"/>
    <w:rsid w:val="00BE3C8D"/>
    <w:rsid w:val="00BF0021"/>
    <w:rsid w:val="00BF18A4"/>
    <w:rsid w:val="00C06F39"/>
    <w:rsid w:val="00C16001"/>
    <w:rsid w:val="00C363E5"/>
    <w:rsid w:val="00C40D61"/>
    <w:rsid w:val="00C50786"/>
    <w:rsid w:val="00C72E23"/>
    <w:rsid w:val="00C80B90"/>
    <w:rsid w:val="00C8523E"/>
    <w:rsid w:val="00C854B5"/>
    <w:rsid w:val="00C85921"/>
    <w:rsid w:val="00CD7B02"/>
    <w:rsid w:val="00CE4873"/>
    <w:rsid w:val="00D013F6"/>
    <w:rsid w:val="00D04972"/>
    <w:rsid w:val="00D10982"/>
    <w:rsid w:val="00D10D72"/>
    <w:rsid w:val="00D3276F"/>
    <w:rsid w:val="00D41092"/>
    <w:rsid w:val="00D5000A"/>
    <w:rsid w:val="00D64E3C"/>
    <w:rsid w:val="00D762E8"/>
    <w:rsid w:val="00D80199"/>
    <w:rsid w:val="00DA4CD9"/>
    <w:rsid w:val="00DC7627"/>
    <w:rsid w:val="00DD10EB"/>
    <w:rsid w:val="00DD3DE4"/>
    <w:rsid w:val="00DE160B"/>
    <w:rsid w:val="00E07947"/>
    <w:rsid w:val="00E172DE"/>
    <w:rsid w:val="00E37DB3"/>
    <w:rsid w:val="00E44A63"/>
    <w:rsid w:val="00E54B36"/>
    <w:rsid w:val="00E56109"/>
    <w:rsid w:val="00E67395"/>
    <w:rsid w:val="00E87768"/>
    <w:rsid w:val="00EA0970"/>
    <w:rsid w:val="00EB258F"/>
    <w:rsid w:val="00EB41CB"/>
    <w:rsid w:val="00EB4427"/>
    <w:rsid w:val="00ED3006"/>
    <w:rsid w:val="00EE5C2C"/>
    <w:rsid w:val="00EE6F07"/>
    <w:rsid w:val="00F01F09"/>
    <w:rsid w:val="00F10627"/>
    <w:rsid w:val="00F120BA"/>
    <w:rsid w:val="00F125FA"/>
    <w:rsid w:val="00F3291A"/>
    <w:rsid w:val="00F52CD4"/>
    <w:rsid w:val="00F62253"/>
    <w:rsid w:val="00F75F9F"/>
    <w:rsid w:val="00FA101F"/>
    <w:rsid w:val="00FA44B9"/>
    <w:rsid w:val="00FD1D7B"/>
    <w:rsid w:val="00FD296D"/>
    <w:rsid w:val="00FD3EB8"/>
    <w:rsid w:val="00FD42F2"/>
    <w:rsid w:val="00FE1538"/>
    <w:rsid w:val="00FE49AA"/>
    <w:rsid w:val="00FF5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B96"/>
  </w:style>
  <w:style w:type="paragraph" w:styleId="Heading1">
    <w:name w:val="heading 1"/>
    <w:basedOn w:val="Normal"/>
    <w:next w:val="Normal"/>
    <w:link w:val="Heading1Char"/>
    <w:uiPriority w:val="9"/>
    <w:qFormat/>
    <w:rsid w:val="00EB41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37D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127A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20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477B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7C7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7DB3"/>
    <w:rPr>
      <w:rFonts w:ascii="Times New Roman" w:eastAsia="Times New Roman" w:hAnsi="Times New Roman" w:cs="Times New Roman"/>
      <w:b/>
      <w:bCs/>
      <w:sz w:val="36"/>
      <w:szCs w:val="36"/>
    </w:rPr>
  </w:style>
  <w:style w:type="paragraph" w:styleId="NormalWeb">
    <w:name w:val="Normal (Web)"/>
    <w:basedOn w:val="Normal"/>
    <w:uiPriority w:val="99"/>
    <w:unhideWhenUsed/>
    <w:rsid w:val="00D049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04972"/>
  </w:style>
  <w:style w:type="character" w:styleId="Strong">
    <w:name w:val="Strong"/>
    <w:basedOn w:val="DefaultParagraphFont"/>
    <w:uiPriority w:val="22"/>
    <w:qFormat/>
    <w:rsid w:val="00D04972"/>
    <w:rPr>
      <w:b/>
      <w:bCs/>
    </w:rPr>
  </w:style>
  <w:style w:type="paragraph" w:styleId="BalloonText">
    <w:name w:val="Balloon Text"/>
    <w:basedOn w:val="Normal"/>
    <w:link w:val="BalloonTextChar"/>
    <w:uiPriority w:val="99"/>
    <w:semiHidden/>
    <w:unhideWhenUsed/>
    <w:rsid w:val="0061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7A1"/>
    <w:rPr>
      <w:rFonts w:ascii="Tahoma" w:hAnsi="Tahoma" w:cs="Tahoma"/>
      <w:sz w:val="16"/>
      <w:szCs w:val="16"/>
    </w:rPr>
  </w:style>
  <w:style w:type="character" w:customStyle="1" w:styleId="Heading3Char">
    <w:name w:val="Heading 3 Char"/>
    <w:basedOn w:val="DefaultParagraphFont"/>
    <w:link w:val="Heading3"/>
    <w:uiPriority w:val="9"/>
    <w:rsid w:val="006127A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EB41C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EB41CB"/>
    <w:rPr>
      <w:color w:val="0000FF"/>
      <w:u w:val="single"/>
    </w:rPr>
  </w:style>
  <w:style w:type="character" w:customStyle="1" w:styleId="Heading6Char">
    <w:name w:val="Heading 6 Char"/>
    <w:basedOn w:val="DefaultParagraphFont"/>
    <w:link w:val="Heading6"/>
    <w:uiPriority w:val="9"/>
    <w:semiHidden/>
    <w:rsid w:val="00BB7C76"/>
    <w:rPr>
      <w:rFonts w:asciiTheme="majorHAnsi" w:eastAsiaTheme="majorEastAsia" w:hAnsiTheme="majorHAnsi" w:cstheme="majorBidi"/>
      <w:i/>
      <w:iCs/>
      <w:color w:val="243F60" w:themeColor="accent1" w:themeShade="7F"/>
    </w:rPr>
  </w:style>
  <w:style w:type="character" w:customStyle="1" w:styleId="Heading5Char">
    <w:name w:val="Heading 5 Char"/>
    <w:basedOn w:val="DefaultParagraphFont"/>
    <w:link w:val="Heading5"/>
    <w:uiPriority w:val="9"/>
    <w:semiHidden/>
    <w:rsid w:val="005477B9"/>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0460AC"/>
    <w:pPr>
      <w:ind w:left="720"/>
      <w:contextualSpacing/>
    </w:pPr>
  </w:style>
  <w:style w:type="character" w:styleId="HTMLCode">
    <w:name w:val="HTML Code"/>
    <w:basedOn w:val="DefaultParagraphFont"/>
    <w:uiPriority w:val="99"/>
    <w:semiHidden/>
    <w:unhideWhenUsed/>
    <w:rsid w:val="00B76DF4"/>
    <w:rPr>
      <w:rFonts w:ascii="Courier New" w:eastAsia="Times New Roman" w:hAnsi="Courier New" w:cs="Courier New"/>
      <w:sz w:val="20"/>
      <w:szCs w:val="20"/>
    </w:rPr>
  </w:style>
  <w:style w:type="paragraph" w:styleId="NoSpacing">
    <w:name w:val="No Spacing"/>
    <w:uiPriority w:val="1"/>
    <w:qFormat/>
    <w:rsid w:val="00B76DF4"/>
    <w:pPr>
      <w:spacing w:after="0" w:line="240" w:lineRule="auto"/>
    </w:pPr>
  </w:style>
  <w:style w:type="character" w:customStyle="1" w:styleId="com">
    <w:name w:val="com"/>
    <w:basedOn w:val="DefaultParagraphFont"/>
    <w:rsid w:val="00991371"/>
  </w:style>
  <w:style w:type="character" w:customStyle="1" w:styleId="kwd">
    <w:name w:val="kwd"/>
    <w:basedOn w:val="DefaultParagraphFont"/>
    <w:rsid w:val="00991371"/>
  </w:style>
  <w:style w:type="character" w:customStyle="1" w:styleId="pln">
    <w:name w:val="pln"/>
    <w:basedOn w:val="DefaultParagraphFont"/>
    <w:rsid w:val="00991371"/>
  </w:style>
  <w:style w:type="character" w:customStyle="1" w:styleId="pun">
    <w:name w:val="pun"/>
    <w:basedOn w:val="DefaultParagraphFont"/>
    <w:rsid w:val="00991371"/>
  </w:style>
  <w:style w:type="character" w:customStyle="1" w:styleId="typ">
    <w:name w:val="typ"/>
    <w:basedOn w:val="DefaultParagraphFont"/>
    <w:rsid w:val="00991371"/>
  </w:style>
  <w:style w:type="character" w:customStyle="1" w:styleId="lit">
    <w:name w:val="lit"/>
    <w:basedOn w:val="DefaultParagraphFont"/>
    <w:rsid w:val="00991371"/>
  </w:style>
  <w:style w:type="character" w:customStyle="1" w:styleId="str">
    <w:name w:val="str"/>
    <w:basedOn w:val="DefaultParagraphFont"/>
    <w:rsid w:val="00991371"/>
  </w:style>
  <w:style w:type="paragraph" w:styleId="HTMLPreformatted">
    <w:name w:val="HTML Preformatted"/>
    <w:basedOn w:val="Normal"/>
    <w:link w:val="HTMLPreformattedChar"/>
    <w:uiPriority w:val="99"/>
    <w:unhideWhenUsed/>
    <w:rsid w:val="006A2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21EE"/>
    <w:rPr>
      <w:rFonts w:ascii="Courier New" w:eastAsia="Times New Roman" w:hAnsi="Courier New" w:cs="Courier New"/>
      <w:sz w:val="20"/>
      <w:szCs w:val="20"/>
    </w:rPr>
  </w:style>
  <w:style w:type="character" w:customStyle="1" w:styleId="keyword">
    <w:name w:val="keyword"/>
    <w:basedOn w:val="DefaultParagraphFont"/>
    <w:rsid w:val="004F7F6E"/>
  </w:style>
  <w:style w:type="character" w:customStyle="1" w:styleId="number">
    <w:name w:val="number"/>
    <w:basedOn w:val="DefaultParagraphFont"/>
    <w:rsid w:val="004F7F6E"/>
  </w:style>
  <w:style w:type="character" w:customStyle="1" w:styleId="string">
    <w:name w:val="string"/>
    <w:basedOn w:val="DefaultParagraphFont"/>
    <w:rsid w:val="004F7F6E"/>
  </w:style>
  <w:style w:type="character" w:customStyle="1" w:styleId="comment">
    <w:name w:val="comment"/>
    <w:basedOn w:val="DefaultParagraphFont"/>
    <w:rsid w:val="004F7F6E"/>
  </w:style>
  <w:style w:type="character" w:customStyle="1" w:styleId="Heading4Char">
    <w:name w:val="Heading 4 Char"/>
    <w:basedOn w:val="DefaultParagraphFont"/>
    <w:link w:val="Heading4"/>
    <w:uiPriority w:val="9"/>
    <w:semiHidden/>
    <w:rsid w:val="004420B8"/>
    <w:rPr>
      <w:rFonts w:asciiTheme="majorHAnsi" w:eastAsiaTheme="majorEastAsia" w:hAnsiTheme="majorHAnsi" w:cstheme="majorBidi"/>
      <w:b/>
      <w:bCs/>
      <w:i/>
      <w:iCs/>
      <w:color w:val="4F81BD" w:themeColor="accent1"/>
    </w:rPr>
  </w:style>
  <w:style w:type="paragraph" w:customStyle="1" w:styleId="selectionshareable">
    <w:name w:val="selectionshareable"/>
    <w:basedOn w:val="Normal"/>
    <w:rsid w:val="004420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420B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4059">
      <w:bodyDiv w:val="1"/>
      <w:marLeft w:val="0"/>
      <w:marRight w:val="0"/>
      <w:marTop w:val="0"/>
      <w:marBottom w:val="0"/>
      <w:divBdr>
        <w:top w:val="none" w:sz="0" w:space="0" w:color="auto"/>
        <w:left w:val="none" w:sz="0" w:space="0" w:color="auto"/>
        <w:bottom w:val="none" w:sz="0" w:space="0" w:color="auto"/>
        <w:right w:val="none" w:sz="0" w:space="0" w:color="auto"/>
      </w:divBdr>
    </w:div>
    <w:div w:id="59333271">
      <w:bodyDiv w:val="1"/>
      <w:marLeft w:val="0"/>
      <w:marRight w:val="0"/>
      <w:marTop w:val="0"/>
      <w:marBottom w:val="0"/>
      <w:divBdr>
        <w:top w:val="none" w:sz="0" w:space="0" w:color="auto"/>
        <w:left w:val="none" w:sz="0" w:space="0" w:color="auto"/>
        <w:bottom w:val="none" w:sz="0" w:space="0" w:color="auto"/>
        <w:right w:val="none" w:sz="0" w:space="0" w:color="auto"/>
      </w:divBdr>
    </w:div>
    <w:div w:id="133060253">
      <w:bodyDiv w:val="1"/>
      <w:marLeft w:val="0"/>
      <w:marRight w:val="0"/>
      <w:marTop w:val="0"/>
      <w:marBottom w:val="0"/>
      <w:divBdr>
        <w:top w:val="none" w:sz="0" w:space="0" w:color="auto"/>
        <w:left w:val="none" w:sz="0" w:space="0" w:color="auto"/>
        <w:bottom w:val="none" w:sz="0" w:space="0" w:color="auto"/>
        <w:right w:val="none" w:sz="0" w:space="0" w:color="auto"/>
      </w:divBdr>
    </w:div>
    <w:div w:id="142628603">
      <w:bodyDiv w:val="1"/>
      <w:marLeft w:val="0"/>
      <w:marRight w:val="0"/>
      <w:marTop w:val="0"/>
      <w:marBottom w:val="0"/>
      <w:divBdr>
        <w:top w:val="none" w:sz="0" w:space="0" w:color="auto"/>
        <w:left w:val="none" w:sz="0" w:space="0" w:color="auto"/>
        <w:bottom w:val="none" w:sz="0" w:space="0" w:color="auto"/>
        <w:right w:val="none" w:sz="0" w:space="0" w:color="auto"/>
      </w:divBdr>
    </w:div>
    <w:div w:id="169566207">
      <w:bodyDiv w:val="1"/>
      <w:marLeft w:val="0"/>
      <w:marRight w:val="0"/>
      <w:marTop w:val="0"/>
      <w:marBottom w:val="0"/>
      <w:divBdr>
        <w:top w:val="none" w:sz="0" w:space="0" w:color="auto"/>
        <w:left w:val="none" w:sz="0" w:space="0" w:color="auto"/>
        <w:bottom w:val="none" w:sz="0" w:space="0" w:color="auto"/>
        <w:right w:val="none" w:sz="0" w:space="0" w:color="auto"/>
      </w:divBdr>
      <w:divsChild>
        <w:div w:id="234628005">
          <w:marLeft w:val="0"/>
          <w:marRight w:val="0"/>
          <w:marTop w:val="0"/>
          <w:marBottom w:val="0"/>
          <w:divBdr>
            <w:top w:val="none" w:sz="0" w:space="0" w:color="auto"/>
            <w:left w:val="none" w:sz="0" w:space="0" w:color="auto"/>
            <w:bottom w:val="none" w:sz="0" w:space="0" w:color="auto"/>
            <w:right w:val="none" w:sz="0" w:space="0" w:color="auto"/>
          </w:divBdr>
        </w:div>
      </w:divsChild>
    </w:div>
    <w:div w:id="246114840">
      <w:bodyDiv w:val="1"/>
      <w:marLeft w:val="0"/>
      <w:marRight w:val="0"/>
      <w:marTop w:val="0"/>
      <w:marBottom w:val="0"/>
      <w:divBdr>
        <w:top w:val="none" w:sz="0" w:space="0" w:color="auto"/>
        <w:left w:val="none" w:sz="0" w:space="0" w:color="auto"/>
        <w:bottom w:val="none" w:sz="0" w:space="0" w:color="auto"/>
        <w:right w:val="none" w:sz="0" w:space="0" w:color="auto"/>
      </w:divBdr>
    </w:div>
    <w:div w:id="252788580">
      <w:bodyDiv w:val="1"/>
      <w:marLeft w:val="0"/>
      <w:marRight w:val="0"/>
      <w:marTop w:val="0"/>
      <w:marBottom w:val="0"/>
      <w:divBdr>
        <w:top w:val="none" w:sz="0" w:space="0" w:color="auto"/>
        <w:left w:val="none" w:sz="0" w:space="0" w:color="auto"/>
        <w:bottom w:val="none" w:sz="0" w:space="0" w:color="auto"/>
        <w:right w:val="none" w:sz="0" w:space="0" w:color="auto"/>
      </w:divBdr>
    </w:div>
    <w:div w:id="281305849">
      <w:bodyDiv w:val="1"/>
      <w:marLeft w:val="0"/>
      <w:marRight w:val="0"/>
      <w:marTop w:val="0"/>
      <w:marBottom w:val="0"/>
      <w:divBdr>
        <w:top w:val="none" w:sz="0" w:space="0" w:color="auto"/>
        <w:left w:val="none" w:sz="0" w:space="0" w:color="auto"/>
        <w:bottom w:val="none" w:sz="0" w:space="0" w:color="auto"/>
        <w:right w:val="none" w:sz="0" w:space="0" w:color="auto"/>
      </w:divBdr>
      <w:divsChild>
        <w:div w:id="327053797">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91521805">
      <w:bodyDiv w:val="1"/>
      <w:marLeft w:val="0"/>
      <w:marRight w:val="0"/>
      <w:marTop w:val="0"/>
      <w:marBottom w:val="0"/>
      <w:divBdr>
        <w:top w:val="none" w:sz="0" w:space="0" w:color="auto"/>
        <w:left w:val="none" w:sz="0" w:space="0" w:color="auto"/>
        <w:bottom w:val="none" w:sz="0" w:space="0" w:color="auto"/>
        <w:right w:val="none" w:sz="0" w:space="0" w:color="auto"/>
      </w:divBdr>
    </w:div>
    <w:div w:id="335111597">
      <w:bodyDiv w:val="1"/>
      <w:marLeft w:val="0"/>
      <w:marRight w:val="0"/>
      <w:marTop w:val="0"/>
      <w:marBottom w:val="0"/>
      <w:divBdr>
        <w:top w:val="none" w:sz="0" w:space="0" w:color="auto"/>
        <w:left w:val="none" w:sz="0" w:space="0" w:color="auto"/>
        <w:bottom w:val="none" w:sz="0" w:space="0" w:color="auto"/>
        <w:right w:val="none" w:sz="0" w:space="0" w:color="auto"/>
      </w:divBdr>
    </w:div>
    <w:div w:id="353921784">
      <w:bodyDiv w:val="1"/>
      <w:marLeft w:val="0"/>
      <w:marRight w:val="0"/>
      <w:marTop w:val="0"/>
      <w:marBottom w:val="0"/>
      <w:divBdr>
        <w:top w:val="none" w:sz="0" w:space="0" w:color="auto"/>
        <w:left w:val="none" w:sz="0" w:space="0" w:color="auto"/>
        <w:bottom w:val="none" w:sz="0" w:space="0" w:color="auto"/>
        <w:right w:val="none" w:sz="0" w:space="0" w:color="auto"/>
      </w:divBdr>
    </w:div>
    <w:div w:id="362558179">
      <w:bodyDiv w:val="1"/>
      <w:marLeft w:val="0"/>
      <w:marRight w:val="0"/>
      <w:marTop w:val="0"/>
      <w:marBottom w:val="0"/>
      <w:divBdr>
        <w:top w:val="none" w:sz="0" w:space="0" w:color="auto"/>
        <w:left w:val="none" w:sz="0" w:space="0" w:color="auto"/>
        <w:bottom w:val="none" w:sz="0" w:space="0" w:color="auto"/>
        <w:right w:val="none" w:sz="0" w:space="0" w:color="auto"/>
      </w:divBdr>
      <w:divsChild>
        <w:div w:id="311565622">
          <w:marLeft w:val="69"/>
          <w:marRight w:val="69"/>
          <w:marTop w:val="69"/>
          <w:marBottom w:val="69"/>
          <w:divBdr>
            <w:top w:val="none" w:sz="0" w:space="0" w:color="auto"/>
            <w:left w:val="none" w:sz="0" w:space="0" w:color="auto"/>
            <w:bottom w:val="none" w:sz="0" w:space="0" w:color="auto"/>
            <w:right w:val="none" w:sz="0" w:space="0" w:color="auto"/>
          </w:divBdr>
        </w:div>
        <w:div w:id="810949778">
          <w:marLeft w:val="69"/>
          <w:marRight w:val="69"/>
          <w:marTop w:val="69"/>
          <w:marBottom w:val="69"/>
          <w:divBdr>
            <w:top w:val="none" w:sz="0" w:space="0" w:color="auto"/>
            <w:left w:val="none" w:sz="0" w:space="0" w:color="auto"/>
            <w:bottom w:val="none" w:sz="0" w:space="0" w:color="auto"/>
            <w:right w:val="none" w:sz="0" w:space="0" w:color="auto"/>
          </w:divBdr>
        </w:div>
      </w:divsChild>
    </w:div>
    <w:div w:id="402992121">
      <w:bodyDiv w:val="1"/>
      <w:marLeft w:val="0"/>
      <w:marRight w:val="0"/>
      <w:marTop w:val="0"/>
      <w:marBottom w:val="0"/>
      <w:divBdr>
        <w:top w:val="none" w:sz="0" w:space="0" w:color="auto"/>
        <w:left w:val="none" w:sz="0" w:space="0" w:color="auto"/>
        <w:bottom w:val="none" w:sz="0" w:space="0" w:color="auto"/>
        <w:right w:val="none" w:sz="0" w:space="0" w:color="auto"/>
      </w:divBdr>
    </w:div>
    <w:div w:id="419722493">
      <w:bodyDiv w:val="1"/>
      <w:marLeft w:val="0"/>
      <w:marRight w:val="0"/>
      <w:marTop w:val="0"/>
      <w:marBottom w:val="0"/>
      <w:divBdr>
        <w:top w:val="none" w:sz="0" w:space="0" w:color="auto"/>
        <w:left w:val="none" w:sz="0" w:space="0" w:color="auto"/>
        <w:bottom w:val="none" w:sz="0" w:space="0" w:color="auto"/>
        <w:right w:val="none" w:sz="0" w:space="0" w:color="auto"/>
      </w:divBdr>
    </w:div>
    <w:div w:id="449665294">
      <w:bodyDiv w:val="1"/>
      <w:marLeft w:val="0"/>
      <w:marRight w:val="0"/>
      <w:marTop w:val="0"/>
      <w:marBottom w:val="0"/>
      <w:divBdr>
        <w:top w:val="none" w:sz="0" w:space="0" w:color="auto"/>
        <w:left w:val="none" w:sz="0" w:space="0" w:color="auto"/>
        <w:bottom w:val="none" w:sz="0" w:space="0" w:color="auto"/>
        <w:right w:val="none" w:sz="0" w:space="0" w:color="auto"/>
      </w:divBdr>
    </w:div>
    <w:div w:id="516776661">
      <w:bodyDiv w:val="1"/>
      <w:marLeft w:val="0"/>
      <w:marRight w:val="0"/>
      <w:marTop w:val="0"/>
      <w:marBottom w:val="0"/>
      <w:divBdr>
        <w:top w:val="none" w:sz="0" w:space="0" w:color="auto"/>
        <w:left w:val="none" w:sz="0" w:space="0" w:color="auto"/>
        <w:bottom w:val="none" w:sz="0" w:space="0" w:color="auto"/>
        <w:right w:val="none" w:sz="0" w:space="0" w:color="auto"/>
      </w:divBdr>
    </w:div>
    <w:div w:id="554203777">
      <w:bodyDiv w:val="1"/>
      <w:marLeft w:val="0"/>
      <w:marRight w:val="0"/>
      <w:marTop w:val="0"/>
      <w:marBottom w:val="0"/>
      <w:divBdr>
        <w:top w:val="none" w:sz="0" w:space="0" w:color="auto"/>
        <w:left w:val="none" w:sz="0" w:space="0" w:color="auto"/>
        <w:bottom w:val="none" w:sz="0" w:space="0" w:color="auto"/>
        <w:right w:val="none" w:sz="0" w:space="0" w:color="auto"/>
      </w:divBdr>
    </w:div>
    <w:div w:id="562567985">
      <w:bodyDiv w:val="1"/>
      <w:marLeft w:val="0"/>
      <w:marRight w:val="0"/>
      <w:marTop w:val="0"/>
      <w:marBottom w:val="0"/>
      <w:divBdr>
        <w:top w:val="none" w:sz="0" w:space="0" w:color="auto"/>
        <w:left w:val="none" w:sz="0" w:space="0" w:color="auto"/>
        <w:bottom w:val="none" w:sz="0" w:space="0" w:color="auto"/>
        <w:right w:val="none" w:sz="0" w:space="0" w:color="auto"/>
      </w:divBdr>
    </w:div>
    <w:div w:id="569997625">
      <w:bodyDiv w:val="1"/>
      <w:marLeft w:val="0"/>
      <w:marRight w:val="0"/>
      <w:marTop w:val="0"/>
      <w:marBottom w:val="0"/>
      <w:divBdr>
        <w:top w:val="none" w:sz="0" w:space="0" w:color="auto"/>
        <w:left w:val="none" w:sz="0" w:space="0" w:color="auto"/>
        <w:bottom w:val="none" w:sz="0" w:space="0" w:color="auto"/>
        <w:right w:val="none" w:sz="0" w:space="0" w:color="auto"/>
      </w:divBdr>
    </w:div>
    <w:div w:id="576088071">
      <w:bodyDiv w:val="1"/>
      <w:marLeft w:val="0"/>
      <w:marRight w:val="0"/>
      <w:marTop w:val="0"/>
      <w:marBottom w:val="0"/>
      <w:divBdr>
        <w:top w:val="none" w:sz="0" w:space="0" w:color="auto"/>
        <w:left w:val="none" w:sz="0" w:space="0" w:color="auto"/>
        <w:bottom w:val="none" w:sz="0" w:space="0" w:color="auto"/>
        <w:right w:val="none" w:sz="0" w:space="0" w:color="auto"/>
      </w:divBdr>
      <w:divsChild>
        <w:div w:id="12076819">
          <w:marLeft w:val="69"/>
          <w:marRight w:val="69"/>
          <w:marTop w:val="69"/>
          <w:marBottom w:val="69"/>
          <w:divBdr>
            <w:top w:val="none" w:sz="0" w:space="0" w:color="auto"/>
            <w:left w:val="none" w:sz="0" w:space="0" w:color="auto"/>
            <w:bottom w:val="none" w:sz="0" w:space="0" w:color="auto"/>
            <w:right w:val="none" w:sz="0" w:space="0" w:color="auto"/>
          </w:divBdr>
        </w:div>
        <w:div w:id="975838277">
          <w:marLeft w:val="69"/>
          <w:marRight w:val="69"/>
          <w:marTop w:val="69"/>
          <w:marBottom w:val="69"/>
          <w:divBdr>
            <w:top w:val="none" w:sz="0" w:space="0" w:color="auto"/>
            <w:left w:val="none" w:sz="0" w:space="0" w:color="auto"/>
            <w:bottom w:val="none" w:sz="0" w:space="0" w:color="auto"/>
            <w:right w:val="none" w:sz="0" w:space="0" w:color="auto"/>
          </w:divBdr>
        </w:div>
      </w:divsChild>
    </w:div>
    <w:div w:id="595091012">
      <w:bodyDiv w:val="1"/>
      <w:marLeft w:val="0"/>
      <w:marRight w:val="0"/>
      <w:marTop w:val="0"/>
      <w:marBottom w:val="0"/>
      <w:divBdr>
        <w:top w:val="none" w:sz="0" w:space="0" w:color="auto"/>
        <w:left w:val="none" w:sz="0" w:space="0" w:color="auto"/>
        <w:bottom w:val="none" w:sz="0" w:space="0" w:color="auto"/>
        <w:right w:val="none" w:sz="0" w:space="0" w:color="auto"/>
      </w:divBdr>
    </w:div>
    <w:div w:id="683482171">
      <w:bodyDiv w:val="1"/>
      <w:marLeft w:val="0"/>
      <w:marRight w:val="0"/>
      <w:marTop w:val="0"/>
      <w:marBottom w:val="0"/>
      <w:divBdr>
        <w:top w:val="none" w:sz="0" w:space="0" w:color="auto"/>
        <w:left w:val="none" w:sz="0" w:space="0" w:color="auto"/>
        <w:bottom w:val="none" w:sz="0" w:space="0" w:color="auto"/>
        <w:right w:val="none" w:sz="0" w:space="0" w:color="auto"/>
      </w:divBdr>
    </w:div>
    <w:div w:id="688215247">
      <w:bodyDiv w:val="1"/>
      <w:marLeft w:val="0"/>
      <w:marRight w:val="0"/>
      <w:marTop w:val="0"/>
      <w:marBottom w:val="0"/>
      <w:divBdr>
        <w:top w:val="none" w:sz="0" w:space="0" w:color="auto"/>
        <w:left w:val="none" w:sz="0" w:space="0" w:color="auto"/>
        <w:bottom w:val="none" w:sz="0" w:space="0" w:color="auto"/>
        <w:right w:val="none" w:sz="0" w:space="0" w:color="auto"/>
      </w:divBdr>
    </w:div>
    <w:div w:id="708800571">
      <w:bodyDiv w:val="1"/>
      <w:marLeft w:val="0"/>
      <w:marRight w:val="0"/>
      <w:marTop w:val="0"/>
      <w:marBottom w:val="0"/>
      <w:divBdr>
        <w:top w:val="none" w:sz="0" w:space="0" w:color="auto"/>
        <w:left w:val="none" w:sz="0" w:space="0" w:color="auto"/>
        <w:bottom w:val="none" w:sz="0" w:space="0" w:color="auto"/>
        <w:right w:val="none" w:sz="0" w:space="0" w:color="auto"/>
      </w:divBdr>
    </w:div>
    <w:div w:id="734477232">
      <w:bodyDiv w:val="1"/>
      <w:marLeft w:val="0"/>
      <w:marRight w:val="0"/>
      <w:marTop w:val="0"/>
      <w:marBottom w:val="0"/>
      <w:divBdr>
        <w:top w:val="none" w:sz="0" w:space="0" w:color="auto"/>
        <w:left w:val="none" w:sz="0" w:space="0" w:color="auto"/>
        <w:bottom w:val="none" w:sz="0" w:space="0" w:color="auto"/>
        <w:right w:val="none" w:sz="0" w:space="0" w:color="auto"/>
      </w:divBdr>
    </w:div>
    <w:div w:id="744761017">
      <w:bodyDiv w:val="1"/>
      <w:marLeft w:val="0"/>
      <w:marRight w:val="0"/>
      <w:marTop w:val="0"/>
      <w:marBottom w:val="0"/>
      <w:divBdr>
        <w:top w:val="none" w:sz="0" w:space="0" w:color="auto"/>
        <w:left w:val="none" w:sz="0" w:space="0" w:color="auto"/>
        <w:bottom w:val="none" w:sz="0" w:space="0" w:color="auto"/>
        <w:right w:val="none" w:sz="0" w:space="0" w:color="auto"/>
      </w:divBdr>
    </w:div>
    <w:div w:id="788627017">
      <w:bodyDiv w:val="1"/>
      <w:marLeft w:val="0"/>
      <w:marRight w:val="0"/>
      <w:marTop w:val="0"/>
      <w:marBottom w:val="0"/>
      <w:divBdr>
        <w:top w:val="none" w:sz="0" w:space="0" w:color="auto"/>
        <w:left w:val="none" w:sz="0" w:space="0" w:color="auto"/>
        <w:bottom w:val="none" w:sz="0" w:space="0" w:color="auto"/>
        <w:right w:val="none" w:sz="0" w:space="0" w:color="auto"/>
      </w:divBdr>
    </w:div>
    <w:div w:id="790632783">
      <w:bodyDiv w:val="1"/>
      <w:marLeft w:val="0"/>
      <w:marRight w:val="0"/>
      <w:marTop w:val="0"/>
      <w:marBottom w:val="0"/>
      <w:divBdr>
        <w:top w:val="none" w:sz="0" w:space="0" w:color="auto"/>
        <w:left w:val="none" w:sz="0" w:space="0" w:color="auto"/>
        <w:bottom w:val="none" w:sz="0" w:space="0" w:color="auto"/>
        <w:right w:val="none" w:sz="0" w:space="0" w:color="auto"/>
      </w:divBdr>
    </w:div>
    <w:div w:id="827593288">
      <w:bodyDiv w:val="1"/>
      <w:marLeft w:val="0"/>
      <w:marRight w:val="0"/>
      <w:marTop w:val="0"/>
      <w:marBottom w:val="0"/>
      <w:divBdr>
        <w:top w:val="none" w:sz="0" w:space="0" w:color="auto"/>
        <w:left w:val="none" w:sz="0" w:space="0" w:color="auto"/>
        <w:bottom w:val="none" w:sz="0" w:space="0" w:color="auto"/>
        <w:right w:val="none" w:sz="0" w:space="0" w:color="auto"/>
      </w:divBdr>
    </w:div>
    <w:div w:id="846018490">
      <w:bodyDiv w:val="1"/>
      <w:marLeft w:val="0"/>
      <w:marRight w:val="0"/>
      <w:marTop w:val="0"/>
      <w:marBottom w:val="0"/>
      <w:divBdr>
        <w:top w:val="none" w:sz="0" w:space="0" w:color="auto"/>
        <w:left w:val="none" w:sz="0" w:space="0" w:color="auto"/>
        <w:bottom w:val="none" w:sz="0" w:space="0" w:color="auto"/>
        <w:right w:val="none" w:sz="0" w:space="0" w:color="auto"/>
      </w:divBdr>
    </w:div>
    <w:div w:id="847870201">
      <w:bodyDiv w:val="1"/>
      <w:marLeft w:val="0"/>
      <w:marRight w:val="0"/>
      <w:marTop w:val="0"/>
      <w:marBottom w:val="0"/>
      <w:divBdr>
        <w:top w:val="none" w:sz="0" w:space="0" w:color="auto"/>
        <w:left w:val="none" w:sz="0" w:space="0" w:color="auto"/>
        <w:bottom w:val="none" w:sz="0" w:space="0" w:color="auto"/>
        <w:right w:val="none" w:sz="0" w:space="0" w:color="auto"/>
      </w:divBdr>
    </w:div>
    <w:div w:id="851140836">
      <w:bodyDiv w:val="1"/>
      <w:marLeft w:val="0"/>
      <w:marRight w:val="0"/>
      <w:marTop w:val="0"/>
      <w:marBottom w:val="0"/>
      <w:divBdr>
        <w:top w:val="none" w:sz="0" w:space="0" w:color="auto"/>
        <w:left w:val="none" w:sz="0" w:space="0" w:color="auto"/>
        <w:bottom w:val="none" w:sz="0" w:space="0" w:color="auto"/>
        <w:right w:val="none" w:sz="0" w:space="0" w:color="auto"/>
      </w:divBdr>
    </w:div>
    <w:div w:id="878787811">
      <w:bodyDiv w:val="1"/>
      <w:marLeft w:val="0"/>
      <w:marRight w:val="0"/>
      <w:marTop w:val="0"/>
      <w:marBottom w:val="0"/>
      <w:divBdr>
        <w:top w:val="none" w:sz="0" w:space="0" w:color="auto"/>
        <w:left w:val="none" w:sz="0" w:space="0" w:color="auto"/>
        <w:bottom w:val="none" w:sz="0" w:space="0" w:color="auto"/>
        <w:right w:val="none" w:sz="0" w:space="0" w:color="auto"/>
      </w:divBdr>
    </w:div>
    <w:div w:id="892471661">
      <w:bodyDiv w:val="1"/>
      <w:marLeft w:val="0"/>
      <w:marRight w:val="0"/>
      <w:marTop w:val="0"/>
      <w:marBottom w:val="0"/>
      <w:divBdr>
        <w:top w:val="none" w:sz="0" w:space="0" w:color="auto"/>
        <w:left w:val="none" w:sz="0" w:space="0" w:color="auto"/>
        <w:bottom w:val="none" w:sz="0" w:space="0" w:color="auto"/>
        <w:right w:val="none" w:sz="0" w:space="0" w:color="auto"/>
      </w:divBdr>
      <w:divsChild>
        <w:div w:id="137235617">
          <w:marLeft w:val="0"/>
          <w:marRight w:val="0"/>
          <w:marTop w:val="58"/>
          <w:marBottom w:val="115"/>
          <w:divBdr>
            <w:top w:val="single" w:sz="4" w:space="0" w:color="D5DDC6"/>
            <w:left w:val="single" w:sz="4" w:space="0" w:color="D5DDC6"/>
            <w:bottom w:val="single" w:sz="4" w:space="0" w:color="D5DDC6"/>
            <w:right w:val="single" w:sz="4" w:space="0" w:color="D5DDC6"/>
          </w:divBdr>
        </w:div>
        <w:div w:id="574363708">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942690530">
      <w:bodyDiv w:val="1"/>
      <w:marLeft w:val="0"/>
      <w:marRight w:val="0"/>
      <w:marTop w:val="0"/>
      <w:marBottom w:val="0"/>
      <w:divBdr>
        <w:top w:val="none" w:sz="0" w:space="0" w:color="auto"/>
        <w:left w:val="none" w:sz="0" w:space="0" w:color="auto"/>
        <w:bottom w:val="none" w:sz="0" w:space="0" w:color="auto"/>
        <w:right w:val="none" w:sz="0" w:space="0" w:color="auto"/>
      </w:divBdr>
    </w:div>
    <w:div w:id="974674877">
      <w:bodyDiv w:val="1"/>
      <w:marLeft w:val="0"/>
      <w:marRight w:val="0"/>
      <w:marTop w:val="0"/>
      <w:marBottom w:val="0"/>
      <w:divBdr>
        <w:top w:val="none" w:sz="0" w:space="0" w:color="auto"/>
        <w:left w:val="none" w:sz="0" w:space="0" w:color="auto"/>
        <w:bottom w:val="none" w:sz="0" w:space="0" w:color="auto"/>
        <w:right w:val="none" w:sz="0" w:space="0" w:color="auto"/>
      </w:divBdr>
    </w:div>
    <w:div w:id="1003163958">
      <w:bodyDiv w:val="1"/>
      <w:marLeft w:val="0"/>
      <w:marRight w:val="0"/>
      <w:marTop w:val="0"/>
      <w:marBottom w:val="0"/>
      <w:divBdr>
        <w:top w:val="none" w:sz="0" w:space="0" w:color="auto"/>
        <w:left w:val="none" w:sz="0" w:space="0" w:color="auto"/>
        <w:bottom w:val="none" w:sz="0" w:space="0" w:color="auto"/>
        <w:right w:val="none" w:sz="0" w:space="0" w:color="auto"/>
      </w:divBdr>
    </w:div>
    <w:div w:id="1016157072">
      <w:bodyDiv w:val="1"/>
      <w:marLeft w:val="0"/>
      <w:marRight w:val="0"/>
      <w:marTop w:val="0"/>
      <w:marBottom w:val="0"/>
      <w:divBdr>
        <w:top w:val="none" w:sz="0" w:space="0" w:color="auto"/>
        <w:left w:val="none" w:sz="0" w:space="0" w:color="auto"/>
        <w:bottom w:val="none" w:sz="0" w:space="0" w:color="auto"/>
        <w:right w:val="none" w:sz="0" w:space="0" w:color="auto"/>
      </w:divBdr>
    </w:div>
    <w:div w:id="1051805752">
      <w:bodyDiv w:val="1"/>
      <w:marLeft w:val="0"/>
      <w:marRight w:val="0"/>
      <w:marTop w:val="0"/>
      <w:marBottom w:val="0"/>
      <w:divBdr>
        <w:top w:val="none" w:sz="0" w:space="0" w:color="auto"/>
        <w:left w:val="none" w:sz="0" w:space="0" w:color="auto"/>
        <w:bottom w:val="none" w:sz="0" w:space="0" w:color="auto"/>
        <w:right w:val="none" w:sz="0" w:space="0" w:color="auto"/>
      </w:divBdr>
    </w:div>
    <w:div w:id="1080173566">
      <w:bodyDiv w:val="1"/>
      <w:marLeft w:val="0"/>
      <w:marRight w:val="0"/>
      <w:marTop w:val="0"/>
      <w:marBottom w:val="0"/>
      <w:divBdr>
        <w:top w:val="none" w:sz="0" w:space="0" w:color="auto"/>
        <w:left w:val="none" w:sz="0" w:space="0" w:color="auto"/>
        <w:bottom w:val="none" w:sz="0" w:space="0" w:color="auto"/>
        <w:right w:val="none" w:sz="0" w:space="0" w:color="auto"/>
      </w:divBdr>
    </w:div>
    <w:div w:id="1097406951">
      <w:bodyDiv w:val="1"/>
      <w:marLeft w:val="0"/>
      <w:marRight w:val="0"/>
      <w:marTop w:val="0"/>
      <w:marBottom w:val="0"/>
      <w:divBdr>
        <w:top w:val="none" w:sz="0" w:space="0" w:color="auto"/>
        <w:left w:val="none" w:sz="0" w:space="0" w:color="auto"/>
        <w:bottom w:val="none" w:sz="0" w:space="0" w:color="auto"/>
        <w:right w:val="none" w:sz="0" w:space="0" w:color="auto"/>
      </w:divBdr>
    </w:div>
    <w:div w:id="1162703133">
      <w:bodyDiv w:val="1"/>
      <w:marLeft w:val="0"/>
      <w:marRight w:val="0"/>
      <w:marTop w:val="0"/>
      <w:marBottom w:val="0"/>
      <w:divBdr>
        <w:top w:val="none" w:sz="0" w:space="0" w:color="auto"/>
        <w:left w:val="none" w:sz="0" w:space="0" w:color="auto"/>
        <w:bottom w:val="none" w:sz="0" w:space="0" w:color="auto"/>
        <w:right w:val="none" w:sz="0" w:space="0" w:color="auto"/>
      </w:divBdr>
    </w:div>
    <w:div w:id="1176577155">
      <w:bodyDiv w:val="1"/>
      <w:marLeft w:val="0"/>
      <w:marRight w:val="0"/>
      <w:marTop w:val="0"/>
      <w:marBottom w:val="0"/>
      <w:divBdr>
        <w:top w:val="none" w:sz="0" w:space="0" w:color="auto"/>
        <w:left w:val="none" w:sz="0" w:space="0" w:color="auto"/>
        <w:bottom w:val="none" w:sz="0" w:space="0" w:color="auto"/>
        <w:right w:val="none" w:sz="0" w:space="0" w:color="auto"/>
      </w:divBdr>
    </w:div>
    <w:div w:id="1192915100">
      <w:bodyDiv w:val="1"/>
      <w:marLeft w:val="0"/>
      <w:marRight w:val="0"/>
      <w:marTop w:val="0"/>
      <w:marBottom w:val="0"/>
      <w:divBdr>
        <w:top w:val="none" w:sz="0" w:space="0" w:color="auto"/>
        <w:left w:val="none" w:sz="0" w:space="0" w:color="auto"/>
        <w:bottom w:val="none" w:sz="0" w:space="0" w:color="auto"/>
        <w:right w:val="none" w:sz="0" w:space="0" w:color="auto"/>
      </w:divBdr>
    </w:div>
    <w:div w:id="1202523431">
      <w:bodyDiv w:val="1"/>
      <w:marLeft w:val="0"/>
      <w:marRight w:val="0"/>
      <w:marTop w:val="0"/>
      <w:marBottom w:val="0"/>
      <w:divBdr>
        <w:top w:val="none" w:sz="0" w:space="0" w:color="auto"/>
        <w:left w:val="none" w:sz="0" w:space="0" w:color="auto"/>
        <w:bottom w:val="none" w:sz="0" w:space="0" w:color="auto"/>
        <w:right w:val="none" w:sz="0" w:space="0" w:color="auto"/>
      </w:divBdr>
    </w:div>
    <w:div w:id="1258365814">
      <w:bodyDiv w:val="1"/>
      <w:marLeft w:val="0"/>
      <w:marRight w:val="0"/>
      <w:marTop w:val="0"/>
      <w:marBottom w:val="0"/>
      <w:divBdr>
        <w:top w:val="none" w:sz="0" w:space="0" w:color="auto"/>
        <w:left w:val="none" w:sz="0" w:space="0" w:color="auto"/>
        <w:bottom w:val="none" w:sz="0" w:space="0" w:color="auto"/>
        <w:right w:val="none" w:sz="0" w:space="0" w:color="auto"/>
      </w:divBdr>
    </w:div>
    <w:div w:id="1282878959">
      <w:bodyDiv w:val="1"/>
      <w:marLeft w:val="0"/>
      <w:marRight w:val="0"/>
      <w:marTop w:val="0"/>
      <w:marBottom w:val="0"/>
      <w:divBdr>
        <w:top w:val="none" w:sz="0" w:space="0" w:color="auto"/>
        <w:left w:val="none" w:sz="0" w:space="0" w:color="auto"/>
        <w:bottom w:val="none" w:sz="0" w:space="0" w:color="auto"/>
        <w:right w:val="none" w:sz="0" w:space="0" w:color="auto"/>
      </w:divBdr>
    </w:div>
    <w:div w:id="1298291700">
      <w:bodyDiv w:val="1"/>
      <w:marLeft w:val="0"/>
      <w:marRight w:val="0"/>
      <w:marTop w:val="0"/>
      <w:marBottom w:val="0"/>
      <w:divBdr>
        <w:top w:val="none" w:sz="0" w:space="0" w:color="auto"/>
        <w:left w:val="none" w:sz="0" w:space="0" w:color="auto"/>
        <w:bottom w:val="none" w:sz="0" w:space="0" w:color="auto"/>
        <w:right w:val="none" w:sz="0" w:space="0" w:color="auto"/>
      </w:divBdr>
      <w:divsChild>
        <w:div w:id="1123964936">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356732792">
      <w:bodyDiv w:val="1"/>
      <w:marLeft w:val="0"/>
      <w:marRight w:val="0"/>
      <w:marTop w:val="0"/>
      <w:marBottom w:val="0"/>
      <w:divBdr>
        <w:top w:val="none" w:sz="0" w:space="0" w:color="auto"/>
        <w:left w:val="none" w:sz="0" w:space="0" w:color="auto"/>
        <w:bottom w:val="none" w:sz="0" w:space="0" w:color="auto"/>
        <w:right w:val="none" w:sz="0" w:space="0" w:color="auto"/>
      </w:divBdr>
    </w:div>
    <w:div w:id="1376150985">
      <w:bodyDiv w:val="1"/>
      <w:marLeft w:val="0"/>
      <w:marRight w:val="0"/>
      <w:marTop w:val="0"/>
      <w:marBottom w:val="0"/>
      <w:divBdr>
        <w:top w:val="none" w:sz="0" w:space="0" w:color="auto"/>
        <w:left w:val="none" w:sz="0" w:space="0" w:color="auto"/>
        <w:bottom w:val="none" w:sz="0" w:space="0" w:color="auto"/>
        <w:right w:val="none" w:sz="0" w:space="0" w:color="auto"/>
      </w:divBdr>
    </w:div>
    <w:div w:id="1380737617">
      <w:bodyDiv w:val="1"/>
      <w:marLeft w:val="0"/>
      <w:marRight w:val="0"/>
      <w:marTop w:val="0"/>
      <w:marBottom w:val="0"/>
      <w:divBdr>
        <w:top w:val="none" w:sz="0" w:space="0" w:color="auto"/>
        <w:left w:val="none" w:sz="0" w:space="0" w:color="auto"/>
        <w:bottom w:val="none" w:sz="0" w:space="0" w:color="auto"/>
        <w:right w:val="none" w:sz="0" w:space="0" w:color="auto"/>
      </w:divBdr>
    </w:div>
    <w:div w:id="1389574187">
      <w:bodyDiv w:val="1"/>
      <w:marLeft w:val="0"/>
      <w:marRight w:val="0"/>
      <w:marTop w:val="0"/>
      <w:marBottom w:val="0"/>
      <w:divBdr>
        <w:top w:val="none" w:sz="0" w:space="0" w:color="auto"/>
        <w:left w:val="none" w:sz="0" w:space="0" w:color="auto"/>
        <w:bottom w:val="none" w:sz="0" w:space="0" w:color="auto"/>
        <w:right w:val="none" w:sz="0" w:space="0" w:color="auto"/>
      </w:divBdr>
    </w:div>
    <w:div w:id="1438670014">
      <w:bodyDiv w:val="1"/>
      <w:marLeft w:val="0"/>
      <w:marRight w:val="0"/>
      <w:marTop w:val="0"/>
      <w:marBottom w:val="0"/>
      <w:divBdr>
        <w:top w:val="none" w:sz="0" w:space="0" w:color="auto"/>
        <w:left w:val="none" w:sz="0" w:space="0" w:color="auto"/>
        <w:bottom w:val="none" w:sz="0" w:space="0" w:color="auto"/>
        <w:right w:val="none" w:sz="0" w:space="0" w:color="auto"/>
      </w:divBdr>
      <w:divsChild>
        <w:div w:id="1942032174">
          <w:marLeft w:val="0"/>
          <w:marRight w:val="0"/>
          <w:marTop w:val="0"/>
          <w:marBottom w:val="0"/>
          <w:divBdr>
            <w:top w:val="none" w:sz="0" w:space="0" w:color="auto"/>
            <w:left w:val="none" w:sz="0" w:space="0" w:color="auto"/>
            <w:bottom w:val="none" w:sz="0" w:space="0" w:color="auto"/>
            <w:right w:val="none" w:sz="0" w:space="0" w:color="auto"/>
          </w:divBdr>
          <w:divsChild>
            <w:div w:id="131337506">
              <w:marLeft w:val="0"/>
              <w:marRight w:val="0"/>
              <w:marTop w:val="0"/>
              <w:marBottom w:val="0"/>
              <w:divBdr>
                <w:top w:val="none" w:sz="0" w:space="0" w:color="auto"/>
                <w:left w:val="none" w:sz="0" w:space="0" w:color="auto"/>
                <w:bottom w:val="none" w:sz="0" w:space="0" w:color="auto"/>
                <w:right w:val="none" w:sz="0" w:space="0" w:color="auto"/>
              </w:divBdr>
            </w:div>
            <w:div w:id="1564022081">
              <w:marLeft w:val="0"/>
              <w:marRight w:val="0"/>
              <w:marTop w:val="0"/>
              <w:marBottom w:val="0"/>
              <w:divBdr>
                <w:top w:val="none" w:sz="0" w:space="0" w:color="auto"/>
                <w:left w:val="none" w:sz="0" w:space="0" w:color="auto"/>
                <w:bottom w:val="none" w:sz="0" w:space="0" w:color="auto"/>
                <w:right w:val="none" w:sz="0" w:space="0" w:color="auto"/>
              </w:divBdr>
              <w:divsChild>
                <w:div w:id="1616642762">
                  <w:marLeft w:val="0"/>
                  <w:marRight w:val="0"/>
                  <w:marTop w:val="58"/>
                  <w:marBottom w:val="58"/>
                  <w:divBdr>
                    <w:top w:val="single" w:sz="4" w:space="3" w:color="A4DDFC"/>
                    <w:left w:val="single" w:sz="4" w:space="3" w:color="A4DDFC"/>
                    <w:bottom w:val="single" w:sz="4" w:space="3" w:color="A4DDFC"/>
                    <w:right w:val="single" w:sz="4" w:space="3" w:color="A4DDFC"/>
                  </w:divBdr>
                </w:div>
                <w:div w:id="1981374758">
                  <w:marLeft w:val="0"/>
                  <w:marRight w:val="0"/>
                  <w:marTop w:val="58"/>
                  <w:marBottom w:val="58"/>
                  <w:divBdr>
                    <w:top w:val="single" w:sz="4" w:space="3" w:color="A4DDFC"/>
                    <w:left w:val="single" w:sz="4" w:space="3" w:color="A4DDFC"/>
                    <w:bottom w:val="single" w:sz="4" w:space="3" w:color="A4DDFC"/>
                    <w:right w:val="single" w:sz="4" w:space="3" w:color="A4DDFC"/>
                  </w:divBdr>
                </w:div>
                <w:div w:id="632488096">
                  <w:marLeft w:val="0"/>
                  <w:marRight w:val="0"/>
                  <w:marTop w:val="58"/>
                  <w:marBottom w:val="58"/>
                  <w:divBdr>
                    <w:top w:val="single" w:sz="4" w:space="3" w:color="A4DDFC"/>
                    <w:left w:val="single" w:sz="4" w:space="3" w:color="A4DDFC"/>
                    <w:bottom w:val="single" w:sz="4" w:space="3" w:color="A4DDFC"/>
                    <w:right w:val="single" w:sz="4" w:space="3" w:color="A4DDFC"/>
                  </w:divBdr>
                </w:div>
                <w:div w:id="1993605479">
                  <w:marLeft w:val="0"/>
                  <w:marRight w:val="0"/>
                  <w:marTop w:val="58"/>
                  <w:marBottom w:val="58"/>
                  <w:divBdr>
                    <w:top w:val="single" w:sz="4" w:space="3" w:color="A4DDFC"/>
                    <w:left w:val="single" w:sz="4" w:space="3" w:color="A4DDFC"/>
                    <w:bottom w:val="single" w:sz="4" w:space="3" w:color="A4DDFC"/>
                    <w:right w:val="single" w:sz="4" w:space="3" w:color="A4DDFC"/>
                  </w:divBdr>
                </w:div>
                <w:div w:id="1472671723">
                  <w:marLeft w:val="0"/>
                  <w:marRight w:val="0"/>
                  <w:marTop w:val="58"/>
                  <w:marBottom w:val="58"/>
                  <w:divBdr>
                    <w:top w:val="single" w:sz="4" w:space="3" w:color="A4DDFC"/>
                    <w:left w:val="single" w:sz="4" w:space="3" w:color="A4DDFC"/>
                    <w:bottom w:val="single" w:sz="4" w:space="3" w:color="A4DDFC"/>
                    <w:right w:val="single" w:sz="4" w:space="3" w:color="A4DDFC"/>
                  </w:divBdr>
                </w:div>
                <w:div w:id="1319000061">
                  <w:marLeft w:val="0"/>
                  <w:marRight w:val="0"/>
                  <w:marTop w:val="58"/>
                  <w:marBottom w:val="58"/>
                  <w:divBdr>
                    <w:top w:val="single" w:sz="4" w:space="3" w:color="A4DDFC"/>
                    <w:left w:val="single" w:sz="4" w:space="3" w:color="A4DDFC"/>
                    <w:bottom w:val="single" w:sz="4" w:space="3" w:color="A4DDFC"/>
                    <w:right w:val="single" w:sz="4" w:space="3" w:color="A4DDFC"/>
                  </w:divBdr>
                </w:div>
                <w:div w:id="703335904">
                  <w:marLeft w:val="0"/>
                  <w:marRight w:val="0"/>
                  <w:marTop w:val="58"/>
                  <w:marBottom w:val="58"/>
                  <w:divBdr>
                    <w:top w:val="single" w:sz="4" w:space="3" w:color="A4DDFC"/>
                    <w:left w:val="single" w:sz="4" w:space="3" w:color="A4DDFC"/>
                    <w:bottom w:val="single" w:sz="4" w:space="3" w:color="A4DDFC"/>
                    <w:right w:val="single" w:sz="4" w:space="3" w:color="A4DDFC"/>
                  </w:divBdr>
                </w:div>
              </w:divsChild>
            </w:div>
          </w:divsChild>
        </w:div>
      </w:divsChild>
    </w:div>
    <w:div w:id="1466041784">
      <w:bodyDiv w:val="1"/>
      <w:marLeft w:val="0"/>
      <w:marRight w:val="0"/>
      <w:marTop w:val="0"/>
      <w:marBottom w:val="0"/>
      <w:divBdr>
        <w:top w:val="none" w:sz="0" w:space="0" w:color="auto"/>
        <w:left w:val="none" w:sz="0" w:space="0" w:color="auto"/>
        <w:bottom w:val="none" w:sz="0" w:space="0" w:color="auto"/>
        <w:right w:val="none" w:sz="0" w:space="0" w:color="auto"/>
      </w:divBdr>
    </w:div>
    <w:div w:id="1475827862">
      <w:bodyDiv w:val="1"/>
      <w:marLeft w:val="0"/>
      <w:marRight w:val="0"/>
      <w:marTop w:val="0"/>
      <w:marBottom w:val="0"/>
      <w:divBdr>
        <w:top w:val="none" w:sz="0" w:space="0" w:color="auto"/>
        <w:left w:val="none" w:sz="0" w:space="0" w:color="auto"/>
        <w:bottom w:val="none" w:sz="0" w:space="0" w:color="auto"/>
        <w:right w:val="none" w:sz="0" w:space="0" w:color="auto"/>
      </w:divBdr>
    </w:div>
    <w:div w:id="1480146919">
      <w:bodyDiv w:val="1"/>
      <w:marLeft w:val="0"/>
      <w:marRight w:val="0"/>
      <w:marTop w:val="0"/>
      <w:marBottom w:val="0"/>
      <w:divBdr>
        <w:top w:val="none" w:sz="0" w:space="0" w:color="auto"/>
        <w:left w:val="none" w:sz="0" w:space="0" w:color="auto"/>
        <w:bottom w:val="none" w:sz="0" w:space="0" w:color="auto"/>
        <w:right w:val="none" w:sz="0" w:space="0" w:color="auto"/>
      </w:divBdr>
    </w:div>
    <w:div w:id="1484463710">
      <w:bodyDiv w:val="1"/>
      <w:marLeft w:val="0"/>
      <w:marRight w:val="0"/>
      <w:marTop w:val="0"/>
      <w:marBottom w:val="0"/>
      <w:divBdr>
        <w:top w:val="none" w:sz="0" w:space="0" w:color="auto"/>
        <w:left w:val="none" w:sz="0" w:space="0" w:color="auto"/>
        <w:bottom w:val="none" w:sz="0" w:space="0" w:color="auto"/>
        <w:right w:val="none" w:sz="0" w:space="0" w:color="auto"/>
      </w:divBdr>
    </w:div>
    <w:div w:id="1515652088">
      <w:bodyDiv w:val="1"/>
      <w:marLeft w:val="0"/>
      <w:marRight w:val="0"/>
      <w:marTop w:val="0"/>
      <w:marBottom w:val="0"/>
      <w:divBdr>
        <w:top w:val="none" w:sz="0" w:space="0" w:color="auto"/>
        <w:left w:val="none" w:sz="0" w:space="0" w:color="auto"/>
        <w:bottom w:val="none" w:sz="0" w:space="0" w:color="auto"/>
        <w:right w:val="none" w:sz="0" w:space="0" w:color="auto"/>
      </w:divBdr>
    </w:div>
    <w:div w:id="1614628946">
      <w:bodyDiv w:val="1"/>
      <w:marLeft w:val="0"/>
      <w:marRight w:val="0"/>
      <w:marTop w:val="0"/>
      <w:marBottom w:val="0"/>
      <w:divBdr>
        <w:top w:val="none" w:sz="0" w:space="0" w:color="auto"/>
        <w:left w:val="none" w:sz="0" w:space="0" w:color="auto"/>
        <w:bottom w:val="none" w:sz="0" w:space="0" w:color="auto"/>
        <w:right w:val="none" w:sz="0" w:space="0" w:color="auto"/>
      </w:divBdr>
    </w:div>
    <w:div w:id="1625042095">
      <w:bodyDiv w:val="1"/>
      <w:marLeft w:val="0"/>
      <w:marRight w:val="0"/>
      <w:marTop w:val="0"/>
      <w:marBottom w:val="0"/>
      <w:divBdr>
        <w:top w:val="none" w:sz="0" w:space="0" w:color="auto"/>
        <w:left w:val="none" w:sz="0" w:space="0" w:color="auto"/>
        <w:bottom w:val="none" w:sz="0" w:space="0" w:color="auto"/>
        <w:right w:val="none" w:sz="0" w:space="0" w:color="auto"/>
      </w:divBdr>
    </w:div>
    <w:div w:id="1648590024">
      <w:bodyDiv w:val="1"/>
      <w:marLeft w:val="0"/>
      <w:marRight w:val="0"/>
      <w:marTop w:val="0"/>
      <w:marBottom w:val="0"/>
      <w:divBdr>
        <w:top w:val="none" w:sz="0" w:space="0" w:color="auto"/>
        <w:left w:val="none" w:sz="0" w:space="0" w:color="auto"/>
        <w:bottom w:val="none" w:sz="0" w:space="0" w:color="auto"/>
        <w:right w:val="none" w:sz="0" w:space="0" w:color="auto"/>
      </w:divBdr>
    </w:div>
    <w:div w:id="1674717322">
      <w:bodyDiv w:val="1"/>
      <w:marLeft w:val="0"/>
      <w:marRight w:val="0"/>
      <w:marTop w:val="0"/>
      <w:marBottom w:val="0"/>
      <w:divBdr>
        <w:top w:val="none" w:sz="0" w:space="0" w:color="auto"/>
        <w:left w:val="none" w:sz="0" w:space="0" w:color="auto"/>
        <w:bottom w:val="none" w:sz="0" w:space="0" w:color="auto"/>
        <w:right w:val="none" w:sz="0" w:space="0" w:color="auto"/>
      </w:divBdr>
    </w:div>
    <w:div w:id="1695497320">
      <w:bodyDiv w:val="1"/>
      <w:marLeft w:val="0"/>
      <w:marRight w:val="0"/>
      <w:marTop w:val="0"/>
      <w:marBottom w:val="0"/>
      <w:divBdr>
        <w:top w:val="none" w:sz="0" w:space="0" w:color="auto"/>
        <w:left w:val="none" w:sz="0" w:space="0" w:color="auto"/>
        <w:bottom w:val="none" w:sz="0" w:space="0" w:color="auto"/>
        <w:right w:val="none" w:sz="0" w:space="0" w:color="auto"/>
      </w:divBdr>
    </w:div>
    <w:div w:id="1714037620">
      <w:bodyDiv w:val="1"/>
      <w:marLeft w:val="0"/>
      <w:marRight w:val="0"/>
      <w:marTop w:val="0"/>
      <w:marBottom w:val="0"/>
      <w:divBdr>
        <w:top w:val="none" w:sz="0" w:space="0" w:color="auto"/>
        <w:left w:val="none" w:sz="0" w:space="0" w:color="auto"/>
        <w:bottom w:val="none" w:sz="0" w:space="0" w:color="auto"/>
        <w:right w:val="none" w:sz="0" w:space="0" w:color="auto"/>
      </w:divBdr>
    </w:div>
    <w:div w:id="1738432934">
      <w:bodyDiv w:val="1"/>
      <w:marLeft w:val="0"/>
      <w:marRight w:val="0"/>
      <w:marTop w:val="0"/>
      <w:marBottom w:val="0"/>
      <w:divBdr>
        <w:top w:val="none" w:sz="0" w:space="0" w:color="auto"/>
        <w:left w:val="none" w:sz="0" w:space="0" w:color="auto"/>
        <w:bottom w:val="none" w:sz="0" w:space="0" w:color="auto"/>
        <w:right w:val="none" w:sz="0" w:space="0" w:color="auto"/>
      </w:divBdr>
    </w:div>
    <w:div w:id="1763186012">
      <w:bodyDiv w:val="1"/>
      <w:marLeft w:val="0"/>
      <w:marRight w:val="0"/>
      <w:marTop w:val="0"/>
      <w:marBottom w:val="0"/>
      <w:divBdr>
        <w:top w:val="none" w:sz="0" w:space="0" w:color="auto"/>
        <w:left w:val="none" w:sz="0" w:space="0" w:color="auto"/>
        <w:bottom w:val="none" w:sz="0" w:space="0" w:color="auto"/>
        <w:right w:val="none" w:sz="0" w:space="0" w:color="auto"/>
      </w:divBdr>
    </w:div>
    <w:div w:id="1807425656">
      <w:bodyDiv w:val="1"/>
      <w:marLeft w:val="0"/>
      <w:marRight w:val="0"/>
      <w:marTop w:val="0"/>
      <w:marBottom w:val="0"/>
      <w:divBdr>
        <w:top w:val="none" w:sz="0" w:space="0" w:color="auto"/>
        <w:left w:val="none" w:sz="0" w:space="0" w:color="auto"/>
        <w:bottom w:val="none" w:sz="0" w:space="0" w:color="auto"/>
        <w:right w:val="none" w:sz="0" w:space="0" w:color="auto"/>
      </w:divBdr>
    </w:div>
    <w:div w:id="1850950450">
      <w:bodyDiv w:val="1"/>
      <w:marLeft w:val="0"/>
      <w:marRight w:val="0"/>
      <w:marTop w:val="0"/>
      <w:marBottom w:val="0"/>
      <w:divBdr>
        <w:top w:val="none" w:sz="0" w:space="0" w:color="auto"/>
        <w:left w:val="none" w:sz="0" w:space="0" w:color="auto"/>
        <w:bottom w:val="none" w:sz="0" w:space="0" w:color="auto"/>
        <w:right w:val="none" w:sz="0" w:space="0" w:color="auto"/>
      </w:divBdr>
    </w:div>
    <w:div w:id="1861966581">
      <w:bodyDiv w:val="1"/>
      <w:marLeft w:val="0"/>
      <w:marRight w:val="0"/>
      <w:marTop w:val="0"/>
      <w:marBottom w:val="0"/>
      <w:divBdr>
        <w:top w:val="none" w:sz="0" w:space="0" w:color="auto"/>
        <w:left w:val="none" w:sz="0" w:space="0" w:color="auto"/>
        <w:bottom w:val="none" w:sz="0" w:space="0" w:color="auto"/>
        <w:right w:val="none" w:sz="0" w:space="0" w:color="auto"/>
      </w:divBdr>
      <w:divsChild>
        <w:div w:id="714354150">
          <w:marLeft w:val="0"/>
          <w:marRight w:val="0"/>
          <w:marTop w:val="58"/>
          <w:marBottom w:val="115"/>
          <w:divBdr>
            <w:top w:val="single" w:sz="4" w:space="0" w:color="D5DDC6"/>
            <w:left w:val="single" w:sz="4" w:space="0" w:color="D5DDC6"/>
            <w:bottom w:val="single" w:sz="4" w:space="0" w:color="D5DDC6"/>
            <w:right w:val="single" w:sz="4" w:space="0" w:color="D5DDC6"/>
          </w:divBdr>
        </w:div>
        <w:div w:id="1123691496">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1913738385">
      <w:bodyDiv w:val="1"/>
      <w:marLeft w:val="0"/>
      <w:marRight w:val="0"/>
      <w:marTop w:val="0"/>
      <w:marBottom w:val="0"/>
      <w:divBdr>
        <w:top w:val="none" w:sz="0" w:space="0" w:color="auto"/>
        <w:left w:val="none" w:sz="0" w:space="0" w:color="auto"/>
        <w:bottom w:val="none" w:sz="0" w:space="0" w:color="auto"/>
        <w:right w:val="none" w:sz="0" w:space="0" w:color="auto"/>
      </w:divBdr>
    </w:div>
    <w:div w:id="1942955261">
      <w:bodyDiv w:val="1"/>
      <w:marLeft w:val="0"/>
      <w:marRight w:val="0"/>
      <w:marTop w:val="0"/>
      <w:marBottom w:val="0"/>
      <w:divBdr>
        <w:top w:val="none" w:sz="0" w:space="0" w:color="auto"/>
        <w:left w:val="none" w:sz="0" w:space="0" w:color="auto"/>
        <w:bottom w:val="none" w:sz="0" w:space="0" w:color="auto"/>
        <w:right w:val="none" w:sz="0" w:space="0" w:color="auto"/>
      </w:divBdr>
      <w:divsChild>
        <w:div w:id="1224173241">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1944459626">
      <w:bodyDiv w:val="1"/>
      <w:marLeft w:val="0"/>
      <w:marRight w:val="0"/>
      <w:marTop w:val="0"/>
      <w:marBottom w:val="0"/>
      <w:divBdr>
        <w:top w:val="none" w:sz="0" w:space="0" w:color="auto"/>
        <w:left w:val="none" w:sz="0" w:space="0" w:color="auto"/>
        <w:bottom w:val="none" w:sz="0" w:space="0" w:color="auto"/>
        <w:right w:val="none" w:sz="0" w:space="0" w:color="auto"/>
      </w:divBdr>
    </w:div>
    <w:div w:id="1949309702">
      <w:bodyDiv w:val="1"/>
      <w:marLeft w:val="0"/>
      <w:marRight w:val="0"/>
      <w:marTop w:val="0"/>
      <w:marBottom w:val="0"/>
      <w:divBdr>
        <w:top w:val="none" w:sz="0" w:space="0" w:color="auto"/>
        <w:left w:val="none" w:sz="0" w:space="0" w:color="auto"/>
        <w:bottom w:val="none" w:sz="0" w:space="0" w:color="auto"/>
        <w:right w:val="none" w:sz="0" w:space="0" w:color="auto"/>
      </w:divBdr>
    </w:div>
    <w:div w:id="1983919516">
      <w:bodyDiv w:val="1"/>
      <w:marLeft w:val="0"/>
      <w:marRight w:val="0"/>
      <w:marTop w:val="0"/>
      <w:marBottom w:val="0"/>
      <w:divBdr>
        <w:top w:val="none" w:sz="0" w:space="0" w:color="auto"/>
        <w:left w:val="none" w:sz="0" w:space="0" w:color="auto"/>
        <w:bottom w:val="none" w:sz="0" w:space="0" w:color="auto"/>
        <w:right w:val="none" w:sz="0" w:space="0" w:color="auto"/>
      </w:divBdr>
    </w:div>
    <w:div w:id="2000376154">
      <w:bodyDiv w:val="1"/>
      <w:marLeft w:val="0"/>
      <w:marRight w:val="0"/>
      <w:marTop w:val="0"/>
      <w:marBottom w:val="0"/>
      <w:divBdr>
        <w:top w:val="none" w:sz="0" w:space="0" w:color="auto"/>
        <w:left w:val="none" w:sz="0" w:space="0" w:color="auto"/>
        <w:bottom w:val="none" w:sz="0" w:space="0" w:color="auto"/>
        <w:right w:val="none" w:sz="0" w:space="0" w:color="auto"/>
      </w:divBdr>
      <w:divsChild>
        <w:div w:id="849100938">
          <w:marLeft w:val="0"/>
          <w:marRight w:val="0"/>
          <w:marTop w:val="58"/>
          <w:marBottom w:val="115"/>
          <w:divBdr>
            <w:top w:val="single" w:sz="4" w:space="0" w:color="D5DDC6"/>
            <w:left w:val="single" w:sz="4" w:space="0" w:color="D5DDC6"/>
            <w:bottom w:val="single" w:sz="4" w:space="0" w:color="D5DDC6"/>
            <w:right w:val="single" w:sz="4" w:space="0" w:color="D5DDC6"/>
          </w:divBdr>
        </w:div>
        <w:div w:id="1852376644">
          <w:marLeft w:val="0"/>
          <w:marRight w:val="0"/>
          <w:marTop w:val="58"/>
          <w:marBottom w:val="115"/>
          <w:divBdr>
            <w:top w:val="single" w:sz="4" w:space="0" w:color="D5DDC6"/>
            <w:left w:val="single" w:sz="4" w:space="0" w:color="D5DDC6"/>
            <w:bottom w:val="single" w:sz="4" w:space="0" w:color="D5DDC6"/>
            <w:right w:val="single" w:sz="4" w:space="0" w:color="D5DDC6"/>
          </w:divBdr>
        </w:div>
      </w:divsChild>
    </w:div>
    <w:div w:id="2017001874">
      <w:bodyDiv w:val="1"/>
      <w:marLeft w:val="0"/>
      <w:marRight w:val="0"/>
      <w:marTop w:val="0"/>
      <w:marBottom w:val="0"/>
      <w:divBdr>
        <w:top w:val="none" w:sz="0" w:space="0" w:color="auto"/>
        <w:left w:val="none" w:sz="0" w:space="0" w:color="auto"/>
        <w:bottom w:val="none" w:sz="0" w:space="0" w:color="auto"/>
        <w:right w:val="none" w:sz="0" w:space="0" w:color="auto"/>
      </w:divBdr>
    </w:div>
    <w:div w:id="2019188151">
      <w:bodyDiv w:val="1"/>
      <w:marLeft w:val="0"/>
      <w:marRight w:val="0"/>
      <w:marTop w:val="0"/>
      <w:marBottom w:val="0"/>
      <w:divBdr>
        <w:top w:val="none" w:sz="0" w:space="0" w:color="auto"/>
        <w:left w:val="none" w:sz="0" w:space="0" w:color="auto"/>
        <w:bottom w:val="none" w:sz="0" w:space="0" w:color="auto"/>
        <w:right w:val="none" w:sz="0" w:space="0" w:color="auto"/>
      </w:divBdr>
    </w:div>
    <w:div w:id="2051296414">
      <w:bodyDiv w:val="1"/>
      <w:marLeft w:val="0"/>
      <w:marRight w:val="0"/>
      <w:marTop w:val="0"/>
      <w:marBottom w:val="0"/>
      <w:divBdr>
        <w:top w:val="none" w:sz="0" w:space="0" w:color="auto"/>
        <w:left w:val="none" w:sz="0" w:space="0" w:color="auto"/>
        <w:bottom w:val="none" w:sz="0" w:space="0" w:color="auto"/>
        <w:right w:val="none" w:sz="0" w:space="0" w:color="auto"/>
      </w:divBdr>
    </w:div>
    <w:div w:id="2056804775">
      <w:bodyDiv w:val="1"/>
      <w:marLeft w:val="0"/>
      <w:marRight w:val="0"/>
      <w:marTop w:val="0"/>
      <w:marBottom w:val="0"/>
      <w:divBdr>
        <w:top w:val="none" w:sz="0" w:space="0" w:color="auto"/>
        <w:left w:val="none" w:sz="0" w:space="0" w:color="auto"/>
        <w:bottom w:val="none" w:sz="0" w:space="0" w:color="auto"/>
        <w:right w:val="none" w:sz="0" w:space="0" w:color="auto"/>
      </w:divBdr>
    </w:div>
    <w:div w:id="2058429745">
      <w:bodyDiv w:val="1"/>
      <w:marLeft w:val="0"/>
      <w:marRight w:val="0"/>
      <w:marTop w:val="0"/>
      <w:marBottom w:val="0"/>
      <w:divBdr>
        <w:top w:val="none" w:sz="0" w:space="0" w:color="auto"/>
        <w:left w:val="none" w:sz="0" w:space="0" w:color="auto"/>
        <w:bottom w:val="none" w:sz="0" w:space="0" w:color="auto"/>
        <w:right w:val="none" w:sz="0" w:space="0" w:color="auto"/>
      </w:divBdr>
      <w:divsChild>
        <w:div w:id="2083796896">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109541868">
      <w:bodyDiv w:val="1"/>
      <w:marLeft w:val="0"/>
      <w:marRight w:val="0"/>
      <w:marTop w:val="0"/>
      <w:marBottom w:val="0"/>
      <w:divBdr>
        <w:top w:val="none" w:sz="0" w:space="0" w:color="auto"/>
        <w:left w:val="none" w:sz="0" w:space="0" w:color="auto"/>
        <w:bottom w:val="none" w:sz="0" w:space="0" w:color="auto"/>
        <w:right w:val="none" w:sz="0" w:space="0" w:color="auto"/>
      </w:divBdr>
    </w:div>
    <w:div w:id="2134791068">
      <w:bodyDiv w:val="1"/>
      <w:marLeft w:val="0"/>
      <w:marRight w:val="0"/>
      <w:marTop w:val="0"/>
      <w:marBottom w:val="0"/>
      <w:divBdr>
        <w:top w:val="none" w:sz="0" w:space="0" w:color="auto"/>
        <w:left w:val="none" w:sz="0" w:space="0" w:color="auto"/>
        <w:bottom w:val="none" w:sz="0" w:space="0" w:color="auto"/>
        <w:right w:val="none" w:sz="0" w:space="0" w:color="auto"/>
      </w:divBdr>
    </w:div>
    <w:div w:id="214515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ay2java.com/wp-content/uploads/2011/03/ss17.bmp" TargetMode="External"/><Relationship Id="rId21" Type="http://schemas.openxmlformats.org/officeDocument/2006/relationships/hyperlink" Target="http://way2java.com/oops-concepts/access-modifiers-%e2%80%93-meanings/" TargetMode="External"/><Relationship Id="rId42" Type="http://schemas.openxmlformats.org/officeDocument/2006/relationships/image" Target="media/image18.png"/><Relationship Id="rId47" Type="http://schemas.openxmlformats.org/officeDocument/2006/relationships/hyperlink" Target="http://way2java.com/oops-concepts/static-keyword-%e2%80%93-philosophy/" TargetMode="External"/><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way2java.com/oops-concepts/many-meanings-of-final-keyword-%e2%80%93-in-and-outs/" TargetMode="External"/><Relationship Id="rId29" Type="http://schemas.openxmlformats.org/officeDocument/2006/relationships/hyperlink" Target="http://way2java.com/oops-concepts/method-overriding/" TargetMode="External"/><Relationship Id="rId11" Type="http://schemas.openxmlformats.org/officeDocument/2006/relationships/hyperlink" Target="http://way2java.com/oops-concepts/static-keyword-%e2%80%93-philosophy/"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way2java.com/oops-concepts/many-meanings-of-final-keyword-%e2%80%93-in-and-outs/"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yperlink" Target="http://way2java.com/oops-concepts/static-keyword-%e2%80%93-philosophy/" TargetMode="External"/><Relationship Id="rId14" Type="http://schemas.openxmlformats.org/officeDocument/2006/relationships/hyperlink" Target="http://way2java.com/oops-concepts/access-modifiers-%e2%80%93-meanings/"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hyperlink" Target="http://www.tutorialspoint.com/java/java_access_modifiers.htm"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ay2java.com/oops-concepts/many-meanings-of-final-keyword-%e2%80%93-in-and-outs/"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hyperlink" Target="http://way2java.com/oops-concepts/many-meanings-of-final-keyword-%e2%80%93-in-and-outs/" TargetMode="External"/><Relationship Id="rId51" Type="http://schemas.openxmlformats.org/officeDocument/2006/relationships/hyperlink" Target="http://way2java.com/serialization/what-is-serialization/" TargetMode="External"/><Relationship Id="rId72" Type="http://schemas.openxmlformats.org/officeDocument/2006/relationships/image" Target="media/image39.png"/><Relationship Id="rId3" Type="http://schemas.microsoft.com/office/2007/relationships/stylesWithEffects" Target="stylesWithEffects.xml"/><Relationship Id="rId12" Type="http://schemas.openxmlformats.org/officeDocument/2006/relationships/hyperlink" Target="http://way2java.com/oops-concepts/many-meanings-of-final-keyword-%e2%80%93-in-and-outs/" TargetMode="External"/><Relationship Id="rId17" Type="http://schemas.openxmlformats.org/officeDocument/2006/relationships/hyperlink" Target="http://way2java.com/oops-concepts/abstract-classes/" TargetMode="External"/><Relationship Id="rId25" Type="http://schemas.openxmlformats.org/officeDocument/2006/relationships/image" Target="media/image5.jpe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ay2java.com/multithreading/synchronization-and-deadlock/"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way2java.com/multithreading/synchronization-and-deadlock" TargetMode="External"/><Relationship Id="rId41" Type="http://schemas.openxmlformats.org/officeDocument/2006/relationships/image" Target="media/image17.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way2java.com/oops-concepts/access-specifiers-access-modifiers/give%20strictfp%20link%20in%20Access%20Specifiers%20&amp;%20Access%20Modifiers%20of%20oops"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hyperlink" Target="http://way2java.com/oops-concepts/abstract-classes/" TargetMode="External"/><Relationship Id="rId57" Type="http://schemas.openxmlformats.org/officeDocument/2006/relationships/image" Target="media/image24.png"/><Relationship Id="rId10" Type="http://schemas.openxmlformats.org/officeDocument/2006/relationships/hyperlink" Target="http://way2java.com/packages/access-specifiers-accessibility-permissions-restrictions/" TargetMode="External"/><Relationship Id="rId31" Type="http://schemas.openxmlformats.org/officeDocument/2006/relationships/hyperlink" Target="http://www.tutorialspoint.com/java/java_nonaccess_modifiers.htm" TargetMode="External"/><Relationship Id="rId44" Type="http://schemas.openxmlformats.org/officeDocument/2006/relationships/hyperlink" Target="http://way2java.com/oops-concepts/static-keyword-%e2%80%93-philosophy/" TargetMode="External"/><Relationship Id="rId52" Type="http://schemas.openxmlformats.org/officeDocument/2006/relationships/hyperlink" Target="http://way2java.com/serialization/java-serialization-example/"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ay2java.com/oops-concepts/access-modifiers-%e2%80%93-meanings/" TargetMode="External"/><Relationship Id="rId13" Type="http://schemas.openxmlformats.org/officeDocument/2006/relationships/hyperlink" Target="http://way2java.com/oops-concepts/access-modifiers-%e2%80%93-meanings/" TargetMode="External"/><Relationship Id="rId18" Type="http://schemas.openxmlformats.org/officeDocument/2006/relationships/hyperlink" Target="http://way2java.com/oops-concepts/access-modifiers-%e2%80%93-meanings/"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way2java.com/multithreading/synchronization-and-deadlock/" TargetMode="External"/><Relationship Id="rId55" Type="http://schemas.openxmlformats.org/officeDocument/2006/relationships/image" Target="media/image22.png"/><Relationship Id="rId7" Type="http://schemas.openxmlformats.org/officeDocument/2006/relationships/hyperlink" Target="http://way2java.com/oops-concepts/abstract-classes/" TargetMode="External"/><Relationship Id="rId7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581</TotalTime>
  <Pages>75</Pages>
  <Words>10423</Words>
  <Characters>59415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dc:creator>
  <cp:lastModifiedBy>Bhandakar, Srinivas X</cp:lastModifiedBy>
  <cp:revision>283</cp:revision>
  <dcterms:created xsi:type="dcterms:W3CDTF">2016-09-04T06:48:00Z</dcterms:created>
  <dcterms:modified xsi:type="dcterms:W3CDTF">2016-12-15T18:13:00Z</dcterms:modified>
</cp:coreProperties>
</file>