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397" w:rsidRPr="00B150F3" w:rsidRDefault="00205397" w:rsidP="00073188">
      <w:pPr>
        <w:shd w:val="clear" w:color="auto" w:fill="FFFFFF"/>
        <w:spacing w:before="58" w:after="100" w:afterAutospacing="1" w:line="265" w:lineRule="atLeast"/>
        <w:ind w:left="2880"/>
        <w:outlineLvl w:val="0"/>
        <w:rPr>
          <w:rFonts w:ascii="Times New Roman" w:eastAsia="Times New Roman" w:hAnsi="Times New Roman" w:cs="Times New Roman"/>
          <w:b/>
          <w:kern w:val="36"/>
          <w:sz w:val="40"/>
          <w:szCs w:val="40"/>
          <w:u w:val="single"/>
        </w:rPr>
      </w:pPr>
      <w:r w:rsidRPr="00B150F3">
        <w:rPr>
          <w:rFonts w:ascii="Times New Roman" w:eastAsia="Times New Roman" w:hAnsi="Times New Roman" w:cs="Times New Roman"/>
          <w:b/>
          <w:kern w:val="36"/>
          <w:sz w:val="40"/>
          <w:szCs w:val="40"/>
          <w:u w:val="single"/>
        </w:rPr>
        <w:t>Java Package</w:t>
      </w:r>
    </w:p>
    <w:p w:rsidR="009104D4" w:rsidRPr="00B150F3" w:rsidRDefault="009104D4" w:rsidP="00205397">
      <w:pPr>
        <w:pStyle w:val="NormalWeb"/>
        <w:shd w:val="clear" w:color="auto" w:fill="FFFFFF"/>
        <w:spacing w:line="265" w:lineRule="atLeast"/>
        <w:rPr>
          <w:sz w:val="44"/>
          <w:szCs w:val="28"/>
        </w:rPr>
      </w:pPr>
      <w:r w:rsidRPr="00B150F3">
        <w:rPr>
          <w:sz w:val="28"/>
          <w:szCs w:val="18"/>
          <w:shd w:val="clear" w:color="auto" w:fill="FFFFFF"/>
        </w:rPr>
        <w:t>A package is Java's style of bundling classes together.</w:t>
      </w:r>
      <w:r w:rsidRPr="00B150F3">
        <w:rPr>
          <w:rStyle w:val="apple-converted-space"/>
          <w:sz w:val="28"/>
          <w:szCs w:val="18"/>
          <w:shd w:val="clear" w:color="auto" w:fill="FFFFFF"/>
        </w:rPr>
        <w:t> </w:t>
      </w:r>
      <w:r w:rsidRPr="00B150F3">
        <w:rPr>
          <w:rStyle w:val="Strong"/>
          <w:sz w:val="28"/>
          <w:szCs w:val="18"/>
          <w:bdr w:val="none" w:sz="0" w:space="0" w:color="auto" w:frame="1"/>
          <w:shd w:val="clear" w:color="auto" w:fill="FFFFFF"/>
        </w:rPr>
        <w:t>A package is a collection of related classes and interfaces</w:t>
      </w:r>
      <w:r w:rsidRPr="00B150F3">
        <w:rPr>
          <w:sz w:val="28"/>
          <w:szCs w:val="18"/>
          <w:shd w:val="clear" w:color="auto" w:fill="FFFFFF"/>
        </w:rPr>
        <w:t>.</w:t>
      </w:r>
      <w:r w:rsidRPr="00B150F3">
        <w:rPr>
          <w:sz w:val="44"/>
          <w:szCs w:val="28"/>
        </w:rPr>
        <w:t xml:space="preserve"> </w:t>
      </w:r>
    </w:p>
    <w:p w:rsidR="00387ACA" w:rsidRPr="00B150F3" w:rsidRDefault="00387ACA" w:rsidP="00205397">
      <w:pPr>
        <w:pStyle w:val="NormalWeb"/>
        <w:shd w:val="clear" w:color="auto" w:fill="FFFFFF"/>
        <w:spacing w:line="265" w:lineRule="atLeast"/>
        <w:rPr>
          <w:b/>
          <w:sz w:val="28"/>
          <w:szCs w:val="28"/>
        </w:rPr>
      </w:pPr>
      <w:r w:rsidRPr="00B150F3">
        <w:rPr>
          <w:b/>
          <w:sz w:val="28"/>
          <w:szCs w:val="28"/>
        </w:rPr>
        <w:t>Or</w:t>
      </w:r>
    </w:p>
    <w:p w:rsidR="00387ACA" w:rsidRPr="00B150F3" w:rsidRDefault="00387ACA" w:rsidP="00205397">
      <w:pPr>
        <w:pStyle w:val="NormalWeb"/>
        <w:shd w:val="clear" w:color="auto" w:fill="FFFFFF"/>
        <w:spacing w:line="265" w:lineRule="atLeast"/>
        <w:rPr>
          <w:sz w:val="28"/>
          <w:szCs w:val="28"/>
          <w:shd w:val="clear" w:color="auto" w:fill="FFFFFF"/>
        </w:rPr>
      </w:pPr>
      <w:r w:rsidRPr="00B150F3">
        <w:rPr>
          <w:sz w:val="28"/>
          <w:szCs w:val="28"/>
          <w:shd w:val="clear" w:color="auto" w:fill="FFFFFF"/>
        </w:rPr>
        <w:t>A</w:t>
      </w:r>
      <w:r w:rsidRPr="00B150F3">
        <w:rPr>
          <w:rStyle w:val="apple-converted-space"/>
          <w:sz w:val="28"/>
          <w:szCs w:val="28"/>
          <w:shd w:val="clear" w:color="auto" w:fill="FFFFFF"/>
        </w:rPr>
        <w:t> </w:t>
      </w:r>
      <w:r w:rsidRPr="00B150F3">
        <w:rPr>
          <w:b/>
          <w:bCs/>
          <w:sz w:val="28"/>
          <w:szCs w:val="28"/>
          <w:shd w:val="clear" w:color="auto" w:fill="FFFFFF"/>
        </w:rPr>
        <w:t>package</w:t>
      </w:r>
      <w:r w:rsidRPr="00B150F3">
        <w:rPr>
          <w:rStyle w:val="apple-converted-space"/>
          <w:sz w:val="28"/>
          <w:szCs w:val="28"/>
          <w:shd w:val="clear" w:color="auto" w:fill="FFFFFF"/>
        </w:rPr>
        <w:t> </w:t>
      </w:r>
      <w:r w:rsidRPr="00B150F3">
        <w:rPr>
          <w:sz w:val="28"/>
          <w:szCs w:val="28"/>
          <w:shd w:val="clear" w:color="auto" w:fill="FFFFFF"/>
        </w:rPr>
        <w:t>is a single folder (d</w:t>
      </w:r>
      <w:r w:rsidR="007D4382">
        <w:rPr>
          <w:sz w:val="28"/>
          <w:szCs w:val="28"/>
          <w:shd w:val="clear" w:color="auto" w:fill="FFFFFF"/>
        </w:rPr>
        <w:t xml:space="preserve">irectory) containing a group of </w:t>
      </w:r>
      <w:r w:rsidRPr="00B150F3">
        <w:rPr>
          <w:sz w:val="28"/>
          <w:szCs w:val="28"/>
          <w:shd w:val="clear" w:color="auto" w:fill="FFFFFF"/>
        </w:rPr>
        <w:t>related</w:t>
      </w:r>
      <w:r w:rsidRPr="00B150F3">
        <w:rPr>
          <w:rStyle w:val="apple-converted-space"/>
          <w:sz w:val="28"/>
          <w:szCs w:val="28"/>
          <w:shd w:val="clear" w:color="auto" w:fill="FFFFFF"/>
        </w:rPr>
        <w:t> </w:t>
      </w:r>
      <w:hyperlink r:id="rId6" w:history="1">
        <w:r w:rsidRPr="00B150F3">
          <w:rPr>
            <w:rStyle w:val="Hyperlink"/>
            <w:color w:val="auto"/>
            <w:sz w:val="28"/>
            <w:szCs w:val="28"/>
            <w:u w:val="none"/>
            <w:shd w:val="clear" w:color="auto" w:fill="FFFFFF"/>
          </w:rPr>
          <w:t>classes</w:t>
        </w:r>
      </w:hyperlink>
      <w:r w:rsidRPr="00B150F3">
        <w:rPr>
          <w:rStyle w:val="apple-converted-space"/>
          <w:sz w:val="28"/>
          <w:szCs w:val="28"/>
          <w:shd w:val="clear" w:color="auto" w:fill="FFFFFF"/>
        </w:rPr>
        <w:t> </w:t>
      </w:r>
      <w:r w:rsidRPr="00B150F3">
        <w:rPr>
          <w:sz w:val="28"/>
          <w:szCs w:val="28"/>
          <w:shd w:val="clear" w:color="auto" w:fill="FFFFFF"/>
        </w:rPr>
        <w:t>and</w:t>
      </w:r>
      <w:r w:rsidRPr="00B150F3">
        <w:rPr>
          <w:rStyle w:val="apple-converted-space"/>
          <w:sz w:val="28"/>
          <w:szCs w:val="28"/>
          <w:shd w:val="clear" w:color="auto" w:fill="FFFFFF"/>
        </w:rPr>
        <w:t> </w:t>
      </w:r>
      <w:hyperlink r:id="rId7" w:history="1">
        <w:r w:rsidRPr="00B150F3">
          <w:rPr>
            <w:rStyle w:val="Hyperlink"/>
            <w:color w:val="auto"/>
            <w:sz w:val="28"/>
            <w:szCs w:val="28"/>
            <w:u w:val="none"/>
            <w:shd w:val="clear" w:color="auto" w:fill="FFFFFF"/>
          </w:rPr>
          <w:t>interfaces</w:t>
        </w:r>
      </w:hyperlink>
      <w:r w:rsidRPr="00B150F3">
        <w:rPr>
          <w:sz w:val="28"/>
          <w:szCs w:val="28"/>
          <w:shd w:val="clear" w:color="auto" w:fill="FFFFFF"/>
        </w:rPr>
        <w:t>.</w:t>
      </w:r>
    </w:p>
    <w:p w:rsidR="00163F60" w:rsidRPr="00B150F3" w:rsidRDefault="00163F60" w:rsidP="00205397">
      <w:pPr>
        <w:pStyle w:val="NormalWeb"/>
        <w:shd w:val="clear" w:color="auto" w:fill="FFFFFF"/>
        <w:spacing w:line="265" w:lineRule="atLeast"/>
        <w:rPr>
          <w:sz w:val="32"/>
          <w:szCs w:val="28"/>
          <w:shd w:val="clear" w:color="auto" w:fill="FFFFFF"/>
        </w:rPr>
      </w:pPr>
      <w:r w:rsidRPr="00B150F3">
        <w:rPr>
          <w:sz w:val="28"/>
          <w:shd w:val="clear" w:color="auto" w:fill="FFFFFF"/>
        </w:rPr>
        <w:t>A package is equivalent to a header file of C-lang. Packages can be compressed into</w:t>
      </w:r>
      <w:r w:rsidRPr="00B150F3">
        <w:rPr>
          <w:rStyle w:val="apple-converted-space"/>
          <w:sz w:val="28"/>
          <w:shd w:val="clear" w:color="auto" w:fill="FFFFFF"/>
        </w:rPr>
        <w:t> </w:t>
      </w:r>
      <w:r w:rsidRPr="00B150F3">
        <w:rPr>
          <w:rStyle w:val="Strong"/>
          <w:sz w:val="28"/>
          <w:bdr w:val="none" w:sz="0" w:space="0" w:color="auto" w:frame="1"/>
          <w:shd w:val="clear" w:color="auto" w:fill="FFFFFF"/>
        </w:rPr>
        <w:t>JAR files</w:t>
      </w:r>
      <w:r w:rsidRPr="00B150F3">
        <w:rPr>
          <w:rStyle w:val="apple-converted-space"/>
          <w:sz w:val="28"/>
          <w:shd w:val="clear" w:color="auto" w:fill="FFFFFF"/>
        </w:rPr>
        <w:t> </w:t>
      </w:r>
      <w:r w:rsidRPr="00B150F3">
        <w:rPr>
          <w:sz w:val="28"/>
          <w:shd w:val="clear" w:color="auto" w:fill="FFFFFF"/>
        </w:rPr>
        <w:t>for fast traversal in a network or to download from Internet.</w:t>
      </w:r>
    </w:p>
    <w:p w:rsidR="00387ACA" w:rsidRPr="00B150F3" w:rsidRDefault="00387ACA" w:rsidP="00387ACA">
      <w:pPr>
        <w:pStyle w:val="Heading4"/>
        <w:shd w:val="clear" w:color="auto" w:fill="EEEEEE"/>
        <w:spacing w:before="115" w:after="115" w:line="230" w:lineRule="atLeast"/>
        <w:rPr>
          <w:rFonts w:ascii="Times New Roman" w:hAnsi="Times New Roman" w:cs="Times New Roman"/>
          <w:color w:val="auto"/>
          <w:sz w:val="28"/>
          <w:szCs w:val="28"/>
        </w:rPr>
      </w:pPr>
      <w:r w:rsidRPr="00B150F3">
        <w:rPr>
          <w:rFonts w:ascii="Times New Roman" w:hAnsi="Times New Roman" w:cs="Times New Roman"/>
          <w:color w:val="auto"/>
          <w:sz w:val="28"/>
          <w:szCs w:val="28"/>
        </w:rPr>
        <w:t>Package are categorized into two forms</w:t>
      </w:r>
    </w:p>
    <w:p w:rsidR="00387ACA" w:rsidRPr="00B150F3" w:rsidRDefault="00A7060B" w:rsidP="00387ACA">
      <w:pPr>
        <w:numPr>
          <w:ilvl w:val="0"/>
          <w:numId w:val="18"/>
        </w:numPr>
        <w:shd w:val="clear" w:color="auto" w:fill="FFFFFF"/>
        <w:spacing w:before="100" w:beforeAutospacing="1" w:after="100" w:afterAutospacing="1" w:line="346" w:lineRule="atLeast"/>
        <w:ind w:left="288"/>
        <w:rPr>
          <w:rFonts w:ascii="Times New Roman" w:hAnsi="Times New Roman" w:cs="Times New Roman"/>
          <w:sz w:val="28"/>
          <w:szCs w:val="28"/>
        </w:rPr>
      </w:pPr>
      <w:r w:rsidRPr="00B150F3">
        <w:rPr>
          <w:rFonts w:ascii="Times New Roman" w:hAnsi="Times New Roman" w:cs="Times New Roman"/>
          <w:b/>
          <w:sz w:val="28"/>
          <w:szCs w:val="28"/>
          <w:u w:val="single"/>
        </w:rPr>
        <w:t>Built-in Package:</w:t>
      </w:r>
      <w:r w:rsidRPr="00B150F3">
        <w:rPr>
          <w:rFonts w:ascii="Times New Roman" w:hAnsi="Times New Roman" w:cs="Times New Roman"/>
          <w:sz w:val="28"/>
          <w:szCs w:val="28"/>
        </w:rPr>
        <w:br/>
      </w:r>
      <w:r w:rsidR="00387ACA" w:rsidRPr="00B150F3">
        <w:rPr>
          <w:rFonts w:ascii="Times New Roman" w:hAnsi="Times New Roman" w:cs="Times New Roman"/>
          <w:sz w:val="28"/>
          <w:szCs w:val="28"/>
        </w:rPr>
        <w:t>Existing Java package for example</w:t>
      </w:r>
      <w:r w:rsidR="00387ACA" w:rsidRPr="00B150F3">
        <w:rPr>
          <w:rStyle w:val="apple-converted-space"/>
          <w:rFonts w:ascii="Times New Roman" w:hAnsi="Times New Roman" w:cs="Times New Roman"/>
          <w:sz w:val="28"/>
          <w:szCs w:val="28"/>
        </w:rPr>
        <w:t> </w:t>
      </w:r>
      <w:proofErr w:type="spellStart"/>
      <w:r w:rsidR="00387ACA" w:rsidRPr="00B150F3">
        <w:rPr>
          <w:rStyle w:val="HTMLCode"/>
          <w:rFonts w:ascii="Times New Roman" w:eastAsiaTheme="minorHAnsi" w:hAnsi="Times New Roman" w:cs="Times New Roman"/>
          <w:sz w:val="28"/>
          <w:szCs w:val="28"/>
          <w:bdr w:val="single" w:sz="4" w:space="1" w:color="E1E1E8" w:frame="1"/>
          <w:shd w:val="clear" w:color="auto" w:fill="F7F7F9"/>
        </w:rPr>
        <w:t>java.lang</w:t>
      </w:r>
      <w:proofErr w:type="spellEnd"/>
      <w:r w:rsidR="00387ACA" w:rsidRPr="00B150F3">
        <w:rPr>
          <w:rFonts w:ascii="Times New Roman" w:hAnsi="Times New Roman" w:cs="Times New Roman"/>
          <w:sz w:val="28"/>
          <w:szCs w:val="28"/>
        </w:rPr>
        <w:t>,</w:t>
      </w:r>
      <w:r w:rsidR="00387ACA" w:rsidRPr="00B150F3">
        <w:rPr>
          <w:rStyle w:val="apple-converted-space"/>
          <w:rFonts w:ascii="Times New Roman" w:hAnsi="Times New Roman" w:cs="Times New Roman"/>
          <w:sz w:val="28"/>
          <w:szCs w:val="28"/>
        </w:rPr>
        <w:t> </w:t>
      </w:r>
      <w:proofErr w:type="spellStart"/>
      <w:r w:rsidR="00387ACA" w:rsidRPr="00B150F3">
        <w:rPr>
          <w:rStyle w:val="HTMLCode"/>
          <w:rFonts w:ascii="Times New Roman" w:eastAsiaTheme="minorHAnsi" w:hAnsi="Times New Roman" w:cs="Times New Roman"/>
          <w:sz w:val="28"/>
          <w:szCs w:val="28"/>
          <w:bdr w:val="single" w:sz="4" w:space="1" w:color="E1E1E8" w:frame="1"/>
          <w:shd w:val="clear" w:color="auto" w:fill="F7F7F9"/>
        </w:rPr>
        <w:t>java.util</w:t>
      </w:r>
      <w:proofErr w:type="spellEnd"/>
      <w:r w:rsidR="00387ACA" w:rsidRPr="00B150F3">
        <w:rPr>
          <w:rStyle w:val="apple-converted-space"/>
          <w:rFonts w:ascii="Times New Roman" w:hAnsi="Times New Roman" w:cs="Times New Roman"/>
          <w:sz w:val="28"/>
          <w:szCs w:val="28"/>
        </w:rPr>
        <w:t> </w:t>
      </w:r>
      <w:r w:rsidR="00387ACA" w:rsidRPr="00B150F3">
        <w:rPr>
          <w:rFonts w:ascii="Times New Roman" w:hAnsi="Times New Roman" w:cs="Times New Roman"/>
          <w:sz w:val="28"/>
          <w:szCs w:val="28"/>
        </w:rPr>
        <w:t>etc.</w:t>
      </w:r>
      <w:r w:rsidR="00073188" w:rsidRPr="00B150F3">
        <w:rPr>
          <w:rFonts w:ascii="Times New Roman" w:hAnsi="Times New Roman" w:cs="Times New Roman"/>
          <w:sz w:val="28"/>
          <w:szCs w:val="28"/>
        </w:rPr>
        <w:br/>
      </w:r>
    </w:p>
    <w:p w:rsidR="00387ACA" w:rsidRPr="00B150F3" w:rsidRDefault="00A7060B" w:rsidP="00387ACA">
      <w:pPr>
        <w:numPr>
          <w:ilvl w:val="0"/>
          <w:numId w:val="18"/>
        </w:numPr>
        <w:shd w:val="clear" w:color="auto" w:fill="FFFFFF"/>
        <w:spacing w:before="100" w:beforeAutospacing="1" w:after="100" w:afterAutospacing="1" w:line="346" w:lineRule="atLeast"/>
        <w:ind w:left="288"/>
        <w:rPr>
          <w:rFonts w:ascii="Times New Roman" w:hAnsi="Times New Roman" w:cs="Times New Roman"/>
          <w:sz w:val="28"/>
          <w:szCs w:val="28"/>
        </w:rPr>
      </w:pPr>
      <w:r w:rsidRPr="00B150F3">
        <w:rPr>
          <w:rFonts w:ascii="Times New Roman" w:hAnsi="Times New Roman" w:cs="Times New Roman"/>
          <w:b/>
          <w:sz w:val="28"/>
          <w:szCs w:val="28"/>
          <w:u w:val="single"/>
        </w:rPr>
        <w:t>User-defined-package:</w:t>
      </w:r>
      <w:r w:rsidRPr="00B150F3">
        <w:rPr>
          <w:rFonts w:ascii="Times New Roman" w:hAnsi="Times New Roman" w:cs="Times New Roman"/>
          <w:sz w:val="28"/>
          <w:szCs w:val="28"/>
        </w:rPr>
        <w:br/>
      </w:r>
      <w:r w:rsidR="00387ACA" w:rsidRPr="00B150F3">
        <w:rPr>
          <w:rFonts w:ascii="Times New Roman" w:hAnsi="Times New Roman" w:cs="Times New Roman"/>
          <w:sz w:val="28"/>
          <w:szCs w:val="28"/>
        </w:rPr>
        <w:t>Java package created by user to categorized classes and interface</w:t>
      </w:r>
    </w:p>
    <w:p w:rsidR="006A3951" w:rsidRPr="00B150F3" w:rsidRDefault="006A3951" w:rsidP="006A3951">
      <w:pPr>
        <w:pStyle w:val="NormalWeb"/>
        <w:shd w:val="clear" w:color="auto" w:fill="FFFFFF"/>
        <w:spacing w:before="0" w:beforeAutospacing="0" w:after="0" w:afterAutospacing="0" w:line="360" w:lineRule="atLeast"/>
        <w:textAlignment w:val="baseline"/>
        <w:rPr>
          <w:rStyle w:val="Strong"/>
          <w:sz w:val="36"/>
          <w:u w:val="single"/>
          <w:bdr w:val="none" w:sz="0" w:space="0" w:color="auto" w:frame="1"/>
        </w:rPr>
      </w:pPr>
      <w:r w:rsidRPr="00B150F3">
        <w:rPr>
          <w:rStyle w:val="Strong"/>
          <w:sz w:val="36"/>
          <w:u w:val="single"/>
          <w:bdr w:val="none" w:sz="0" w:space="0" w:color="auto" w:frame="1"/>
        </w:rPr>
        <w:t>Package vs Directory</w:t>
      </w:r>
    </w:p>
    <w:p w:rsidR="00546A1A" w:rsidRPr="00B150F3" w:rsidRDefault="00546A1A" w:rsidP="006A3951">
      <w:pPr>
        <w:pStyle w:val="NormalWeb"/>
        <w:shd w:val="clear" w:color="auto" w:fill="FFFFFF"/>
        <w:spacing w:before="0" w:beforeAutospacing="0" w:after="0" w:afterAutospacing="0" w:line="360" w:lineRule="atLeast"/>
        <w:textAlignment w:val="baseline"/>
        <w:rPr>
          <w:sz w:val="36"/>
          <w:u w:val="single"/>
        </w:rPr>
      </w:pPr>
    </w:p>
    <w:p w:rsidR="006A3951" w:rsidRPr="00B150F3" w:rsidRDefault="006A3951" w:rsidP="00073188">
      <w:pPr>
        <w:pStyle w:val="NormalWeb"/>
        <w:shd w:val="clear" w:color="auto" w:fill="FFFFFF"/>
        <w:spacing w:before="0" w:beforeAutospacing="0" w:after="0" w:afterAutospacing="0" w:line="360" w:lineRule="atLeast"/>
        <w:textAlignment w:val="baseline"/>
        <w:rPr>
          <w:sz w:val="28"/>
        </w:rPr>
      </w:pPr>
      <w:r w:rsidRPr="00B150F3">
        <w:rPr>
          <w:sz w:val="28"/>
        </w:rPr>
        <w:t>The package of Java, at execution time, is converted into a</w:t>
      </w:r>
      <w:r w:rsidRPr="00B150F3">
        <w:rPr>
          <w:rStyle w:val="apple-converted-space"/>
          <w:sz w:val="28"/>
        </w:rPr>
        <w:t> </w:t>
      </w:r>
      <w:r w:rsidRPr="00B150F3">
        <w:rPr>
          <w:rStyle w:val="Strong"/>
          <w:sz w:val="28"/>
          <w:bdr w:val="none" w:sz="0" w:space="0" w:color="auto" w:frame="1"/>
        </w:rPr>
        <w:t>directory (folder)</w:t>
      </w:r>
      <w:r w:rsidRPr="00B150F3">
        <w:rPr>
          <w:rStyle w:val="apple-converted-space"/>
          <w:sz w:val="28"/>
        </w:rPr>
        <w:t> </w:t>
      </w:r>
      <w:r w:rsidRPr="00B150F3">
        <w:rPr>
          <w:sz w:val="28"/>
        </w:rPr>
        <w:t>by the operating system. The</w:t>
      </w:r>
      <w:r w:rsidRPr="00B150F3">
        <w:rPr>
          <w:rStyle w:val="apple-converted-space"/>
          <w:sz w:val="28"/>
        </w:rPr>
        <w:t> </w:t>
      </w:r>
      <w:proofErr w:type="spellStart"/>
      <w:r w:rsidRPr="00B150F3">
        <w:rPr>
          <w:rStyle w:val="Strong"/>
          <w:sz w:val="28"/>
          <w:bdr w:val="none" w:sz="0" w:space="0" w:color="auto" w:frame="1"/>
        </w:rPr>
        <w:t>java.util</w:t>
      </w:r>
      <w:proofErr w:type="spellEnd"/>
      <w:r w:rsidRPr="00B150F3">
        <w:rPr>
          <w:rStyle w:val="apple-converted-space"/>
          <w:sz w:val="28"/>
        </w:rPr>
        <w:t> </w:t>
      </w:r>
      <w:r w:rsidRPr="00B150F3">
        <w:rPr>
          <w:sz w:val="28"/>
        </w:rPr>
        <w:t>is converted as</w:t>
      </w:r>
      <w:r w:rsidRPr="00B150F3">
        <w:rPr>
          <w:rStyle w:val="apple-converted-space"/>
          <w:sz w:val="28"/>
        </w:rPr>
        <w:t> </w:t>
      </w:r>
      <w:r w:rsidRPr="00B150F3">
        <w:rPr>
          <w:rStyle w:val="Strong"/>
          <w:sz w:val="28"/>
          <w:bdr w:val="none" w:sz="0" w:space="0" w:color="auto" w:frame="1"/>
        </w:rPr>
        <w:t>java\</w:t>
      </w:r>
      <w:proofErr w:type="spellStart"/>
      <w:r w:rsidRPr="00B150F3">
        <w:rPr>
          <w:rStyle w:val="Strong"/>
          <w:sz w:val="28"/>
          <w:bdr w:val="none" w:sz="0" w:space="0" w:color="auto" w:frame="1"/>
        </w:rPr>
        <w:t>util</w:t>
      </w:r>
      <w:proofErr w:type="spellEnd"/>
      <w:r w:rsidRPr="00B150F3">
        <w:rPr>
          <w:rStyle w:val="apple-converted-space"/>
          <w:b/>
          <w:bCs/>
          <w:sz w:val="28"/>
          <w:bdr w:val="none" w:sz="0" w:space="0" w:color="auto" w:frame="1"/>
        </w:rPr>
        <w:t> </w:t>
      </w:r>
      <w:r w:rsidRPr="00B150F3">
        <w:rPr>
          <w:sz w:val="28"/>
        </w:rPr>
        <w:t>and</w:t>
      </w:r>
      <w:r w:rsidRPr="00B150F3">
        <w:rPr>
          <w:rStyle w:val="apple-converted-space"/>
          <w:sz w:val="28"/>
        </w:rPr>
        <w:t> </w:t>
      </w:r>
      <w:proofErr w:type="spellStart"/>
      <w:r w:rsidRPr="00B150F3">
        <w:rPr>
          <w:rStyle w:val="Strong"/>
          <w:sz w:val="28"/>
          <w:bdr w:val="none" w:sz="0" w:space="0" w:color="auto" w:frame="1"/>
        </w:rPr>
        <w:t>java.awt.event</w:t>
      </w:r>
      <w:proofErr w:type="spellEnd"/>
      <w:r w:rsidRPr="00B150F3">
        <w:rPr>
          <w:rStyle w:val="apple-converted-space"/>
          <w:sz w:val="28"/>
        </w:rPr>
        <w:t> </w:t>
      </w:r>
      <w:r w:rsidRPr="00B150F3">
        <w:rPr>
          <w:sz w:val="28"/>
        </w:rPr>
        <w:t>is treated as</w:t>
      </w:r>
      <w:r w:rsidRPr="00B150F3">
        <w:rPr>
          <w:rStyle w:val="apple-converted-space"/>
          <w:sz w:val="28"/>
        </w:rPr>
        <w:t> </w:t>
      </w:r>
      <w:r w:rsidRPr="00B150F3">
        <w:rPr>
          <w:rStyle w:val="Strong"/>
          <w:sz w:val="28"/>
          <w:bdr w:val="none" w:sz="0" w:space="0" w:color="auto" w:frame="1"/>
        </w:rPr>
        <w:t>java\</w:t>
      </w:r>
      <w:proofErr w:type="spellStart"/>
      <w:r w:rsidRPr="00B150F3">
        <w:rPr>
          <w:rStyle w:val="Strong"/>
          <w:sz w:val="28"/>
          <w:bdr w:val="none" w:sz="0" w:space="0" w:color="auto" w:frame="1"/>
        </w:rPr>
        <w:t>awt</w:t>
      </w:r>
      <w:proofErr w:type="spellEnd"/>
      <w:r w:rsidRPr="00B150F3">
        <w:rPr>
          <w:rStyle w:val="Strong"/>
          <w:sz w:val="28"/>
          <w:bdr w:val="none" w:sz="0" w:space="0" w:color="auto" w:frame="1"/>
        </w:rPr>
        <w:t>\event</w:t>
      </w:r>
      <w:r w:rsidR="007D4382">
        <w:rPr>
          <w:rStyle w:val="Strong"/>
          <w:sz w:val="28"/>
          <w:bdr w:val="none" w:sz="0" w:space="0" w:color="auto" w:frame="1"/>
        </w:rPr>
        <w:t xml:space="preserve"> </w:t>
      </w:r>
      <w:r w:rsidRPr="00B150F3">
        <w:rPr>
          <w:sz w:val="28"/>
        </w:rPr>
        <w:t>by the OS. The</w:t>
      </w:r>
      <w:r w:rsidRPr="00B150F3">
        <w:rPr>
          <w:rStyle w:val="apple-converted-space"/>
          <w:b/>
          <w:bCs/>
          <w:sz w:val="28"/>
          <w:bdr w:val="none" w:sz="0" w:space="0" w:color="auto" w:frame="1"/>
        </w:rPr>
        <w:t> </w:t>
      </w:r>
      <w:r w:rsidRPr="00B150F3">
        <w:rPr>
          <w:rStyle w:val="Strong"/>
          <w:sz w:val="28"/>
          <w:bdr w:val="none" w:sz="0" w:space="0" w:color="auto" w:frame="1"/>
        </w:rPr>
        <w:t>asterisk *</w:t>
      </w:r>
      <w:r w:rsidRPr="00B150F3">
        <w:rPr>
          <w:rStyle w:val="apple-converted-space"/>
          <w:sz w:val="28"/>
        </w:rPr>
        <w:t> </w:t>
      </w:r>
      <w:r w:rsidRPr="00B150F3">
        <w:rPr>
          <w:sz w:val="28"/>
        </w:rPr>
        <w:t>is a wild character of Windows which means all the files (means all the classes).</w:t>
      </w:r>
    </w:p>
    <w:p w:rsidR="001441C6" w:rsidRPr="00B150F3" w:rsidRDefault="001441C6" w:rsidP="001441C6">
      <w:pPr>
        <w:pStyle w:val="NormalWeb"/>
        <w:shd w:val="clear" w:color="auto" w:fill="FFFFFF"/>
        <w:spacing w:before="0" w:beforeAutospacing="0" w:after="0" w:afterAutospacing="0" w:line="360" w:lineRule="atLeast"/>
        <w:textAlignment w:val="baseline"/>
        <w:rPr>
          <w:sz w:val="28"/>
        </w:rPr>
      </w:pPr>
    </w:p>
    <w:p w:rsidR="001441C6" w:rsidRPr="00B150F3" w:rsidRDefault="001441C6" w:rsidP="001441C6">
      <w:pPr>
        <w:pStyle w:val="NormalWeb"/>
        <w:shd w:val="clear" w:color="auto" w:fill="FFFFFF"/>
        <w:spacing w:before="0" w:beforeAutospacing="0" w:after="0" w:afterAutospacing="0" w:line="360" w:lineRule="atLeast"/>
        <w:textAlignment w:val="baseline"/>
        <w:rPr>
          <w:b/>
          <w:sz w:val="36"/>
          <w:u w:val="single"/>
        </w:rPr>
      </w:pPr>
      <w:r w:rsidRPr="00B150F3">
        <w:rPr>
          <w:b/>
          <w:sz w:val="36"/>
          <w:u w:val="single"/>
        </w:rPr>
        <w:t>Default Package:</w:t>
      </w:r>
    </w:p>
    <w:p w:rsidR="001441C6" w:rsidRPr="00B150F3" w:rsidRDefault="001441C6" w:rsidP="001441C6">
      <w:pPr>
        <w:pStyle w:val="NormalWeb"/>
        <w:shd w:val="clear" w:color="auto" w:fill="FFFFFF"/>
        <w:spacing w:before="0" w:beforeAutospacing="0" w:after="0" w:afterAutospacing="0" w:line="360" w:lineRule="atLeast"/>
        <w:textAlignment w:val="baseline"/>
        <w:rPr>
          <w:b/>
          <w:sz w:val="36"/>
          <w:u w:val="single"/>
        </w:rPr>
      </w:pPr>
    </w:p>
    <w:p w:rsidR="00D320CE" w:rsidRPr="00B150F3" w:rsidRDefault="001D3174" w:rsidP="001441C6">
      <w:pPr>
        <w:pStyle w:val="NormalWeb"/>
        <w:shd w:val="clear" w:color="auto" w:fill="FFFFFF"/>
        <w:spacing w:before="0" w:beforeAutospacing="0" w:after="0" w:afterAutospacing="0" w:line="360" w:lineRule="atLeast"/>
        <w:textAlignment w:val="baseline"/>
        <w:rPr>
          <w:sz w:val="28"/>
        </w:rPr>
      </w:pPr>
      <w:r w:rsidRPr="00B150F3">
        <w:rPr>
          <w:sz w:val="28"/>
        </w:rPr>
        <w:t xml:space="preserve">Package statement is optional. If we define a class without package statement, then that class is said to be available in </w:t>
      </w:r>
      <w:r w:rsidRPr="00B150F3">
        <w:rPr>
          <w:b/>
          <w:sz w:val="28"/>
        </w:rPr>
        <w:t>“default package i.e.; current working directory.”</w:t>
      </w:r>
    </w:p>
    <w:p w:rsidR="00205397" w:rsidRPr="00B150F3" w:rsidRDefault="00205397" w:rsidP="00205397">
      <w:pPr>
        <w:pStyle w:val="Heading2"/>
        <w:shd w:val="clear" w:color="auto" w:fill="FFFFFF"/>
        <w:spacing w:line="265" w:lineRule="atLeast"/>
        <w:rPr>
          <w:rFonts w:ascii="Times New Roman" w:hAnsi="Times New Roman" w:cs="Times New Roman"/>
          <w:color w:val="auto"/>
          <w:sz w:val="36"/>
          <w:szCs w:val="28"/>
          <w:u w:val="single"/>
        </w:rPr>
      </w:pPr>
      <w:r w:rsidRPr="00B150F3">
        <w:rPr>
          <w:rFonts w:ascii="Times New Roman" w:hAnsi="Times New Roman" w:cs="Times New Roman"/>
          <w:color w:val="auto"/>
          <w:sz w:val="36"/>
          <w:szCs w:val="28"/>
          <w:u w:val="single"/>
        </w:rPr>
        <w:t>Advantage of Java Package</w:t>
      </w:r>
    </w:p>
    <w:p w:rsidR="00205397" w:rsidRPr="00B150F3" w:rsidRDefault="00205397" w:rsidP="00205397">
      <w:pPr>
        <w:pStyle w:val="NormalWeb"/>
        <w:shd w:val="clear" w:color="auto" w:fill="FFFFFF"/>
        <w:spacing w:line="265" w:lineRule="atLeast"/>
        <w:rPr>
          <w:sz w:val="28"/>
          <w:szCs w:val="28"/>
        </w:rPr>
      </w:pPr>
      <w:r w:rsidRPr="00B150F3">
        <w:rPr>
          <w:sz w:val="28"/>
          <w:szCs w:val="28"/>
        </w:rPr>
        <w:t>1) Java package is used to categorize the classes and interfaces so that they can be easily maintained.</w:t>
      </w:r>
      <w:r w:rsidR="00DA3574" w:rsidRPr="00B150F3">
        <w:rPr>
          <w:sz w:val="28"/>
          <w:szCs w:val="28"/>
        </w:rPr>
        <w:t xml:space="preserve"> </w:t>
      </w:r>
      <w:proofErr w:type="gramStart"/>
      <w:r w:rsidR="00DA3574" w:rsidRPr="00B150F3">
        <w:rPr>
          <w:sz w:val="28"/>
          <w:szCs w:val="28"/>
        </w:rPr>
        <w:t>i.e</w:t>
      </w:r>
      <w:proofErr w:type="gramEnd"/>
      <w:r w:rsidR="00073188" w:rsidRPr="00B150F3">
        <w:rPr>
          <w:sz w:val="28"/>
          <w:szCs w:val="28"/>
        </w:rPr>
        <w:t>.</w:t>
      </w:r>
      <w:r w:rsidR="00DA3574" w:rsidRPr="00B150F3">
        <w:rPr>
          <w:sz w:val="28"/>
          <w:szCs w:val="28"/>
        </w:rPr>
        <w:t xml:space="preserve"> </w:t>
      </w:r>
      <w:r w:rsidR="00DA3574" w:rsidRPr="00B150F3">
        <w:rPr>
          <w:sz w:val="28"/>
          <w:szCs w:val="28"/>
          <w:shd w:val="clear" w:color="auto" w:fill="FFFFFF"/>
        </w:rPr>
        <w:t xml:space="preserve">Package are used in Java, in-order to avoid name conflicts </w:t>
      </w:r>
      <w:r w:rsidR="00DA3574" w:rsidRPr="00B150F3">
        <w:rPr>
          <w:sz w:val="28"/>
          <w:szCs w:val="28"/>
          <w:shd w:val="clear" w:color="auto" w:fill="FFFFFF"/>
        </w:rPr>
        <w:lastRenderedPageBreak/>
        <w:t>and to control access of class, interface and enumeration etc.</w:t>
      </w:r>
      <w:r w:rsidR="00DA3574" w:rsidRPr="00B150F3">
        <w:rPr>
          <w:rStyle w:val="apple-converted-space"/>
          <w:sz w:val="28"/>
          <w:szCs w:val="28"/>
          <w:shd w:val="clear" w:color="auto" w:fill="FFFFFF"/>
        </w:rPr>
        <w:t> </w:t>
      </w:r>
      <w:r w:rsidR="00073188" w:rsidRPr="00B150F3">
        <w:rPr>
          <w:rStyle w:val="apple-converted-space"/>
          <w:sz w:val="28"/>
          <w:szCs w:val="28"/>
          <w:shd w:val="clear" w:color="auto" w:fill="FFFFFF"/>
        </w:rPr>
        <w:br/>
      </w:r>
      <w:r w:rsidR="00991B93" w:rsidRPr="00B150F3">
        <w:rPr>
          <w:rStyle w:val="apple-converted-space"/>
          <w:sz w:val="28"/>
          <w:szCs w:val="28"/>
          <w:shd w:val="clear" w:color="auto" w:fill="FFFFFF"/>
        </w:rPr>
        <w:br/>
      </w:r>
      <w:r w:rsidRPr="00B150F3">
        <w:rPr>
          <w:sz w:val="28"/>
          <w:szCs w:val="28"/>
        </w:rPr>
        <w:t>2) Java package provides access protection.</w:t>
      </w:r>
    </w:p>
    <w:p w:rsidR="00205397" w:rsidRPr="00B150F3" w:rsidRDefault="00205397" w:rsidP="00205397">
      <w:pPr>
        <w:pStyle w:val="NormalWeb"/>
        <w:shd w:val="clear" w:color="auto" w:fill="FFFFFF"/>
        <w:spacing w:line="265" w:lineRule="atLeast"/>
        <w:rPr>
          <w:sz w:val="28"/>
          <w:szCs w:val="28"/>
        </w:rPr>
      </w:pPr>
      <w:r w:rsidRPr="00B150F3">
        <w:rPr>
          <w:sz w:val="28"/>
          <w:szCs w:val="28"/>
        </w:rPr>
        <w:t>3) Java package removes naming collision.</w:t>
      </w:r>
    </w:p>
    <w:p w:rsidR="00991B93" w:rsidRPr="00B150F3" w:rsidRDefault="00DA3574" w:rsidP="00205397">
      <w:pPr>
        <w:pStyle w:val="NormalWeb"/>
        <w:shd w:val="clear" w:color="auto" w:fill="FFFFFF"/>
        <w:spacing w:line="265" w:lineRule="atLeast"/>
        <w:rPr>
          <w:sz w:val="28"/>
          <w:szCs w:val="28"/>
          <w:shd w:val="clear" w:color="auto" w:fill="FFFFFF"/>
        </w:rPr>
      </w:pPr>
      <w:r w:rsidRPr="00B150F3">
        <w:rPr>
          <w:sz w:val="28"/>
          <w:szCs w:val="28"/>
        </w:rPr>
        <w:t xml:space="preserve">4) </w:t>
      </w:r>
      <w:r w:rsidRPr="00B150F3">
        <w:rPr>
          <w:sz w:val="28"/>
          <w:szCs w:val="28"/>
          <w:shd w:val="clear" w:color="auto" w:fill="FFFFFF"/>
        </w:rPr>
        <w:t>Using package it becomes easier to locate the related classes.</w:t>
      </w:r>
    </w:p>
    <w:p w:rsidR="00991B93" w:rsidRPr="00B150F3" w:rsidRDefault="00991B93" w:rsidP="00991B93">
      <w:pPr>
        <w:shd w:val="clear" w:color="auto" w:fill="FFFFFF"/>
        <w:spacing w:after="0" w:line="276" w:lineRule="atLeast"/>
        <w:textAlignment w:val="baseline"/>
        <w:rPr>
          <w:rFonts w:ascii="Times New Roman" w:eastAsia="Times New Roman" w:hAnsi="Times New Roman" w:cs="Times New Roman"/>
          <w:sz w:val="28"/>
          <w:szCs w:val="28"/>
        </w:rPr>
      </w:pPr>
      <w:r w:rsidRPr="00B150F3">
        <w:rPr>
          <w:rFonts w:ascii="Times New Roman" w:hAnsi="Times New Roman" w:cs="Times New Roman"/>
          <w:sz w:val="28"/>
          <w:szCs w:val="28"/>
          <w:shd w:val="clear" w:color="auto" w:fill="FFFFFF"/>
        </w:rPr>
        <w:t xml:space="preserve">5) </w:t>
      </w:r>
      <w:r w:rsidRPr="00B150F3">
        <w:rPr>
          <w:rFonts w:ascii="Times New Roman" w:eastAsia="Times New Roman" w:hAnsi="Times New Roman" w:cs="Times New Roman"/>
          <w:sz w:val="28"/>
          <w:szCs w:val="28"/>
        </w:rPr>
        <w:t>With a </w:t>
      </w:r>
      <w:r w:rsidRPr="00B150F3">
        <w:rPr>
          <w:rFonts w:ascii="Times New Roman" w:eastAsia="Times New Roman" w:hAnsi="Times New Roman" w:cs="Times New Roman"/>
          <w:b/>
          <w:bCs/>
          <w:sz w:val="28"/>
          <w:szCs w:val="28"/>
        </w:rPr>
        <w:t>single import</w:t>
      </w:r>
      <w:r w:rsidRPr="00B150F3">
        <w:rPr>
          <w:rFonts w:ascii="Times New Roman" w:eastAsia="Times New Roman" w:hAnsi="Times New Roman" w:cs="Times New Roman"/>
          <w:sz w:val="28"/>
          <w:szCs w:val="28"/>
        </w:rPr>
        <w:t> statement, all the classes and interfaces can be obtained into our program.</w:t>
      </w:r>
    </w:p>
    <w:p w:rsidR="00991B93" w:rsidRPr="00B150F3" w:rsidRDefault="00991B93" w:rsidP="00991B93">
      <w:pPr>
        <w:shd w:val="clear" w:color="auto" w:fill="FFFFFF"/>
        <w:spacing w:after="0" w:line="276" w:lineRule="atLeast"/>
        <w:textAlignment w:val="baseline"/>
        <w:rPr>
          <w:rFonts w:ascii="Times New Roman" w:eastAsia="Times New Roman" w:hAnsi="Times New Roman" w:cs="Times New Roman"/>
          <w:sz w:val="28"/>
          <w:szCs w:val="28"/>
        </w:rPr>
      </w:pPr>
    </w:p>
    <w:p w:rsidR="00991B93" w:rsidRPr="00B150F3" w:rsidRDefault="00991B93" w:rsidP="00991B93">
      <w:pPr>
        <w:shd w:val="clear" w:color="auto" w:fill="FFFFFF"/>
        <w:spacing w:after="0" w:line="276" w:lineRule="atLeast"/>
        <w:textAlignment w:val="baseline"/>
        <w:rPr>
          <w:rFonts w:ascii="Times New Roman" w:eastAsia="Times New Roman" w:hAnsi="Times New Roman" w:cs="Times New Roman"/>
          <w:sz w:val="28"/>
          <w:szCs w:val="28"/>
        </w:rPr>
      </w:pPr>
      <w:r w:rsidRPr="00B150F3">
        <w:rPr>
          <w:rFonts w:ascii="Times New Roman" w:eastAsia="Times New Roman" w:hAnsi="Times New Roman" w:cs="Times New Roman"/>
          <w:sz w:val="28"/>
          <w:szCs w:val="28"/>
        </w:rPr>
        <w:t>6) Unlike a header file, Java permits to import even a </w:t>
      </w:r>
      <w:r w:rsidRPr="00B150F3">
        <w:rPr>
          <w:rFonts w:ascii="Times New Roman" w:eastAsia="Times New Roman" w:hAnsi="Times New Roman" w:cs="Times New Roman"/>
          <w:b/>
          <w:bCs/>
          <w:sz w:val="28"/>
          <w:szCs w:val="28"/>
        </w:rPr>
        <w:t>single class</w:t>
      </w:r>
      <w:r w:rsidRPr="00B150F3">
        <w:rPr>
          <w:rFonts w:ascii="Times New Roman" w:eastAsia="Times New Roman" w:hAnsi="Times New Roman" w:cs="Times New Roman"/>
          <w:sz w:val="28"/>
          <w:szCs w:val="28"/>
        </w:rPr>
        <w:t> also.</w:t>
      </w:r>
    </w:p>
    <w:p w:rsidR="00991B93" w:rsidRPr="00B150F3" w:rsidRDefault="00991B93" w:rsidP="00991B93">
      <w:pPr>
        <w:shd w:val="clear" w:color="auto" w:fill="FFFFFF"/>
        <w:spacing w:after="0" w:line="276" w:lineRule="atLeast"/>
        <w:textAlignment w:val="baseline"/>
        <w:rPr>
          <w:rFonts w:ascii="Times New Roman" w:eastAsia="Times New Roman" w:hAnsi="Times New Roman" w:cs="Times New Roman"/>
          <w:sz w:val="28"/>
          <w:szCs w:val="28"/>
        </w:rPr>
      </w:pPr>
    </w:p>
    <w:p w:rsidR="00991B93" w:rsidRPr="00B150F3" w:rsidRDefault="00991B93" w:rsidP="00991B93">
      <w:pPr>
        <w:shd w:val="clear" w:color="auto" w:fill="FFFFFF"/>
        <w:spacing w:after="0" w:line="276" w:lineRule="atLeast"/>
        <w:textAlignment w:val="baseline"/>
        <w:rPr>
          <w:rFonts w:ascii="Times New Roman" w:eastAsia="Times New Roman" w:hAnsi="Times New Roman" w:cs="Times New Roman"/>
          <w:sz w:val="28"/>
          <w:szCs w:val="28"/>
        </w:rPr>
      </w:pPr>
      <w:r w:rsidRPr="00B150F3">
        <w:rPr>
          <w:rFonts w:ascii="Times New Roman" w:eastAsia="Times New Roman" w:hAnsi="Times New Roman" w:cs="Times New Roman"/>
          <w:sz w:val="28"/>
          <w:szCs w:val="28"/>
        </w:rPr>
        <w:t>7) Avoids </w:t>
      </w:r>
      <w:r w:rsidRPr="00B150F3">
        <w:rPr>
          <w:rFonts w:ascii="Times New Roman" w:eastAsia="Times New Roman" w:hAnsi="Times New Roman" w:cs="Times New Roman"/>
          <w:b/>
          <w:bCs/>
          <w:sz w:val="28"/>
          <w:szCs w:val="28"/>
        </w:rPr>
        <w:t>namespace problems</w:t>
      </w:r>
      <w:r w:rsidRPr="00B150F3">
        <w:rPr>
          <w:rFonts w:ascii="Times New Roman" w:eastAsia="Times New Roman" w:hAnsi="Times New Roman" w:cs="Times New Roman"/>
          <w:sz w:val="28"/>
          <w:szCs w:val="28"/>
        </w:rPr>
        <w:t>. Two classes of the same name cannot be put in the same package but can be placed in two different packages.</w:t>
      </w:r>
    </w:p>
    <w:p w:rsidR="00991B93" w:rsidRPr="00B150F3" w:rsidRDefault="00991B93" w:rsidP="00991B93">
      <w:pPr>
        <w:shd w:val="clear" w:color="auto" w:fill="FFFFFF"/>
        <w:spacing w:after="0" w:line="276" w:lineRule="atLeast"/>
        <w:textAlignment w:val="baseline"/>
        <w:rPr>
          <w:rFonts w:ascii="Times New Roman" w:eastAsia="Times New Roman" w:hAnsi="Times New Roman" w:cs="Times New Roman"/>
          <w:sz w:val="28"/>
          <w:szCs w:val="28"/>
        </w:rPr>
      </w:pPr>
    </w:p>
    <w:p w:rsidR="00991B93" w:rsidRPr="00B150F3" w:rsidRDefault="00991B93" w:rsidP="00991B93">
      <w:pPr>
        <w:shd w:val="clear" w:color="auto" w:fill="FFFFFF"/>
        <w:spacing w:after="0" w:line="276" w:lineRule="atLeast"/>
        <w:textAlignment w:val="baseline"/>
        <w:rPr>
          <w:rFonts w:ascii="Times New Roman" w:eastAsia="Times New Roman" w:hAnsi="Times New Roman" w:cs="Times New Roman"/>
          <w:sz w:val="28"/>
          <w:szCs w:val="28"/>
        </w:rPr>
      </w:pPr>
      <w:r w:rsidRPr="00B150F3">
        <w:rPr>
          <w:rFonts w:ascii="Times New Roman" w:eastAsia="Times New Roman" w:hAnsi="Times New Roman" w:cs="Times New Roman"/>
          <w:sz w:val="28"/>
          <w:szCs w:val="28"/>
        </w:rPr>
        <w:t>8) Access between the classes can be controlled. Using packages, </w:t>
      </w:r>
      <w:r w:rsidRPr="00B150F3">
        <w:rPr>
          <w:rFonts w:ascii="Times New Roman" w:eastAsia="Times New Roman" w:hAnsi="Times New Roman" w:cs="Times New Roman"/>
          <w:b/>
          <w:bCs/>
          <w:sz w:val="28"/>
          <w:szCs w:val="28"/>
        </w:rPr>
        <w:t>restrictions</w:t>
      </w:r>
      <w:r w:rsidRPr="00B150F3">
        <w:rPr>
          <w:rFonts w:ascii="Times New Roman" w:eastAsia="Times New Roman" w:hAnsi="Times New Roman" w:cs="Times New Roman"/>
          <w:sz w:val="28"/>
          <w:szCs w:val="28"/>
        </w:rPr>
        <w:t xml:space="preserve"> can be imposed on the access of other package classes. Access </w:t>
      </w:r>
      <w:r w:rsidR="00073188" w:rsidRPr="00B150F3">
        <w:rPr>
          <w:rFonts w:ascii="Times New Roman" w:eastAsia="Times New Roman" w:hAnsi="Times New Roman" w:cs="Times New Roman"/>
          <w:sz w:val="28"/>
          <w:szCs w:val="28"/>
        </w:rPr>
        <w:t>Specifiers</w:t>
      </w:r>
      <w:r w:rsidRPr="00B150F3">
        <w:rPr>
          <w:rFonts w:ascii="Times New Roman" w:eastAsia="Times New Roman" w:hAnsi="Times New Roman" w:cs="Times New Roman"/>
          <w:sz w:val="28"/>
          <w:szCs w:val="28"/>
        </w:rPr>
        <w:t xml:space="preserve"> work on package boundaries (between the classes of other packages).</w:t>
      </w:r>
    </w:p>
    <w:p w:rsidR="00991B93" w:rsidRPr="00B150F3" w:rsidRDefault="00991B93" w:rsidP="00991B93">
      <w:pPr>
        <w:shd w:val="clear" w:color="auto" w:fill="FFFFFF"/>
        <w:spacing w:after="0" w:line="276" w:lineRule="atLeast"/>
        <w:textAlignment w:val="baseline"/>
        <w:rPr>
          <w:rFonts w:ascii="Times New Roman" w:eastAsia="Times New Roman" w:hAnsi="Times New Roman" w:cs="Times New Roman"/>
          <w:sz w:val="28"/>
          <w:szCs w:val="28"/>
        </w:rPr>
      </w:pPr>
    </w:p>
    <w:p w:rsidR="00991B93" w:rsidRPr="00B150F3" w:rsidRDefault="00991B93" w:rsidP="00991B93">
      <w:pPr>
        <w:shd w:val="clear" w:color="auto" w:fill="FFFFFF"/>
        <w:spacing w:after="0" w:line="360" w:lineRule="atLeast"/>
        <w:textAlignment w:val="baseline"/>
        <w:rPr>
          <w:rFonts w:ascii="Times New Roman" w:eastAsia="Times New Roman" w:hAnsi="Times New Roman" w:cs="Times New Roman"/>
          <w:sz w:val="28"/>
          <w:szCs w:val="28"/>
        </w:rPr>
      </w:pPr>
      <w:r w:rsidRPr="00B150F3">
        <w:rPr>
          <w:rFonts w:ascii="Times New Roman" w:eastAsia="Times New Roman" w:hAnsi="Times New Roman" w:cs="Times New Roman"/>
          <w:sz w:val="28"/>
          <w:szCs w:val="28"/>
        </w:rPr>
        <w:t>9) We can find all the related classes and interfaces in a single space. Searching and identification will be easier.</w:t>
      </w:r>
    </w:p>
    <w:p w:rsidR="00991B93" w:rsidRPr="00B150F3" w:rsidRDefault="00991B93" w:rsidP="00991B93">
      <w:pPr>
        <w:shd w:val="clear" w:color="auto" w:fill="FFFFFF"/>
        <w:spacing w:after="0" w:line="360" w:lineRule="atLeast"/>
        <w:textAlignment w:val="baseline"/>
        <w:rPr>
          <w:rFonts w:ascii="Times New Roman" w:eastAsia="Times New Roman" w:hAnsi="Times New Roman" w:cs="Times New Roman"/>
          <w:sz w:val="28"/>
          <w:szCs w:val="28"/>
        </w:rPr>
      </w:pPr>
    </w:p>
    <w:p w:rsidR="00991B93" w:rsidRPr="00B150F3" w:rsidRDefault="00991B93" w:rsidP="00991B93">
      <w:pPr>
        <w:shd w:val="clear" w:color="auto" w:fill="FFFFFF"/>
        <w:spacing w:after="0" w:line="360" w:lineRule="atLeast"/>
        <w:textAlignment w:val="baseline"/>
        <w:rPr>
          <w:rFonts w:ascii="Times New Roman" w:eastAsia="Times New Roman" w:hAnsi="Times New Roman" w:cs="Times New Roman"/>
          <w:sz w:val="28"/>
          <w:szCs w:val="28"/>
        </w:rPr>
      </w:pPr>
      <w:r w:rsidRPr="00B150F3">
        <w:rPr>
          <w:rFonts w:ascii="Times New Roman" w:eastAsia="Times New Roman" w:hAnsi="Times New Roman" w:cs="Times New Roman"/>
          <w:sz w:val="28"/>
          <w:szCs w:val="28"/>
        </w:rPr>
        <w:t>10) Packages and sub-packages are the easiest way to </w:t>
      </w:r>
      <w:r w:rsidRPr="00B150F3">
        <w:rPr>
          <w:rFonts w:ascii="Times New Roman" w:eastAsia="Times New Roman" w:hAnsi="Times New Roman" w:cs="Times New Roman"/>
          <w:b/>
          <w:bCs/>
          <w:sz w:val="28"/>
          <w:szCs w:val="28"/>
        </w:rPr>
        <w:t>organize</w:t>
      </w:r>
      <w:r w:rsidRPr="00B150F3">
        <w:rPr>
          <w:rFonts w:ascii="Times New Roman" w:eastAsia="Times New Roman" w:hAnsi="Times New Roman" w:cs="Times New Roman"/>
          <w:sz w:val="28"/>
          <w:szCs w:val="28"/>
        </w:rPr>
        <w:t> the classes.</w:t>
      </w:r>
    </w:p>
    <w:p w:rsidR="008F2FCE" w:rsidRPr="00B150F3" w:rsidRDefault="008F2FCE" w:rsidP="00991B93">
      <w:pPr>
        <w:shd w:val="clear" w:color="auto" w:fill="FFFFFF"/>
        <w:spacing w:after="0" w:line="360" w:lineRule="atLeast"/>
        <w:textAlignment w:val="baseline"/>
        <w:rPr>
          <w:rFonts w:ascii="Times New Roman" w:eastAsia="Times New Roman" w:hAnsi="Times New Roman" w:cs="Times New Roman"/>
          <w:sz w:val="28"/>
          <w:szCs w:val="28"/>
        </w:rPr>
      </w:pPr>
    </w:p>
    <w:p w:rsidR="008F2FCE" w:rsidRPr="00B150F3" w:rsidRDefault="008F2FCE" w:rsidP="00991B93">
      <w:pPr>
        <w:shd w:val="clear" w:color="auto" w:fill="FFFFFF"/>
        <w:spacing w:after="0" w:line="360" w:lineRule="atLeast"/>
        <w:textAlignment w:val="baseline"/>
        <w:rPr>
          <w:rFonts w:ascii="Times New Roman" w:eastAsia="Times New Roman" w:hAnsi="Times New Roman" w:cs="Times New Roman"/>
          <w:sz w:val="28"/>
          <w:szCs w:val="28"/>
        </w:rPr>
      </w:pPr>
      <w:r w:rsidRPr="00B150F3">
        <w:rPr>
          <w:rFonts w:ascii="Times New Roman" w:eastAsia="Times New Roman" w:hAnsi="Times New Roman" w:cs="Times New Roman"/>
          <w:sz w:val="28"/>
          <w:szCs w:val="28"/>
        </w:rPr>
        <w:t xml:space="preserve">11) If we develop Java applications with the concept of packages </w:t>
      </w:r>
      <w:proofErr w:type="gramStart"/>
      <w:r w:rsidRPr="00B150F3">
        <w:rPr>
          <w:rFonts w:ascii="Times New Roman" w:eastAsia="Times New Roman" w:hAnsi="Times New Roman" w:cs="Times New Roman"/>
          <w:sz w:val="28"/>
          <w:szCs w:val="28"/>
        </w:rPr>
        <w:t>the we</w:t>
      </w:r>
      <w:proofErr w:type="gramEnd"/>
      <w:r w:rsidRPr="00B150F3">
        <w:rPr>
          <w:rFonts w:ascii="Times New Roman" w:eastAsia="Times New Roman" w:hAnsi="Times New Roman" w:cs="Times New Roman"/>
          <w:sz w:val="28"/>
          <w:szCs w:val="28"/>
        </w:rPr>
        <w:t xml:space="preserve"> get the following </w:t>
      </w:r>
      <w:r w:rsidR="00073188" w:rsidRPr="00B150F3">
        <w:rPr>
          <w:rFonts w:ascii="Times New Roman" w:eastAsia="Times New Roman" w:hAnsi="Times New Roman" w:cs="Times New Roman"/>
          <w:sz w:val="28"/>
          <w:szCs w:val="28"/>
        </w:rPr>
        <w:t>advantages:</w:t>
      </w:r>
      <w:r w:rsidRPr="00B150F3">
        <w:rPr>
          <w:rFonts w:ascii="Times New Roman" w:eastAsia="Times New Roman" w:hAnsi="Times New Roman" w:cs="Times New Roman"/>
          <w:sz w:val="28"/>
          <w:szCs w:val="28"/>
        </w:rPr>
        <w:t xml:space="preserve"> </w:t>
      </w:r>
    </w:p>
    <w:p w:rsidR="008F2FCE" w:rsidRPr="00B150F3" w:rsidRDefault="008F2FCE" w:rsidP="00991B93">
      <w:pPr>
        <w:shd w:val="clear" w:color="auto" w:fill="FFFFFF"/>
        <w:spacing w:after="0" w:line="360" w:lineRule="atLeast"/>
        <w:textAlignment w:val="baseline"/>
        <w:rPr>
          <w:rFonts w:ascii="Times New Roman" w:eastAsia="Times New Roman" w:hAnsi="Times New Roman" w:cs="Times New Roman"/>
          <w:sz w:val="28"/>
          <w:szCs w:val="28"/>
        </w:rPr>
      </w:pPr>
    </w:p>
    <w:p w:rsidR="000D2EFC" w:rsidRPr="00B150F3" w:rsidRDefault="008F2FCE" w:rsidP="00991B93">
      <w:pPr>
        <w:pStyle w:val="ListParagraph"/>
        <w:numPr>
          <w:ilvl w:val="0"/>
          <w:numId w:val="36"/>
        </w:numPr>
        <w:shd w:val="clear" w:color="auto" w:fill="FFFFFF"/>
        <w:spacing w:after="0" w:line="360" w:lineRule="atLeast"/>
        <w:textAlignment w:val="baseline"/>
        <w:rPr>
          <w:rFonts w:ascii="Times New Roman" w:eastAsia="Times New Roman" w:hAnsi="Times New Roman" w:cs="Times New Roman"/>
          <w:b/>
          <w:sz w:val="28"/>
          <w:szCs w:val="28"/>
        </w:rPr>
      </w:pPr>
      <w:r w:rsidRPr="00B150F3">
        <w:rPr>
          <w:rFonts w:ascii="Times New Roman" w:eastAsia="Times New Roman" w:hAnsi="Times New Roman" w:cs="Times New Roman"/>
          <w:b/>
          <w:sz w:val="28"/>
          <w:szCs w:val="28"/>
        </w:rPr>
        <w:t>Application development time is less.</w:t>
      </w:r>
    </w:p>
    <w:p w:rsidR="000D2EFC" w:rsidRPr="00B150F3" w:rsidRDefault="000D2EFC" w:rsidP="00991B93">
      <w:pPr>
        <w:pStyle w:val="ListParagraph"/>
        <w:numPr>
          <w:ilvl w:val="0"/>
          <w:numId w:val="36"/>
        </w:numPr>
        <w:shd w:val="clear" w:color="auto" w:fill="FFFFFF"/>
        <w:spacing w:after="0" w:line="360" w:lineRule="atLeast"/>
        <w:textAlignment w:val="baseline"/>
        <w:rPr>
          <w:rFonts w:ascii="Times New Roman" w:eastAsia="Times New Roman" w:hAnsi="Times New Roman" w:cs="Times New Roman"/>
          <w:b/>
          <w:sz w:val="28"/>
          <w:szCs w:val="28"/>
        </w:rPr>
      </w:pPr>
      <w:r w:rsidRPr="00B150F3">
        <w:rPr>
          <w:rFonts w:ascii="Times New Roman" w:eastAsia="Times New Roman" w:hAnsi="Times New Roman" w:cs="Times New Roman"/>
          <w:b/>
          <w:sz w:val="28"/>
          <w:szCs w:val="28"/>
        </w:rPr>
        <w:t xml:space="preserve">Application </w:t>
      </w:r>
      <w:r w:rsidR="008F2FCE" w:rsidRPr="00B150F3">
        <w:rPr>
          <w:rFonts w:ascii="Times New Roman" w:eastAsia="Times New Roman" w:hAnsi="Times New Roman" w:cs="Times New Roman"/>
          <w:b/>
          <w:sz w:val="28"/>
          <w:szCs w:val="28"/>
        </w:rPr>
        <w:t>memory is less.</w:t>
      </w:r>
    </w:p>
    <w:p w:rsidR="000D2EFC" w:rsidRPr="00B150F3" w:rsidRDefault="000D2EFC" w:rsidP="00991B93">
      <w:pPr>
        <w:pStyle w:val="ListParagraph"/>
        <w:numPr>
          <w:ilvl w:val="0"/>
          <w:numId w:val="36"/>
        </w:numPr>
        <w:shd w:val="clear" w:color="auto" w:fill="FFFFFF"/>
        <w:spacing w:after="0" w:line="360" w:lineRule="atLeast"/>
        <w:textAlignment w:val="baseline"/>
        <w:rPr>
          <w:rFonts w:ascii="Times New Roman" w:eastAsia="Times New Roman" w:hAnsi="Times New Roman" w:cs="Times New Roman"/>
          <w:b/>
          <w:sz w:val="28"/>
          <w:szCs w:val="28"/>
        </w:rPr>
      </w:pPr>
      <w:r w:rsidRPr="00B150F3">
        <w:rPr>
          <w:rFonts w:ascii="Times New Roman" w:eastAsia="Times New Roman" w:hAnsi="Times New Roman" w:cs="Times New Roman"/>
          <w:b/>
          <w:sz w:val="28"/>
          <w:szCs w:val="28"/>
        </w:rPr>
        <w:t xml:space="preserve">Application </w:t>
      </w:r>
      <w:r w:rsidR="008F2FCE" w:rsidRPr="00B150F3">
        <w:rPr>
          <w:rFonts w:ascii="Times New Roman" w:eastAsia="Times New Roman" w:hAnsi="Times New Roman" w:cs="Times New Roman"/>
          <w:b/>
          <w:sz w:val="28"/>
          <w:szCs w:val="28"/>
        </w:rPr>
        <w:t>execution time is less.</w:t>
      </w:r>
    </w:p>
    <w:p w:rsidR="008F2FCE" w:rsidRPr="00B150F3" w:rsidRDefault="000D2EFC" w:rsidP="00991B93">
      <w:pPr>
        <w:pStyle w:val="ListParagraph"/>
        <w:numPr>
          <w:ilvl w:val="0"/>
          <w:numId w:val="36"/>
        </w:numPr>
        <w:shd w:val="clear" w:color="auto" w:fill="FFFFFF"/>
        <w:spacing w:after="0" w:line="360" w:lineRule="atLeast"/>
        <w:textAlignment w:val="baseline"/>
        <w:rPr>
          <w:rFonts w:ascii="Times New Roman" w:eastAsia="Times New Roman" w:hAnsi="Times New Roman" w:cs="Times New Roman"/>
          <w:b/>
          <w:sz w:val="28"/>
          <w:szCs w:val="28"/>
        </w:rPr>
      </w:pPr>
      <w:r w:rsidRPr="00B150F3">
        <w:rPr>
          <w:rFonts w:ascii="Times New Roman" w:eastAsia="Times New Roman" w:hAnsi="Times New Roman" w:cs="Times New Roman"/>
          <w:b/>
          <w:sz w:val="28"/>
          <w:szCs w:val="28"/>
        </w:rPr>
        <w:t xml:space="preserve">Application </w:t>
      </w:r>
      <w:r w:rsidR="008F2FCE" w:rsidRPr="00B150F3">
        <w:rPr>
          <w:rFonts w:ascii="Times New Roman" w:eastAsia="Times New Roman" w:hAnsi="Times New Roman" w:cs="Times New Roman"/>
          <w:b/>
          <w:sz w:val="28"/>
          <w:szCs w:val="28"/>
        </w:rPr>
        <w:t>performance is enhanced</w:t>
      </w:r>
      <w:r w:rsidRPr="00B150F3">
        <w:rPr>
          <w:rFonts w:ascii="Times New Roman" w:eastAsia="Times New Roman" w:hAnsi="Times New Roman" w:cs="Times New Roman"/>
          <w:b/>
          <w:sz w:val="28"/>
          <w:szCs w:val="28"/>
        </w:rPr>
        <w:t>.</w:t>
      </w:r>
    </w:p>
    <w:p w:rsidR="000D2EFC" w:rsidRPr="00B150F3" w:rsidRDefault="000D2EFC" w:rsidP="00991B93">
      <w:pPr>
        <w:pStyle w:val="ListParagraph"/>
        <w:numPr>
          <w:ilvl w:val="0"/>
          <w:numId w:val="36"/>
        </w:numPr>
        <w:shd w:val="clear" w:color="auto" w:fill="FFFFFF"/>
        <w:spacing w:after="0" w:line="360" w:lineRule="atLeast"/>
        <w:textAlignment w:val="baseline"/>
        <w:rPr>
          <w:rFonts w:ascii="Times New Roman" w:eastAsia="Times New Roman" w:hAnsi="Times New Roman" w:cs="Times New Roman"/>
          <w:b/>
          <w:sz w:val="28"/>
          <w:szCs w:val="28"/>
        </w:rPr>
      </w:pPr>
      <w:r w:rsidRPr="00B150F3">
        <w:rPr>
          <w:rFonts w:ascii="Times New Roman" w:eastAsia="Times New Roman" w:hAnsi="Times New Roman" w:cs="Times New Roman"/>
          <w:b/>
          <w:sz w:val="28"/>
          <w:szCs w:val="28"/>
        </w:rPr>
        <w:t xml:space="preserve">Application redundancy </w:t>
      </w:r>
      <w:r w:rsidR="00510B2A" w:rsidRPr="00B150F3">
        <w:rPr>
          <w:rFonts w:ascii="Times New Roman" w:eastAsia="Times New Roman" w:hAnsi="Times New Roman" w:cs="Times New Roman"/>
          <w:b/>
          <w:sz w:val="28"/>
          <w:szCs w:val="28"/>
        </w:rPr>
        <w:t xml:space="preserve">of </w:t>
      </w:r>
      <w:r w:rsidRPr="00B150F3">
        <w:rPr>
          <w:rFonts w:ascii="Times New Roman" w:eastAsia="Times New Roman" w:hAnsi="Times New Roman" w:cs="Times New Roman"/>
          <w:b/>
          <w:sz w:val="28"/>
          <w:szCs w:val="28"/>
        </w:rPr>
        <w:t>code is reduced.</w:t>
      </w:r>
    </w:p>
    <w:p w:rsidR="000D2EFC" w:rsidRPr="00B150F3" w:rsidRDefault="00510B2A" w:rsidP="00991B93">
      <w:pPr>
        <w:pStyle w:val="ListParagraph"/>
        <w:numPr>
          <w:ilvl w:val="0"/>
          <w:numId w:val="36"/>
        </w:numPr>
        <w:shd w:val="clear" w:color="auto" w:fill="FFFFFF"/>
        <w:spacing w:after="0" w:line="360" w:lineRule="atLeast"/>
        <w:textAlignment w:val="baseline"/>
        <w:rPr>
          <w:rFonts w:ascii="Times New Roman" w:eastAsia="Times New Roman" w:hAnsi="Times New Roman" w:cs="Times New Roman"/>
          <w:b/>
          <w:sz w:val="28"/>
          <w:szCs w:val="28"/>
        </w:rPr>
      </w:pPr>
      <w:r w:rsidRPr="00B150F3">
        <w:rPr>
          <w:rFonts w:ascii="Times New Roman" w:eastAsia="Times New Roman" w:hAnsi="Times New Roman" w:cs="Times New Roman"/>
          <w:b/>
          <w:sz w:val="28"/>
          <w:szCs w:val="28"/>
        </w:rPr>
        <w:t>Able to get slogan of Java (WORA).</w:t>
      </w:r>
    </w:p>
    <w:p w:rsidR="00510B2A" w:rsidRPr="00B150F3" w:rsidRDefault="00510B2A" w:rsidP="00991B93">
      <w:pPr>
        <w:pStyle w:val="ListParagraph"/>
        <w:numPr>
          <w:ilvl w:val="0"/>
          <w:numId w:val="36"/>
        </w:numPr>
        <w:shd w:val="clear" w:color="auto" w:fill="FFFFFF"/>
        <w:spacing w:after="0" w:line="360" w:lineRule="atLeast"/>
        <w:textAlignment w:val="baseline"/>
        <w:rPr>
          <w:rFonts w:ascii="Times New Roman" w:eastAsia="Times New Roman" w:hAnsi="Times New Roman" w:cs="Times New Roman"/>
          <w:b/>
          <w:sz w:val="28"/>
          <w:szCs w:val="28"/>
        </w:rPr>
      </w:pPr>
      <w:r w:rsidRPr="00B150F3">
        <w:rPr>
          <w:rFonts w:ascii="Times New Roman" w:eastAsia="Times New Roman" w:hAnsi="Times New Roman" w:cs="Times New Roman"/>
          <w:b/>
          <w:sz w:val="28"/>
          <w:szCs w:val="28"/>
        </w:rPr>
        <w:t>We are able to differentiate/provide uniqueness among duplicate classes.</w:t>
      </w:r>
    </w:p>
    <w:p w:rsidR="00DA3574" w:rsidRPr="00B150F3" w:rsidRDefault="00DA3574" w:rsidP="00205397">
      <w:pPr>
        <w:pStyle w:val="NormalWeb"/>
        <w:shd w:val="clear" w:color="auto" w:fill="FFFFFF"/>
        <w:spacing w:line="265" w:lineRule="atLeast"/>
        <w:rPr>
          <w:sz w:val="28"/>
          <w:szCs w:val="28"/>
          <w:shd w:val="clear" w:color="auto" w:fill="FFFFFF"/>
        </w:rPr>
      </w:pPr>
    </w:p>
    <w:p w:rsidR="007513F8" w:rsidRPr="00B150F3" w:rsidRDefault="00205397">
      <w:pPr>
        <w:rPr>
          <w:rFonts w:ascii="Times New Roman" w:hAnsi="Times New Roman" w:cs="Times New Roman"/>
          <w:sz w:val="28"/>
          <w:szCs w:val="28"/>
        </w:rPr>
      </w:pPr>
      <w:r w:rsidRPr="00B150F3">
        <w:rPr>
          <w:rFonts w:ascii="Times New Roman" w:hAnsi="Times New Roman" w:cs="Times New Roman"/>
          <w:noProof/>
          <w:sz w:val="28"/>
          <w:szCs w:val="28"/>
        </w:rPr>
        <w:lastRenderedPageBreak/>
        <w:drawing>
          <wp:inline distT="0" distB="0" distL="0" distR="0" wp14:anchorId="717DC28D" wp14:editId="009D99DB">
            <wp:extent cx="5692851" cy="1982419"/>
            <wp:effectExtent l="19050" t="0" r="3099" b="0"/>
            <wp:docPr id="1" name="Picture 1"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 in java"/>
                    <pic:cNvPicPr>
                      <a:picLocks noChangeAspect="1" noChangeArrowheads="1"/>
                    </pic:cNvPicPr>
                  </pic:nvPicPr>
                  <pic:blipFill>
                    <a:blip r:embed="rId8"/>
                    <a:srcRect/>
                    <a:stretch>
                      <a:fillRect/>
                    </a:stretch>
                  </pic:blipFill>
                  <pic:spPr bwMode="auto">
                    <a:xfrm>
                      <a:off x="0" y="0"/>
                      <a:ext cx="5700858" cy="1985207"/>
                    </a:xfrm>
                    <a:prstGeom prst="rect">
                      <a:avLst/>
                    </a:prstGeom>
                    <a:noFill/>
                    <a:ln w="9525">
                      <a:noFill/>
                      <a:miter lim="800000"/>
                      <a:headEnd/>
                      <a:tailEnd/>
                    </a:ln>
                  </pic:spPr>
                </pic:pic>
              </a:graphicData>
            </a:graphic>
          </wp:inline>
        </w:drawing>
      </w:r>
    </w:p>
    <w:p w:rsidR="004C483B" w:rsidRPr="00B150F3" w:rsidRDefault="004C483B" w:rsidP="00E7557C">
      <w:pPr>
        <w:pStyle w:val="NormalWeb"/>
        <w:shd w:val="clear" w:color="auto" w:fill="FFFFFF"/>
        <w:spacing w:before="0" w:beforeAutospacing="0" w:after="0" w:afterAutospacing="0" w:line="360" w:lineRule="atLeast"/>
        <w:textAlignment w:val="baseline"/>
        <w:rPr>
          <w:rStyle w:val="Strong"/>
          <w:sz w:val="28"/>
          <w:u w:val="single"/>
          <w:bdr w:val="none" w:sz="0" w:space="0" w:color="auto" w:frame="1"/>
        </w:rPr>
      </w:pPr>
    </w:p>
    <w:p w:rsidR="008F23D7" w:rsidRPr="00B150F3" w:rsidRDefault="008F23D7" w:rsidP="00E7557C">
      <w:pPr>
        <w:pStyle w:val="NormalWeb"/>
        <w:shd w:val="clear" w:color="auto" w:fill="FFFFFF"/>
        <w:spacing w:before="0" w:beforeAutospacing="0" w:after="0" w:afterAutospacing="0" w:line="360" w:lineRule="atLeast"/>
        <w:textAlignment w:val="baseline"/>
        <w:rPr>
          <w:rStyle w:val="Strong"/>
          <w:sz w:val="28"/>
          <w:u w:val="single"/>
          <w:bdr w:val="none" w:sz="0" w:space="0" w:color="auto" w:frame="1"/>
        </w:rPr>
      </w:pPr>
      <w:r w:rsidRPr="00B150F3">
        <w:rPr>
          <w:noProof/>
          <w:sz w:val="28"/>
          <w:u w:val="single"/>
          <w:bdr w:val="none" w:sz="0" w:space="0" w:color="auto" w:frame="1"/>
        </w:rPr>
        <w:drawing>
          <wp:inline distT="0" distB="0" distL="0" distR="0" wp14:anchorId="39241923" wp14:editId="38E51E7F">
            <wp:extent cx="5943600" cy="3499905"/>
            <wp:effectExtent l="1905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499905"/>
                    </a:xfrm>
                    <a:prstGeom prst="rect">
                      <a:avLst/>
                    </a:prstGeom>
                    <a:noFill/>
                    <a:ln w="9525">
                      <a:noFill/>
                      <a:miter lim="800000"/>
                      <a:headEnd/>
                      <a:tailEnd/>
                    </a:ln>
                  </pic:spPr>
                </pic:pic>
              </a:graphicData>
            </a:graphic>
          </wp:inline>
        </w:drawing>
      </w:r>
    </w:p>
    <w:p w:rsidR="00724DA9" w:rsidRPr="00B150F3" w:rsidRDefault="00724DA9" w:rsidP="00284C4A">
      <w:pPr>
        <w:shd w:val="clear" w:color="auto" w:fill="FFFFFF"/>
        <w:spacing w:after="0" w:line="276" w:lineRule="atLeast"/>
        <w:textAlignment w:val="baseline"/>
        <w:rPr>
          <w:rFonts w:ascii="Times New Roman" w:eastAsia="Times New Roman" w:hAnsi="Times New Roman" w:cs="Times New Roman"/>
          <w:b/>
          <w:bCs/>
          <w:sz w:val="28"/>
          <w:szCs w:val="28"/>
          <w:u w:val="single"/>
        </w:rPr>
      </w:pPr>
    </w:p>
    <w:p w:rsidR="00724DA9" w:rsidRPr="00B150F3" w:rsidRDefault="00073188" w:rsidP="00724DA9">
      <w:pPr>
        <w:spacing w:before="2" w:after="2" w:line="288" w:lineRule="exact"/>
        <w:rPr>
          <w:rFonts w:ascii="Times New Roman" w:hAnsi="Times New Roman" w:cs="Times New Roman"/>
          <w:sz w:val="28"/>
        </w:rPr>
      </w:pPr>
      <w:r w:rsidRPr="00B150F3">
        <w:rPr>
          <w:rFonts w:ascii="Times New Roman" w:hAnsi="Times New Roman" w:cs="Times New Roman"/>
          <w:sz w:val="28"/>
        </w:rPr>
        <w:t xml:space="preserve">Predefined </w:t>
      </w:r>
      <w:r w:rsidR="00724DA9" w:rsidRPr="00B150F3">
        <w:rPr>
          <w:rFonts w:ascii="Times New Roman" w:hAnsi="Times New Roman" w:cs="Times New Roman"/>
          <w:sz w:val="28"/>
        </w:rPr>
        <w:t>packages are the packages which are given by sun micro systems or some other companies as a part of java.</w:t>
      </w:r>
    </w:p>
    <w:p w:rsidR="00724DA9" w:rsidRPr="00B150F3" w:rsidRDefault="00724DA9" w:rsidP="00724DA9">
      <w:pPr>
        <w:spacing w:before="2" w:after="2" w:line="288" w:lineRule="exact"/>
        <w:rPr>
          <w:rFonts w:ascii="Times New Roman" w:hAnsi="Times New Roman" w:cs="Times New Roman"/>
          <w:sz w:val="28"/>
        </w:rPr>
      </w:pPr>
    </w:p>
    <w:p w:rsidR="00724DA9" w:rsidRPr="00B150F3" w:rsidRDefault="00724DA9" w:rsidP="00724DA9">
      <w:pPr>
        <w:spacing w:before="2" w:after="2" w:line="288" w:lineRule="exact"/>
        <w:rPr>
          <w:rFonts w:ascii="Times New Roman" w:hAnsi="Times New Roman" w:cs="Times New Roman"/>
          <w:b/>
          <w:sz w:val="28"/>
        </w:rPr>
      </w:pPr>
      <w:r w:rsidRPr="00B150F3">
        <w:rPr>
          <w:rFonts w:ascii="Times New Roman" w:hAnsi="Times New Roman" w:cs="Times New Roman"/>
          <w:b/>
          <w:sz w:val="28"/>
        </w:rPr>
        <w:t>We have f</w:t>
      </w:r>
      <w:r w:rsidR="00073188" w:rsidRPr="00B150F3">
        <w:rPr>
          <w:rFonts w:ascii="Times New Roman" w:hAnsi="Times New Roman" w:cs="Times New Roman"/>
          <w:b/>
          <w:sz w:val="28"/>
        </w:rPr>
        <w:t xml:space="preserve">ollowing 3 types of predefined </w:t>
      </w:r>
      <w:r w:rsidRPr="00B150F3">
        <w:rPr>
          <w:rFonts w:ascii="Times New Roman" w:hAnsi="Times New Roman" w:cs="Times New Roman"/>
          <w:b/>
          <w:sz w:val="28"/>
        </w:rPr>
        <w:t>packages.</w:t>
      </w:r>
    </w:p>
    <w:p w:rsidR="00724DA9" w:rsidRPr="00B150F3" w:rsidRDefault="00724DA9" w:rsidP="00724DA9">
      <w:pPr>
        <w:spacing w:before="2" w:after="2" w:line="288" w:lineRule="exact"/>
        <w:rPr>
          <w:rFonts w:ascii="Times New Roman" w:hAnsi="Times New Roman" w:cs="Times New Roman"/>
          <w:sz w:val="28"/>
        </w:rPr>
      </w:pPr>
    </w:p>
    <w:p w:rsidR="00724DA9" w:rsidRPr="00B150F3" w:rsidRDefault="00724DA9" w:rsidP="00724DA9">
      <w:pPr>
        <w:spacing w:before="2" w:after="2" w:line="288" w:lineRule="exact"/>
        <w:rPr>
          <w:rFonts w:ascii="Times New Roman" w:hAnsi="Times New Roman" w:cs="Times New Roman"/>
          <w:b/>
          <w:bCs/>
          <w:sz w:val="28"/>
          <w:u w:val="single"/>
        </w:rPr>
      </w:pPr>
      <w:r w:rsidRPr="00B150F3">
        <w:rPr>
          <w:rFonts w:ascii="Times New Roman" w:hAnsi="Times New Roman" w:cs="Times New Roman"/>
          <w:b/>
          <w:bCs/>
          <w:sz w:val="28"/>
        </w:rPr>
        <w:t xml:space="preserve">   1.</w:t>
      </w:r>
      <w:r w:rsidRPr="00B150F3">
        <w:rPr>
          <w:rFonts w:ascii="Times New Roman" w:hAnsi="Times New Roman" w:cs="Times New Roman"/>
          <w:b/>
          <w:bCs/>
          <w:sz w:val="28"/>
          <w:u w:val="single"/>
        </w:rPr>
        <w:t xml:space="preserve"> Core packages   </w:t>
      </w:r>
      <w:r w:rsidR="00073188" w:rsidRPr="00B150F3">
        <w:rPr>
          <w:rFonts w:ascii="Times New Roman" w:hAnsi="Times New Roman" w:cs="Times New Roman"/>
          <w:b/>
          <w:bCs/>
          <w:sz w:val="28"/>
          <w:u w:val="single"/>
        </w:rPr>
        <w:br/>
      </w:r>
    </w:p>
    <w:p w:rsidR="00724DA9" w:rsidRPr="00B150F3" w:rsidRDefault="00724DA9" w:rsidP="00724DA9">
      <w:pPr>
        <w:spacing w:before="2" w:after="2" w:line="288" w:lineRule="exact"/>
        <w:rPr>
          <w:rFonts w:ascii="Times New Roman" w:hAnsi="Times New Roman" w:cs="Times New Roman"/>
          <w:sz w:val="28"/>
        </w:rPr>
      </w:pPr>
      <w:r w:rsidRPr="00B150F3">
        <w:rPr>
          <w:rFonts w:ascii="Times New Roman" w:hAnsi="Times New Roman" w:cs="Times New Roman"/>
          <w:sz w:val="28"/>
        </w:rPr>
        <w:t>C</w:t>
      </w:r>
      <w:r w:rsidR="00073188" w:rsidRPr="00B150F3">
        <w:rPr>
          <w:rFonts w:ascii="Times New Roman" w:hAnsi="Times New Roman" w:cs="Times New Roman"/>
          <w:sz w:val="28"/>
        </w:rPr>
        <w:t xml:space="preserve">ore packages </w:t>
      </w:r>
      <w:r w:rsidRPr="00B150F3">
        <w:rPr>
          <w:rFonts w:ascii="Times New Roman" w:hAnsi="Times New Roman" w:cs="Times New Roman"/>
          <w:sz w:val="28"/>
        </w:rPr>
        <w:t>are predefined packages given by sun micro</w:t>
      </w:r>
      <w:r w:rsidR="00073188" w:rsidRPr="00B150F3">
        <w:rPr>
          <w:rFonts w:ascii="Times New Roman" w:hAnsi="Times New Roman" w:cs="Times New Roman"/>
          <w:sz w:val="28"/>
        </w:rPr>
        <w:t xml:space="preserve"> systems which are begin with </w:t>
      </w:r>
      <w:r w:rsidRPr="00B150F3">
        <w:rPr>
          <w:rFonts w:ascii="Times New Roman" w:hAnsi="Times New Roman" w:cs="Times New Roman"/>
          <w:sz w:val="28"/>
        </w:rPr>
        <w:t>"java ".</w:t>
      </w:r>
    </w:p>
    <w:p w:rsidR="00DE2561" w:rsidRPr="00B150F3" w:rsidRDefault="00DE2561" w:rsidP="00724DA9">
      <w:pPr>
        <w:spacing w:before="2" w:after="2" w:line="288" w:lineRule="exact"/>
        <w:rPr>
          <w:rFonts w:ascii="Times New Roman" w:hAnsi="Times New Roman" w:cs="Times New Roman"/>
          <w:sz w:val="28"/>
        </w:rPr>
      </w:pPr>
    </w:p>
    <w:p w:rsidR="00724DA9" w:rsidRPr="00B150F3" w:rsidRDefault="00724DA9" w:rsidP="00724DA9">
      <w:pPr>
        <w:spacing w:before="2" w:after="2" w:line="288" w:lineRule="exact"/>
        <w:rPr>
          <w:rFonts w:ascii="Times New Roman" w:hAnsi="Times New Roman" w:cs="Times New Roman"/>
          <w:b/>
          <w:bCs/>
          <w:sz w:val="28"/>
          <w:u w:val="single"/>
        </w:rPr>
      </w:pPr>
      <w:r w:rsidRPr="00B150F3">
        <w:rPr>
          <w:rFonts w:ascii="Times New Roman" w:hAnsi="Times New Roman" w:cs="Times New Roman"/>
          <w:sz w:val="28"/>
        </w:rPr>
        <w:t xml:space="preserve">   </w:t>
      </w:r>
      <w:r w:rsidRPr="00B150F3">
        <w:rPr>
          <w:rFonts w:ascii="Times New Roman" w:hAnsi="Times New Roman" w:cs="Times New Roman"/>
          <w:b/>
          <w:bCs/>
          <w:sz w:val="28"/>
        </w:rPr>
        <w:t xml:space="preserve"> 2.</w:t>
      </w:r>
      <w:r w:rsidRPr="00B150F3">
        <w:rPr>
          <w:rFonts w:ascii="Times New Roman" w:hAnsi="Times New Roman" w:cs="Times New Roman"/>
          <w:b/>
          <w:bCs/>
          <w:sz w:val="28"/>
          <w:u w:val="single"/>
        </w:rPr>
        <w:t xml:space="preserve"> </w:t>
      </w:r>
      <w:r w:rsidR="00073188" w:rsidRPr="00B150F3">
        <w:rPr>
          <w:rFonts w:ascii="Times New Roman" w:hAnsi="Times New Roman" w:cs="Times New Roman"/>
          <w:b/>
          <w:bCs/>
          <w:sz w:val="28"/>
          <w:u w:val="single"/>
        </w:rPr>
        <w:t>E</w:t>
      </w:r>
      <w:r w:rsidRPr="00B150F3">
        <w:rPr>
          <w:rFonts w:ascii="Times New Roman" w:hAnsi="Times New Roman" w:cs="Times New Roman"/>
          <w:b/>
          <w:bCs/>
          <w:sz w:val="28"/>
          <w:u w:val="single"/>
        </w:rPr>
        <w:t xml:space="preserve">xtended packages </w:t>
      </w:r>
    </w:p>
    <w:p w:rsidR="00DE2561" w:rsidRPr="00B150F3" w:rsidRDefault="00DE2561" w:rsidP="00724DA9">
      <w:pPr>
        <w:spacing w:before="2" w:after="2" w:line="288" w:lineRule="exact"/>
        <w:rPr>
          <w:rFonts w:ascii="Times New Roman" w:hAnsi="Times New Roman" w:cs="Times New Roman"/>
          <w:b/>
          <w:bCs/>
          <w:sz w:val="28"/>
          <w:u w:val="single"/>
        </w:rPr>
      </w:pPr>
    </w:p>
    <w:p w:rsidR="00724DA9" w:rsidRPr="00B150F3" w:rsidRDefault="00724DA9" w:rsidP="00724DA9">
      <w:pPr>
        <w:spacing w:before="2" w:after="2" w:line="288" w:lineRule="exact"/>
        <w:rPr>
          <w:rFonts w:ascii="Times New Roman" w:hAnsi="Times New Roman" w:cs="Times New Roman"/>
          <w:sz w:val="28"/>
        </w:rPr>
      </w:pPr>
      <w:r w:rsidRPr="00B150F3">
        <w:rPr>
          <w:rFonts w:ascii="Times New Roman" w:hAnsi="Times New Roman" w:cs="Times New Roman"/>
          <w:sz w:val="28"/>
        </w:rPr>
        <w:t>Extended packages are also predefined packa</w:t>
      </w:r>
      <w:r w:rsidR="00073188" w:rsidRPr="00B150F3">
        <w:rPr>
          <w:rFonts w:ascii="Times New Roman" w:hAnsi="Times New Roman" w:cs="Times New Roman"/>
          <w:sz w:val="28"/>
        </w:rPr>
        <w:t xml:space="preserve">ges given by sun micro systems </w:t>
      </w:r>
      <w:r w:rsidRPr="00B150F3">
        <w:rPr>
          <w:rFonts w:ascii="Times New Roman" w:hAnsi="Times New Roman" w:cs="Times New Roman"/>
          <w:sz w:val="28"/>
        </w:rPr>
        <w:t>which are begin with</w:t>
      </w:r>
      <w:r w:rsidR="00073188" w:rsidRPr="00B150F3">
        <w:rPr>
          <w:rFonts w:ascii="Times New Roman" w:hAnsi="Times New Roman" w:cs="Times New Roman"/>
          <w:sz w:val="28"/>
        </w:rPr>
        <w:t xml:space="preserve"> "</w:t>
      </w:r>
      <w:proofErr w:type="spellStart"/>
      <w:r w:rsidRPr="00B150F3">
        <w:rPr>
          <w:rFonts w:ascii="Times New Roman" w:hAnsi="Times New Roman" w:cs="Times New Roman"/>
          <w:sz w:val="28"/>
        </w:rPr>
        <w:t>javax</w:t>
      </w:r>
      <w:proofErr w:type="spellEnd"/>
      <w:r w:rsidRPr="00B150F3">
        <w:rPr>
          <w:rFonts w:ascii="Times New Roman" w:hAnsi="Times New Roman" w:cs="Times New Roman"/>
          <w:sz w:val="28"/>
        </w:rPr>
        <w:t xml:space="preserve"> ".</w:t>
      </w:r>
    </w:p>
    <w:p w:rsidR="00724DA9" w:rsidRPr="00B150F3" w:rsidRDefault="00724DA9" w:rsidP="00724DA9">
      <w:pPr>
        <w:spacing w:before="2" w:after="2" w:line="288" w:lineRule="exact"/>
        <w:rPr>
          <w:rFonts w:ascii="Times New Roman" w:hAnsi="Times New Roman" w:cs="Times New Roman"/>
          <w:sz w:val="28"/>
        </w:rPr>
      </w:pPr>
    </w:p>
    <w:p w:rsidR="00724DA9" w:rsidRPr="00B150F3" w:rsidRDefault="00724DA9" w:rsidP="00724DA9">
      <w:pPr>
        <w:spacing w:before="2" w:after="2" w:line="288" w:lineRule="exact"/>
        <w:rPr>
          <w:rFonts w:ascii="Times New Roman" w:hAnsi="Times New Roman" w:cs="Times New Roman"/>
          <w:b/>
          <w:bCs/>
          <w:sz w:val="28"/>
          <w:u w:val="single"/>
        </w:rPr>
      </w:pPr>
      <w:r w:rsidRPr="00B150F3">
        <w:rPr>
          <w:rFonts w:ascii="Times New Roman" w:hAnsi="Times New Roman" w:cs="Times New Roman"/>
          <w:sz w:val="28"/>
        </w:rPr>
        <w:t xml:space="preserve">  </w:t>
      </w:r>
      <w:r w:rsidRPr="00B150F3">
        <w:rPr>
          <w:rFonts w:ascii="Times New Roman" w:hAnsi="Times New Roman" w:cs="Times New Roman"/>
          <w:b/>
          <w:bCs/>
          <w:sz w:val="28"/>
        </w:rPr>
        <w:t xml:space="preserve">  3.</w:t>
      </w:r>
      <w:r w:rsidRPr="00B150F3">
        <w:rPr>
          <w:rFonts w:ascii="Times New Roman" w:hAnsi="Times New Roman" w:cs="Times New Roman"/>
          <w:b/>
          <w:bCs/>
          <w:sz w:val="28"/>
          <w:u w:val="single"/>
        </w:rPr>
        <w:t xml:space="preserve"> Third party packages </w:t>
      </w:r>
    </w:p>
    <w:p w:rsidR="00724DA9" w:rsidRPr="00B150F3" w:rsidRDefault="00724DA9" w:rsidP="00724DA9">
      <w:pPr>
        <w:spacing w:before="2" w:after="2" w:line="288" w:lineRule="exact"/>
        <w:rPr>
          <w:rFonts w:ascii="Times New Roman" w:hAnsi="Times New Roman" w:cs="Times New Roman"/>
          <w:b/>
          <w:bCs/>
          <w:sz w:val="28"/>
          <w:u w:val="single"/>
        </w:rPr>
      </w:pPr>
    </w:p>
    <w:p w:rsidR="00724DA9" w:rsidRPr="00B150F3" w:rsidRDefault="00724DA9" w:rsidP="00724DA9">
      <w:pPr>
        <w:spacing w:before="2" w:after="2" w:line="288" w:lineRule="exact"/>
        <w:rPr>
          <w:rFonts w:ascii="Times New Roman" w:hAnsi="Times New Roman" w:cs="Times New Roman"/>
          <w:sz w:val="28"/>
        </w:rPr>
      </w:pPr>
      <w:r w:rsidRPr="00B150F3">
        <w:rPr>
          <w:rFonts w:ascii="Times New Roman" w:hAnsi="Times New Roman" w:cs="Times New Roman"/>
          <w:sz w:val="28"/>
        </w:rPr>
        <w:t>Third party packages are also predefined packages but which are</w:t>
      </w:r>
      <w:r w:rsidR="00C20E61">
        <w:rPr>
          <w:rFonts w:ascii="Times New Roman" w:hAnsi="Times New Roman" w:cs="Times New Roman"/>
          <w:sz w:val="28"/>
        </w:rPr>
        <w:t xml:space="preserve"> given by some other companies </w:t>
      </w:r>
      <w:r w:rsidRPr="00B150F3">
        <w:rPr>
          <w:rFonts w:ascii="Times New Roman" w:hAnsi="Times New Roman" w:cs="Times New Roman"/>
          <w:sz w:val="28"/>
        </w:rPr>
        <w:t>as a part of java software.</w:t>
      </w:r>
    </w:p>
    <w:p w:rsidR="00724DA9" w:rsidRPr="00B150F3" w:rsidRDefault="00724DA9" w:rsidP="00724DA9">
      <w:pPr>
        <w:spacing w:before="2" w:after="2" w:line="288" w:lineRule="exact"/>
        <w:rPr>
          <w:rFonts w:ascii="Times New Roman" w:hAnsi="Times New Roman" w:cs="Times New Roman"/>
          <w:b/>
          <w:sz w:val="28"/>
        </w:rPr>
      </w:pPr>
      <w:proofErr w:type="spellStart"/>
      <w:r w:rsidRPr="00B150F3">
        <w:rPr>
          <w:rFonts w:ascii="Times New Roman" w:hAnsi="Times New Roman" w:cs="Times New Roman"/>
          <w:b/>
          <w:sz w:val="28"/>
        </w:rPr>
        <w:t>Eg</w:t>
      </w:r>
      <w:proofErr w:type="spellEnd"/>
      <w:r w:rsidRPr="00B150F3">
        <w:rPr>
          <w:rFonts w:ascii="Times New Roman" w:hAnsi="Times New Roman" w:cs="Times New Roman"/>
          <w:b/>
          <w:sz w:val="28"/>
        </w:rPr>
        <w:t>:</w:t>
      </w:r>
    </w:p>
    <w:p w:rsidR="00724DA9" w:rsidRPr="00B150F3" w:rsidRDefault="00724DA9" w:rsidP="00724DA9">
      <w:pPr>
        <w:spacing w:before="2" w:after="2" w:line="288" w:lineRule="exact"/>
        <w:rPr>
          <w:rFonts w:ascii="Times New Roman" w:hAnsi="Times New Roman" w:cs="Times New Roman"/>
          <w:sz w:val="28"/>
        </w:rPr>
      </w:pPr>
      <w:r w:rsidRPr="00B150F3">
        <w:rPr>
          <w:rFonts w:ascii="Times New Roman" w:hAnsi="Times New Roman" w:cs="Times New Roman"/>
          <w:sz w:val="28"/>
        </w:rPr>
        <w:t xml:space="preserve">         </w:t>
      </w:r>
      <w:proofErr w:type="spellStart"/>
      <w:r w:rsidRPr="00B150F3">
        <w:rPr>
          <w:rFonts w:ascii="Times New Roman" w:hAnsi="Times New Roman" w:cs="Times New Roman"/>
          <w:sz w:val="28"/>
        </w:rPr>
        <w:t>oracle.jdbc</w:t>
      </w:r>
      <w:proofErr w:type="spellEnd"/>
      <w:r w:rsidRPr="00B150F3">
        <w:rPr>
          <w:rFonts w:ascii="Times New Roman" w:hAnsi="Times New Roman" w:cs="Times New Roman"/>
          <w:sz w:val="28"/>
        </w:rPr>
        <w:t xml:space="preserve">, </w:t>
      </w:r>
      <w:proofErr w:type="spellStart"/>
      <w:r w:rsidRPr="00B150F3">
        <w:rPr>
          <w:rFonts w:ascii="Times New Roman" w:hAnsi="Times New Roman" w:cs="Times New Roman"/>
          <w:sz w:val="28"/>
        </w:rPr>
        <w:t>com.mysql</w:t>
      </w:r>
      <w:proofErr w:type="spellEnd"/>
      <w:proofErr w:type="gramStart"/>
      <w:r w:rsidRPr="00B150F3">
        <w:rPr>
          <w:rFonts w:ascii="Times New Roman" w:hAnsi="Times New Roman" w:cs="Times New Roman"/>
          <w:sz w:val="28"/>
        </w:rPr>
        <w:t>,</w:t>
      </w:r>
      <w:r w:rsidR="00C20E61">
        <w:rPr>
          <w:rFonts w:ascii="Times New Roman" w:hAnsi="Times New Roman" w:cs="Times New Roman"/>
          <w:sz w:val="28"/>
        </w:rPr>
        <w:t xml:space="preserve"> </w:t>
      </w:r>
      <w:r w:rsidRPr="00B150F3">
        <w:rPr>
          <w:rFonts w:ascii="Times New Roman" w:hAnsi="Times New Roman" w:cs="Times New Roman"/>
          <w:sz w:val="28"/>
        </w:rPr>
        <w:t>...</w:t>
      </w:r>
      <w:proofErr w:type="gramEnd"/>
    </w:p>
    <w:p w:rsidR="00724DA9" w:rsidRPr="00B150F3" w:rsidRDefault="00724DA9" w:rsidP="00284C4A">
      <w:pPr>
        <w:pBdr>
          <w:bottom w:val="double" w:sz="6" w:space="1" w:color="auto"/>
        </w:pBdr>
        <w:shd w:val="clear" w:color="auto" w:fill="FFFFFF"/>
        <w:spacing w:after="0" w:line="276" w:lineRule="atLeast"/>
        <w:textAlignment w:val="baseline"/>
        <w:rPr>
          <w:rFonts w:ascii="Times New Roman" w:eastAsia="Times New Roman" w:hAnsi="Times New Roman" w:cs="Times New Roman"/>
          <w:b/>
          <w:bCs/>
          <w:sz w:val="28"/>
          <w:szCs w:val="28"/>
          <w:u w:val="single"/>
        </w:rPr>
      </w:pPr>
    </w:p>
    <w:p w:rsidR="00724DA9" w:rsidRPr="00B150F3" w:rsidRDefault="00724DA9" w:rsidP="00284C4A">
      <w:pPr>
        <w:shd w:val="clear" w:color="auto" w:fill="FFFFFF"/>
        <w:spacing w:after="0" w:line="276" w:lineRule="atLeast"/>
        <w:textAlignment w:val="baseline"/>
        <w:rPr>
          <w:rFonts w:ascii="Times New Roman" w:eastAsia="Times New Roman" w:hAnsi="Times New Roman" w:cs="Times New Roman"/>
          <w:b/>
          <w:bCs/>
          <w:sz w:val="28"/>
          <w:szCs w:val="28"/>
          <w:u w:val="single"/>
        </w:rPr>
      </w:pPr>
    </w:p>
    <w:p w:rsidR="00284C4A" w:rsidRPr="00B150F3" w:rsidRDefault="00284C4A" w:rsidP="00284C4A">
      <w:pPr>
        <w:shd w:val="clear" w:color="auto" w:fill="FFFFFF"/>
        <w:spacing w:after="0" w:line="276" w:lineRule="atLeast"/>
        <w:textAlignment w:val="baseline"/>
        <w:rPr>
          <w:rFonts w:ascii="Times New Roman" w:eastAsia="Times New Roman" w:hAnsi="Times New Roman" w:cs="Times New Roman"/>
          <w:b/>
          <w:sz w:val="28"/>
          <w:szCs w:val="28"/>
          <w:u w:val="single"/>
        </w:rPr>
      </w:pPr>
      <w:r w:rsidRPr="00B150F3">
        <w:rPr>
          <w:rFonts w:ascii="Times New Roman" w:eastAsia="Times New Roman" w:hAnsi="Times New Roman" w:cs="Times New Roman"/>
          <w:b/>
          <w:bCs/>
          <w:sz w:val="28"/>
          <w:szCs w:val="28"/>
          <w:u w:val="single"/>
        </w:rPr>
        <w:t>Package Naming Conventions</w:t>
      </w:r>
    </w:p>
    <w:p w:rsidR="00284C4A" w:rsidRPr="00B150F3" w:rsidRDefault="00284C4A" w:rsidP="00284C4A">
      <w:pPr>
        <w:shd w:val="clear" w:color="auto" w:fill="FFFFFF"/>
        <w:spacing w:after="0" w:line="276" w:lineRule="atLeast"/>
        <w:textAlignment w:val="baseline"/>
        <w:rPr>
          <w:rFonts w:ascii="Times New Roman" w:eastAsia="Times New Roman" w:hAnsi="Times New Roman" w:cs="Times New Roman"/>
          <w:sz w:val="28"/>
          <w:szCs w:val="28"/>
        </w:rPr>
      </w:pPr>
    </w:p>
    <w:p w:rsidR="00284C4A" w:rsidRPr="00B150F3" w:rsidRDefault="00284C4A" w:rsidP="00284C4A">
      <w:pPr>
        <w:shd w:val="clear" w:color="auto" w:fill="FFFFFF"/>
        <w:spacing w:after="0" w:line="276" w:lineRule="atLeast"/>
        <w:ind w:firstLine="346"/>
        <w:textAlignment w:val="baseline"/>
        <w:rPr>
          <w:rFonts w:ascii="Times New Roman" w:eastAsia="Times New Roman" w:hAnsi="Times New Roman" w:cs="Times New Roman"/>
          <w:sz w:val="28"/>
          <w:szCs w:val="28"/>
        </w:rPr>
      </w:pPr>
      <w:r w:rsidRPr="00B150F3">
        <w:rPr>
          <w:rFonts w:ascii="Times New Roman" w:eastAsia="Times New Roman" w:hAnsi="Times New Roman" w:cs="Times New Roman"/>
          <w:sz w:val="28"/>
          <w:szCs w:val="28"/>
        </w:rPr>
        <w:t>Like identifiers have conventions, the packages come with their own </w:t>
      </w:r>
      <w:r w:rsidRPr="00B150F3">
        <w:rPr>
          <w:rFonts w:ascii="Times New Roman" w:eastAsia="Times New Roman" w:hAnsi="Times New Roman" w:cs="Times New Roman"/>
          <w:b/>
          <w:bCs/>
          <w:sz w:val="28"/>
          <w:szCs w:val="28"/>
        </w:rPr>
        <w:t>naming conventions</w:t>
      </w:r>
      <w:r w:rsidRPr="00B150F3">
        <w:rPr>
          <w:rFonts w:ascii="Times New Roman" w:eastAsia="Times New Roman" w:hAnsi="Times New Roman" w:cs="Times New Roman"/>
          <w:sz w:val="28"/>
          <w:szCs w:val="28"/>
        </w:rPr>
        <w:t xml:space="preserve">. Like keywords and protocols, packages are also of lowercase letters. In a single project, a number of programmers may be involved assigned with different modules and tasks. To avoid namespace problems in storing their work, naming conventions are followed. While creating packages, they may follow company name, project name or personal name etc. to precede their package. </w:t>
      </w:r>
    </w:p>
    <w:p w:rsidR="00284C4A" w:rsidRPr="00B150F3" w:rsidRDefault="00284C4A" w:rsidP="00284C4A">
      <w:pPr>
        <w:shd w:val="clear" w:color="auto" w:fill="FFFFFF"/>
        <w:spacing w:after="0" w:line="276" w:lineRule="atLeast"/>
        <w:textAlignment w:val="baseline"/>
        <w:rPr>
          <w:rFonts w:ascii="Times New Roman" w:eastAsia="Times New Roman" w:hAnsi="Times New Roman" w:cs="Times New Roman"/>
          <w:b/>
          <w:sz w:val="28"/>
          <w:szCs w:val="28"/>
          <w:u w:val="single"/>
        </w:rPr>
      </w:pPr>
    </w:p>
    <w:p w:rsidR="00284C4A" w:rsidRPr="00B150F3" w:rsidRDefault="00284C4A" w:rsidP="00284C4A">
      <w:pPr>
        <w:shd w:val="clear" w:color="auto" w:fill="FFFFFF"/>
        <w:spacing w:after="0" w:line="276" w:lineRule="atLeast"/>
        <w:textAlignment w:val="baseline"/>
        <w:rPr>
          <w:rFonts w:ascii="Times New Roman" w:eastAsia="Times New Roman" w:hAnsi="Times New Roman" w:cs="Times New Roman"/>
          <w:b/>
          <w:sz w:val="28"/>
          <w:szCs w:val="28"/>
          <w:u w:val="single"/>
        </w:rPr>
      </w:pPr>
      <w:r w:rsidRPr="00B150F3">
        <w:rPr>
          <w:rFonts w:ascii="Times New Roman" w:eastAsia="Times New Roman" w:hAnsi="Times New Roman" w:cs="Times New Roman"/>
          <w:b/>
          <w:sz w:val="28"/>
          <w:szCs w:val="28"/>
          <w:u w:val="single"/>
        </w:rPr>
        <w:t>Following are a few examples</w:t>
      </w:r>
      <w:r w:rsidR="00073188" w:rsidRPr="00B150F3">
        <w:rPr>
          <w:rFonts w:ascii="Times New Roman" w:eastAsia="Times New Roman" w:hAnsi="Times New Roman" w:cs="Times New Roman"/>
          <w:b/>
          <w:sz w:val="28"/>
          <w:szCs w:val="28"/>
          <w:u w:val="single"/>
        </w:rPr>
        <w:t>:</w:t>
      </w:r>
      <w:r w:rsidR="00073188" w:rsidRPr="00B150F3">
        <w:rPr>
          <w:rFonts w:ascii="Times New Roman" w:eastAsia="Times New Roman" w:hAnsi="Times New Roman" w:cs="Times New Roman"/>
          <w:b/>
          <w:sz w:val="28"/>
          <w:szCs w:val="28"/>
          <w:u w:val="single"/>
        </w:rPr>
        <w:br/>
      </w:r>
    </w:p>
    <w:p w:rsidR="00073188" w:rsidRPr="00B150F3" w:rsidRDefault="00284C4A" w:rsidP="00284C4A">
      <w:pPr>
        <w:numPr>
          <w:ilvl w:val="0"/>
          <w:numId w:val="26"/>
        </w:numPr>
        <w:shd w:val="clear" w:color="auto" w:fill="FFFFFF"/>
        <w:spacing w:after="0" w:line="276" w:lineRule="atLeast"/>
        <w:ind w:left="346"/>
        <w:textAlignment w:val="baseline"/>
        <w:rPr>
          <w:rFonts w:ascii="Times New Roman" w:eastAsia="Times New Roman" w:hAnsi="Times New Roman" w:cs="Times New Roman"/>
          <w:sz w:val="28"/>
          <w:szCs w:val="28"/>
        </w:rPr>
      </w:pPr>
      <w:proofErr w:type="spellStart"/>
      <w:r w:rsidRPr="00B150F3">
        <w:rPr>
          <w:rFonts w:ascii="Times New Roman" w:eastAsia="Times New Roman" w:hAnsi="Times New Roman" w:cs="Times New Roman"/>
          <w:b/>
          <w:bCs/>
          <w:sz w:val="28"/>
          <w:szCs w:val="28"/>
        </w:rPr>
        <w:t>jyothi.solutions</w:t>
      </w:r>
      <w:proofErr w:type="spellEnd"/>
      <w:r w:rsidRPr="00B150F3">
        <w:rPr>
          <w:rFonts w:ascii="Times New Roman" w:eastAsia="Times New Roman" w:hAnsi="Times New Roman" w:cs="Times New Roman"/>
          <w:b/>
          <w:bCs/>
          <w:sz w:val="28"/>
          <w:szCs w:val="28"/>
        </w:rPr>
        <w:t>:</w:t>
      </w:r>
      <w:r w:rsidRPr="00B150F3">
        <w:rPr>
          <w:rFonts w:ascii="Times New Roman" w:eastAsia="Times New Roman" w:hAnsi="Times New Roman" w:cs="Times New Roman"/>
          <w:sz w:val="28"/>
          <w:szCs w:val="28"/>
        </w:rPr>
        <w:t> </w:t>
      </w:r>
    </w:p>
    <w:p w:rsidR="00284C4A" w:rsidRPr="00B150F3" w:rsidRDefault="00C20E61" w:rsidP="00073188">
      <w:pPr>
        <w:shd w:val="clear" w:color="auto" w:fill="FFFFFF"/>
        <w:spacing w:after="0" w:line="276" w:lineRule="atLeast"/>
        <w:ind w:left="346" w:firstLine="374"/>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00284C4A" w:rsidRPr="00B150F3">
        <w:rPr>
          <w:rFonts w:ascii="Times New Roman" w:eastAsia="Times New Roman" w:hAnsi="Times New Roman" w:cs="Times New Roman"/>
          <w:sz w:val="28"/>
          <w:szCs w:val="28"/>
        </w:rPr>
        <w:t xml:space="preserve">olutions is the package (folder) </w:t>
      </w:r>
      <w:proofErr w:type="gramStart"/>
      <w:r w:rsidR="00284C4A" w:rsidRPr="00B150F3">
        <w:rPr>
          <w:rFonts w:ascii="Times New Roman" w:eastAsia="Times New Roman" w:hAnsi="Times New Roman" w:cs="Times New Roman"/>
          <w:sz w:val="28"/>
          <w:szCs w:val="28"/>
        </w:rPr>
        <w:t>preceded</w:t>
      </w:r>
      <w:proofErr w:type="gramEnd"/>
      <w:r w:rsidR="00284C4A" w:rsidRPr="00B150F3">
        <w:rPr>
          <w:rFonts w:ascii="Times New Roman" w:eastAsia="Times New Roman" w:hAnsi="Times New Roman" w:cs="Times New Roman"/>
          <w:sz w:val="28"/>
          <w:szCs w:val="28"/>
        </w:rPr>
        <w:t xml:space="preserve"> by individual name, </w:t>
      </w:r>
      <w:proofErr w:type="spellStart"/>
      <w:r w:rsidR="00284C4A" w:rsidRPr="00B150F3">
        <w:rPr>
          <w:rFonts w:ascii="Times New Roman" w:eastAsia="Times New Roman" w:hAnsi="Times New Roman" w:cs="Times New Roman"/>
          <w:sz w:val="28"/>
          <w:szCs w:val="28"/>
        </w:rPr>
        <w:t>jyothi</w:t>
      </w:r>
      <w:proofErr w:type="spellEnd"/>
      <w:r w:rsidR="00284C4A" w:rsidRPr="00B150F3">
        <w:rPr>
          <w:rFonts w:ascii="Times New Roman" w:eastAsia="Times New Roman" w:hAnsi="Times New Roman" w:cs="Times New Roman"/>
          <w:sz w:val="28"/>
          <w:szCs w:val="28"/>
        </w:rPr>
        <w:t>.</w:t>
      </w:r>
    </w:p>
    <w:p w:rsidR="00073188" w:rsidRPr="00B150F3" w:rsidRDefault="00284C4A" w:rsidP="00284C4A">
      <w:pPr>
        <w:numPr>
          <w:ilvl w:val="0"/>
          <w:numId w:val="26"/>
        </w:numPr>
        <w:shd w:val="clear" w:color="auto" w:fill="FFFFFF"/>
        <w:spacing w:after="0" w:line="276" w:lineRule="atLeast"/>
        <w:ind w:left="346"/>
        <w:textAlignment w:val="baseline"/>
        <w:rPr>
          <w:rFonts w:ascii="Times New Roman" w:eastAsia="Times New Roman" w:hAnsi="Times New Roman" w:cs="Times New Roman"/>
          <w:sz w:val="28"/>
          <w:szCs w:val="28"/>
        </w:rPr>
      </w:pPr>
      <w:proofErr w:type="spellStart"/>
      <w:r w:rsidRPr="00B150F3">
        <w:rPr>
          <w:rFonts w:ascii="Times New Roman" w:eastAsia="Times New Roman" w:hAnsi="Times New Roman" w:cs="Times New Roman"/>
          <w:b/>
          <w:bCs/>
          <w:sz w:val="28"/>
          <w:szCs w:val="28"/>
        </w:rPr>
        <w:t>forecastingtool.jyothi.solutions</w:t>
      </w:r>
      <w:proofErr w:type="spellEnd"/>
      <w:r w:rsidRPr="00B150F3">
        <w:rPr>
          <w:rFonts w:ascii="Times New Roman" w:eastAsia="Times New Roman" w:hAnsi="Times New Roman" w:cs="Times New Roman"/>
          <w:b/>
          <w:bCs/>
          <w:sz w:val="28"/>
          <w:szCs w:val="28"/>
        </w:rPr>
        <w:t>:</w:t>
      </w:r>
      <w:r w:rsidRPr="00B150F3">
        <w:rPr>
          <w:rFonts w:ascii="Times New Roman" w:eastAsia="Times New Roman" w:hAnsi="Times New Roman" w:cs="Times New Roman"/>
          <w:sz w:val="28"/>
          <w:szCs w:val="28"/>
        </w:rPr>
        <w:t> </w:t>
      </w:r>
    </w:p>
    <w:p w:rsidR="00284C4A" w:rsidRPr="00B150F3" w:rsidRDefault="00284C4A" w:rsidP="00073188">
      <w:pPr>
        <w:shd w:val="clear" w:color="auto" w:fill="FFFFFF"/>
        <w:spacing w:after="0" w:line="276" w:lineRule="atLeast"/>
        <w:ind w:left="346" w:firstLine="374"/>
        <w:textAlignment w:val="baseline"/>
        <w:rPr>
          <w:rFonts w:ascii="Times New Roman" w:eastAsia="Times New Roman" w:hAnsi="Times New Roman" w:cs="Times New Roman"/>
          <w:sz w:val="28"/>
          <w:szCs w:val="28"/>
        </w:rPr>
      </w:pPr>
      <w:proofErr w:type="spellStart"/>
      <w:r w:rsidRPr="00B150F3">
        <w:rPr>
          <w:rFonts w:ascii="Times New Roman" w:eastAsia="Times New Roman" w:hAnsi="Times New Roman" w:cs="Times New Roman"/>
          <w:sz w:val="28"/>
          <w:szCs w:val="28"/>
        </w:rPr>
        <w:t>Prece</w:t>
      </w:r>
      <w:r w:rsidR="00C20E61">
        <w:rPr>
          <w:rFonts w:ascii="Times New Roman" w:eastAsia="Times New Roman" w:hAnsi="Times New Roman" w:cs="Times New Roman"/>
          <w:sz w:val="28"/>
          <w:szCs w:val="28"/>
        </w:rPr>
        <w:t>e</w:t>
      </w:r>
      <w:r w:rsidRPr="00B150F3">
        <w:rPr>
          <w:rFonts w:ascii="Times New Roman" w:eastAsia="Times New Roman" w:hAnsi="Times New Roman" w:cs="Times New Roman"/>
          <w:sz w:val="28"/>
          <w:szCs w:val="28"/>
        </w:rPr>
        <w:t>ded</w:t>
      </w:r>
      <w:proofErr w:type="spellEnd"/>
      <w:r w:rsidRPr="00B150F3">
        <w:rPr>
          <w:rFonts w:ascii="Times New Roman" w:eastAsia="Times New Roman" w:hAnsi="Times New Roman" w:cs="Times New Roman"/>
          <w:sz w:val="28"/>
          <w:szCs w:val="28"/>
        </w:rPr>
        <w:t xml:space="preserve"> by the project name</w:t>
      </w:r>
      <w:r w:rsidR="00C20E61">
        <w:rPr>
          <w:rFonts w:ascii="Times New Roman" w:eastAsia="Times New Roman" w:hAnsi="Times New Roman" w:cs="Times New Roman"/>
          <w:sz w:val="28"/>
          <w:szCs w:val="28"/>
        </w:rPr>
        <w:t xml:space="preserve"> </w:t>
      </w:r>
      <w:r w:rsidRPr="00B150F3">
        <w:rPr>
          <w:rFonts w:ascii="Times New Roman" w:eastAsia="Times New Roman" w:hAnsi="Times New Roman" w:cs="Times New Roman"/>
          <w:sz w:val="28"/>
          <w:szCs w:val="28"/>
        </w:rPr>
        <w:t>(</w:t>
      </w:r>
      <w:proofErr w:type="spellStart"/>
      <w:r w:rsidRPr="00B150F3">
        <w:rPr>
          <w:rFonts w:ascii="Times New Roman" w:eastAsia="Times New Roman" w:hAnsi="Times New Roman" w:cs="Times New Roman"/>
          <w:sz w:val="28"/>
          <w:szCs w:val="28"/>
        </w:rPr>
        <w:t>forecastingtool</w:t>
      </w:r>
      <w:proofErr w:type="spellEnd"/>
      <w:r w:rsidRPr="00B150F3">
        <w:rPr>
          <w:rFonts w:ascii="Times New Roman" w:eastAsia="Times New Roman" w:hAnsi="Times New Roman" w:cs="Times New Roman"/>
          <w:sz w:val="28"/>
          <w:szCs w:val="28"/>
        </w:rPr>
        <w:t>) and individual name.</w:t>
      </w:r>
    </w:p>
    <w:p w:rsidR="00073188" w:rsidRPr="00B150F3" w:rsidRDefault="00284C4A" w:rsidP="00284C4A">
      <w:pPr>
        <w:numPr>
          <w:ilvl w:val="0"/>
          <w:numId w:val="26"/>
        </w:numPr>
        <w:shd w:val="clear" w:color="auto" w:fill="FFFFFF"/>
        <w:spacing w:after="0" w:line="276" w:lineRule="atLeast"/>
        <w:ind w:left="346"/>
        <w:textAlignment w:val="baseline"/>
        <w:rPr>
          <w:rFonts w:ascii="Times New Roman" w:eastAsia="Times New Roman" w:hAnsi="Times New Roman" w:cs="Times New Roman"/>
          <w:sz w:val="28"/>
          <w:szCs w:val="28"/>
        </w:rPr>
      </w:pPr>
      <w:proofErr w:type="spellStart"/>
      <w:r w:rsidRPr="00B150F3">
        <w:rPr>
          <w:rFonts w:ascii="Times New Roman" w:eastAsia="Times New Roman" w:hAnsi="Times New Roman" w:cs="Times New Roman"/>
          <w:b/>
          <w:bCs/>
          <w:sz w:val="28"/>
          <w:szCs w:val="28"/>
        </w:rPr>
        <w:t>mindspace.forecastingtool.jyothi.solutions</w:t>
      </w:r>
      <w:proofErr w:type="spellEnd"/>
      <w:r w:rsidRPr="00B150F3">
        <w:rPr>
          <w:rFonts w:ascii="Times New Roman" w:eastAsia="Times New Roman" w:hAnsi="Times New Roman" w:cs="Times New Roman"/>
          <w:b/>
          <w:bCs/>
          <w:sz w:val="28"/>
          <w:szCs w:val="28"/>
        </w:rPr>
        <w:t>:</w:t>
      </w:r>
      <w:r w:rsidRPr="00B150F3">
        <w:rPr>
          <w:rFonts w:ascii="Times New Roman" w:eastAsia="Times New Roman" w:hAnsi="Times New Roman" w:cs="Times New Roman"/>
          <w:sz w:val="28"/>
          <w:szCs w:val="28"/>
        </w:rPr>
        <w:t> </w:t>
      </w:r>
    </w:p>
    <w:p w:rsidR="00284C4A" w:rsidRPr="00B150F3" w:rsidRDefault="00284C4A" w:rsidP="00073188">
      <w:pPr>
        <w:shd w:val="clear" w:color="auto" w:fill="FFFFFF"/>
        <w:spacing w:after="0" w:line="276" w:lineRule="atLeast"/>
        <w:ind w:left="346" w:firstLine="374"/>
        <w:textAlignment w:val="baseline"/>
        <w:rPr>
          <w:rFonts w:ascii="Times New Roman" w:eastAsia="Times New Roman" w:hAnsi="Times New Roman" w:cs="Times New Roman"/>
          <w:sz w:val="28"/>
          <w:szCs w:val="28"/>
        </w:rPr>
      </w:pPr>
      <w:proofErr w:type="spellStart"/>
      <w:r w:rsidRPr="00B150F3">
        <w:rPr>
          <w:rFonts w:ascii="Times New Roman" w:eastAsia="Times New Roman" w:hAnsi="Times New Roman" w:cs="Times New Roman"/>
          <w:sz w:val="28"/>
          <w:szCs w:val="28"/>
        </w:rPr>
        <w:t>Prec</w:t>
      </w:r>
      <w:r w:rsidR="00C20E61">
        <w:rPr>
          <w:rFonts w:ascii="Times New Roman" w:eastAsia="Times New Roman" w:hAnsi="Times New Roman" w:cs="Times New Roman"/>
          <w:sz w:val="28"/>
          <w:szCs w:val="28"/>
        </w:rPr>
        <w:t>e</w:t>
      </w:r>
      <w:r w:rsidRPr="00B150F3">
        <w:rPr>
          <w:rFonts w:ascii="Times New Roman" w:eastAsia="Times New Roman" w:hAnsi="Times New Roman" w:cs="Times New Roman"/>
          <w:sz w:val="28"/>
          <w:szCs w:val="28"/>
        </w:rPr>
        <w:t>eded</w:t>
      </w:r>
      <w:proofErr w:type="spellEnd"/>
      <w:r w:rsidRPr="00B150F3">
        <w:rPr>
          <w:rFonts w:ascii="Times New Roman" w:eastAsia="Times New Roman" w:hAnsi="Times New Roman" w:cs="Times New Roman"/>
          <w:sz w:val="28"/>
          <w:szCs w:val="28"/>
        </w:rPr>
        <w:t xml:space="preserve"> by company name (</w:t>
      </w:r>
      <w:proofErr w:type="spellStart"/>
      <w:r w:rsidRPr="00B150F3">
        <w:rPr>
          <w:rFonts w:ascii="Times New Roman" w:eastAsia="Times New Roman" w:hAnsi="Times New Roman" w:cs="Times New Roman"/>
          <w:sz w:val="28"/>
          <w:szCs w:val="28"/>
        </w:rPr>
        <w:t>mindspace</w:t>
      </w:r>
      <w:proofErr w:type="spellEnd"/>
      <w:r w:rsidRPr="00B150F3">
        <w:rPr>
          <w:rFonts w:ascii="Times New Roman" w:eastAsia="Times New Roman" w:hAnsi="Times New Roman" w:cs="Times New Roman"/>
          <w:sz w:val="28"/>
          <w:szCs w:val="28"/>
        </w:rPr>
        <w:t>), project name and individual name.</w:t>
      </w:r>
    </w:p>
    <w:p w:rsidR="00284C4A" w:rsidRPr="00B150F3" w:rsidRDefault="00284C4A" w:rsidP="00284C4A">
      <w:pPr>
        <w:shd w:val="clear" w:color="auto" w:fill="FFFFFF"/>
        <w:spacing w:after="0" w:line="276" w:lineRule="atLeast"/>
        <w:ind w:left="346"/>
        <w:textAlignment w:val="baseline"/>
        <w:rPr>
          <w:rFonts w:ascii="Times New Roman" w:eastAsia="Times New Roman" w:hAnsi="Times New Roman" w:cs="Times New Roman"/>
          <w:sz w:val="28"/>
          <w:szCs w:val="28"/>
        </w:rPr>
      </w:pPr>
    </w:p>
    <w:p w:rsidR="00284C4A" w:rsidRPr="00B150F3" w:rsidRDefault="00284C4A" w:rsidP="00284C4A">
      <w:pPr>
        <w:shd w:val="clear" w:color="auto" w:fill="FFFFFF"/>
        <w:spacing w:after="173" w:line="276" w:lineRule="atLeast"/>
        <w:textAlignment w:val="baseline"/>
        <w:rPr>
          <w:rFonts w:ascii="Times New Roman" w:eastAsia="Times New Roman" w:hAnsi="Times New Roman" w:cs="Times New Roman"/>
          <w:sz w:val="28"/>
          <w:szCs w:val="28"/>
        </w:rPr>
      </w:pPr>
      <w:r w:rsidRPr="00B150F3">
        <w:rPr>
          <w:rFonts w:ascii="Times New Roman" w:eastAsia="Times New Roman" w:hAnsi="Times New Roman" w:cs="Times New Roman"/>
          <w:sz w:val="28"/>
          <w:szCs w:val="28"/>
        </w:rPr>
        <w:t>This package naming convention never clashes with the others work in a big project involving many programmers. The same convention is also followed in working on a domain also</w:t>
      </w:r>
    </w:p>
    <w:p w:rsidR="0013205A" w:rsidRPr="00B150F3" w:rsidRDefault="0013205A" w:rsidP="0013205A">
      <w:pPr>
        <w:shd w:val="clear" w:color="auto" w:fill="FFFFFF"/>
        <w:spacing w:after="0" w:line="274" w:lineRule="atLeast"/>
        <w:textAlignment w:val="baseline"/>
        <w:rPr>
          <w:rFonts w:ascii="Times New Roman" w:eastAsia="Times New Roman" w:hAnsi="Times New Roman" w:cs="Times New Roman"/>
          <w:sz w:val="28"/>
          <w:szCs w:val="16"/>
        </w:rPr>
      </w:pPr>
      <w:r w:rsidRPr="00B150F3">
        <w:rPr>
          <w:rFonts w:ascii="Times New Roman" w:eastAsia="Times New Roman" w:hAnsi="Times New Roman" w:cs="Times New Roman"/>
          <w:b/>
          <w:sz w:val="28"/>
          <w:szCs w:val="16"/>
          <w:u w:val="single"/>
        </w:rPr>
        <w:t>Note</w:t>
      </w:r>
      <w:r w:rsidRPr="00B150F3">
        <w:rPr>
          <w:rFonts w:ascii="Times New Roman" w:eastAsia="Times New Roman" w:hAnsi="Times New Roman" w:cs="Times New Roman"/>
          <w:sz w:val="28"/>
          <w:szCs w:val="16"/>
        </w:rPr>
        <w:t>:</w:t>
      </w:r>
    </w:p>
    <w:p w:rsidR="0013205A" w:rsidRPr="00B150F3" w:rsidRDefault="0013205A" w:rsidP="0013205A">
      <w:pPr>
        <w:shd w:val="clear" w:color="auto" w:fill="FFFFFF"/>
        <w:spacing w:after="0" w:line="274" w:lineRule="atLeast"/>
        <w:ind w:firstLine="720"/>
        <w:textAlignment w:val="baseline"/>
        <w:rPr>
          <w:rFonts w:ascii="Times New Roman" w:eastAsia="Times New Roman" w:hAnsi="Times New Roman" w:cs="Times New Roman"/>
          <w:sz w:val="28"/>
          <w:szCs w:val="16"/>
        </w:rPr>
      </w:pPr>
      <w:r w:rsidRPr="00B150F3">
        <w:rPr>
          <w:rFonts w:ascii="Times New Roman" w:eastAsia="Times New Roman" w:hAnsi="Times New Roman" w:cs="Times New Roman"/>
          <w:sz w:val="28"/>
          <w:szCs w:val="16"/>
        </w:rPr>
        <w:t xml:space="preserve">Only alphabets, numbers and an underscore are allowed in naming the packages. By convention, names of package should start with lowercase although it is not a condition. Package name should start with </w:t>
      </w:r>
      <w:proofErr w:type="gramStart"/>
      <w:r w:rsidRPr="00B150F3">
        <w:rPr>
          <w:rFonts w:ascii="Times New Roman" w:eastAsia="Times New Roman" w:hAnsi="Times New Roman" w:cs="Times New Roman"/>
          <w:sz w:val="28"/>
          <w:szCs w:val="16"/>
        </w:rPr>
        <w:t>a</w:t>
      </w:r>
      <w:proofErr w:type="gramEnd"/>
      <w:r w:rsidRPr="00B150F3">
        <w:rPr>
          <w:rFonts w:ascii="Times New Roman" w:eastAsia="Times New Roman" w:hAnsi="Times New Roman" w:cs="Times New Roman"/>
          <w:sz w:val="28"/>
          <w:szCs w:val="16"/>
        </w:rPr>
        <w:t xml:space="preserve"> alphabets or underscore but not with a number.</w:t>
      </w:r>
    </w:p>
    <w:p w:rsidR="00073188" w:rsidRPr="00B150F3" w:rsidRDefault="00073188" w:rsidP="0018449A">
      <w:pPr>
        <w:spacing w:after="0" w:line="231" w:lineRule="atLeast"/>
        <w:ind w:left="720"/>
        <w:rPr>
          <w:rFonts w:ascii="Times New Roman" w:eastAsia="Times New Roman" w:hAnsi="Times New Roman" w:cs="Times New Roman"/>
          <w:b/>
          <w:i/>
          <w:sz w:val="28"/>
        </w:rPr>
      </w:pPr>
    </w:p>
    <w:p w:rsidR="0018449A" w:rsidRPr="00B150F3" w:rsidRDefault="0018449A" w:rsidP="0018449A">
      <w:pPr>
        <w:spacing w:after="0" w:line="231" w:lineRule="atLeast"/>
        <w:ind w:left="720"/>
        <w:rPr>
          <w:rFonts w:ascii="Times New Roman" w:eastAsia="Times New Roman" w:hAnsi="Times New Roman" w:cs="Times New Roman"/>
          <w:b/>
          <w:i/>
          <w:sz w:val="28"/>
          <w:szCs w:val="21"/>
        </w:rPr>
      </w:pPr>
      <w:proofErr w:type="gramStart"/>
      <w:r w:rsidRPr="00C20E61">
        <w:rPr>
          <w:rFonts w:ascii="Times New Roman" w:eastAsia="Times New Roman" w:hAnsi="Times New Roman" w:cs="Times New Roman"/>
          <w:i/>
          <w:sz w:val="28"/>
        </w:rPr>
        <w:lastRenderedPageBreak/>
        <w:t>package</w:t>
      </w:r>
      <w:proofErr w:type="gramEnd"/>
      <w:r w:rsidRPr="00C20E61">
        <w:rPr>
          <w:rFonts w:ascii="Times New Roman" w:eastAsia="Times New Roman" w:hAnsi="Times New Roman" w:cs="Times New Roman"/>
          <w:i/>
          <w:sz w:val="28"/>
          <w:szCs w:val="21"/>
        </w:rPr>
        <w:t xml:space="preserve"> </w:t>
      </w:r>
      <w:proofErr w:type="spellStart"/>
      <w:r w:rsidRPr="00C20E61">
        <w:rPr>
          <w:rFonts w:ascii="Times New Roman" w:eastAsia="Times New Roman" w:hAnsi="Times New Roman" w:cs="Times New Roman"/>
          <w:i/>
          <w:sz w:val="28"/>
        </w:rPr>
        <w:t>javaConcept</w:t>
      </w:r>
      <w:proofErr w:type="spellEnd"/>
      <w:r w:rsidRPr="00C20E61">
        <w:rPr>
          <w:rFonts w:ascii="Times New Roman" w:eastAsia="Times New Roman" w:hAnsi="Times New Roman" w:cs="Times New Roman"/>
          <w:i/>
          <w:sz w:val="28"/>
        </w:rPr>
        <w:t>;  </w:t>
      </w:r>
      <w:r w:rsidRPr="00B150F3">
        <w:rPr>
          <w:rFonts w:ascii="Times New Roman" w:eastAsia="Times New Roman" w:hAnsi="Times New Roman" w:cs="Times New Roman"/>
          <w:b/>
          <w:i/>
          <w:sz w:val="28"/>
        </w:rPr>
        <w:t>    //Valid package name</w:t>
      </w:r>
    </w:p>
    <w:p w:rsidR="0018449A" w:rsidRPr="00B150F3" w:rsidRDefault="0018449A" w:rsidP="0018449A">
      <w:pPr>
        <w:spacing w:after="0" w:line="231" w:lineRule="atLeast"/>
        <w:ind w:left="720"/>
        <w:rPr>
          <w:rFonts w:ascii="Times New Roman" w:eastAsia="Times New Roman" w:hAnsi="Times New Roman" w:cs="Times New Roman"/>
          <w:b/>
          <w:i/>
          <w:sz w:val="28"/>
          <w:szCs w:val="21"/>
        </w:rPr>
      </w:pPr>
      <w:proofErr w:type="gramStart"/>
      <w:r w:rsidRPr="00C20E61">
        <w:rPr>
          <w:rFonts w:ascii="Times New Roman" w:eastAsia="Times New Roman" w:hAnsi="Times New Roman" w:cs="Times New Roman"/>
          <w:i/>
          <w:sz w:val="28"/>
        </w:rPr>
        <w:t>package</w:t>
      </w:r>
      <w:proofErr w:type="gramEnd"/>
      <w:r w:rsidRPr="00C20E61">
        <w:rPr>
          <w:rFonts w:ascii="Times New Roman" w:eastAsia="Times New Roman" w:hAnsi="Times New Roman" w:cs="Times New Roman"/>
          <w:i/>
          <w:sz w:val="28"/>
          <w:szCs w:val="21"/>
        </w:rPr>
        <w:t xml:space="preserve"> </w:t>
      </w:r>
      <w:proofErr w:type="spellStart"/>
      <w:r w:rsidRPr="00C20E61">
        <w:rPr>
          <w:rFonts w:ascii="Times New Roman" w:eastAsia="Times New Roman" w:hAnsi="Times New Roman" w:cs="Times New Roman"/>
          <w:i/>
          <w:sz w:val="28"/>
        </w:rPr>
        <w:t>java_Concept</w:t>
      </w:r>
      <w:proofErr w:type="spellEnd"/>
      <w:r w:rsidRPr="00B150F3">
        <w:rPr>
          <w:rFonts w:ascii="Times New Roman" w:eastAsia="Times New Roman" w:hAnsi="Times New Roman" w:cs="Times New Roman"/>
          <w:b/>
          <w:i/>
          <w:sz w:val="28"/>
        </w:rPr>
        <w:t>;     //Valid package name</w:t>
      </w:r>
    </w:p>
    <w:p w:rsidR="0018449A" w:rsidRPr="00B150F3" w:rsidRDefault="0018449A" w:rsidP="0018449A">
      <w:pPr>
        <w:spacing w:after="0" w:line="231" w:lineRule="atLeast"/>
        <w:ind w:left="720"/>
        <w:rPr>
          <w:rFonts w:ascii="Times New Roman" w:eastAsia="Times New Roman" w:hAnsi="Times New Roman" w:cs="Times New Roman"/>
          <w:b/>
          <w:i/>
          <w:sz w:val="28"/>
          <w:szCs w:val="21"/>
        </w:rPr>
      </w:pPr>
      <w:proofErr w:type="gramStart"/>
      <w:r w:rsidRPr="00C20E61">
        <w:rPr>
          <w:rFonts w:ascii="Times New Roman" w:eastAsia="Times New Roman" w:hAnsi="Times New Roman" w:cs="Times New Roman"/>
          <w:i/>
          <w:sz w:val="28"/>
        </w:rPr>
        <w:t>package</w:t>
      </w:r>
      <w:proofErr w:type="gramEnd"/>
      <w:r w:rsidRPr="00C20E61">
        <w:rPr>
          <w:rFonts w:ascii="Times New Roman" w:eastAsia="Times New Roman" w:hAnsi="Times New Roman" w:cs="Times New Roman"/>
          <w:i/>
          <w:sz w:val="28"/>
          <w:szCs w:val="21"/>
        </w:rPr>
        <w:t xml:space="preserve"> </w:t>
      </w:r>
      <w:r w:rsidRPr="00C20E61">
        <w:rPr>
          <w:rFonts w:ascii="Times New Roman" w:eastAsia="Times New Roman" w:hAnsi="Times New Roman" w:cs="Times New Roman"/>
          <w:i/>
          <w:sz w:val="28"/>
        </w:rPr>
        <w:t>java_12;       </w:t>
      </w:r>
      <w:r w:rsidRPr="00B150F3">
        <w:rPr>
          <w:rFonts w:ascii="Times New Roman" w:eastAsia="Times New Roman" w:hAnsi="Times New Roman" w:cs="Times New Roman"/>
          <w:b/>
          <w:i/>
          <w:sz w:val="28"/>
        </w:rPr>
        <w:t>   //Valid package name</w:t>
      </w:r>
    </w:p>
    <w:p w:rsidR="0018449A" w:rsidRPr="00B150F3" w:rsidRDefault="0018449A" w:rsidP="0018449A">
      <w:pPr>
        <w:spacing w:after="0" w:line="231" w:lineRule="atLeast"/>
        <w:ind w:left="720"/>
        <w:rPr>
          <w:rFonts w:ascii="Times New Roman" w:eastAsia="Times New Roman" w:hAnsi="Times New Roman" w:cs="Times New Roman"/>
          <w:b/>
          <w:i/>
          <w:sz w:val="28"/>
          <w:szCs w:val="21"/>
        </w:rPr>
      </w:pPr>
      <w:proofErr w:type="gramStart"/>
      <w:r w:rsidRPr="00C20E61">
        <w:rPr>
          <w:rFonts w:ascii="Times New Roman" w:eastAsia="Times New Roman" w:hAnsi="Times New Roman" w:cs="Times New Roman"/>
          <w:i/>
          <w:sz w:val="28"/>
        </w:rPr>
        <w:t>package</w:t>
      </w:r>
      <w:proofErr w:type="gramEnd"/>
      <w:r w:rsidRPr="00C20E61">
        <w:rPr>
          <w:rFonts w:ascii="Times New Roman" w:eastAsia="Times New Roman" w:hAnsi="Times New Roman" w:cs="Times New Roman"/>
          <w:i/>
          <w:sz w:val="28"/>
          <w:szCs w:val="21"/>
        </w:rPr>
        <w:t xml:space="preserve"> </w:t>
      </w:r>
      <w:r w:rsidR="00C20E61" w:rsidRPr="00C20E61">
        <w:rPr>
          <w:rFonts w:ascii="Times New Roman" w:eastAsia="Times New Roman" w:hAnsi="Times New Roman" w:cs="Times New Roman"/>
          <w:i/>
          <w:sz w:val="28"/>
        </w:rPr>
        <w:t>12_java;</w:t>
      </w:r>
      <w:r w:rsidRPr="00C20E61">
        <w:rPr>
          <w:rFonts w:ascii="Times New Roman" w:eastAsia="Times New Roman" w:hAnsi="Times New Roman" w:cs="Times New Roman"/>
          <w:i/>
          <w:sz w:val="28"/>
        </w:rPr>
        <w:t>/</w:t>
      </w:r>
      <w:r w:rsidRPr="00B150F3">
        <w:rPr>
          <w:rFonts w:ascii="Times New Roman" w:eastAsia="Times New Roman" w:hAnsi="Times New Roman" w:cs="Times New Roman"/>
          <w:b/>
          <w:i/>
          <w:sz w:val="28"/>
        </w:rPr>
        <w:t>/Invalid package</w:t>
      </w:r>
      <w:r w:rsidR="00C20E61">
        <w:rPr>
          <w:rFonts w:ascii="Times New Roman" w:eastAsia="Times New Roman" w:hAnsi="Times New Roman" w:cs="Times New Roman"/>
          <w:b/>
          <w:i/>
          <w:sz w:val="28"/>
        </w:rPr>
        <w:t xml:space="preserve"> </w:t>
      </w:r>
      <w:r w:rsidRPr="00B150F3">
        <w:rPr>
          <w:rFonts w:ascii="Times New Roman" w:eastAsia="Times New Roman" w:hAnsi="Times New Roman" w:cs="Times New Roman"/>
          <w:b/>
          <w:i/>
          <w:sz w:val="28"/>
        </w:rPr>
        <w:t>name,</w:t>
      </w:r>
      <w:r w:rsidR="00C20E61">
        <w:rPr>
          <w:rFonts w:ascii="Times New Roman" w:eastAsia="Times New Roman" w:hAnsi="Times New Roman" w:cs="Times New Roman"/>
          <w:b/>
          <w:i/>
          <w:sz w:val="28"/>
        </w:rPr>
        <w:t xml:space="preserve"> </w:t>
      </w:r>
      <w:r w:rsidR="00073188" w:rsidRPr="00B150F3">
        <w:rPr>
          <w:rFonts w:ascii="Times New Roman" w:eastAsia="Times New Roman" w:hAnsi="Times New Roman" w:cs="Times New Roman"/>
          <w:b/>
          <w:i/>
          <w:sz w:val="28"/>
        </w:rPr>
        <w:t>should</w:t>
      </w:r>
      <w:r w:rsidR="00C20E61">
        <w:rPr>
          <w:rFonts w:ascii="Times New Roman" w:eastAsia="Times New Roman" w:hAnsi="Times New Roman" w:cs="Times New Roman"/>
          <w:b/>
          <w:i/>
          <w:sz w:val="28"/>
        </w:rPr>
        <w:t>n’</w:t>
      </w:r>
      <w:r w:rsidRPr="00B150F3">
        <w:rPr>
          <w:rFonts w:ascii="Times New Roman" w:eastAsia="Times New Roman" w:hAnsi="Times New Roman" w:cs="Times New Roman"/>
          <w:b/>
          <w:i/>
          <w:sz w:val="28"/>
        </w:rPr>
        <w:t>t start with a number.</w:t>
      </w:r>
    </w:p>
    <w:p w:rsidR="0018449A" w:rsidRPr="00B150F3" w:rsidRDefault="0018449A" w:rsidP="0018449A">
      <w:pPr>
        <w:spacing w:after="0" w:line="231" w:lineRule="atLeast"/>
        <w:ind w:left="720"/>
        <w:rPr>
          <w:rFonts w:ascii="Times New Roman" w:eastAsia="Times New Roman" w:hAnsi="Times New Roman" w:cs="Times New Roman"/>
          <w:b/>
          <w:i/>
          <w:sz w:val="28"/>
          <w:szCs w:val="21"/>
        </w:rPr>
      </w:pPr>
      <w:proofErr w:type="gramStart"/>
      <w:r w:rsidRPr="00C20E61">
        <w:rPr>
          <w:rFonts w:ascii="Times New Roman" w:eastAsia="Times New Roman" w:hAnsi="Times New Roman" w:cs="Times New Roman"/>
          <w:i/>
          <w:sz w:val="28"/>
        </w:rPr>
        <w:t>package</w:t>
      </w:r>
      <w:proofErr w:type="gramEnd"/>
      <w:r w:rsidRPr="00C20E61">
        <w:rPr>
          <w:rFonts w:ascii="Times New Roman" w:eastAsia="Times New Roman" w:hAnsi="Times New Roman" w:cs="Times New Roman"/>
          <w:i/>
          <w:sz w:val="28"/>
          <w:szCs w:val="21"/>
        </w:rPr>
        <w:t xml:space="preserve"> </w:t>
      </w:r>
      <w:r w:rsidRPr="00C20E61">
        <w:rPr>
          <w:rFonts w:ascii="Times New Roman" w:eastAsia="Times New Roman" w:hAnsi="Times New Roman" w:cs="Times New Roman"/>
          <w:i/>
          <w:sz w:val="28"/>
        </w:rPr>
        <w:t>_java12  </w:t>
      </w:r>
      <w:r w:rsidRPr="00B150F3">
        <w:rPr>
          <w:rFonts w:ascii="Times New Roman" w:eastAsia="Times New Roman" w:hAnsi="Times New Roman" w:cs="Times New Roman"/>
          <w:b/>
          <w:i/>
          <w:sz w:val="28"/>
        </w:rPr>
        <w:t>         //Valid package Name</w:t>
      </w:r>
    </w:p>
    <w:p w:rsidR="0018449A" w:rsidRPr="00B150F3" w:rsidRDefault="0018449A" w:rsidP="0018449A">
      <w:pPr>
        <w:spacing w:after="0" w:line="231" w:lineRule="atLeast"/>
        <w:ind w:left="720"/>
        <w:rPr>
          <w:rFonts w:ascii="Times New Roman" w:eastAsia="Times New Roman" w:hAnsi="Times New Roman" w:cs="Times New Roman"/>
          <w:b/>
          <w:i/>
          <w:sz w:val="28"/>
          <w:szCs w:val="21"/>
        </w:rPr>
      </w:pPr>
      <w:proofErr w:type="gramStart"/>
      <w:r w:rsidRPr="00C20E61">
        <w:rPr>
          <w:rFonts w:ascii="Times New Roman" w:eastAsia="Times New Roman" w:hAnsi="Times New Roman" w:cs="Times New Roman"/>
          <w:i/>
          <w:sz w:val="28"/>
        </w:rPr>
        <w:t>package</w:t>
      </w:r>
      <w:proofErr w:type="gramEnd"/>
      <w:r w:rsidRPr="00C20E61">
        <w:rPr>
          <w:rFonts w:ascii="Times New Roman" w:eastAsia="Times New Roman" w:hAnsi="Times New Roman" w:cs="Times New Roman"/>
          <w:i/>
          <w:sz w:val="28"/>
          <w:szCs w:val="21"/>
        </w:rPr>
        <w:t xml:space="preserve"> </w:t>
      </w:r>
      <w:r w:rsidRPr="00C20E61">
        <w:rPr>
          <w:rFonts w:ascii="Times New Roman" w:eastAsia="Times New Roman" w:hAnsi="Times New Roman" w:cs="Times New Roman"/>
          <w:i/>
          <w:sz w:val="28"/>
        </w:rPr>
        <w:t>JAVA;   </w:t>
      </w:r>
      <w:r w:rsidRPr="00B150F3">
        <w:rPr>
          <w:rFonts w:ascii="Times New Roman" w:eastAsia="Times New Roman" w:hAnsi="Times New Roman" w:cs="Times New Roman"/>
          <w:b/>
          <w:i/>
          <w:sz w:val="28"/>
        </w:rPr>
        <w:t>         //Valid package name but not recommended.</w:t>
      </w:r>
    </w:p>
    <w:p w:rsidR="0013205A" w:rsidRPr="00B150F3" w:rsidRDefault="0013205A" w:rsidP="00E7557C">
      <w:pPr>
        <w:pStyle w:val="NormalWeb"/>
        <w:shd w:val="clear" w:color="auto" w:fill="FFFFFF"/>
        <w:spacing w:before="0" w:beforeAutospacing="0" w:after="0" w:afterAutospacing="0" w:line="360" w:lineRule="atLeast"/>
        <w:textAlignment w:val="baseline"/>
        <w:rPr>
          <w:rStyle w:val="Strong"/>
          <w:sz w:val="28"/>
          <w:u w:val="single"/>
          <w:bdr w:val="none" w:sz="0" w:space="0" w:color="auto" w:frame="1"/>
        </w:rPr>
      </w:pPr>
    </w:p>
    <w:p w:rsidR="00E7557C" w:rsidRPr="00B150F3" w:rsidRDefault="00E7557C" w:rsidP="00E7557C">
      <w:pPr>
        <w:pStyle w:val="NormalWeb"/>
        <w:shd w:val="clear" w:color="auto" w:fill="FFFFFF"/>
        <w:spacing w:before="0" w:beforeAutospacing="0" w:after="0" w:afterAutospacing="0" w:line="360" w:lineRule="atLeast"/>
        <w:textAlignment w:val="baseline"/>
        <w:rPr>
          <w:sz w:val="28"/>
          <w:u w:val="single"/>
        </w:rPr>
      </w:pPr>
      <w:r w:rsidRPr="00B150F3">
        <w:rPr>
          <w:rStyle w:val="Strong"/>
          <w:sz w:val="28"/>
          <w:u w:val="single"/>
          <w:bdr w:val="none" w:sz="0" w:space="0" w:color="auto" w:frame="1"/>
        </w:rPr>
        <w:t>Importing All/Single Class</w:t>
      </w:r>
    </w:p>
    <w:p w:rsidR="00E7557C" w:rsidRPr="00B150F3" w:rsidRDefault="00F02465" w:rsidP="00F02465">
      <w:pPr>
        <w:pStyle w:val="NormalWeb"/>
        <w:shd w:val="clear" w:color="auto" w:fill="FFFFFF"/>
        <w:spacing w:before="0" w:beforeAutospacing="0" w:after="225" w:afterAutospacing="0" w:line="360" w:lineRule="atLeast"/>
        <w:ind w:firstLine="720"/>
        <w:textAlignment w:val="baseline"/>
        <w:rPr>
          <w:sz w:val="28"/>
        </w:rPr>
      </w:pPr>
      <w:r w:rsidRPr="00B150F3">
        <w:rPr>
          <w:sz w:val="28"/>
        </w:rPr>
        <w:t xml:space="preserve"> </w:t>
      </w:r>
      <w:r w:rsidRPr="00B150F3">
        <w:rPr>
          <w:sz w:val="28"/>
        </w:rPr>
        <w:br/>
      </w:r>
      <w:r w:rsidR="00E7557C" w:rsidRPr="00B150F3">
        <w:rPr>
          <w:sz w:val="28"/>
        </w:rPr>
        <w:t>Packages have an advantage over header files of C-lang. A package allows importing a single class also instead of importing all. C-</w:t>
      </w:r>
      <w:proofErr w:type="spellStart"/>
      <w:r w:rsidR="00E7557C" w:rsidRPr="00B150F3">
        <w:rPr>
          <w:sz w:val="28"/>
        </w:rPr>
        <w:t>lang</w:t>
      </w:r>
      <w:proofErr w:type="spellEnd"/>
      <w:r w:rsidR="00E7557C" w:rsidRPr="00B150F3">
        <w:rPr>
          <w:sz w:val="28"/>
        </w:rPr>
        <w:t xml:space="preserve"> does not have this ease of getting one function from a header file.</w:t>
      </w:r>
    </w:p>
    <w:p w:rsidR="00E7557C" w:rsidRPr="00B150F3" w:rsidRDefault="00E7557C" w:rsidP="00E7557C">
      <w:pPr>
        <w:pStyle w:val="NormalWeb"/>
        <w:shd w:val="clear" w:color="auto" w:fill="FFFFFF"/>
        <w:spacing w:before="0" w:beforeAutospacing="0" w:after="225" w:afterAutospacing="0" w:line="360" w:lineRule="atLeast"/>
        <w:textAlignment w:val="baseline"/>
        <w:rPr>
          <w:b/>
          <w:i/>
          <w:sz w:val="30"/>
          <w:szCs w:val="30"/>
        </w:rPr>
      </w:pPr>
      <w:proofErr w:type="gramStart"/>
      <w:r w:rsidRPr="00C20E61">
        <w:rPr>
          <w:i/>
          <w:sz w:val="30"/>
          <w:szCs w:val="30"/>
        </w:rPr>
        <w:t>import</w:t>
      </w:r>
      <w:proofErr w:type="gramEnd"/>
      <w:r w:rsidRPr="00C20E61">
        <w:rPr>
          <w:i/>
          <w:sz w:val="30"/>
          <w:szCs w:val="30"/>
        </w:rPr>
        <w:t xml:space="preserve"> java.net.*; // </w:t>
      </w:r>
      <w:r w:rsidRPr="00B150F3">
        <w:rPr>
          <w:b/>
          <w:i/>
          <w:sz w:val="30"/>
          <w:szCs w:val="30"/>
        </w:rPr>
        <w:t>imports all the classes and interfaces</w:t>
      </w:r>
      <w:r w:rsidRPr="00B150F3">
        <w:rPr>
          <w:b/>
          <w:i/>
          <w:sz w:val="30"/>
          <w:szCs w:val="30"/>
        </w:rPr>
        <w:br/>
      </w:r>
      <w:r w:rsidRPr="00C20E61">
        <w:rPr>
          <w:i/>
          <w:sz w:val="30"/>
          <w:szCs w:val="30"/>
        </w:rPr>
        <w:t xml:space="preserve">import </w:t>
      </w:r>
      <w:proofErr w:type="spellStart"/>
      <w:r w:rsidRPr="00C20E61">
        <w:rPr>
          <w:i/>
          <w:sz w:val="30"/>
          <w:szCs w:val="30"/>
        </w:rPr>
        <w:t>java.awt.evnet</w:t>
      </w:r>
      <w:proofErr w:type="spellEnd"/>
      <w:r w:rsidRPr="00C20E61">
        <w:rPr>
          <w:i/>
          <w:sz w:val="30"/>
          <w:szCs w:val="30"/>
        </w:rPr>
        <w:t>.*;</w:t>
      </w:r>
      <w:r w:rsidRPr="00B150F3">
        <w:rPr>
          <w:b/>
          <w:i/>
          <w:sz w:val="30"/>
          <w:szCs w:val="30"/>
        </w:rPr>
        <w:t xml:space="preserve"> // imports all the classes and </w:t>
      </w:r>
      <w:proofErr w:type="spellStart"/>
      <w:r w:rsidRPr="00B150F3">
        <w:rPr>
          <w:b/>
          <w:i/>
          <w:sz w:val="30"/>
          <w:szCs w:val="30"/>
        </w:rPr>
        <w:t>interfacesimport</w:t>
      </w:r>
      <w:proofErr w:type="spellEnd"/>
      <w:r w:rsidRPr="00B150F3">
        <w:rPr>
          <w:b/>
          <w:i/>
          <w:sz w:val="30"/>
          <w:szCs w:val="30"/>
        </w:rPr>
        <w:t xml:space="preserve"> </w:t>
      </w:r>
      <w:proofErr w:type="spellStart"/>
      <w:r w:rsidRPr="00C20E61">
        <w:rPr>
          <w:i/>
          <w:sz w:val="30"/>
          <w:szCs w:val="30"/>
        </w:rPr>
        <w:t>java.net.Socket</w:t>
      </w:r>
      <w:proofErr w:type="spellEnd"/>
      <w:r w:rsidRPr="00C20E61">
        <w:rPr>
          <w:i/>
          <w:sz w:val="30"/>
          <w:szCs w:val="30"/>
        </w:rPr>
        <w:t>; //</w:t>
      </w:r>
      <w:r w:rsidRPr="00B150F3">
        <w:rPr>
          <w:b/>
          <w:i/>
          <w:sz w:val="30"/>
          <w:szCs w:val="30"/>
        </w:rPr>
        <w:t xml:space="preserve"> imports only Socket class</w:t>
      </w:r>
      <w:r w:rsidRPr="00B150F3">
        <w:rPr>
          <w:b/>
          <w:i/>
          <w:sz w:val="30"/>
          <w:szCs w:val="30"/>
        </w:rPr>
        <w:br/>
      </w:r>
      <w:r w:rsidRPr="00C20E61">
        <w:rPr>
          <w:i/>
          <w:sz w:val="30"/>
          <w:szCs w:val="30"/>
        </w:rPr>
        <w:t xml:space="preserve">import </w:t>
      </w:r>
      <w:proofErr w:type="spellStart"/>
      <w:r w:rsidRPr="00C20E61">
        <w:rPr>
          <w:i/>
          <w:sz w:val="30"/>
          <w:szCs w:val="30"/>
        </w:rPr>
        <w:t>java.awt.event.WindowEvent</w:t>
      </w:r>
      <w:proofErr w:type="spellEnd"/>
      <w:r w:rsidRPr="00C20E61">
        <w:rPr>
          <w:i/>
          <w:sz w:val="30"/>
          <w:szCs w:val="30"/>
        </w:rPr>
        <w:t xml:space="preserve">; </w:t>
      </w:r>
      <w:r w:rsidRPr="00B150F3">
        <w:rPr>
          <w:b/>
          <w:i/>
          <w:sz w:val="30"/>
          <w:szCs w:val="30"/>
        </w:rPr>
        <w:t xml:space="preserve">// imports only </w:t>
      </w:r>
      <w:proofErr w:type="spellStart"/>
      <w:r w:rsidRPr="00B150F3">
        <w:rPr>
          <w:b/>
          <w:i/>
          <w:sz w:val="30"/>
          <w:szCs w:val="30"/>
        </w:rPr>
        <w:t>WindowEvent</w:t>
      </w:r>
      <w:proofErr w:type="spellEnd"/>
      <w:r w:rsidRPr="00B150F3">
        <w:rPr>
          <w:b/>
          <w:i/>
          <w:sz w:val="30"/>
          <w:szCs w:val="30"/>
        </w:rPr>
        <w:t xml:space="preserve"> class</w:t>
      </w:r>
    </w:p>
    <w:p w:rsidR="00E7557C" w:rsidRPr="00B150F3" w:rsidRDefault="00E7557C" w:rsidP="00E7557C">
      <w:pPr>
        <w:pStyle w:val="NormalWeb"/>
        <w:pBdr>
          <w:bottom w:val="double" w:sz="6" w:space="1" w:color="auto"/>
        </w:pBdr>
        <w:shd w:val="clear" w:color="auto" w:fill="FFFFFF"/>
        <w:spacing w:before="0" w:beforeAutospacing="0" w:after="0" w:afterAutospacing="0" w:line="360" w:lineRule="atLeast"/>
        <w:textAlignment w:val="baseline"/>
        <w:rPr>
          <w:sz w:val="28"/>
        </w:rPr>
      </w:pPr>
      <w:r w:rsidRPr="00B150F3">
        <w:rPr>
          <w:rStyle w:val="Strong"/>
          <w:sz w:val="28"/>
          <w:u w:val="single"/>
          <w:bdr w:val="none" w:sz="0" w:space="0" w:color="auto" w:frame="1"/>
        </w:rPr>
        <w:t>Note</w:t>
      </w:r>
      <w:r w:rsidRPr="00B150F3">
        <w:rPr>
          <w:rStyle w:val="Strong"/>
          <w:sz w:val="28"/>
          <w:bdr w:val="none" w:sz="0" w:space="0" w:color="auto" w:frame="1"/>
        </w:rPr>
        <w:t>:</w:t>
      </w:r>
      <w:r w:rsidRPr="00B150F3">
        <w:rPr>
          <w:rStyle w:val="apple-converted-space"/>
          <w:sz w:val="28"/>
        </w:rPr>
        <w:t> </w:t>
      </w:r>
      <w:r w:rsidRPr="00B150F3">
        <w:rPr>
          <w:sz w:val="28"/>
        </w:rPr>
        <w:t>While importing a single class, asterisk (*) should no</w:t>
      </w:r>
      <w:r w:rsidR="00073188" w:rsidRPr="00B150F3">
        <w:rPr>
          <w:sz w:val="28"/>
        </w:rPr>
        <w:t>t</w:t>
      </w:r>
      <w:r w:rsidRPr="00B150F3">
        <w:rPr>
          <w:sz w:val="28"/>
        </w:rPr>
        <w:t xml:space="preserve"> be used.</w:t>
      </w:r>
    </w:p>
    <w:p w:rsidR="00E1585E" w:rsidRPr="00B150F3" w:rsidRDefault="00E1585E" w:rsidP="00E1585E">
      <w:pPr>
        <w:pStyle w:val="Heading2"/>
        <w:shd w:val="clear" w:color="auto" w:fill="FFFFFF"/>
        <w:spacing w:before="0" w:line="334" w:lineRule="atLeast"/>
        <w:textAlignment w:val="baseline"/>
        <w:rPr>
          <w:rFonts w:ascii="Times New Roman" w:hAnsi="Times New Roman" w:cs="Times New Roman"/>
          <w:bCs w:val="0"/>
          <w:color w:val="auto"/>
          <w:sz w:val="28"/>
          <w:szCs w:val="28"/>
          <w:u w:val="single"/>
        </w:rPr>
      </w:pPr>
    </w:p>
    <w:p w:rsidR="00E1585E" w:rsidRPr="00B150F3" w:rsidRDefault="00E1585E" w:rsidP="00E1585E">
      <w:pPr>
        <w:pStyle w:val="Heading2"/>
        <w:shd w:val="clear" w:color="auto" w:fill="FFFFFF"/>
        <w:spacing w:before="0" w:line="334" w:lineRule="atLeast"/>
        <w:textAlignment w:val="baseline"/>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u w:val="single"/>
        </w:rPr>
        <w:t>Create User Defined Packages Java</w:t>
      </w:r>
    </w:p>
    <w:p w:rsidR="00073188" w:rsidRPr="00B150F3" w:rsidRDefault="00073188" w:rsidP="00073188">
      <w:pPr>
        <w:pStyle w:val="NormalWeb"/>
        <w:shd w:val="clear" w:color="auto" w:fill="FFFFFF"/>
        <w:spacing w:before="0" w:beforeAutospacing="0" w:after="0" w:afterAutospacing="0" w:line="276" w:lineRule="atLeast"/>
        <w:textAlignment w:val="baseline"/>
        <w:rPr>
          <w:sz w:val="28"/>
          <w:szCs w:val="28"/>
        </w:rPr>
      </w:pPr>
    </w:p>
    <w:p w:rsidR="00E1585E" w:rsidRPr="00B150F3" w:rsidRDefault="00E1585E" w:rsidP="00073188">
      <w:pPr>
        <w:pStyle w:val="NormalWeb"/>
        <w:shd w:val="clear" w:color="auto" w:fill="FFFFFF"/>
        <w:spacing w:before="0" w:beforeAutospacing="0" w:after="0" w:afterAutospacing="0" w:line="276" w:lineRule="atLeast"/>
        <w:textAlignment w:val="baseline"/>
        <w:rPr>
          <w:sz w:val="28"/>
          <w:szCs w:val="28"/>
        </w:rPr>
      </w:pPr>
      <w:r w:rsidRPr="00B150F3">
        <w:rPr>
          <w:sz w:val="28"/>
          <w:szCs w:val="28"/>
        </w:rPr>
        <w:t>Java is a friendly language and permits to create our own packages and use in programming. We know earlier, Java allows us to create our exceptions. Creating packages are indispensable in project development where number of developers are involved doing different modules and tasks. We know packages avoid</w:t>
      </w:r>
      <w:r w:rsidRPr="00B150F3">
        <w:rPr>
          <w:rStyle w:val="apple-converted-space"/>
          <w:sz w:val="28"/>
          <w:szCs w:val="28"/>
        </w:rPr>
        <w:t> </w:t>
      </w:r>
      <w:r w:rsidRPr="00B150F3">
        <w:rPr>
          <w:rStyle w:val="Strong"/>
          <w:sz w:val="28"/>
          <w:szCs w:val="28"/>
          <w:bdr w:val="none" w:sz="0" w:space="0" w:color="auto" w:frame="1"/>
        </w:rPr>
        <w:t>name collision</w:t>
      </w:r>
      <w:r w:rsidRPr="00B150F3">
        <w:rPr>
          <w:rStyle w:val="apple-converted-space"/>
          <w:b/>
          <w:bCs/>
          <w:sz w:val="28"/>
          <w:szCs w:val="28"/>
          <w:bdr w:val="none" w:sz="0" w:space="0" w:color="auto" w:frame="1"/>
        </w:rPr>
        <w:t> </w:t>
      </w:r>
      <w:r w:rsidRPr="00B150F3">
        <w:rPr>
          <w:sz w:val="28"/>
          <w:szCs w:val="28"/>
        </w:rPr>
        <w:t>problems. Package naming conventions are very helpful to locate the applications developed by a single individual or team.</w:t>
      </w:r>
    </w:p>
    <w:p w:rsidR="00E1585E" w:rsidRPr="00B150F3" w:rsidRDefault="00E1585E" w:rsidP="00E1585E">
      <w:pPr>
        <w:pStyle w:val="NormalWeb"/>
        <w:shd w:val="clear" w:color="auto" w:fill="FFFFFF"/>
        <w:spacing w:before="0" w:beforeAutospacing="0" w:after="0" w:afterAutospacing="0" w:line="276" w:lineRule="atLeast"/>
        <w:ind w:left="720"/>
        <w:textAlignment w:val="baseline"/>
        <w:rPr>
          <w:sz w:val="28"/>
          <w:szCs w:val="28"/>
        </w:rPr>
      </w:pPr>
    </w:p>
    <w:p w:rsidR="00E1585E" w:rsidRPr="004F4C36" w:rsidRDefault="00E1585E" w:rsidP="00E1585E">
      <w:pPr>
        <w:pStyle w:val="Heading6"/>
        <w:shd w:val="clear" w:color="auto" w:fill="FFFFFF"/>
        <w:spacing w:before="0" w:line="276" w:lineRule="atLeast"/>
        <w:textAlignment w:val="baseline"/>
        <w:rPr>
          <w:rFonts w:ascii="Times New Roman" w:hAnsi="Times New Roman" w:cs="Times New Roman"/>
          <w:b/>
          <w:color w:val="auto"/>
          <w:sz w:val="32"/>
          <w:szCs w:val="28"/>
          <w:u w:val="single"/>
        </w:rPr>
      </w:pPr>
      <w:r w:rsidRPr="004F4C36">
        <w:rPr>
          <w:rFonts w:ascii="Times New Roman" w:hAnsi="Times New Roman" w:cs="Times New Roman"/>
          <w:b/>
          <w:color w:val="auto"/>
          <w:sz w:val="32"/>
          <w:szCs w:val="28"/>
          <w:u w:val="single"/>
        </w:rPr>
        <w:t>Steps of creating User Defined Packages Java and using them</w:t>
      </w:r>
      <w:r w:rsidRPr="004F4C36">
        <w:rPr>
          <w:rFonts w:ascii="Times New Roman" w:hAnsi="Times New Roman" w:cs="Times New Roman"/>
          <w:b/>
          <w:color w:val="auto"/>
          <w:sz w:val="32"/>
          <w:szCs w:val="28"/>
          <w:u w:val="single"/>
        </w:rPr>
        <w:br/>
      </w:r>
    </w:p>
    <w:p w:rsidR="00E1585E" w:rsidRPr="00B150F3" w:rsidRDefault="00E1585E" w:rsidP="00E1585E">
      <w:pPr>
        <w:numPr>
          <w:ilvl w:val="0"/>
          <w:numId w:val="27"/>
        </w:numPr>
        <w:shd w:val="clear" w:color="auto" w:fill="FFFFFF"/>
        <w:spacing w:after="0" w:line="276" w:lineRule="atLeast"/>
        <w:ind w:left="346"/>
        <w:textAlignment w:val="baseline"/>
        <w:rPr>
          <w:rFonts w:ascii="Times New Roman" w:hAnsi="Times New Roman" w:cs="Times New Roman"/>
          <w:sz w:val="28"/>
          <w:szCs w:val="28"/>
        </w:rPr>
      </w:pPr>
      <w:r w:rsidRPr="00B150F3">
        <w:rPr>
          <w:rFonts w:ascii="Times New Roman" w:hAnsi="Times New Roman" w:cs="Times New Roman"/>
          <w:sz w:val="28"/>
          <w:szCs w:val="28"/>
        </w:rPr>
        <w:t>Create a package with a .class file</w:t>
      </w:r>
    </w:p>
    <w:p w:rsidR="00E1585E" w:rsidRPr="00B150F3" w:rsidRDefault="00073188" w:rsidP="00E1585E">
      <w:pPr>
        <w:numPr>
          <w:ilvl w:val="0"/>
          <w:numId w:val="27"/>
        </w:numPr>
        <w:shd w:val="clear" w:color="auto" w:fill="FFFFFF"/>
        <w:spacing w:after="0" w:line="276" w:lineRule="atLeast"/>
        <w:ind w:left="346"/>
        <w:textAlignment w:val="baseline"/>
        <w:rPr>
          <w:rFonts w:ascii="Times New Roman" w:hAnsi="Times New Roman" w:cs="Times New Roman"/>
          <w:sz w:val="28"/>
          <w:szCs w:val="28"/>
        </w:rPr>
      </w:pPr>
      <w:r w:rsidRPr="00B150F3">
        <w:rPr>
          <w:rFonts w:ascii="Times New Roman" w:hAnsi="Times New Roman" w:cs="Times New Roman"/>
          <w:sz w:val="28"/>
          <w:szCs w:val="28"/>
        </w:rPr>
        <w:t>S</w:t>
      </w:r>
      <w:r w:rsidR="00E1585E" w:rsidRPr="00B150F3">
        <w:rPr>
          <w:rFonts w:ascii="Times New Roman" w:hAnsi="Times New Roman" w:cs="Times New Roman"/>
          <w:sz w:val="28"/>
          <w:szCs w:val="28"/>
        </w:rPr>
        <w:t>et the classpath from the directory from which you would like to access. It may be in a different drive and directory. Let us call it as a target directory.</w:t>
      </w:r>
    </w:p>
    <w:p w:rsidR="00E1585E" w:rsidRPr="00B150F3" w:rsidRDefault="00E1585E" w:rsidP="00E1585E">
      <w:pPr>
        <w:numPr>
          <w:ilvl w:val="0"/>
          <w:numId w:val="27"/>
        </w:numPr>
        <w:shd w:val="clear" w:color="auto" w:fill="FFFFFF"/>
        <w:spacing w:after="0" w:line="276" w:lineRule="atLeast"/>
        <w:ind w:left="346"/>
        <w:textAlignment w:val="baseline"/>
        <w:rPr>
          <w:rFonts w:ascii="Times New Roman" w:hAnsi="Times New Roman" w:cs="Times New Roman"/>
          <w:sz w:val="28"/>
          <w:szCs w:val="28"/>
        </w:rPr>
      </w:pPr>
      <w:r w:rsidRPr="00B150F3">
        <w:rPr>
          <w:rFonts w:ascii="Times New Roman" w:hAnsi="Times New Roman" w:cs="Times New Roman"/>
          <w:sz w:val="28"/>
          <w:szCs w:val="28"/>
        </w:rPr>
        <w:t>Write a program and use the file from the package.</w:t>
      </w:r>
    </w:p>
    <w:p w:rsidR="00E1585E" w:rsidRPr="00B150F3" w:rsidRDefault="00E1585E" w:rsidP="00E1585E">
      <w:pPr>
        <w:pStyle w:val="NormalWeb"/>
        <w:shd w:val="clear" w:color="auto" w:fill="FFFFFF"/>
        <w:spacing w:before="0" w:beforeAutospacing="0" w:after="0" w:afterAutospacing="0" w:line="276" w:lineRule="atLeast"/>
        <w:textAlignment w:val="baseline"/>
        <w:rPr>
          <w:sz w:val="28"/>
          <w:szCs w:val="28"/>
          <w:u w:val="single"/>
        </w:rPr>
      </w:pPr>
      <w:r w:rsidRPr="00B150F3">
        <w:rPr>
          <w:sz w:val="28"/>
          <w:szCs w:val="28"/>
        </w:rPr>
        <w:br/>
        <w:t>Let us create a package called</w:t>
      </w:r>
      <w:r w:rsidRPr="00B150F3">
        <w:rPr>
          <w:rStyle w:val="apple-converted-space"/>
          <w:sz w:val="28"/>
          <w:szCs w:val="28"/>
        </w:rPr>
        <w:t> </w:t>
      </w:r>
      <w:r w:rsidRPr="00B150F3">
        <w:rPr>
          <w:rStyle w:val="Strong"/>
          <w:sz w:val="28"/>
          <w:szCs w:val="28"/>
          <w:bdr w:val="none" w:sz="0" w:space="0" w:color="auto" w:frame="1"/>
        </w:rPr>
        <w:t>forest</w:t>
      </w:r>
      <w:r w:rsidRPr="00B150F3">
        <w:rPr>
          <w:rStyle w:val="apple-converted-space"/>
          <w:sz w:val="28"/>
          <w:szCs w:val="28"/>
        </w:rPr>
        <w:t> </w:t>
      </w:r>
      <w:r w:rsidRPr="00B150F3">
        <w:rPr>
          <w:sz w:val="28"/>
          <w:szCs w:val="28"/>
        </w:rPr>
        <w:t>and place a class called</w:t>
      </w:r>
      <w:r w:rsidRPr="00B150F3">
        <w:rPr>
          <w:rStyle w:val="apple-converted-space"/>
          <w:sz w:val="28"/>
          <w:szCs w:val="28"/>
        </w:rPr>
        <w:t> </w:t>
      </w:r>
      <w:r w:rsidRPr="00B150F3">
        <w:rPr>
          <w:rStyle w:val="Strong"/>
          <w:sz w:val="28"/>
          <w:szCs w:val="28"/>
          <w:bdr w:val="none" w:sz="0" w:space="0" w:color="auto" w:frame="1"/>
        </w:rPr>
        <w:t>Tiger</w:t>
      </w:r>
      <w:r w:rsidRPr="00B150F3">
        <w:rPr>
          <w:rStyle w:val="apple-converted-space"/>
          <w:sz w:val="28"/>
          <w:szCs w:val="28"/>
        </w:rPr>
        <w:t> </w:t>
      </w:r>
      <w:r w:rsidRPr="00B150F3">
        <w:rPr>
          <w:sz w:val="28"/>
          <w:szCs w:val="28"/>
        </w:rPr>
        <w:t>in it. Access the package from a different drive and directory.</w:t>
      </w:r>
      <w:r w:rsidRPr="00B150F3">
        <w:rPr>
          <w:sz w:val="28"/>
          <w:szCs w:val="28"/>
        </w:rPr>
        <w:br/>
      </w:r>
      <w:r w:rsidRPr="00B150F3">
        <w:rPr>
          <w:b/>
          <w:bCs/>
          <w:sz w:val="28"/>
          <w:szCs w:val="28"/>
          <w:bdr w:val="none" w:sz="0" w:space="0" w:color="auto" w:frame="1"/>
        </w:rPr>
        <w:lastRenderedPageBreak/>
        <w:br/>
      </w:r>
      <w:r w:rsidRPr="004F4C36">
        <w:rPr>
          <w:rStyle w:val="Strong"/>
          <w:sz w:val="28"/>
          <w:szCs w:val="28"/>
          <w:bdr w:val="none" w:sz="0" w:space="0" w:color="auto" w:frame="1"/>
        </w:rPr>
        <w:t>1st Step:</w:t>
      </w:r>
      <w:r w:rsidRPr="00B150F3">
        <w:rPr>
          <w:rStyle w:val="Strong"/>
          <w:sz w:val="28"/>
          <w:szCs w:val="28"/>
          <w:u w:val="single"/>
          <w:bdr w:val="none" w:sz="0" w:space="0" w:color="auto" w:frame="1"/>
        </w:rPr>
        <w:t xml:space="preserve"> Create a package (forest) and place </w:t>
      </w:r>
      <w:proofErr w:type="spellStart"/>
      <w:r w:rsidRPr="00B150F3">
        <w:rPr>
          <w:rStyle w:val="Strong"/>
          <w:sz w:val="28"/>
          <w:szCs w:val="28"/>
          <w:u w:val="single"/>
          <w:bdr w:val="none" w:sz="0" w:space="0" w:color="auto" w:frame="1"/>
        </w:rPr>
        <w:t>Tiger.class</w:t>
      </w:r>
      <w:proofErr w:type="spellEnd"/>
      <w:r w:rsidRPr="00B150F3">
        <w:rPr>
          <w:rStyle w:val="Strong"/>
          <w:sz w:val="28"/>
          <w:szCs w:val="28"/>
          <w:u w:val="single"/>
          <w:bdr w:val="none" w:sz="0" w:space="0" w:color="auto" w:frame="1"/>
        </w:rPr>
        <w:t xml:space="preserve"> in it.</w:t>
      </w:r>
    </w:p>
    <w:p w:rsidR="00E1585E" w:rsidRPr="00B150F3" w:rsidRDefault="00E1585E" w:rsidP="00E1585E">
      <w:pPr>
        <w:pStyle w:val="NormalWeb"/>
        <w:shd w:val="clear" w:color="auto" w:fill="FFFFFF"/>
        <w:spacing w:before="0" w:beforeAutospacing="0" w:after="0" w:afterAutospacing="0" w:line="276" w:lineRule="atLeast"/>
        <w:textAlignment w:val="baseline"/>
        <w:rPr>
          <w:sz w:val="28"/>
          <w:szCs w:val="28"/>
        </w:rPr>
      </w:pPr>
      <w:r w:rsidRPr="00B150F3">
        <w:rPr>
          <w:sz w:val="28"/>
          <w:szCs w:val="28"/>
        </w:rPr>
        <w:t xml:space="preserve">       </w:t>
      </w:r>
      <w:r w:rsidRPr="00B150F3">
        <w:rPr>
          <w:sz w:val="28"/>
          <w:szCs w:val="28"/>
        </w:rPr>
        <w:br/>
        <w:t>Let us assume</w:t>
      </w:r>
      <w:r w:rsidRPr="00B150F3">
        <w:rPr>
          <w:rStyle w:val="apple-converted-space"/>
          <w:sz w:val="28"/>
          <w:szCs w:val="28"/>
        </w:rPr>
        <w:t> </w:t>
      </w:r>
      <w:r w:rsidRPr="00B150F3">
        <w:rPr>
          <w:rStyle w:val="Strong"/>
          <w:sz w:val="28"/>
          <w:szCs w:val="28"/>
          <w:bdr w:val="none" w:sz="0" w:space="0" w:color="auto" w:frame="1"/>
        </w:rPr>
        <w:t>C:\snr</w:t>
      </w:r>
      <w:r w:rsidRPr="00B150F3">
        <w:rPr>
          <w:rStyle w:val="apple-converted-space"/>
          <w:sz w:val="28"/>
          <w:szCs w:val="28"/>
        </w:rPr>
        <w:t> </w:t>
      </w:r>
      <w:r w:rsidRPr="00B150F3">
        <w:rPr>
          <w:sz w:val="28"/>
          <w:szCs w:val="28"/>
        </w:rPr>
        <w:t>is the current directory where we would like to create the package.</w:t>
      </w:r>
    </w:p>
    <w:p w:rsidR="00E1585E" w:rsidRPr="00B150F3" w:rsidRDefault="00073188" w:rsidP="00073188">
      <w:pPr>
        <w:pStyle w:val="NormalWeb"/>
        <w:shd w:val="clear" w:color="auto" w:fill="FFFFFF"/>
        <w:spacing w:before="0" w:beforeAutospacing="0" w:after="0" w:afterAutospacing="0" w:line="276" w:lineRule="atLeast"/>
        <w:ind w:firstLine="720"/>
        <w:textAlignment w:val="baseline"/>
        <w:rPr>
          <w:i/>
          <w:sz w:val="36"/>
          <w:szCs w:val="36"/>
        </w:rPr>
      </w:pPr>
      <w:r w:rsidRPr="00B150F3">
        <w:rPr>
          <w:rStyle w:val="Strong"/>
          <w:sz w:val="28"/>
          <w:szCs w:val="28"/>
          <w:bdr w:val="none" w:sz="0" w:space="0" w:color="auto" w:frame="1"/>
        </w:rPr>
        <w:t xml:space="preserve"> </w:t>
      </w:r>
      <w:r w:rsidR="00E1585E" w:rsidRPr="00B150F3">
        <w:rPr>
          <w:rStyle w:val="Strong"/>
          <w:sz w:val="28"/>
          <w:szCs w:val="28"/>
          <w:bdr w:val="none" w:sz="0" w:space="0" w:color="auto" w:frame="1"/>
        </w:rPr>
        <w:t>C:\snr &gt; notepad Tiger.java</w:t>
      </w:r>
      <w:r w:rsidR="00E1585E" w:rsidRPr="00B150F3">
        <w:rPr>
          <w:rStyle w:val="Strong"/>
          <w:sz w:val="28"/>
          <w:szCs w:val="28"/>
          <w:bdr w:val="none" w:sz="0" w:space="0" w:color="auto" w:frame="1"/>
        </w:rPr>
        <w:br/>
      </w:r>
    </w:p>
    <w:tbl>
      <w:tblPr>
        <w:tblW w:w="0" w:type="auto"/>
        <w:tblCellSpacing w:w="15" w:type="dxa"/>
        <w:tblInd w:w="1116" w:type="dxa"/>
        <w:tblCellMar>
          <w:top w:w="15" w:type="dxa"/>
          <w:left w:w="15" w:type="dxa"/>
          <w:bottom w:w="15" w:type="dxa"/>
          <w:right w:w="15" w:type="dxa"/>
        </w:tblCellMar>
        <w:tblLook w:val="04A0" w:firstRow="1" w:lastRow="0" w:firstColumn="1" w:lastColumn="0" w:noHBand="0" w:noVBand="1"/>
      </w:tblPr>
      <w:tblGrid>
        <w:gridCol w:w="81"/>
        <w:gridCol w:w="7130"/>
      </w:tblGrid>
      <w:tr w:rsidR="00073188" w:rsidRPr="00B150F3" w:rsidTr="00E1585E">
        <w:trPr>
          <w:tblCellSpacing w:w="15" w:type="dxa"/>
        </w:trPr>
        <w:tc>
          <w:tcPr>
            <w:tcW w:w="0" w:type="auto"/>
            <w:tcBorders>
              <w:top w:val="nil"/>
              <w:left w:val="nil"/>
              <w:bottom w:val="nil"/>
              <w:right w:val="nil"/>
            </w:tcBorders>
            <w:vAlign w:val="center"/>
            <w:hideMark/>
          </w:tcPr>
          <w:p w:rsidR="00E1585E" w:rsidRPr="00B150F3" w:rsidRDefault="00E1585E" w:rsidP="00B150F3">
            <w:pPr>
              <w:pStyle w:val="NoSpacing"/>
              <w:rPr>
                <w:rFonts w:ascii="Times New Roman" w:hAnsi="Times New Roman" w:cs="Times New Roman"/>
              </w:rPr>
            </w:pPr>
          </w:p>
        </w:tc>
        <w:tc>
          <w:tcPr>
            <w:tcW w:w="7085" w:type="dxa"/>
            <w:tcBorders>
              <w:top w:val="nil"/>
              <w:left w:val="nil"/>
              <w:bottom w:val="nil"/>
              <w:right w:val="nil"/>
            </w:tcBorders>
            <w:vAlign w:val="center"/>
            <w:hideMark/>
          </w:tcPr>
          <w:p w:rsidR="00E1585E" w:rsidRPr="00B150F3" w:rsidRDefault="00E1585E" w:rsidP="00B150F3">
            <w:pPr>
              <w:pStyle w:val="NoSpacing"/>
              <w:rPr>
                <w:rFonts w:ascii="Times New Roman" w:hAnsi="Times New Roman" w:cs="Times New Roman"/>
                <w:sz w:val="30"/>
                <w:szCs w:val="30"/>
              </w:rPr>
            </w:pPr>
            <w:r w:rsidRPr="00B150F3">
              <w:rPr>
                <w:rStyle w:val="crayon-t"/>
                <w:rFonts w:ascii="Times New Roman" w:hAnsi="Times New Roman" w:cs="Times New Roman"/>
                <w:i/>
                <w:sz w:val="30"/>
                <w:szCs w:val="30"/>
                <w:bdr w:val="none" w:sz="0" w:space="0" w:color="auto" w:frame="1"/>
              </w:rPr>
              <w:t>Package</w:t>
            </w:r>
            <w:r w:rsidRPr="00B150F3">
              <w:rPr>
                <w:rStyle w:val="crayon-h"/>
                <w:rFonts w:ascii="Times New Roman" w:hAnsi="Times New Roman" w:cs="Times New Roman"/>
                <w:i/>
                <w:sz w:val="30"/>
                <w:szCs w:val="30"/>
                <w:bdr w:val="none" w:sz="0" w:space="0" w:color="auto" w:frame="1"/>
              </w:rPr>
              <w:t xml:space="preserve"> </w:t>
            </w:r>
            <w:r w:rsidRPr="00B150F3">
              <w:rPr>
                <w:rStyle w:val="crayon-v"/>
                <w:rFonts w:ascii="Times New Roman" w:hAnsi="Times New Roman" w:cs="Times New Roman"/>
                <w:i/>
                <w:sz w:val="30"/>
                <w:szCs w:val="30"/>
                <w:bdr w:val="none" w:sz="0" w:space="0" w:color="auto" w:frame="1"/>
              </w:rPr>
              <w:t>forest</w:t>
            </w:r>
            <w:r w:rsidRPr="00B150F3">
              <w:rPr>
                <w:rStyle w:val="crayon-sy"/>
                <w:rFonts w:ascii="Times New Roman" w:hAnsi="Times New Roman" w:cs="Times New Roman"/>
                <w:i/>
                <w:sz w:val="30"/>
                <w:szCs w:val="30"/>
                <w:bdr w:val="none" w:sz="0" w:space="0" w:color="auto" w:frame="1"/>
              </w:rPr>
              <w:t>;</w:t>
            </w:r>
          </w:p>
          <w:p w:rsidR="00E1585E" w:rsidRPr="00B150F3" w:rsidRDefault="00E1585E" w:rsidP="00B150F3">
            <w:pPr>
              <w:pStyle w:val="NoSpacing"/>
              <w:rPr>
                <w:rFonts w:ascii="Times New Roman" w:hAnsi="Times New Roman" w:cs="Times New Roman"/>
                <w:sz w:val="30"/>
                <w:szCs w:val="30"/>
              </w:rPr>
            </w:pPr>
            <w:proofErr w:type="gramStart"/>
            <w:r w:rsidRPr="00B150F3">
              <w:rPr>
                <w:rStyle w:val="crayon-r"/>
                <w:rFonts w:ascii="Times New Roman" w:hAnsi="Times New Roman" w:cs="Times New Roman"/>
                <w:i/>
                <w:sz w:val="30"/>
                <w:szCs w:val="30"/>
                <w:bdr w:val="none" w:sz="0" w:space="0" w:color="auto" w:frame="1"/>
              </w:rPr>
              <w:t>import</w:t>
            </w:r>
            <w:proofErr w:type="gramEnd"/>
            <w:r w:rsidRPr="00B150F3">
              <w:rPr>
                <w:rStyle w:val="crayon-h"/>
                <w:rFonts w:ascii="Times New Roman" w:hAnsi="Times New Roman" w:cs="Times New Roman"/>
                <w:i/>
                <w:sz w:val="30"/>
                <w:szCs w:val="30"/>
                <w:bdr w:val="none" w:sz="0" w:space="0" w:color="auto" w:frame="1"/>
              </w:rPr>
              <w:t xml:space="preserve"> </w:t>
            </w:r>
            <w:proofErr w:type="spellStart"/>
            <w:r w:rsidRPr="00B150F3">
              <w:rPr>
                <w:rStyle w:val="crayon-v"/>
                <w:rFonts w:ascii="Times New Roman" w:hAnsi="Times New Roman" w:cs="Times New Roman"/>
                <w:i/>
                <w:sz w:val="30"/>
                <w:szCs w:val="30"/>
                <w:bdr w:val="none" w:sz="0" w:space="0" w:color="auto" w:frame="1"/>
              </w:rPr>
              <w:t>java</w:t>
            </w:r>
            <w:r w:rsidRPr="00B150F3">
              <w:rPr>
                <w:rStyle w:val="crayon-sy"/>
                <w:rFonts w:ascii="Times New Roman" w:hAnsi="Times New Roman" w:cs="Times New Roman"/>
                <w:i/>
                <w:sz w:val="30"/>
                <w:szCs w:val="30"/>
                <w:bdr w:val="none" w:sz="0" w:space="0" w:color="auto" w:frame="1"/>
              </w:rPr>
              <w:t>.</w:t>
            </w:r>
            <w:r w:rsidRPr="00B150F3">
              <w:rPr>
                <w:rStyle w:val="crayon-v"/>
                <w:rFonts w:ascii="Times New Roman" w:hAnsi="Times New Roman" w:cs="Times New Roman"/>
                <w:i/>
                <w:sz w:val="30"/>
                <w:szCs w:val="30"/>
                <w:bdr w:val="none" w:sz="0" w:space="0" w:color="auto" w:frame="1"/>
              </w:rPr>
              <w:t>util</w:t>
            </w:r>
            <w:proofErr w:type="spellEnd"/>
            <w:r w:rsidRPr="00B150F3">
              <w:rPr>
                <w:rStyle w:val="crayon-sy"/>
                <w:rFonts w:ascii="Times New Roman" w:hAnsi="Times New Roman" w:cs="Times New Roman"/>
                <w:i/>
                <w:sz w:val="30"/>
                <w:szCs w:val="30"/>
                <w:bdr w:val="none" w:sz="0" w:space="0" w:color="auto" w:frame="1"/>
              </w:rPr>
              <w:t>.</w:t>
            </w:r>
            <w:r w:rsidRPr="00B150F3">
              <w:rPr>
                <w:rStyle w:val="crayon-o"/>
                <w:rFonts w:ascii="Times New Roman" w:hAnsi="Times New Roman" w:cs="Times New Roman"/>
                <w:i/>
                <w:sz w:val="30"/>
                <w:szCs w:val="30"/>
                <w:bdr w:val="none" w:sz="0" w:space="0" w:color="auto" w:frame="1"/>
              </w:rPr>
              <w:t>*</w:t>
            </w:r>
            <w:r w:rsidRPr="00B150F3">
              <w:rPr>
                <w:rStyle w:val="crayon-sy"/>
                <w:rFonts w:ascii="Times New Roman" w:hAnsi="Times New Roman" w:cs="Times New Roman"/>
                <w:i/>
                <w:sz w:val="30"/>
                <w:szCs w:val="30"/>
                <w:bdr w:val="none" w:sz="0" w:space="0" w:color="auto" w:frame="1"/>
              </w:rPr>
              <w:t>;</w:t>
            </w:r>
            <w:r w:rsidRPr="00B150F3">
              <w:rPr>
                <w:rStyle w:val="crayon-h"/>
                <w:rFonts w:ascii="Times New Roman" w:hAnsi="Times New Roman" w:cs="Times New Roman"/>
                <w:i/>
                <w:sz w:val="30"/>
                <w:szCs w:val="30"/>
                <w:bdr w:val="none" w:sz="0" w:space="0" w:color="auto" w:frame="1"/>
              </w:rPr>
              <w:t xml:space="preserve"> </w:t>
            </w:r>
          </w:p>
          <w:p w:rsidR="00E1585E" w:rsidRPr="00B150F3" w:rsidRDefault="00E1585E" w:rsidP="00B150F3">
            <w:pPr>
              <w:pStyle w:val="NoSpacing"/>
              <w:rPr>
                <w:rFonts w:ascii="Times New Roman" w:hAnsi="Times New Roman" w:cs="Times New Roman"/>
                <w:sz w:val="30"/>
                <w:szCs w:val="30"/>
              </w:rPr>
            </w:pPr>
            <w:r w:rsidRPr="00B150F3">
              <w:rPr>
                <w:rStyle w:val="crayon-m"/>
                <w:rFonts w:ascii="Times New Roman" w:hAnsi="Times New Roman" w:cs="Times New Roman"/>
                <w:i/>
                <w:sz w:val="30"/>
                <w:szCs w:val="30"/>
                <w:bdr w:val="none" w:sz="0" w:space="0" w:color="auto" w:frame="1"/>
              </w:rPr>
              <w:t>public</w:t>
            </w:r>
            <w:r w:rsidRPr="00B150F3">
              <w:rPr>
                <w:rStyle w:val="crayon-h"/>
                <w:rFonts w:ascii="Times New Roman" w:hAnsi="Times New Roman" w:cs="Times New Roman"/>
                <w:i/>
                <w:sz w:val="30"/>
                <w:szCs w:val="30"/>
                <w:bdr w:val="none" w:sz="0" w:space="0" w:color="auto" w:frame="1"/>
              </w:rPr>
              <w:t xml:space="preserve"> </w:t>
            </w:r>
            <w:r w:rsidRPr="00B150F3">
              <w:rPr>
                <w:rStyle w:val="crayon-t"/>
                <w:rFonts w:ascii="Times New Roman" w:hAnsi="Times New Roman" w:cs="Times New Roman"/>
                <w:i/>
                <w:sz w:val="30"/>
                <w:szCs w:val="30"/>
                <w:bdr w:val="none" w:sz="0" w:space="0" w:color="auto" w:frame="1"/>
              </w:rPr>
              <w:t>class</w:t>
            </w:r>
            <w:r w:rsidRPr="00B150F3">
              <w:rPr>
                <w:rStyle w:val="crayon-h"/>
                <w:rFonts w:ascii="Times New Roman" w:hAnsi="Times New Roman" w:cs="Times New Roman"/>
                <w:i/>
                <w:sz w:val="30"/>
                <w:szCs w:val="30"/>
                <w:bdr w:val="none" w:sz="0" w:space="0" w:color="auto" w:frame="1"/>
              </w:rPr>
              <w:t xml:space="preserve"> </w:t>
            </w:r>
            <w:r w:rsidRPr="00B150F3">
              <w:rPr>
                <w:rStyle w:val="crayon-e"/>
                <w:rFonts w:ascii="Times New Roman" w:hAnsi="Times New Roman" w:cs="Times New Roman"/>
                <w:i/>
                <w:sz w:val="30"/>
                <w:szCs w:val="30"/>
                <w:bdr w:val="none" w:sz="0" w:space="0" w:color="auto" w:frame="1"/>
              </w:rPr>
              <w:t>Tiger</w:t>
            </w:r>
            <w:r w:rsidRPr="00B150F3">
              <w:rPr>
                <w:rStyle w:val="crayon-sy"/>
                <w:rFonts w:ascii="Times New Roman" w:hAnsi="Times New Roman" w:cs="Times New Roman"/>
                <w:i/>
                <w:sz w:val="30"/>
                <w:szCs w:val="30"/>
                <w:bdr w:val="none" w:sz="0" w:space="0" w:color="auto" w:frame="1"/>
              </w:rPr>
              <w:t>{</w:t>
            </w:r>
          </w:p>
          <w:p w:rsidR="00E1585E" w:rsidRPr="00B150F3" w:rsidRDefault="00E1585E" w:rsidP="00B150F3">
            <w:pPr>
              <w:pStyle w:val="NoSpacing"/>
              <w:rPr>
                <w:rFonts w:ascii="Times New Roman" w:hAnsi="Times New Roman" w:cs="Times New Roman"/>
                <w:sz w:val="30"/>
                <w:szCs w:val="30"/>
              </w:rPr>
            </w:pPr>
            <w:r w:rsidRPr="00B150F3">
              <w:rPr>
                <w:rStyle w:val="crayon-h"/>
                <w:rFonts w:ascii="Times New Roman" w:hAnsi="Times New Roman" w:cs="Times New Roman"/>
                <w:i/>
                <w:sz w:val="30"/>
                <w:szCs w:val="30"/>
                <w:bdr w:val="none" w:sz="0" w:space="0" w:color="auto" w:frame="1"/>
              </w:rPr>
              <w:t>  </w:t>
            </w:r>
            <w:r w:rsidRPr="00B150F3">
              <w:rPr>
                <w:rStyle w:val="crayon-m"/>
                <w:rFonts w:ascii="Times New Roman" w:hAnsi="Times New Roman" w:cs="Times New Roman"/>
                <w:i/>
                <w:sz w:val="30"/>
                <w:szCs w:val="30"/>
                <w:bdr w:val="none" w:sz="0" w:space="0" w:color="auto" w:frame="1"/>
              </w:rPr>
              <w:t>public</w:t>
            </w:r>
            <w:r w:rsidRPr="00B150F3">
              <w:rPr>
                <w:rStyle w:val="crayon-h"/>
                <w:rFonts w:ascii="Times New Roman" w:hAnsi="Times New Roman" w:cs="Times New Roman"/>
                <w:i/>
                <w:sz w:val="30"/>
                <w:szCs w:val="30"/>
                <w:bdr w:val="none" w:sz="0" w:space="0" w:color="auto" w:frame="1"/>
              </w:rPr>
              <w:t xml:space="preserve"> </w:t>
            </w:r>
            <w:r w:rsidRPr="00B150F3">
              <w:rPr>
                <w:rStyle w:val="crayon-t"/>
                <w:rFonts w:ascii="Times New Roman" w:hAnsi="Times New Roman" w:cs="Times New Roman"/>
                <w:i/>
                <w:sz w:val="30"/>
                <w:szCs w:val="30"/>
                <w:bdr w:val="none" w:sz="0" w:space="0" w:color="auto" w:frame="1"/>
              </w:rPr>
              <w:t>void</w:t>
            </w:r>
            <w:r w:rsidRPr="00B150F3">
              <w:rPr>
                <w:rStyle w:val="crayon-h"/>
                <w:rFonts w:ascii="Times New Roman" w:hAnsi="Times New Roman" w:cs="Times New Roman"/>
                <w:i/>
                <w:sz w:val="30"/>
                <w:szCs w:val="30"/>
                <w:bdr w:val="none" w:sz="0" w:space="0" w:color="auto" w:frame="1"/>
              </w:rPr>
              <w:t xml:space="preserve"> </w:t>
            </w:r>
            <w:proofErr w:type="spellStart"/>
            <w:r w:rsidRPr="00B150F3">
              <w:rPr>
                <w:rStyle w:val="crayon-e"/>
                <w:rFonts w:ascii="Times New Roman" w:hAnsi="Times New Roman" w:cs="Times New Roman"/>
                <w:i/>
                <w:sz w:val="30"/>
                <w:szCs w:val="30"/>
                <w:bdr w:val="none" w:sz="0" w:space="0" w:color="auto" w:frame="1"/>
              </w:rPr>
              <w:t>getDetails</w:t>
            </w:r>
            <w:proofErr w:type="spellEnd"/>
            <w:r w:rsidRPr="00B150F3">
              <w:rPr>
                <w:rStyle w:val="crayon-sy"/>
                <w:rFonts w:ascii="Times New Roman" w:hAnsi="Times New Roman" w:cs="Times New Roman"/>
                <w:i/>
                <w:sz w:val="30"/>
                <w:szCs w:val="30"/>
                <w:bdr w:val="none" w:sz="0" w:space="0" w:color="auto" w:frame="1"/>
              </w:rPr>
              <w:t>(</w:t>
            </w:r>
            <w:r w:rsidRPr="00B150F3">
              <w:rPr>
                <w:rStyle w:val="crayon-t"/>
                <w:rFonts w:ascii="Times New Roman" w:hAnsi="Times New Roman" w:cs="Times New Roman"/>
                <w:i/>
                <w:sz w:val="30"/>
                <w:szCs w:val="30"/>
                <w:bdr w:val="none" w:sz="0" w:space="0" w:color="auto" w:frame="1"/>
              </w:rPr>
              <w:t>String</w:t>
            </w:r>
            <w:r w:rsidRPr="00B150F3">
              <w:rPr>
                <w:rStyle w:val="crayon-h"/>
                <w:rFonts w:ascii="Times New Roman" w:hAnsi="Times New Roman" w:cs="Times New Roman"/>
                <w:i/>
                <w:sz w:val="30"/>
                <w:szCs w:val="30"/>
                <w:bdr w:val="none" w:sz="0" w:space="0" w:color="auto" w:frame="1"/>
              </w:rPr>
              <w:t xml:space="preserve"> </w:t>
            </w:r>
            <w:proofErr w:type="spellStart"/>
            <w:r w:rsidRPr="00B150F3">
              <w:rPr>
                <w:rStyle w:val="crayon-v"/>
                <w:rFonts w:ascii="Times New Roman" w:hAnsi="Times New Roman" w:cs="Times New Roman"/>
                <w:i/>
                <w:sz w:val="30"/>
                <w:szCs w:val="30"/>
                <w:bdr w:val="none" w:sz="0" w:space="0" w:color="auto" w:frame="1"/>
              </w:rPr>
              <w:t>nickName</w:t>
            </w:r>
            <w:proofErr w:type="spellEnd"/>
            <w:r w:rsidRPr="00B150F3">
              <w:rPr>
                <w:rStyle w:val="crayon-sy"/>
                <w:rFonts w:ascii="Times New Roman" w:hAnsi="Times New Roman" w:cs="Times New Roman"/>
                <w:i/>
                <w:sz w:val="30"/>
                <w:szCs w:val="30"/>
                <w:bdr w:val="none" w:sz="0" w:space="0" w:color="auto" w:frame="1"/>
              </w:rPr>
              <w:t>,</w:t>
            </w:r>
            <w:r w:rsidRPr="00B150F3">
              <w:rPr>
                <w:rStyle w:val="crayon-h"/>
                <w:rFonts w:ascii="Times New Roman" w:hAnsi="Times New Roman" w:cs="Times New Roman"/>
                <w:i/>
                <w:sz w:val="30"/>
                <w:szCs w:val="30"/>
                <w:bdr w:val="none" w:sz="0" w:space="0" w:color="auto" w:frame="1"/>
              </w:rPr>
              <w:t xml:space="preserve"> </w:t>
            </w:r>
            <w:r w:rsidRPr="00B150F3">
              <w:rPr>
                <w:rStyle w:val="crayon-t"/>
                <w:rFonts w:ascii="Times New Roman" w:hAnsi="Times New Roman" w:cs="Times New Roman"/>
                <w:i/>
                <w:sz w:val="30"/>
                <w:szCs w:val="30"/>
                <w:bdr w:val="none" w:sz="0" w:space="0" w:color="auto" w:frame="1"/>
              </w:rPr>
              <w:t>int</w:t>
            </w:r>
            <w:r w:rsidRPr="00B150F3">
              <w:rPr>
                <w:rStyle w:val="crayon-h"/>
                <w:rFonts w:ascii="Times New Roman" w:hAnsi="Times New Roman" w:cs="Times New Roman"/>
                <w:i/>
                <w:sz w:val="30"/>
                <w:szCs w:val="30"/>
                <w:bdr w:val="none" w:sz="0" w:space="0" w:color="auto" w:frame="1"/>
              </w:rPr>
              <w:t xml:space="preserve"> </w:t>
            </w:r>
            <w:r w:rsidRPr="00B150F3">
              <w:rPr>
                <w:rStyle w:val="crayon-v"/>
                <w:rFonts w:ascii="Times New Roman" w:hAnsi="Times New Roman" w:cs="Times New Roman"/>
                <w:i/>
                <w:sz w:val="30"/>
                <w:szCs w:val="30"/>
                <w:bdr w:val="none" w:sz="0" w:space="0" w:color="auto" w:frame="1"/>
              </w:rPr>
              <w:t>weight</w:t>
            </w:r>
            <w:r w:rsidRPr="00B150F3">
              <w:rPr>
                <w:rStyle w:val="crayon-sy"/>
                <w:rFonts w:ascii="Times New Roman" w:hAnsi="Times New Roman" w:cs="Times New Roman"/>
                <w:i/>
                <w:sz w:val="30"/>
                <w:szCs w:val="30"/>
                <w:bdr w:val="none" w:sz="0" w:space="0" w:color="auto" w:frame="1"/>
              </w:rPr>
              <w:t>)</w:t>
            </w:r>
            <w:r w:rsidRPr="00B150F3">
              <w:rPr>
                <w:rStyle w:val="crayon-h"/>
                <w:rFonts w:ascii="Times New Roman" w:hAnsi="Times New Roman" w:cs="Times New Roman"/>
                <w:i/>
                <w:sz w:val="30"/>
                <w:szCs w:val="30"/>
                <w:bdr w:val="none" w:sz="0" w:space="0" w:color="auto" w:frame="1"/>
              </w:rPr>
              <w:t>  </w:t>
            </w:r>
            <w:r w:rsidRPr="00B150F3">
              <w:rPr>
                <w:rStyle w:val="crayon-sy"/>
                <w:rFonts w:ascii="Times New Roman" w:hAnsi="Times New Roman" w:cs="Times New Roman"/>
                <w:i/>
                <w:sz w:val="30"/>
                <w:szCs w:val="30"/>
                <w:bdr w:val="none" w:sz="0" w:space="0" w:color="auto" w:frame="1"/>
              </w:rPr>
              <w:t>{</w:t>
            </w:r>
          </w:p>
          <w:p w:rsidR="00E1585E" w:rsidRPr="00B150F3" w:rsidRDefault="00E1585E" w:rsidP="00B150F3">
            <w:pPr>
              <w:pStyle w:val="NoSpacing"/>
              <w:rPr>
                <w:rFonts w:ascii="Times New Roman" w:hAnsi="Times New Roman" w:cs="Times New Roman"/>
                <w:sz w:val="30"/>
                <w:szCs w:val="30"/>
              </w:rPr>
            </w:pPr>
            <w:r w:rsidRPr="00B150F3">
              <w:rPr>
                <w:rStyle w:val="crayon-h"/>
                <w:rFonts w:ascii="Times New Roman" w:hAnsi="Times New Roman" w:cs="Times New Roman"/>
                <w:i/>
                <w:sz w:val="30"/>
                <w:szCs w:val="30"/>
                <w:bdr w:val="none" w:sz="0" w:space="0" w:color="auto" w:frame="1"/>
              </w:rPr>
              <w:t>    </w:t>
            </w:r>
            <w:proofErr w:type="spellStart"/>
            <w:r w:rsidRPr="00B150F3">
              <w:rPr>
                <w:rStyle w:val="crayon-v"/>
                <w:rFonts w:ascii="Times New Roman" w:hAnsi="Times New Roman" w:cs="Times New Roman"/>
                <w:i/>
                <w:sz w:val="30"/>
                <w:szCs w:val="30"/>
                <w:bdr w:val="none" w:sz="0" w:space="0" w:color="auto" w:frame="1"/>
              </w:rPr>
              <w:t>System</w:t>
            </w:r>
            <w:r w:rsidRPr="00B150F3">
              <w:rPr>
                <w:rStyle w:val="crayon-sy"/>
                <w:rFonts w:ascii="Times New Roman" w:hAnsi="Times New Roman" w:cs="Times New Roman"/>
                <w:i/>
                <w:sz w:val="30"/>
                <w:szCs w:val="30"/>
                <w:bdr w:val="none" w:sz="0" w:space="0" w:color="auto" w:frame="1"/>
              </w:rPr>
              <w:t>.</w:t>
            </w:r>
            <w:r w:rsidRPr="00B150F3">
              <w:rPr>
                <w:rStyle w:val="crayon-v"/>
                <w:rFonts w:ascii="Times New Roman" w:hAnsi="Times New Roman" w:cs="Times New Roman"/>
                <w:i/>
                <w:sz w:val="30"/>
                <w:szCs w:val="30"/>
                <w:bdr w:val="none" w:sz="0" w:space="0" w:color="auto" w:frame="1"/>
              </w:rPr>
              <w:t>out</w:t>
            </w:r>
            <w:r w:rsidRPr="00B150F3">
              <w:rPr>
                <w:rStyle w:val="crayon-sy"/>
                <w:rFonts w:ascii="Times New Roman" w:hAnsi="Times New Roman" w:cs="Times New Roman"/>
                <w:i/>
                <w:sz w:val="30"/>
                <w:szCs w:val="30"/>
                <w:bdr w:val="none" w:sz="0" w:space="0" w:color="auto" w:frame="1"/>
              </w:rPr>
              <w:t>.</w:t>
            </w:r>
            <w:r w:rsidRPr="00B150F3">
              <w:rPr>
                <w:rStyle w:val="crayon-e"/>
                <w:rFonts w:ascii="Times New Roman" w:hAnsi="Times New Roman" w:cs="Times New Roman"/>
                <w:i/>
                <w:sz w:val="30"/>
                <w:szCs w:val="30"/>
                <w:bdr w:val="none" w:sz="0" w:space="0" w:color="auto" w:frame="1"/>
              </w:rPr>
              <w:t>println</w:t>
            </w:r>
            <w:proofErr w:type="spellEnd"/>
            <w:r w:rsidRPr="00B150F3">
              <w:rPr>
                <w:rStyle w:val="crayon-sy"/>
                <w:rFonts w:ascii="Times New Roman" w:hAnsi="Times New Roman" w:cs="Times New Roman"/>
                <w:i/>
                <w:sz w:val="30"/>
                <w:szCs w:val="30"/>
                <w:bdr w:val="none" w:sz="0" w:space="0" w:color="auto" w:frame="1"/>
              </w:rPr>
              <w:t>(</w:t>
            </w:r>
            <w:r w:rsidRPr="00B150F3">
              <w:rPr>
                <w:rStyle w:val="crayon-s"/>
                <w:rFonts w:ascii="Times New Roman" w:hAnsi="Times New Roman" w:cs="Times New Roman"/>
                <w:i/>
                <w:sz w:val="30"/>
                <w:szCs w:val="30"/>
                <w:bdr w:val="none" w:sz="0" w:space="0" w:color="auto" w:frame="1"/>
              </w:rPr>
              <w:t>"Tiger nick name is "</w:t>
            </w:r>
            <w:r w:rsidRPr="00B150F3">
              <w:rPr>
                <w:rStyle w:val="crayon-h"/>
                <w:rFonts w:ascii="Times New Roman" w:hAnsi="Times New Roman" w:cs="Times New Roman"/>
                <w:i/>
                <w:sz w:val="30"/>
                <w:szCs w:val="30"/>
                <w:bdr w:val="none" w:sz="0" w:space="0" w:color="auto" w:frame="1"/>
              </w:rPr>
              <w:t xml:space="preserve"> </w:t>
            </w:r>
            <w:r w:rsidRPr="00B150F3">
              <w:rPr>
                <w:rStyle w:val="crayon-o"/>
                <w:rFonts w:ascii="Times New Roman" w:hAnsi="Times New Roman" w:cs="Times New Roman"/>
                <w:i/>
                <w:sz w:val="30"/>
                <w:szCs w:val="30"/>
                <w:bdr w:val="none" w:sz="0" w:space="0" w:color="auto" w:frame="1"/>
              </w:rPr>
              <w:t>+</w:t>
            </w:r>
            <w:r w:rsidRPr="00B150F3">
              <w:rPr>
                <w:rStyle w:val="crayon-h"/>
                <w:rFonts w:ascii="Times New Roman" w:hAnsi="Times New Roman" w:cs="Times New Roman"/>
                <w:i/>
                <w:sz w:val="30"/>
                <w:szCs w:val="30"/>
                <w:bdr w:val="none" w:sz="0" w:space="0" w:color="auto" w:frame="1"/>
              </w:rPr>
              <w:t xml:space="preserve"> </w:t>
            </w:r>
            <w:proofErr w:type="spellStart"/>
            <w:r w:rsidRPr="00B150F3">
              <w:rPr>
                <w:rStyle w:val="crayon-v"/>
                <w:rFonts w:ascii="Times New Roman" w:hAnsi="Times New Roman" w:cs="Times New Roman"/>
                <w:i/>
                <w:sz w:val="30"/>
                <w:szCs w:val="30"/>
                <w:bdr w:val="none" w:sz="0" w:space="0" w:color="auto" w:frame="1"/>
              </w:rPr>
              <w:t>nickName</w:t>
            </w:r>
            <w:proofErr w:type="spellEnd"/>
            <w:r w:rsidRPr="00B150F3">
              <w:rPr>
                <w:rStyle w:val="crayon-sy"/>
                <w:rFonts w:ascii="Times New Roman" w:hAnsi="Times New Roman" w:cs="Times New Roman"/>
                <w:i/>
                <w:sz w:val="30"/>
                <w:szCs w:val="30"/>
                <w:bdr w:val="none" w:sz="0" w:space="0" w:color="auto" w:frame="1"/>
              </w:rPr>
              <w:t>);</w:t>
            </w:r>
            <w:r w:rsidRPr="00B150F3">
              <w:rPr>
                <w:rStyle w:val="crayon-h"/>
                <w:rFonts w:ascii="Times New Roman" w:hAnsi="Times New Roman" w:cs="Times New Roman"/>
                <w:i/>
                <w:sz w:val="30"/>
                <w:szCs w:val="30"/>
                <w:bdr w:val="none" w:sz="0" w:space="0" w:color="auto" w:frame="1"/>
              </w:rPr>
              <w:t xml:space="preserve"> </w:t>
            </w:r>
          </w:p>
          <w:p w:rsidR="00E1585E" w:rsidRPr="00B150F3" w:rsidRDefault="00E1585E" w:rsidP="00B150F3">
            <w:pPr>
              <w:pStyle w:val="NoSpacing"/>
              <w:rPr>
                <w:rFonts w:ascii="Times New Roman" w:hAnsi="Times New Roman" w:cs="Times New Roman"/>
                <w:sz w:val="30"/>
                <w:szCs w:val="30"/>
              </w:rPr>
            </w:pPr>
            <w:r w:rsidRPr="00B150F3">
              <w:rPr>
                <w:rStyle w:val="crayon-h"/>
                <w:rFonts w:ascii="Times New Roman" w:hAnsi="Times New Roman" w:cs="Times New Roman"/>
                <w:i/>
                <w:sz w:val="30"/>
                <w:szCs w:val="30"/>
                <w:bdr w:val="none" w:sz="0" w:space="0" w:color="auto" w:frame="1"/>
              </w:rPr>
              <w:t>    </w:t>
            </w:r>
            <w:proofErr w:type="spellStart"/>
            <w:r w:rsidRPr="00B150F3">
              <w:rPr>
                <w:rStyle w:val="crayon-v"/>
                <w:rFonts w:ascii="Times New Roman" w:hAnsi="Times New Roman" w:cs="Times New Roman"/>
                <w:i/>
                <w:sz w:val="30"/>
                <w:szCs w:val="30"/>
                <w:bdr w:val="none" w:sz="0" w:space="0" w:color="auto" w:frame="1"/>
              </w:rPr>
              <w:t>System</w:t>
            </w:r>
            <w:r w:rsidRPr="00B150F3">
              <w:rPr>
                <w:rStyle w:val="crayon-sy"/>
                <w:rFonts w:ascii="Times New Roman" w:hAnsi="Times New Roman" w:cs="Times New Roman"/>
                <w:i/>
                <w:sz w:val="30"/>
                <w:szCs w:val="30"/>
                <w:bdr w:val="none" w:sz="0" w:space="0" w:color="auto" w:frame="1"/>
              </w:rPr>
              <w:t>.</w:t>
            </w:r>
            <w:r w:rsidRPr="00B150F3">
              <w:rPr>
                <w:rStyle w:val="crayon-v"/>
                <w:rFonts w:ascii="Times New Roman" w:hAnsi="Times New Roman" w:cs="Times New Roman"/>
                <w:i/>
                <w:sz w:val="30"/>
                <w:szCs w:val="30"/>
                <w:bdr w:val="none" w:sz="0" w:space="0" w:color="auto" w:frame="1"/>
              </w:rPr>
              <w:t>out</w:t>
            </w:r>
            <w:r w:rsidRPr="00B150F3">
              <w:rPr>
                <w:rStyle w:val="crayon-sy"/>
                <w:rFonts w:ascii="Times New Roman" w:hAnsi="Times New Roman" w:cs="Times New Roman"/>
                <w:i/>
                <w:sz w:val="30"/>
                <w:szCs w:val="30"/>
                <w:bdr w:val="none" w:sz="0" w:space="0" w:color="auto" w:frame="1"/>
              </w:rPr>
              <w:t>.</w:t>
            </w:r>
            <w:r w:rsidRPr="00B150F3">
              <w:rPr>
                <w:rStyle w:val="crayon-e"/>
                <w:rFonts w:ascii="Times New Roman" w:hAnsi="Times New Roman" w:cs="Times New Roman"/>
                <w:i/>
                <w:sz w:val="30"/>
                <w:szCs w:val="30"/>
                <w:bdr w:val="none" w:sz="0" w:space="0" w:color="auto" w:frame="1"/>
              </w:rPr>
              <w:t>println</w:t>
            </w:r>
            <w:proofErr w:type="spellEnd"/>
            <w:r w:rsidRPr="00B150F3">
              <w:rPr>
                <w:rStyle w:val="crayon-sy"/>
                <w:rFonts w:ascii="Times New Roman" w:hAnsi="Times New Roman" w:cs="Times New Roman"/>
                <w:i/>
                <w:sz w:val="30"/>
                <w:szCs w:val="30"/>
                <w:bdr w:val="none" w:sz="0" w:space="0" w:color="auto" w:frame="1"/>
              </w:rPr>
              <w:t>(</w:t>
            </w:r>
            <w:r w:rsidRPr="00B150F3">
              <w:rPr>
                <w:rStyle w:val="crayon-s"/>
                <w:rFonts w:ascii="Times New Roman" w:hAnsi="Times New Roman" w:cs="Times New Roman"/>
                <w:i/>
                <w:sz w:val="30"/>
                <w:szCs w:val="30"/>
                <w:bdr w:val="none" w:sz="0" w:space="0" w:color="auto" w:frame="1"/>
              </w:rPr>
              <w:t>"Tiger weight is "</w:t>
            </w:r>
            <w:r w:rsidRPr="00B150F3">
              <w:rPr>
                <w:rStyle w:val="crayon-h"/>
                <w:rFonts w:ascii="Times New Roman" w:hAnsi="Times New Roman" w:cs="Times New Roman"/>
                <w:i/>
                <w:sz w:val="30"/>
                <w:szCs w:val="30"/>
                <w:bdr w:val="none" w:sz="0" w:space="0" w:color="auto" w:frame="1"/>
              </w:rPr>
              <w:t xml:space="preserve"> </w:t>
            </w:r>
            <w:r w:rsidRPr="00B150F3">
              <w:rPr>
                <w:rStyle w:val="crayon-o"/>
                <w:rFonts w:ascii="Times New Roman" w:hAnsi="Times New Roman" w:cs="Times New Roman"/>
                <w:i/>
                <w:sz w:val="30"/>
                <w:szCs w:val="30"/>
                <w:bdr w:val="none" w:sz="0" w:space="0" w:color="auto" w:frame="1"/>
              </w:rPr>
              <w:t>+</w:t>
            </w:r>
            <w:r w:rsidRPr="00B150F3">
              <w:rPr>
                <w:rStyle w:val="crayon-h"/>
                <w:rFonts w:ascii="Times New Roman" w:hAnsi="Times New Roman" w:cs="Times New Roman"/>
                <w:i/>
                <w:sz w:val="30"/>
                <w:szCs w:val="30"/>
                <w:bdr w:val="none" w:sz="0" w:space="0" w:color="auto" w:frame="1"/>
              </w:rPr>
              <w:t xml:space="preserve"> </w:t>
            </w:r>
            <w:r w:rsidRPr="00B150F3">
              <w:rPr>
                <w:rStyle w:val="crayon-v"/>
                <w:rFonts w:ascii="Times New Roman" w:hAnsi="Times New Roman" w:cs="Times New Roman"/>
                <w:i/>
                <w:sz w:val="30"/>
                <w:szCs w:val="30"/>
                <w:bdr w:val="none" w:sz="0" w:space="0" w:color="auto" w:frame="1"/>
              </w:rPr>
              <w:t>weight</w:t>
            </w:r>
            <w:r w:rsidRPr="00B150F3">
              <w:rPr>
                <w:rStyle w:val="crayon-sy"/>
                <w:rFonts w:ascii="Times New Roman" w:hAnsi="Times New Roman" w:cs="Times New Roman"/>
                <w:i/>
                <w:sz w:val="30"/>
                <w:szCs w:val="30"/>
                <w:bdr w:val="none" w:sz="0" w:space="0" w:color="auto" w:frame="1"/>
              </w:rPr>
              <w:t>);</w:t>
            </w:r>
          </w:p>
          <w:p w:rsidR="00E1585E" w:rsidRPr="00B150F3" w:rsidRDefault="00E1585E" w:rsidP="00B150F3">
            <w:pPr>
              <w:pStyle w:val="NoSpacing"/>
              <w:rPr>
                <w:rFonts w:ascii="Times New Roman" w:hAnsi="Times New Roman" w:cs="Times New Roman"/>
                <w:sz w:val="30"/>
                <w:szCs w:val="30"/>
              </w:rPr>
            </w:pPr>
            <w:r w:rsidRPr="00B150F3">
              <w:rPr>
                <w:rStyle w:val="crayon-h"/>
                <w:rFonts w:ascii="Times New Roman" w:hAnsi="Times New Roman" w:cs="Times New Roman"/>
                <w:i/>
                <w:sz w:val="30"/>
                <w:szCs w:val="30"/>
                <w:bdr w:val="none" w:sz="0" w:space="0" w:color="auto" w:frame="1"/>
              </w:rPr>
              <w:t>  </w:t>
            </w:r>
            <w:r w:rsidRPr="00B150F3">
              <w:rPr>
                <w:rStyle w:val="crayon-sy"/>
                <w:rFonts w:ascii="Times New Roman" w:hAnsi="Times New Roman" w:cs="Times New Roman"/>
                <w:i/>
                <w:sz w:val="30"/>
                <w:szCs w:val="30"/>
                <w:bdr w:val="none" w:sz="0" w:space="0" w:color="auto" w:frame="1"/>
              </w:rPr>
              <w:t>}</w:t>
            </w:r>
          </w:p>
          <w:p w:rsidR="00E1585E" w:rsidRPr="00B150F3" w:rsidRDefault="00E1585E" w:rsidP="00B150F3">
            <w:pPr>
              <w:pStyle w:val="NoSpacing"/>
              <w:rPr>
                <w:rFonts w:ascii="Times New Roman" w:hAnsi="Times New Roman" w:cs="Times New Roman"/>
                <w:sz w:val="30"/>
                <w:szCs w:val="30"/>
              </w:rPr>
            </w:pPr>
            <w:r w:rsidRPr="00B150F3">
              <w:rPr>
                <w:rStyle w:val="crayon-sy"/>
                <w:rFonts w:ascii="Times New Roman" w:hAnsi="Times New Roman" w:cs="Times New Roman"/>
                <w:i/>
                <w:sz w:val="30"/>
                <w:szCs w:val="30"/>
                <w:bdr w:val="none" w:sz="0" w:space="0" w:color="auto" w:frame="1"/>
              </w:rPr>
              <w:t>}</w:t>
            </w:r>
          </w:p>
        </w:tc>
      </w:tr>
    </w:tbl>
    <w:p w:rsidR="00E1585E" w:rsidRPr="00B150F3" w:rsidRDefault="00B150F3" w:rsidP="00E1585E">
      <w:pPr>
        <w:pStyle w:val="NormalWeb"/>
        <w:shd w:val="clear" w:color="auto" w:fill="FFFFFF"/>
        <w:spacing w:before="0" w:beforeAutospacing="0" w:after="0" w:afterAutospacing="0" w:line="276" w:lineRule="atLeast"/>
        <w:textAlignment w:val="baseline"/>
        <w:rPr>
          <w:sz w:val="28"/>
          <w:szCs w:val="28"/>
          <w:u w:val="single"/>
        </w:rPr>
      </w:pPr>
      <w:r w:rsidRPr="00B150F3">
        <w:rPr>
          <w:rStyle w:val="Strong"/>
          <w:sz w:val="28"/>
          <w:szCs w:val="28"/>
          <w:u w:val="single"/>
          <w:bdr w:val="none" w:sz="0" w:space="0" w:color="auto" w:frame="1"/>
        </w:rPr>
        <w:br/>
      </w:r>
      <w:r w:rsidR="00E1585E" w:rsidRPr="00B150F3">
        <w:rPr>
          <w:rStyle w:val="Strong"/>
          <w:sz w:val="28"/>
          <w:szCs w:val="28"/>
          <w:u w:val="single"/>
          <w:bdr w:val="none" w:sz="0" w:space="0" w:color="auto" w:frame="1"/>
        </w:rPr>
        <w:t>Order of Package Statement</w:t>
      </w:r>
    </w:p>
    <w:p w:rsidR="00E1585E" w:rsidRPr="00B150F3" w:rsidRDefault="004F4C36" w:rsidP="00E1585E">
      <w:pPr>
        <w:pStyle w:val="NormalWeb"/>
        <w:shd w:val="clear" w:color="auto" w:fill="FFFFFF"/>
        <w:spacing w:before="0" w:beforeAutospacing="0" w:after="173" w:afterAutospacing="0" w:line="276" w:lineRule="atLeast"/>
        <w:textAlignment w:val="baseline"/>
        <w:rPr>
          <w:sz w:val="28"/>
          <w:szCs w:val="28"/>
        </w:rPr>
      </w:pPr>
      <w:r>
        <w:rPr>
          <w:sz w:val="28"/>
          <w:szCs w:val="28"/>
        </w:rPr>
        <w:br/>
      </w:r>
      <w:r w:rsidR="00E1585E" w:rsidRPr="00B150F3">
        <w:rPr>
          <w:sz w:val="28"/>
          <w:szCs w:val="28"/>
        </w:rPr>
        <w:t>The above program coding wise is very simple but is important to know the steps of package creation.</w:t>
      </w:r>
    </w:p>
    <w:p w:rsidR="00E1585E" w:rsidRPr="00B150F3" w:rsidRDefault="00E1585E" w:rsidP="00E1585E">
      <w:pPr>
        <w:pStyle w:val="NormalWeb"/>
        <w:shd w:val="clear" w:color="auto" w:fill="FFFFFF"/>
        <w:spacing w:before="0" w:beforeAutospacing="0" w:after="0" w:afterAutospacing="0" w:line="276" w:lineRule="atLeast"/>
        <w:ind w:left="720"/>
        <w:textAlignment w:val="baseline"/>
        <w:rPr>
          <w:b/>
          <w:i/>
          <w:sz w:val="36"/>
          <w:szCs w:val="28"/>
        </w:rPr>
      </w:pPr>
      <w:proofErr w:type="gramStart"/>
      <w:r w:rsidRPr="00B150F3">
        <w:rPr>
          <w:rStyle w:val="Strong"/>
          <w:b w:val="0"/>
          <w:i/>
          <w:sz w:val="36"/>
          <w:szCs w:val="28"/>
          <w:bdr w:val="none" w:sz="0" w:space="0" w:color="auto" w:frame="1"/>
        </w:rPr>
        <w:t>package</w:t>
      </w:r>
      <w:proofErr w:type="gramEnd"/>
      <w:r w:rsidRPr="00B150F3">
        <w:rPr>
          <w:rStyle w:val="Strong"/>
          <w:b w:val="0"/>
          <w:i/>
          <w:sz w:val="36"/>
          <w:szCs w:val="28"/>
          <w:bdr w:val="none" w:sz="0" w:space="0" w:color="auto" w:frame="1"/>
        </w:rPr>
        <w:t xml:space="preserve"> forest;</w:t>
      </w:r>
      <w:r w:rsidRPr="00B150F3">
        <w:rPr>
          <w:b/>
          <w:bCs/>
          <w:i/>
          <w:sz w:val="36"/>
          <w:szCs w:val="28"/>
          <w:bdr w:val="none" w:sz="0" w:space="0" w:color="auto" w:frame="1"/>
        </w:rPr>
        <w:br/>
      </w:r>
      <w:r w:rsidRPr="00B150F3">
        <w:rPr>
          <w:rStyle w:val="Strong"/>
          <w:b w:val="0"/>
          <w:i/>
          <w:sz w:val="36"/>
          <w:szCs w:val="28"/>
          <w:bdr w:val="none" w:sz="0" w:space="0" w:color="auto" w:frame="1"/>
        </w:rPr>
        <w:t xml:space="preserve">import </w:t>
      </w:r>
      <w:proofErr w:type="spellStart"/>
      <w:r w:rsidRPr="00B150F3">
        <w:rPr>
          <w:rStyle w:val="Strong"/>
          <w:b w:val="0"/>
          <w:i/>
          <w:sz w:val="36"/>
          <w:szCs w:val="28"/>
          <w:bdr w:val="none" w:sz="0" w:space="0" w:color="auto" w:frame="1"/>
        </w:rPr>
        <w:t>java.util</w:t>
      </w:r>
      <w:proofErr w:type="spellEnd"/>
      <w:r w:rsidRPr="00B150F3">
        <w:rPr>
          <w:rStyle w:val="Strong"/>
          <w:b w:val="0"/>
          <w:i/>
          <w:sz w:val="36"/>
          <w:szCs w:val="28"/>
          <w:bdr w:val="none" w:sz="0" w:space="0" w:color="auto" w:frame="1"/>
        </w:rPr>
        <w:t>.*;</w:t>
      </w:r>
      <w:r w:rsidRPr="00B150F3">
        <w:rPr>
          <w:b/>
          <w:bCs/>
          <w:i/>
          <w:sz w:val="36"/>
          <w:szCs w:val="28"/>
          <w:bdr w:val="none" w:sz="0" w:space="0" w:color="auto" w:frame="1"/>
        </w:rPr>
        <w:br/>
      </w:r>
      <w:r w:rsidRPr="00B150F3">
        <w:rPr>
          <w:rStyle w:val="Strong"/>
          <w:b w:val="0"/>
          <w:i/>
          <w:sz w:val="36"/>
          <w:szCs w:val="28"/>
          <w:bdr w:val="none" w:sz="0" w:space="0" w:color="auto" w:frame="1"/>
        </w:rPr>
        <w:t>public class Tiger</w:t>
      </w:r>
    </w:p>
    <w:p w:rsidR="00E1585E" w:rsidRPr="00B150F3" w:rsidRDefault="00E1585E" w:rsidP="00E1585E">
      <w:pPr>
        <w:pStyle w:val="NormalWeb"/>
        <w:shd w:val="clear" w:color="auto" w:fill="FFFFFF"/>
        <w:spacing w:before="0" w:beforeAutospacing="0" w:after="0" w:afterAutospacing="0" w:line="276" w:lineRule="atLeast"/>
        <w:textAlignment w:val="baseline"/>
        <w:rPr>
          <w:sz w:val="28"/>
          <w:szCs w:val="28"/>
        </w:rPr>
      </w:pPr>
      <w:r w:rsidRPr="00B150F3">
        <w:rPr>
          <w:rStyle w:val="Strong"/>
          <w:sz w:val="28"/>
          <w:szCs w:val="28"/>
          <w:bdr w:val="none" w:sz="0" w:space="0" w:color="auto" w:frame="1"/>
        </w:rPr>
        <w:br/>
      </w:r>
      <w:r w:rsidR="004F4C36">
        <w:rPr>
          <w:rStyle w:val="Strong"/>
          <w:sz w:val="28"/>
          <w:szCs w:val="28"/>
          <w:bdr w:val="none" w:sz="0" w:space="0" w:color="auto" w:frame="1"/>
        </w:rPr>
        <w:t>P</w:t>
      </w:r>
      <w:r w:rsidRPr="00B150F3">
        <w:rPr>
          <w:rStyle w:val="Strong"/>
          <w:sz w:val="28"/>
          <w:szCs w:val="28"/>
          <w:bdr w:val="none" w:sz="0" w:space="0" w:color="auto" w:frame="1"/>
        </w:rPr>
        <w:t>ackage</w:t>
      </w:r>
      <w:r w:rsidRPr="00B150F3">
        <w:rPr>
          <w:rStyle w:val="apple-converted-space"/>
          <w:sz w:val="28"/>
          <w:szCs w:val="28"/>
        </w:rPr>
        <w:t> </w:t>
      </w:r>
      <w:r w:rsidRPr="00B150F3">
        <w:rPr>
          <w:sz w:val="28"/>
          <w:szCs w:val="28"/>
        </w:rPr>
        <w:t>is a keyword of Java followed by the package name. Just writing the package statement followed by the name creates a new package; see how simple Java is to practice. For this reason, Java is known as a production language.</w:t>
      </w:r>
    </w:p>
    <w:p w:rsidR="00E1585E" w:rsidRPr="00B150F3" w:rsidRDefault="00E1585E" w:rsidP="00E1585E">
      <w:pPr>
        <w:pStyle w:val="NormalWeb"/>
        <w:shd w:val="clear" w:color="auto" w:fill="FFFFFF"/>
        <w:spacing w:before="0" w:beforeAutospacing="0" w:after="173" w:afterAutospacing="0" w:line="276" w:lineRule="atLeast"/>
        <w:textAlignment w:val="baseline"/>
        <w:rPr>
          <w:sz w:val="28"/>
          <w:szCs w:val="28"/>
        </w:rPr>
      </w:pPr>
      <w:r w:rsidRPr="00B150F3">
        <w:rPr>
          <w:sz w:val="28"/>
          <w:szCs w:val="28"/>
        </w:rPr>
        <w:t>While create User Defined Packages Java, the order of statements is very important. The order must be like this, else, compilation error.</w:t>
      </w:r>
    </w:p>
    <w:p w:rsidR="00E1585E" w:rsidRPr="00B150F3" w:rsidRDefault="00E1585E" w:rsidP="00C45351">
      <w:pPr>
        <w:numPr>
          <w:ilvl w:val="0"/>
          <w:numId w:val="28"/>
        </w:numPr>
        <w:shd w:val="clear" w:color="auto" w:fill="FFFFFF"/>
        <w:tabs>
          <w:tab w:val="clear" w:pos="720"/>
          <w:tab w:val="num" w:pos="1454"/>
        </w:tabs>
        <w:spacing w:after="0" w:line="276" w:lineRule="atLeast"/>
        <w:ind w:left="1080"/>
        <w:textAlignment w:val="baseline"/>
        <w:rPr>
          <w:rFonts w:ascii="Times New Roman" w:hAnsi="Times New Roman" w:cs="Times New Roman"/>
          <w:b/>
          <w:i/>
          <w:sz w:val="36"/>
          <w:szCs w:val="28"/>
        </w:rPr>
      </w:pPr>
      <w:r w:rsidRPr="00B150F3">
        <w:rPr>
          <w:rFonts w:ascii="Times New Roman" w:hAnsi="Times New Roman" w:cs="Times New Roman"/>
          <w:b/>
          <w:i/>
          <w:sz w:val="36"/>
          <w:szCs w:val="28"/>
        </w:rPr>
        <w:t>Package statement</w:t>
      </w:r>
    </w:p>
    <w:p w:rsidR="00E1585E" w:rsidRPr="00B150F3" w:rsidRDefault="00E1585E" w:rsidP="00C45351">
      <w:pPr>
        <w:numPr>
          <w:ilvl w:val="0"/>
          <w:numId w:val="28"/>
        </w:numPr>
        <w:shd w:val="clear" w:color="auto" w:fill="FFFFFF"/>
        <w:tabs>
          <w:tab w:val="clear" w:pos="720"/>
          <w:tab w:val="num" w:pos="1454"/>
        </w:tabs>
        <w:spacing w:after="0" w:line="276" w:lineRule="atLeast"/>
        <w:ind w:left="1080"/>
        <w:textAlignment w:val="baseline"/>
        <w:rPr>
          <w:rFonts w:ascii="Times New Roman" w:hAnsi="Times New Roman" w:cs="Times New Roman"/>
          <w:b/>
          <w:i/>
          <w:sz w:val="36"/>
          <w:szCs w:val="28"/>
        </w:rPr>
      </w:pPr>
      <w:r w:rsidRPr="00B150F3">
        <w:rPr>
          <w:rFonts w:ascii="Times New Roman" w:hAnsi="Times New Roman" w:cs="Times New Roman"/>
          <w:b/>
          <w:i/>
          <w:sz w:val="36"/>
          <w:szCs w:val="28"/>
        </w:rPr>
        <w:t>Import statement</w:t>
      </w:r>
    </w:p>
    <w:p w:rsidR="00E1585E" w:rsidRPr="00B150F3" w:rsidRDefault="00E1585E" w:rsidP="00C45351">
      <w:pPr>
        <w:numPr>
          <w:ilvl w:val="0"/>
          <w:numId w:val="28"/>
        </w:numPr>
        <w:shd w:val="clear" w:color="auto" w:fill="FFFFFF"/>
        <w:tabs>
          <w:tab w:val="clear" w:pos="720"/>
          <w:tab w:val="num" w:pos="1454"/>
        </w:tabs>
        <w:spacing w:after="0" w:line="276" w:lineRule="atLeast"/>
        <w:ind w:left="1080"/>
        <w:textAlignment w:val="baseline"/>
        <w:rPr>
          <w:rFonts w:ascii="Times New Roman" w:hAnsi="Times New Roman" w:cs="Times New Roman"/>
          <w:b/>
          <w:i/>
          <w:sz w:val="36"/>
          <w:szCs w:val="28"/>
        </w:rPr>
      </w:pPr>
      <w:r w:rsidRPr="00B150F3">
        <w:rPr>
          <w:rFonts w:ascii="Times New Roman" w:hAnsi="Times New Roman" w:cs="Times New Roman"/>
          <w:b/>
          <w:i/>
          <w:sz w:val="36"/>
          <w:szCs w:val="28"/>
        </w:rPr>
        <w:t>Class declaration</w:t>
      </w:r>
    </w:p>
    <w:p w:rsidR="00C45351" w:rsidRPr="00B150F3" w:rsidRDefault="00C45351" w:rsidP="00C45351">
      <w:pPr>
        <w:shd w:val="clear" w:color="auto" w:fill="FFFFFF"/>
        <w:spacing w:after="0" w:line="276" w:lineRule="atLeast"/>
        <w:ind w:left="1080"/>
        <w:textAlignment w:val="baseline"/>
        <w:rPr>
          <w:rFonts w:ascii="Times New Roman" w:hAnsi="Times New Roman" w:cs="Times New Roman"/>
          <w:b/>
          <w:i/>
          <w:sz w:val="36"/>
          <w:szCs w:val="28"/>
        </w:rPr>
      </w:pPr>
    </w:p>
    <w:p w:rsidR="00E1585E" w:rsidRPr="00B150F3" w:rsidRDefault="00E1585E" w:rsidP="00E1585E">
      <w:pPr>
        <w:pStyle w:val="NormalWeb"/>
        <w:shd w:val="clear" w:color="auto" w:fill="FFFFFF"/>
        <w:spacing w:before="0" w:beforeAutospacing="0" w:after="173" w:afterAutospacing="0" w:line="276" w:lineRule="atLeast"/>
        <w:textAlignment w:val="baseline"/>
        <w:rPr>
          <w:sz w:val="28"/>
          <w:szCs w:val="28"/>
        </w:rPr>
      </w:pPr>
      <w:r w:rsidRPr="00B150F3">
        <w:rPr>
          <w:sz w:val="28"/>
          <w:szCs w:val="28"/>
        </w:rPr>
        <w:t>If exists, the package statement must be first one in the program. If exists, the import statement must be the second one. Our class declaration is the third. Any order changes, it is a compilation error.</w:t>
      </w:r>
    </w:p>
    <w:p w:rsidR="00E1585E" w:rsidRPr="00B150F3" w:rsidRDefault="00E1585E" w:rsidP="00E1585E">
      <w:pPr>
        <w:pStyle w:val="NormalWeb"/>
        <w:shd w:val="clear" w:color="auto" w:fill="FFFFFF"/>
        <w:spacing w:before="0" w:beforeAutospacing="0" w:after="173" w:afterAutospacing="0" w:line="276" w:lineRule="atLeast"/>
        <w:textAlignment w:val="baseline"/>
        <w:rPr>
          <w:sz w:val="28"/>
          <w:szCs w:val="28"/>
        </w:rPr>
      </w:pPr>
      <w:r w:rsidRPr="00B150F3">
        <w:rPr>
          <w:sz w:val="28"/>
          <w:szCs w:val="28"/>
        </w:rPr>
        <w:lastRenderedPageBreak/>
        <w:t>When the code is ready, the next job is compilation. We must compile with package notation. Package notation uses –d compiler option as follows.</w:t>
      </w:r>
    </w:p>
    <w:p w:rsidR="00E1585E" w:rsidRPr="00B150F3" w:rsidRDefault="00E1585E" w:rsidP="00C45351">
      <w:pPr>
        <w:shd w:val="clear" w:color="auto" w:fill="FFFFFF"/>
        <w:spacing w:line="276" w:lineRule="atLeast"/>
        <w:ind w:left="720" w:firstLine="720"/>
        <w:rPr>
          <w:rFonts w:ascii="Times New Roman" w:hAnsi="Times New Roman" w:cs="Times New Roman"/>
          <w:sz w:val="32"/>
          <w:szCs w:val="28"/>
        </w:rPr>
      </w:pPr>
      <w:r w:rsidRPr="00B150F3">
        <w:rPr>
          <w:rStyle w:val="Strong"/>
          <w:rFonts w:ascii="Times New Roman" w:hAnsi="Times New Roman" w:cs="Times New Roman"/>
          <w:sz w:val="32"/>
          <w:szCs w:val="28"/>
          <w:bdr w:val="none" w:sz="0" w:space="0" w:color="auto" w:frame="1"/>
        </w:rPr>
        <w:t xml:space="preserve"> </w:t>
      </w:r>
      <w:proofErr w:type="spellStart"/>
      <w:proofErr w:type="gramStart"/>
      <w:r w:rsidRPr="00B150F3">
        <w:rPr>
          <w:rStyle w:val="Strong"/>
          <w:rFonts w:ascii="Times New Roman" w:hAnsi="Times New Roman" w:cs="Times New Roman"/>
          <w:sz w:val="32"/>
          <w:szCs w:val="28"/>
          <w:bdr w:val="none" w:sz="0" w:space="0" w:color="auto" w:frame="1"/>
        </w:rPr>
        <w:t>javac</w:t>
      </w:r>
      <w:proofErr w:type="spellEnd"/>
      <w:proofErr w:type="gramEnd"/>
      <w:r w:rsidRPr="00B150F3">
        <w:rPr>
          <w:rStyle w:val="Strong"/>
          <w:rFonts w:ascii="Times New Roman" w:hAnsi="Times New Roman" w:cs="Times New Roman"/>
          <w:sz w:val="32"/>
          <w:szCs w:val="28"/>
          <w:bdr w:val="none" w:sz="0" w:space="0" w:color="auto" w:frame="1"/>
        </w:rPr>
        <w:t xml:space="preserve"> -d . Tiger.java</w:t>
      </w:r>
    </w:p>
    <w:p w:rsidR="00E1585E" w:rsidRPr="00B150F3" w:rsidRDefault="00E1585E" w:rsidP="00E1585E">
      <w:pPr>
        <w:pStyle w:val="NormalWeb"/>
        <w:shd w:val="clear" w:color="auto" w:fill="FFFFFF"/>
        <w:spacing w:before="0" w:beforeAutospacing="0" w:after="0" w:afterAutospacing="0" w:line="276" w:lineRule="atLeast"/>
        <w:textAlignment w:val="baseline"/>
        <w:rPr>
          <w:sz w:val="28"/>
          <w:szCs w:val="28"/>
        </w:rPr>
      </w:pPr>
      <w:r w:rsidRPr="00B150F3">
        <w:rPr>
          <w:sz w:val="28"/>
          <w:szCs w:val="28"/>
        </w:rPr>
        <w:t>The</w:t>
      </w:r>
      <w:r w:rsidRPr="00B150F3">
        <w:rPr>
          <w:rStyle w:val="apple-converted-space"/>
          <w:sz w:val="28"/>
          <w:szCs w:val="28"/>
        </w:rPr>
        <w:t> </w:t>
      </w:r>
      <w:r w:rsidRPr="00B150F3">
        <w:rPr>
          <w:rStyle w:val="Strong"/>
          <w:sz w:val="28"/>
          <w:szCs w:val="28"/>
          <w:bdr w:val="none" w:sz="0" w:space="0" w:color="auto" w:frame="1"/>
        </w:rPr>
        <w:t>–d compiler option</w:t>
      </w:r>
      <w:r w:rsidRPr="00B150F3">
        <w:rPr>
          <w:rStyle w:val="apple-converted-space"/>
          <w:sz w:val="28"/>
          <w:szCs w:val="28"/>
        </w:rPr>
        <w:t> </w:t>
      </w:r>
      <w:r w:rsidRPr="00B150F3">
        <w:rPr>
          <w:sz w:val="28"/>
          <w:szCs w:val="28"/>
        </w:rPr>
        <w:t xml:space="preserve">creates a new folder called forest and places the </w:t>
      </w:r>
      <w:proofErr w:type="spellStart"/>
      <w:r w:rsidRPr="00B150F3">
        <w:rPr>
          <w:sz w:val="28"/>
          <w:szCs w:val="28"/>
        </w:rPr>
        <w:t>Tiger.class</w:t>
      </w:r>
      <w:proofErr w:type="spellEnd"/>
      <w:r w:rsidRPr="00B150F3">
        <w:rPr>
          <w:sz w:val="28"/>
          <w:szCs w:val="28"/>
        </w:rPr>
        <w:t xml:space="preserve"> in it. </w:t>
      </w:r>
      <w:proofErr w:type="spellStart"/>
      <w:r w:rsidRPr="00B150F3">
        <w:rPr>
          <w:sz w:val="28"/>
          <w:szCs w:val="28"/>
        </w:rPr>
        <w:t>The</w:t>
      </w:r>
      <w:r w:rsidRPr="00B150F3">
        <w:rPr>
          <w:rStyle w:val="Strong"/>
          <w:sz w:val="28"/>
          <w:szCs w:val="28"/>
          <w:bdr w:val="none" w:sz="0" w:space="0" w:color="auto" w:frame="1"/>
        </w:rPr>
        <w:t>dot</w:t>
      </w:r>
      <w:proofErr w:type="spellEnd"/>
      <w:r w:rsidRPr="00B150F3">
        <w:rPr>
          <w:rStyle w:val="Strong"/>
          <w:sz w:val="28"/>
          <w:szCs w:val="28"/>
          <w:bdr w:val="none" w:sz="0" w:space="0" w:color="auto" w:frame="1"/>
        </w:rPr>
        <w:t xml:space="preserve"> (.)</w:t>
      </w:r>
      <w:r w:rsidRPr="00B150F3">
        <w:rPr>
          <w:rStyle w:val="apple-converted-space"/>
          <w:sz w:val="28"/>
          <w:szCs w:val="28"/>
        </w:rPr>
        <w:t> </w:t>
      </w:r>
      <w:r w:rsidRPr="00B150F3">
        <w:rPr>
          <w:sz w:val="28"/>
          <w:szCs w:val="28"/>
        </w:rPr>
        <w:t xml:space="preserve">is an operating system's environment variable that indicates the current directory. It is an instruction to the OS to create a directory called forest and place the </w:t>
      </w:r>
      <w:proofErr w:type="spellStart"/>
      <w:r w:rsidRPr="00B150F3">
        <w:rPr>
          <w:sz w:val="28"/>
          <w:szCs w:val="28"/>
        </w:rPr>
        <w:t>Tiger.class</w:t>
      </w:r>
      <w:proofErr w:type="spellEnd"/>
      <w:r w:rsidRPr="00B150F3">
        <w:rPr>
          <w:sz w:val="28"/>
          <w:szCs w:val="28"/>
        </w:rPr>
        <w:t xml:space="preserve"> in it.</w:t>
      </w:r>
    </w:p>
    <w:p w:rsidR="00C45351" w:rsidRPr="00B150F3" w:rsidRDefault="00C45351" w:rsidP="00E1585E">
      <w:pPr>
        <w:pStyle w:val="NormalWeb"/>
        <w:shd w:val="clear" w:color="auto" w:fill="FFFFFF"/>
        <w:spacing w:before="0" w:beforeAutospacing="0" w:after="0" w:afterAutospacing="0" w:line="276" w:lineRule="atLeast"/>
        <w:textAlignment w:val="baseline"/>
        <w:rPr>
          <w:sz w:val="28"/>
          <w:szCs w:val="28"/>
        </w:rPr>
      </w:pPr>
    </w:p>
    <w:p w:rsidR="00E1585E" w:rsidRPr="00B150F3" w:rsidRDefault="00E1585E" w:rsidP="00E1585E">
      <w:pPr>
        <w:pStyle w:val="NormalWeb"/>
        <w:shd w:val="clear" w:color="auto" w:fill="FFFFFF"/>
        <w:spacing w:before="0" w:beforeAutospacing="0" w:after="0" w:afterAutospacing="0" w:line="276" w:lineRule="atLeast"/>
        <w:textAlignment w:val="baseline"/>
        <w:rPr>
          <w:sz w:val="32"/>
          <w:szCs w:val="28"/>
          <w:u w:val="single"/>
        </w:rPr>
      </w:pPr>
      <w:r w:rsidRPr="00B150F3">
        <w:rPr>
          <w:rStyle w:val="Strong"/>
          <w:sz w:val="32"/>
          <w:szCs w:val="28"/>
          <w:u w:val="single"/>
          <w:bdr w:val="none" w:sz="0" w:space="0" w:color="auto" w:frame="1"/>
        </w:rPr>
        <w:t>Using User Defined Packages Java</w:t>
      </w:r>
    </w:p>
    <w:p w:rsidR="00C45351" w:rsidRPr="00B150F3" w:rsidRDefault="00C45351" w:rsidP="00E1585E">
      <w:pPr>
        <w:pStyle w:val="NormalWeb"/>
        <w:shd w:val="clear" w:color="auto" w:fill="FFFFFF"/>
        <w:spacing w:before="0" w:beforeAutospacing="0" w:after="173" w:afterAutospacing="0" w:line="276" w:lineRule="atLeast"/>
        <w:textAlignment w:val="baseline"/>
        <w:rPr>
          <w:sz w:val="28"/>
          <w:szCs w:val="28"/>
        </w:rPr>
      </w:pPr>
    </w:p>
    <w:p w:rsidR="00E1585E" w:rsidRPr="00B150F3" w:rsidRDefault="00E1585E" w:rsidP="00E1585E">
      <w:pPr>
        <w:pStyle w:val="NormalWeb"/>
        <w:shd w:val="clear" w:color="auto" w:fill="FFFFFF"/>
        <w:spacing w:before="0" w:beforeAutospacing="0" w:after="173" w:afterAutospacing="0" w:line="276" w:lineRule="atLeast"/>
        <w:textAlignment w:val="baseline"/>
        <w:rPr>
          <w:sz w:val="28"/>
          <w:szCs w:val="28"/>
        </w:rPr>
      </w:pPr>
      <w:r w:rsidRPr="00B150F3">
        <w:rPr>
          <w:sz w:val="28"/>
          <w:szCs w:val="28"/>
        </w:rPr>
        <w:t>After creating the package let us use it.</w:t>
      </w:r>
    </w:p>
    <w:p w:rsidR="00E1585E" w:rsidRPr="00B150F3" w:rsidRDefault="00E1585E" w:rsidP="00E1585E">
      <w:pPr>
        <w:pStyle w:val="NormalWeb"/>
        <w:shd w:val="clear" w:color="auto" w:fill="FFFFFF"/>
        <w:spacing w:before="0" w:beforeAutospacing="0" w:after="0" w:afterAutospacing="0" w:line="276" w:lineRule="atLeast"/>
        <w:textAlignment w:val="baseline"/>
        <w:rPr>
          <w:sz w:val="28"/>
          <w:szCs w:val="28"/>
          <w:u w:val="single"/>
        </w:rPr>
      </w:pPr>
      <w:r w:rsidRPr="004F4C36">
        <w:rPr>
          <w:rStyle w:val="Strong"/>
          <w:sz w:val="28"/>
          <w:szCs w:val="28"/>
          <w:bdr w:val="none" w:sz="0" w:space="0" w:color="auto" w:frame="1"/>
        </w:rPr>
        <w:t>2nd step:</w:t>
      </w:r>
      <w:r w:rsidR="004F4C36">
        <w:rPr>
          <w:rStyle w:val="Strong"/>
          <w:sz w:val="28"/>
          <w:szCs w:val="28"/>
          <w:bdr w:val="none" w:sz="0" w:space="0" w:color="auto" w:frame="1"/>
        </w:rPr>
        <w:t xml:space="preserve"> </w:t>
      </w:r>
      <w:r w:rsidRPr="00B150F3">
        <w:rPr>
          <w:rStyle w:val="Strong"/>
          <w:sz w:val="28"/>
          <w:szCs w:val="28"/>
          <w:u w:val="single"/>
          <w:bdr w:val="none" w:sz="0" w:space="0" w:color="auto" w:frame="1"/>
        </w:rPr>
        <w:t>Set the classpath from the target directory.</w:t>
      </w:r>
    </w:p>
    <w:p w:rsidR="00E1585E" w:rsidRPr="00B150F3" w:rsidRDefault="00C45351" w:rsidP="00E1585E">
      <w:pPr>
        <w:pStyle w:val="NormalWeb"/>
        <w:shd w:val="clear" w:color="auto" w:fill="FFFFFF"/>
        <w:spacing w:before="0" w:beforeAutospacing="0" w:after="173" w:afterAutospacing="0" w:line="276" w:lineRule="atLeast"/>
        <w:textAlignment w:val="baseline"/>
        <w:rPr>
          <w:sz w:val="28"/>
          <w:szCs w:val="28"/>
        </w:rPr>
      </w:pPr>
      <w:r w:rsidRPr="00B150F3">
        <w:rPr>
          <w:sz w:val="28"/>
          <w:szCs w:val="28"/>
        </w:rPr>
        <w:br/>
      </w:r>
      <w:r w:rsidR="00E1585E" w:rsidRPr="00B150F3">
        <w:rPr>
          <w:sz w:val="28"/>
          <w:szCs w:val="28"/>
        </w:rPr>
        <w:t xml:space="preserve">Let us assume D:\sumathi is the target directory. Let us access </w:t>
      </w:r>
      <w:proofErr w:type="spellStart"/>
      <w:r w:rsidR="00E1585E" w:rsidRPr="00B150F3">
        <w:rPr>
          <w:sz w:val="28"/>
          <w:szCs w:val="28"/>
        </w:rPr>
        <w:t>Tiger.class</w:t>
      </w:r>
      <w:proofErr w:type="spellEnd"/>
      <w:r w:rsidR="00E1585E" w:rsidRPr="00B150F3">
        <w:rPr>
          <w:sz w:val="28"/>
          <w:szCs w:val="28"/>
        </w:rPr>
        <w:t xml:space="preserve"> in forest package from here.</w:t>
      </w:r>
    </w:p>
    <w:p w:rsidR="00E1585E" w:rsidRPr="00B150F3" w:rsidRDefault="00E1585E" w:rsidP="00E1585E">
      <w:pPr>
        <w:pStyle w:val="NormalWeb"/>
        <w:shd w:val="clear" w:color="auto" w:fill="FFFFFF"/>
        <w:spacing w:before="0" w:beforeAutospacing="0" w:after="173" w:afterAutospacing="0" w:line="276" w:lineRule="atLeast"/>
        <w:textAlignment w:val="baseline"/>
        <w:rPr>
          <w:sz w:val="28"/>
          <w:szCs w:val="28"/>
        </w:rPr>
      </w:pPr>
      <w:r w:rsidRPr="00B150F3">
        <w:rPr>
          <w:sz w:val="28"/>
          <w:szCs w:val="28"/>
        </w:rPr>
        <w:t>From the target directory set the classpath following way.</w:t>
      </w:r>
    </w:p>
    <w:p w:rsidR="004F4C36" w:rsidRPr="004F4C36" w:rsidRDefault="004F4C36" w:rsidP="00C45351">
      <w:pPr>
        <w:shd w:val="clear" w:color="auto" w:fill="FFFFFF"/>
        <w:spacing w:line="276" w:lineRule="atLeast"/>
        <w:rPr>
          <w:ins w:id="0" w:author="Unknown"/>
          <w:rFonts w:ascii="Times New Roman" w:hAnsi="Times New Roman" w:cs="Times New Roman"/>
          <w:b/>
          <w:sz w:val="36"/>
          <w:szCs w:val="28"/>
        </w:rPr>
      </w:pPr>
      <w:proofErr w:type="gramStart"/>
      <w:r w:rsidRPr="004F4C36">
        <w:rPr>
          <w:rStyle w:val="Strong"/>
          <w:rFonts w:ascii="Times New Roman" w:hAnsi="Times New Roman" w:cs="Times New Roman"/>
          <w:sz w:val="36"/>
          <w:szCs w:val="28"/>
          <w:bdr w:val="none" w:sz="0" w:space="0" w:color="auto" w:frame="1"/>
        </w:rPr>
        <w:t>set</w:t>
      </w:r>
      <w:proofErr w:type="gramEnd"/>
      <w:r>
        <w:rPr>
          <w:rStyle w:val="Strong"/>
          <w:rFonts w:ascii="Times New Roman" w:hAnsi="Times New Roman" w:cs="Times New Roman"/>
          <w:sz w:val="36"/>
          <w:szCs w:val="28"/>
          <w:bdr w:val="none" w:sz="0" w:space="0" w:color="auto" w:frame="1"/>
        </w:rPr>
        <w:t xml:space="preserve"> classpath=C:\snr;%classpath%;</w:t>
      </w:r>
    </w:p>
    <w:p w:rsidR="004F4C36" w:rsidRDefault="004F4C36" w:rsidP="004F4C36">
      <w:pPr>
        <w:pStyle w:val="NormalWeb"/>
        <w:shd w:val="clear" w:color="auto" w:fill="FFFFFF"/>
        <w:spacing w:before="0" w:beforeAutospacing="0" w:after="0" w:afterAutospacing="0" w:line="276" w:lineRule="atLeast"/>
        <w:ind w:left="720"/>
        <w:textAlignment w:val="baseline"/>
        <w:rPr>
          <w:rStyle w:val="Strong"/>
          <w:b w:val="0"/>
          <w:i/>
          <w:sz w:val="28"/>
          <w:szCs w:val="28"/>
          <w:bdr w:val="none" w:sz="0" w:space="0" w:color="auto" w:frame="1"/>
        </w:rPr>
      </w:pPr>
      <w:proofErr w:type="gramStart"/>
      <w:r w:rsidRPr="004F4C36">
        <w:rPr>
          <w:rStyle w:val="Strong"/>
          <w:b w:val="0"/>
          <w:i/>
          <w:sz w:val="28"/>
          <w:szCs w:val="28"/>
          <w:bdr w:val="none" w:sz="0" w:space="0" w:color="auto" w:frame="1"/>
        </w:rPr>
        <w:t>c</w:t>
      </w:r>
      <w:r>
        <w:rPr>
          <w:rStyle w:val="Strong"/>
          <w:b w:val="0"/>
          <w:i/>
          <w:sz w:val="28"/>
          <w:szCs w:val="28"/>
          <w:bdr w:val="none" w:sz="0" w:space="0" w:color="auto" w:frame="1"/>
        </w:rPr>
        <w:t>lasspath</w:t>
      </w:r>
      <w:proofErr w:type="gramEnd"/>
      <w:r>
        <w:rPr>
          <w:rStyle w:val="Strong"/>
          <w:b w:val="0"/>
          <w:i/>
          <w:sz w:val="28"/>
          <w:szCs w:val="28"/>
          <w:bdr w:val="none" w:sz="0" w:space="0" w:color="auto" w:frame="1"/>
        </w:rPr>
        <w:t xml:space="preserve"> is another environment variable which gives the address of the forest directory to the OS. %classpath% informs the OS to append the already existing classpath to the current classpath that is right now set. </w:t>
      </w:r>
    </w:p>
    <w:p w:rsidR="004F4C36" w:rsidRDefault="004F4C36" w:rsidP="004F4C36">
      <w:pPr>
        <w:pStyle w:val="NormalWeb"/>
        <w:shd w:val="clear" w:color="auto" w:fill="FFFFFF"/>
        <w:spacing w:before="0" w:beforeAutospacing="0" w:after="0" w:afterAutospacing="0" w:line="276" w:lineRule="atLeast"/>
        <w:ind w:left="720"/>
        <w:textAlignment w:val="baseline"/>
        <w:rPr>
          <w:rStyle w:val="Strong"/>
          <w:b w:val="0"/>
          <w:i/>
          <w:sz w:val="28"/>
          <w:szCs w:val="28"/>
          <w:bdr w:val="none" w:sz="0" w:space="0" w:color="auto" w:frame="1"/>
        </w:rPr>
      </w:pPr>
    </w:p>
    <w:p w:rsidR="004F4C36" w:rsidRDefault="004F4C36" w:rsidP="004F4C36">
      <w:pPr>
        <w:pStyle w:val="NormalWeb"/>
        <w:shd w:val="clear" w:color="auto" w:fill="FFFFFF"/>
        <w:spacing w:before="0" w:beforeAutospacing="0" w:after="0" w:afterAutospacing="0" w:line="276" w:lineRule="atLeast"/>
        <w:ind w:left="720"/>
        <w:textAlignment w:val="baseline"/>
        <w:rPr>
          <w:rStyle w:val="Strong"/>
          <w:i/>
          <w:sz w:val="28"/>
          <w:szCs w:val="28"/>
          <w:u w:val="single"/>
          <w:bdr w:val="none" w:sz="0" w:space="0" w:color="auto" w:frame="1"/>
        </w:rPr>
      </w:pPr>
      <w:r w:rsidRPr="004F4C36">
        <w:rPr>
          <w:rStyle w:val="Strong"/>
          <w:i/>
          <w:sz w:val="28"/>
          <w:szCs w:val="28"/>
          <w:u w:val="single"/>
          <w:bdr w:val="none" w:sz="0" w:space="0" w:color="auto" w:frame="1"/>
        </w:rPr>
        <w:t>3</w:t>
      </w:r>
      <w:r w:rsidRPr="004F4C36">
        <w:rPr>
          <w:rStyle w:val="Strong"/>
          <w:i/>
          <w:sz w:val="28"/>
          <w:szCs w:val="28"/>
          <w:u w:val="single"/>
          <w:bdr w:val="none" w:sz="0" w:space="0" w:color="auto" w:frame="1"/>
          <w:vertAlign w:val="superscript"/>
        </w:rPr>
        <w:t>rd</w:t>
      </w:r>
      <w:r w:rsidRPr="004F4C36">
        <w:rPr>
          <w:rStyle w:val="Strong"/>
          <w:i/>
          <w:sz w:val="28"/>
          <w:szCs w:val="28"/>
          <w:u w:val="single"/>
          <w:bdr w:val="none" w:sz="0" w:space="0" w:color="auto" w:frame="1"/>
        </w:rPr>
        <w:t xml:space="preserve"> Step:</w:t>
      </w:r>
    </w:p>
    <w:p w:rsidR="004F4C36" w:rsidRPr="004F4C36" w:rsidRDefault="004F4C36" w:rsidP="004F4C36">
      <w:pPr>
        <w:pStyle w:val="NormalWeb"/>
        <w:shd w:val="clear" w:color="auto" w:fill="FFFFFF"/>
        <w:spacing w:before="0" w:beforeAutospacing="0" w:after="0" w:afterAutospacing="0" w:line="276" w:lineRule="atLeast"/>
        <w:ind w:left="720"/>
        <w:textAlignment w:val="baseline"/>
        <w:rPr>
          <w:ins w:id="1" w:author="Unknown"/>
          <w:b/>
          <w:i/>
          <w:sz w:val="28"/>
          <w:szCs w:val="28"/>
          <w:u w:val="single"/>
        </w:rPr>
      </w:pPr>
      <w:r>
        <w:rPr>
          <w:rStyle w:val="Strong"/>
          <w:b w:val="0"/>
          <w:i/>
          <w:sz w:val="28"/>
          <w:szCs w:val="28"/>
          <w:bdr w:val="none" w:sz="0" w:space="0" w:color="auto" w:frame="1"/>
        </w:rPr>
        <w:t>Now finally, write a program from the target directory D:/sumathi and access the package.</w:t>
      </w:r>
    </w:p>
    <w:p w:rsidR="00C45351" w:rsidRPr="00B150F3" w:rsidRDefault="00C45351" w:rsidP="00C45351">
      <w:pPr>
        <w:shd w:val="clear" w:color="auto" w:fill="FFFFFF"/>
        <w:spacing w:line="276" w:lineRule="atLeast"/>
        <w:rPr>
          <w:rStyle w:val="Strong"/>
          <w:rFonts w:ascii="Times New Roman" w:hAnsi="Times New Roman" w:cs="Times New Roman"/>
          <w:sz w:val="28"/>
          <w:szCs w:val="28"/>
          <w:bdr w:val="none" w:sz="0" w:space="0" w:color="auto" w:frame="1"/>
        </w:rPr>
      </w:pPr>
    </w:p>
    <w:p w:rsidR="00E1585E" w:rsidRPr="00B150F3" w:rsidRDefault="00E1585E" w:rsidP="00C45351">
      <w:pPr>
        <w:shd w:val="clear" w:color="auto" w:fill="FFFFFF"/>
        <w:spacing w:line="276" w:lineRule="atLeast"/>
        <w:rPr>
          <w:ins w:id="2" w:author="Unknown"/>
          <w:rFonts w:ascii="Times New Roman" w:hAnsi="Times New Roman" w:cs="Times New Roman"/>
          <w:b/>
          <w:sz w:val="28"/>
          <w:szCs w:val="28"/>
        </w:rPr>
      </w:pPr>
      <w:proofErr w:type="gramStart"/>
      <w:ins w:id="3" w:author="Unknown">
        <w:r w:rsidRPr="00B150F3">
          <w:rPr>
            <w:rStyle w:val="Strong"/>
            <w:rFonts w:ascii="Times New Roman" w:hAnsi="Times New Roman" w:cs="Times New Roman"/>
            <w:sz w:val="28"/>
            <w:szCs w:val="28"/>
            <w:bdr w:val="none" w:sz="0" w:space="0" w:color="auto" w:frame="1"/>
          </w:rPr>
          <w:t>notepad</w:t>
        </w:r>
        <w:proofErr w:type="gramEnd"/>
        <w:r w:rsidRPr="00B150F3">
          <w:rPr>
            <w:rStyle w:val="Strong"/>
            <w:rFonts w:ascii="Times New Roman" w:hAnsi="Times New Roman" w:cs="Times New Roman"/>
            <w:sz w:val="28"/>
            <w:szCs w:val="28"/>
            <w:bdr w:val="none" w:sz="0" w:space="0" w:color="auto" w:frame="1"/>
          </w:rPr>
          <w:t xml:space="preserve"> Animal.java</w:t>
        </w:r>
      </w:ins>
    </w:p>
    <w:p w:rsidR="00E1585E" w:rsidRPr="00B150F3" w:rsidRDefault="00E1585E" w:rsidP="00C45351">
      <w:pPr>
        <w:pStyle w:val="NormalWeb"/>
        <w:shd w:val="clear" w:color="auto" w:fill="FFFFFF"/>
        <w:spacing w:before="0" w:beforeAutospacing="0" w:after="173" w:afterAutospacing="0" w:line="276" w:lineRule="atLeast"/>
        <w:textAlignment w:val="baseline"/>
        <w:rPr>
          <w:ins w:id="4" w:author="Unknown"/>
          <w:sz w:val="28"/>
          <w:szCs w:val="28"/>
        </w:rPr>
      </w:pPr>
      <w:ins w:id="5" w:author="Unknown">
        <w:r w:rsidRPr="00B150F3">
          <w:rPr>
            <w:b/>
            <w:sz w:val="28"/>
            <w:szCs w:val="28"/>
          </w:rPr>
          <w:t>The above statement creates a file called Animal.java and write the code in it, say, as follows</w:t>
        </w:r>
      </w:ins>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210"/>
      </w:tblGrid>
      <w:tr w:rsidR="00073188" w:rsidRPr="00B150F3" w:rsidTr="00C45351">
        <w:trPr>
          <w:tblCellSpacing w:w="15" w:type="dxa"/>
        </w:trPr>
        <w:tc>
          <w:tcPr>
            <w:tcW w:w="7150" w:type="dxa"/>
            <w:tcBorders>
              <w:top w:val="nil"/>
              <w:left w:val="nil"/>
              <w:bottom w:val="nil"/>
              <w:right w:val="nil"/>
            </w:tcBorders>
            <w:vAlign w:val="center"/>
            <w:hideMark/>
          </w:tcPr>
          <w:p w:rsidR="00C45351" w:rsidRPr="00B150F3" w:rsidRDefault="00C45351" w:rsidP="00C45351">
            <w:pPr>
              <w:pStyle w:val="NoSpacing"/>
              <w:rPr>
                <w:rFonts w:ascii="Times New Roman" w:hAnsi="Times New Roman" w:cs="Times New Roman"/>
                <w:i/>
                <w:sz w:val="36"/>
                <w:szCs w:val="36"/>
              </w:rPr>
            </w:pPr>
            <w:r w:rsidRPr="00B150F3">
              <w:rPr>
                <w:rStyle w:val="crayon-r"/>
                <w:rFonts w:ascii="Times New Roman" w:hAnsi="Times New Roman" w:cs="Times New Roman"/>
                <w:i/>
                <w:sz w:val="36"/>
                <w:szCs w:val="36"/>
                <w:bdr w:val="none" w:sz="0" w:space="0" w:color="auto" w:frame="1"/>
              </w:rPr>
              <w:t>import</w:t>
            </w:r>
            <w:r w:rsidRPr="00B150F3">
              <w:rPr>
                <w:rStyle w:val="crayon-h"/>
                <w:rFonts w:ascii="Times New Roman" w:hAnsi="Times New Roman" w:cs="Times New Roman"/>
                <w:i/>
                <w:sz w:val="36"/>
                <w:szCs w:val="36"/>
                <w:bdr w:val="none" w:sz="0" w:space="0" w:color="auto" w:frame="1"/>
              </w:rPr>
              <w:t xml:space="preserve"> </w:t>
            </w:r>
            <w:proofErr w:type="spellStart"/>
            <w:r w:rsidRPr="00B150F3">
              <w:rPr>
                <w:rStyle w:val="crayon-v"/>
                <w:rFonts w:ascii="Times New Roman" w:hAnsi="Times New Roman" w:cs="Times New Roman"/>
                <w:i/>
                <w:sz w:val="36"/>
                <w:szCs w:val="36"/>
                <w:bdr w:val="none" w:sz="0" w:space="0" w:color="auto" w:frame="1"/>
              </w:rPr>
              <w:t>forest</w:t>
            </w:r>
            <w:r w:rsidRPr="00B150F3">
              <w:rPr>
                <w:rStyle w:val="crayon-sy"/>
                <w:rFonts w:ascii="Times New Roman" w:hAnsi="Times New Roman" w:cs="Times New Roman"/>
                <w:i/>
                <w:sz w:val="36"/>
                <w:szCs w:val="36"/>
                <w:bdr w:val="none" w:sz="0" w:space="0" w:color="auto" w:frame="1"/>
              </w:rPr>
              <w:t>.</w:t>
            </w:r>
            <w:r w:rsidRPr="00B150F3">
              <w:rPr>
                <w:rStyle w:val="crayon-v"/>
                <w:rFonts w:ascii="Times New Roman" w:hAnsi="Times New Roman" w:cs="Times New Roman"/>
                <w:i/>
                <w:sz w:val="36"/>
                <w:szCs w:val="36"/>
                <w:bdr w:val="none" w:sz="0" w:space="0" w:color="auto" w:frame="1"/>
              </w:rPr>
              <w:t>Tiger</w:t>
            </w:r>
            <w:proofErr w:type="spellEnd"/>
            <w:r w:rsidRPr="00B150F3">
              <w:rPr>
                <w:rStyle w:val="crayon-sy"/>
                <w:rFonts w:ascii="Times New Roman" w:hAnsi="Times New Roman" w:cs="Times New Roman"/>
                <w:i/>
                <w:sz w:val="36"/>
                <w:szCs w:val="36"/>
                <w:bdr w:val="none" w:sz="0" w:space="0" w:color="auto" w:frame="1"/>
              </w:rPr>
              <w:t>;</w:t>
            </w:r>
          </w:p>
          <w:p w:rsidR="00C45351" w:rsidRPr="00B150F3" w:rsidRDefault="00C45351" w:rsidP="00C45351">
            <w:pPr>
              <w:pStyle w:val="NoSpacing"/>
              <w:rPr>
                <w:rFonts w:ascii="Times New Roman" w:hAnsi="Times New Roman" w:cs="Times New Roman"/>
                <w:i/>
                <w:sz w:val="36"/>
                <w:szCs w:val="36"/>
              </w:rPr>
            </w:pPr>
            <w:r w:rsidRPr="00B150F3">
              <w:rPr>
                <w:rStyle w:val="crayon-m"/>
                <w:rFonts w:ascii="Times New Roman" w:hAnsi="Times New Roman" w:cs="Times New Roman"/>
                <w:i/>
                <w:sz w:val="36"/>
                <w:szCs w:val="36"/>
                <w:bdr w:val="none" w:sz="0" w:space="0" w:color="auto" w:frame="1"/>
              </w:rPr>
              <w:t>public</w:t>
            </w:r>
            <w:r w:rsidRPr="00B150F3">
              <w:rPr>
                <w:rStyle w:val="crayon-h"/>
                <w:rFonts w:ascii="Times New Roman" w:hAnsi="Times New Roman" w:cs="Times New Roman"/>
                <w:i/>
                <w:sz w:val="36"/>
                <w:szCs w:val="36"/>
                <w:bdr w:val="none" w:sz="0" w:space="0" w:color="auto" w:frame="1"/>
              </w:rPr>
              <w:t xml:space="preserve"> </w:t>
            </w:r>
            <w:r w:rsidRPr="00B150F3">
              <w:rPr>
                <w:rStyle w:val="crayon-t"/>
                <w:rFonts w:ascii="Times New Roman" w:hAnsi="Times New Roman" w:cs="Times New Roman"/>
                <w:i/>
                <w:sz w:val="36"/>
                <w:szCs w:val="36"/>
                <w:bdr w:val="none" w:sz="0" w:space="0" w:color="auto" w:frame="1"/>
              </w:rPr>
              <w:t>class</w:t>
            </w:r>
            <w:r w:rsidRPr="00B150F3">
              <w:rPr>
                <w:rStyle w:val="crayon-h"/>
                <w:rFonts w:ascii="Times New Roman" w:hAnsi="Times New Roman" w:cs="Times New Roman"/>
                <w:i/>
                <w:sz w:val="36"/>
                <w:szCs w:val="36"/>
                <w:bdr w:val="none" w:sz="0" w:space="0" w:color="auto" w:frame="1"/>
              </w:rPr>
              <w:t xml:space="preserve"> </w:t>
            </w:r>
            <w:r w:rsidRPr="00B150F3">
              <w:rPr>
                <w:rStyle w:val="crayon-e"/>
                <w:rFonts w:ascii="Times New Roman" w:hAnsi="Times New Roman" w:cs="Times New Roman"/>
                <w:i/>
                <w:sz w:val="36"/>
                <w:szCs w:val="36"/>
                <w:bdr w:val="none" w:sz="0" w:space="0" w:color="auto" w:frame="1"/>
              </w:rPr>
              <w:t>Animal</w:t>
            </w:r>
            <w:r w:rsidRPr="00B150F3">
              <w:rPr>
                <w:rStyle w:val="crayon-sy"/>
                <w:rFonts w:ascii="Times New Roman" w:hAnsi="Times New Roman" w:cs="Times New Roman"/>
                <w:i/>
                <w:sz w:val="36"/>
                <w:szCs w:val="36"/>
                <w:bdr w:val="none" w:sz="0" w:space="0" w:color="auto" w:frame="1"/>
              </w:rPr>
              <w:t>{</w:t>
            </w:r>
          </w:p>
          <w:p w:rsidR="00C45351" w:rsidRPr="00B150F3" w:rsidRDefault="00C45351" w:rsidP="00C45351">
            <w:pPr>
              <w:pStyle w:val="NoSpacing"/>
              <w:rPr>
                <w:rFonts w:ascii="Times New Roman" w:hAnsi="Times New Roman" w:cs="Times New Roman"/>
                <w:i/>
                <w:sz w:val="36"/>
                <w:szCs w:val="36"/>
              </w:rPr>
            </w:pPr>
            <w:r w:rsidRPr="00B150F3">
              <w:rPr>
                <w:rStyle w:val="crayon-h"/>
                <w:rFonts w:ascii="Times New Roman" w:hAnsi="Times New Roman" w:cs="Times New Roman"/>
                <w:i/>
                <w:sz w:val="36"/>
                <w:szCs w:val="36"/>
                <w:bdr w:val="none" w:sz="0" w:space="0" w:color="auto" w:frame="1"/>
              </w:rPr>
              <w:t>  </w:t>
            </w:r>
            <w:r w:rsidRPr="00B150F3">
              <w:rPr>
                <w:rStyle w:val="crayon-m"/>
                <w:rFonts w:ascii="Times New Roman" w:hAnsi="Times New Roman" w:cs="Times New Roman"/>
                <w:i/>
                <w:sz w:val="36"/>
                <w:szCs w:val="36"/>
                <w:bdr w:val="none" w:sz="0" w:space="0" w:color="auto" w:frame="1"/>
              </w:rPr>
              <w:t>public</w:t>
            </w:r>
            <w:r w:rsidRPr="00B150F3">
              <w:rPr>
                <w:rStyle w:val="crayon-h"/>
                <w:rFonts w:ascii="Times New Roman" w:hAnsi="Times New Roman" w:cs="Times New Roman"/>
                <w:i/>
                <w:sz w:val="36"/>
                <w:szCs w:val="36"/>
                <w:bdr w:val="none" w:sz="0" w:space="0" w:color="auto" w:frame="1"/>
              </w:rPr>
              <w:t xml:space="preserve"> </w:t>
            </w:r>
            <w:r w:rsidRPr="00B150F3">
              <w:rPr>
                <w:rStyle w:val="crayon-m"/>
                <w:rFonts w:ascii="Times New Roman" w:hAnsi="Times New Roman" w:cs="Times New Roman"/>
                <w:i/>
                <w:sz w:val="36"/>
                <w:szCs w:val="36"/>
                <w:bdr w:val="none" w:sz="0" w:space="0" w:color="auto" w:frame="1"/>
              </w:rPr>
              <w:t>static</w:t>
            </w:r>
            <w:r w:rsidRPr="00B150F3">
              <w:rPr>
                <w:rStyle w:val="crayon-h"/>
                <w:rFonts w:ascii="Times New Roman" w:hAnsi="Times New Roman" w:cs="Times New Roman"/>
                <w:i/>
                <w:sz w:val="36"/>
                <w:szCs w:val="36"/>
                <w:bdr w:val="none" w:sz="0" w:space="0" w:color="auto" w:frame="1"/>
              </w:rPr>
              <w:t xml:space="preserve"> </w:t>
            </w:r>
            <w:r w:rsidRPr="00B150F3">
              <w:rPr>
                <w:rStyle w:val="crayon-t"/>
                <w:rFonts w:ascii="Times New Roman" w:hAnsi="Times New Roman" w:cs="Times New Roman"/>
                <w:i/>
                <w:sz w:val="36"/>
                <w:szCs w:val="36"/>
                <w:bdr w:val="none" w:sz="0" w:space="0" w:color="auto" w:frame="1"/>
              </w:rPr>
              <w:t>void</w:t>
            </w:r>
            <w:r w:rsidRPr="00B150F3">
              <w:rPr>
                <w:rStyle w:val="crayon-h"/>
                <w:rFonts w:ascii="Times New Roman" w:hAnsi="Times New Roman" w:cs="Times New Roman"/>
                <w:i/>
                <w:sz w:val="36"/>
                <w:szCs w:val="36"/>
                <w:bdr w:val="none" w:sz="0" w:space="0" w:color="auto" w:frame="1"/>
              </w:rPr>
              <w:t xml:space="preserve"> </w:t>
            </w:r>
            <w:r w:rsidRPr="00B150F3">
              <w:rPr>
                <w:rStyle w:val="crayon-e"/>
                <w:rFonts w:ascii="Times New Roman" w:hAnsi="Times New Roman" w:cs="Times New Roman"/>
                <w:i/>
                <w:sz w:val="36"/>
                <w:szCs w:val="36"/>
                <w:bdr w:val="none" w:sz="0" w:space="0" w:color="auto" w:frame="1"/>
              </w:rPr>
              <w:t>main</w:t>
            </w:r>
            <w:r w:rsidRPr="00B150F3">
              <w:rPr>
                <w:rStyle w:val="crayon-sy"/>
                <w:rFonts w:ascii="Times New Roman" w:hAnsi="Times New Roman" w:cs="Times New Roman"/>
                <w:i/>
                <w:sz w:val="36"/>
                <w:szCs w:val="36"/>
                <w:bdr w:val="none" w:sz="0" w:space="0" w:color="auto" w:frame="1"/>
              </w:rPr>
              <w:t>(</w:t>
            </w:r>
            <w:r w:rsidRPr="00B150F3">
              <w:rPr>
                <w:rStyle w:val="crayon-t"/>
                <w:rFonts w:ascii="Times New Roman" w:hAnsi="Times New Roman" w:cs="Times New Roman"/>
                <w:i/>
                <w:sz w:val="36"/>
                <w:szCs w:val="36"/>
                <w:bdr w:val="none" w:sz="0" w:space="0" w:color="auto" w:frame="1"/>
              </w:rPr>
              <w:t>String</w:t>
            </w:r>
            <w:r w:rsidRPr="00B150F3">
              <w:rPr>
                <w:rStyle w:val="crayon-h"/>
                <w:rFonts w:ascii="Times New Roman" w:hAnsi="Times New Roman" w:cs="Times New Roman"/>
                <w:i/>
                <w:sz w:val="36"/>
                <w:szCs w:val="36"/>
                <w:bdr w:val="none" w:sz="0" w:space="0" w:color="auto" w:frame="1"/>
              </w:rPr>
              <w:t xml:space="preserve"> </w:t>
            </w:r>
            <w:r w:rsidRPr="00B150F3">
              <w:rPr>
                <w:rStyle w:val="crayon-v"/>
                <w:rFonts w:ascii="Times New Roman" w:hAnsi="Times New Roman" w:cs="Times New Roman"/>
                <w:i/>
                <w:sz w:val="36"/>
                <w:szCs w:val="36"/>
                <w:bdr w:val="none" w:sz="0" w:space="0" w:color="auto" w:frame="1"/>
              </w:rPr>
              <w:t>args</w:t>
            </w:r>
            <w:r w:rsidRPr="00B150F3">
              <w:rPr>
                <w:rStyle w:val="crayon-sy"/>
                <w:rFonts w:ascii="Times New Roman" w:hAnsi="Times New Roman" w:cs="Times New Roman"/>
                <w:i/>
                <w:sz w:val="36"/>
                <w:szCs w:val="36"/>
                <w:bdr w:val="none" w:sz="0" w:space="0" w:color="auto" w:frame="1"/>
              </w:rPr>
              <w:t>[])</w:t>
            </w:r>
            <w:r w:rsidRPr="00B150F3">
              <w:rPr>
                <w:rStyle w:val="crayon-h"/>
                <w:rFonts w:ascii="Times New Roman" w:hAnsi="Times New Roman" w:cs="Times New Roman"/>
                <w:i/>
                <w:sz w:val="36"/>
                <w:szCs w:val="36"/>
                <w:bdr w:val="none" w:sz="0" w:space="0" w:color="auto" w:frame="1"/>
              </w:rPr>
              <w:t>  </w:t>
            </w:r>
            <w:r w:rsidRPr="00B150F3">
              <w:rPr>
                <w:rStyle w:val="crayon-sy"/>
                <w:rFonts w:ascii="Times New Roman" w:hAnsi="Times New Roman" w:cs="Times New Roman"/>
                <w:i/>
                <w:sz w:val="36"/>
                <w:szCs w:val="36"/>
                <w:bdr w:val="none" w:sz="0" w:space="0" w:color="auto" w:frame="1"/>
              </w:rPr>
              <w:t>{</w:t>
            </w:r>
          </w:p>
          <w:p w:rsidR="00C45351" w:rsidRPr="00B150F3" w:rsidRDefault="00C45351" w:rsidP="00C45351">
            <w:pPr>
              <w:pStyle w:val="NoSpacing"/>
              <w:rPr>
                <w:rFonts w:ascii="Times New Roman" w:hAnsi="Times New Roman" w:cs="Times New Roman"/>
                <w:i/>
                <w:sz w:val="36"/>
                <w:szCs w:val="36"/>
              </w:rPr>
            </w:pPr>
            <w:r w:rsidRPr="00B150F3">
              <w:rPr>
                <w:rStyle w:val="crayon-h"/>
                <w:rFonts w:ascii="Times New Roman" w:hAnsi="Times New Roman" w:cs="Times New Roman"/>
                <w:i/>
                <w:sz w:val="36"/>
                <w:szCs w:val="36"/>
                <w:bdr w:val="none" w:sz="0" w:space="0" w:color="auto" w:frame="1"/>
              </w:rPr>
              <w:t>    </w:t>
            </w:r>
            <w:r w:rsidRPr="00B150F3">
              <w:rPr>
                <w:rStyle w:val="crayon-e"/>
                <w:rFonts w:ascii="Times New Roman" w:hAnsi="Times New Roman" w:cs="Times New Roman"/>
                <w:i/>
                <w:sz w:val="36"/>
                <w:szCs w:val="36"/>
                <w:bdr w:val="none" w:sz="0" w:space="0" w:color="auto" w:frame="1"/>
              </w:rPr>
              <w:t xml:space="preserve">Tiger </w:t>
            </w:r>
            <w:r w:rsidRPr="00B150F3">
              <w:rPr>
                <w:rStyle w:val="crayon-v"/>
                <w:rFonts w:ascii="Times New Roman" w:hAnsi="Times New Roman" w:cs="Times New Roman"/>
                <w:i/>
                <w:sz w:val="36"/>
                <w:szCs w:val="36"/>
                <w:bdr w:val="none" w:sz="0" w:space="0" w:color="auto" w:frame="1"/>
              </w:rPr>
              <w:t>t1</w:t>
            </w:r>
            <w:r w:rsidRPr="00B150F3">
              <w:rPr>
                <w:rStyle w:val="crayon-h"/>
                <w:rFonts w:ascii="Times New Roman" w:hAnsi="Times New Roman" w:cs="Times New Roman"/>
                <w:i/>
                <w:sz w:val="36"/>
                <w:szCs w:val="36"/>
                <w:bdr w:val="none" w:sz="0" w:space="0" w:color="auto" w:frame="1"/>
              </w:rPr>
              <w:t xml:space="preserve"> </w:t>
            </w:r>
            <w:r w:rsidRPr="00B150F3">
              <w:rPr>
                <w:rStyle w:val="crayon-o"/>
                <w:rFonts w:ascii="Times New Roman" w:hAnsi="Times New Roman" w:cs="Times New Roman"/>
                <w:i/>
                <w:sz w:val="36"/>
                <w:szCs w:val="36"/>
                <w:bdr w:val="none" w:sz="0" w:space="0" w:color="auto" w:frame="1"/>
              </w:rPr>
              <w:t>=</w:t>
            </w:r>
            <w:r w:rsidRPr="00B150F3">
              <w:rPr>
                <w:rStyle w:val="crayon-h"/>
                <w:rFonts w:ascii="Times New Roman" w:hAnsi="Times New Roman" w:cs="Times New Roman"/>
                <w:i/>
                <w:sz w:val="36"/>
                <w:szCs w:val="36"/>
                <w:bdr w:val="none" w:sz="0" w:space="0" w:color="auto" w:frame="1"/>
              </w:rPr>
              <w:t xml:space="preserve"> </w:t>
            </w:r>
            <w:r w:rsidRPr="00B150F3">
              <w:rPr>
                <w:rStyle w:val="crayon-r"/>
                <w:rFonts w:ascii="Times New Roman" w:hAnsi="Times New Roman" w:cs="Times New Roman"/>
                <w:i/>
                <w:sz w:val="36"/>
                <w:szCs w:val="36"/>
                <w:bdr w:val="none" w:sz="0" w:space="0" w:color="auto" w:frame="1"/>
              </w:rPr>
              <w:t>new</w:t>
            </w:r>
            <w:r w:rsidRPr="00B150F3">
              <w:rPr>
                <w:rStyle w:val="crayon-h"/>
                <w:rFonts w:ascii="Times New Roman" w:hAnsi="Times New Roman" w:cs="Times New Roman"/>
                <w:i/>
                <w:sz w:val="36"/>
                <w:szCs w:val="36"/>
                <w:bdr w:val="none" w:sz="0" w:space="0" w:color="auto" w:frame="1"/>
              </w:rPr>
              <w:t xml:space="preserve"> </w:t>
            </w:r>
            <w:r w:rsidRPr="00B150F3">
              <w:rPr>
                <w:rStyle w:val="crayon-e"/>
                <w:rFonts w:ascii="Times New Roman" w:hAnsi="Times New Roman" w:cs="Times New Roman"/>
                <w:i/>
                <w:sz w:val="36"/>
                <w:szCs w:val="36"/>
                <w:bdr w:val="none" w:sz="0" w:space="0" w:color="auto" w:frame="1"/>
              </w:rPr>
              <w:t>Tiger</w:t>
            </w:r>
            <w:r w:rsidRPr="00B150F3">
              <w:rPr>
                <w:rStyle w:val="crayon-h"/>
                <w:rFonts w:ascii="Times New Roman" w:hAnsi="Times New Roman" w:cs="Times New Roman"/>
                <w:i/>
                <w:sz w:val="36"/>
                <w:szCs w:val="36"/>
                <w:bdr w:val="none" w:sz="0" w:space="0" w:color="auto" w:frame="1"/>
              </w:rPr>
              <w:t xml:space="preserve"> </w:t>
            </w:r>
            <w:r w:rsidRPr="00B150F3">
              <w:rPr>
                <w:rStyle w:val="crayon-sy"/>
                <w:rFonts w:ascii="Times New Roman" w:hAnsi="Times New Roman" w:cs="Times New Roman"/>
                <w:i/>
                <w:sz w:val="36"/>
                <w:szCs w:val="36"/>
                <w:bdr w:val="none" w:sz="0" w:space="0" w:color="auto" w:frame="1"/>
              </w:rPr>
              <w:t>();</w:t>
            </w:r>
          </w:p>
          <w:p w:rsidR="00C45351" w:rsidRPr="00B150F3" w:rsidRDefault="00C45351" w:rsidP="00C45351">
            <w:pPr>
              <w:pStyle w:val="NoSpacing"/>
              <w:rPr>
                <w:rFonts w:ascii="Times New Roman" w:hAnsi="Times New Roman" w:cs="Times New Roman"/>
                <w:i/>
                <w:sz w:val="36"/>
                <w:szCs w:val="36"/>
              </w:rPr>
            </w:pPr>
            <w:r w:rsidRPr="00B150F3">
              <w:rPr>
                <w:rStyle w:val="crayon-h"/>
                <w:rFonts w:ascii="Times New Roman" w:hAnsi="Times New Roman" w:cs="Times New Roman"/>
                <w:i/>
                <w:sz w:val="36"/>
                <w:szCs w:val="36"/>
                <w:bdr w:val="none" w:sz="0" w:space="0" w:color="auto" w:frame="1"/>
              </w:rPr>
              <w:lastRenderedPageBreak/>
              <w:t>    </w:t>
            </w:r>
            <w:r w:rsidRPr="00B150F3">
              <w:rPr>
                <w:rStyle w:val="crayon-v"/>
                <w:rFonts w:ascii="Times New Roman" w:hAnsi="Times New Roman" w:cs="Times New Roman"/>
                <w:i/>
                <w:sz w:val="36"/>
                <w:szCs w:val="36"/>
                <w:bdr w:val="none" w:sz="0" w:space="0" w:color="auto" w:frame="1"/>
              </w:rPr>
              <w:t>t1</w:t>
            </w:r>
            <w:r w:rsidRPr="00B150F3">
              <w:rPr>
                <w:rStyle w:val="crayon-sy"/>
                <w:rFonts w:ascii="Times New Roman" w:hAnsi="Times New Roman" w:cs="Times New Roman"/>
                <w:i/>
                <w:sz w:val="36"/>
                <w:szCs w:val="36"/>
                <w:bdr w:val="none" w:sz="0" w:space="0" w:color="auto" w:frame="1"/>
              </w:rPr>
              <w:t>.</w:t>
            </w:r>
            <w:r w:rsidRPr="00B150F3">
              <w:rPr>
                <w:rStyle w:val="crayon-e"/>
                <w:rFonts w:ascii="Times New Roman" w:hAnsi="Times New Roman" w:cs="Times New Roman"/>
                <w:i/>
                <w:sz w:val="36"/>
                <w:szCs w:val="36"/>
                <w:bdr w:val="none" w:sz="0" w:space="0" w:color="auto" w:frame="1"/>
              </w:rPr>
              <w:t>getDetails</w:t>
            </w:r>
            <w:r w:rsidRPr="00B150F3">
              <w:rPr>
                <w:rStyle w:val="crayon-sy"/>
                <w:rFonts w:ascii="Times New Roman" w:hAnsi="Times New Roman" w:cs="Times New Roman"/>
                <w:i/>
                <w:sz w:val="36"/>
                <w:szCs w:val="36"/>
                <w:bdr w:val="none" w:sz="0" w:space="0" w:color="auto" w:frame="1"/>
              </w:rPr>
              <w:t>(</w:t>
            </w:r>
            <w:r w:rsidRPr="00B150F3">
              <w:rPr>
                <w:rStyle w:val="crayon-s"/>
                <w:rFonts w:ascii="Times New Roman" w:hAnsi="Times New Roman" w:cs="Times New Roman"/>
                <w:i/>
                <w:sz w:val="36"/>
                <w:szCs w:val="36"/>
                <w:bdr w:val="none" w:sz="0" w:space="0" w:color="auto" w:frame="1"/>
              </w:rPr>
              <w:t>"Everest"</w:t>
            </w:r>
            <w:r w:rsidRPr="00B150F3">
              <w:rPr>
                <w:rStyle w:val="crayon-sy"/>
                <w:rFonts w:ascii="Times New Roman" w:hAnsi="Times New Roman" w:cs="Times New Roman"/>
                <w:i/>
                <w:sz w:val="36"/>
                <w:szCs w:val="36"/>
                <w:bdr w:val="none" w:sz="0" w:space="0" w:color="auto" w:frame="1"/>
              </w:rPr>
              <w:t>,</w:t>
            </w:r>
            <w:r w:rsidRPr="00B150F3">
              <w:rPr>
                <w:rStyle w:val="crayon-h"/>
                <w:rFonts w:ascii="Times New Roman" w:hAnsi="Times New Roman" w:cs="Times New Roman"/>
                <w:i/>
                <w:sz w:val="36"/>
                <w:szCs w:val="36"/>
                <w:bdr w:val="none" w:sz="0" w:space="0" w:color="auto" w:frame="1"/>
              </w:rPr>
              <w:t xml:space="preserve"> </w:t>
            </w:r>
            <w:r w:rsidRPr="00B150F3">
              <w:rPr>
                <w:rStyle w:val="crayon-cn"/>
                <w:rFonts w:ascii="Times New Roman" w:hAnsi="Times New Roman" w:cs="Times New Roman"/>
                <w:i/>
                <w:sz w:val="36"/>
                <w:szCs w:val="36"/>
                <w:bdr w:val="none" w:sz="0" w:space="0" w:color="auto" w:frame="1"/>
              </w:rPr>
              <w:t>50</w:t>
            </w:r>
            <w:r w:rsidRPr="00B150F3">
              <w:rPr>
                <w:rStyle w:val="crayon-sy"/>
                <w:rFonts w:ascii="Times New Roman" w:hAnsi="Times New Roman" w:cs="Times New Roman"/>
                <w:i/>
                <w:sz w:val="36"/>
                <w:szCs w:val="36"/>
                <w:bdr w:val="none" w:sz="0" w:space="0" w:color="auto" w:frame="1"/>
              </w:rPr>
              <w:t>);</w:t>
            </w:r>
          </w:p>
          <w:p w:rsidR="00C45351" w:rsidRPr="00B150F3" w:rsidRDefault="00C45351" w:rsidP="00C45351">
            <w:pPr>
              <w:pStyle w:val="NoSpacing"/>
              <w:rPr>
                <w:rFonts w:ascii="Times New Roman" w:hAnsi="Times New Roman" w:cs="Times New Roman"/>
                <w:i/>
                <w:sz w:val="36"/>
                <w:szCs w:val="36"/>
              </w:rPr>
            </w:pPr>
            <w:r w:rsidRPr="00B150F3">
              <w:rPr>
                <w:rStyle w:val="crayon-h"/>
                <w:rFonts w:ascii="Times New Roman" w:hAnsi="Times New Roman" w:cs="Times New Roman"/>
                <w:i/>
                <w:sz w:val="36"/>
                <w:szCs w:val="36"/>
                <w:bdr w:val="none" w:sz="0" w:space="0" w:color="auto" w:frame="1"/>
              </w:rPr>
              <w:t>  </w:t>
            </w:r>
            <w:r w:rsidRPr="00B150F3">
              <w:rPr>
                <w:rStyle w:val="crayon-sy"/>
                <w:rFonts w:ascii="Times New Roman" w:hAnsi="Times New Roman" w:cs="Times New Roman"/>
                <w:i/>
                <w:sz w:val="36"/>
                <w:szCs w:val="36"/>
                <w:bdr w:val="none" w:sz="0" w:space="0" w:color="auto" w:frame="1"/>
              </w:rPr>
              <w:t>}</w:t>
            </w:r>
          </w:p>
          <w:p w:rsidR="00C45351" w:rsidRPr="00B150F3" w:rsidRDefault="00C45351" w:rsidP="00C45351">
            <w:pPr>
              <w:pStyle w:val="NoSpacing"/>
              <w:rPr>
                <w:rFonts w:ascii="Times New Roman" w:hAnsi="Times New Roman" w:cs="Times New Roman"/>
                <w:i/>
                <w:sz w:val="36"/>
                <w:szCs w:val="36"/>
              </w:rPr>
            </w:pPr>
            <w:r w:rsidRPr="00B150F3">
              <w:rPr>
                <w:rStyle w:val="crayon-sy"/>
                <w:rFonts w:ascii="Times New Roman" w:hAnsi="Times New Roman" w:cs="Times New Roman"/>
                <w:i/>
                <w:sz w:val="36"/>
                <w:szCs w:val="36"/>
                <w:bdr w:val="none" w:sz="0" w:space="0" w:color="auto" w:frame="1"/>
              </w:rPr>
              <w:t>}</w:t>
            </w:r>
          </w:p>
        </w:tc>
      </w:tr>
    </w:tbl>
    <w:p w:rsidR="00E1585E" w:rsidRPr="00B150F3" w:rsidRDefault="00E1585E" w:rsidP="00E1585E">
      <w:pPr>
        <w:pStyle w:val="NormalWeb"/>
        <w:shd w:val="clear" w:color="auto" w:fill="FFFFFF"/>
        <w:spacing w:before="0" w:beforeAutospacing="0" w:after="173" w:afterAutospacing="0" w:line="276" w:lineRule="atLeast"/>
        <w:textAlignment w:val="baseline"/>
        <w:rPr>
          <w:ins w:id="6" w:author="Unknown"/>
          <w:sz w:val="28"/>
          <w:szCs w:val="28"/>
        </w:rPr>
      </w:pPr>
      <w:ins w:id="7" w:author="Unknown">
        <w:r w:rsidRPr="00B150F3">
          <w:rPr>
            <w:sz w:val="28"/>
            <w:szCs w:val="28"/>
          </w:rPr>
          <w:lastRenderedPageBreak/>
          <w:t>The compilation and execution is as usual as follows.</w:t>
        </w:r>
      </w:ins>
    </w:p>
    <w:p w:rsidR="00E1585E" w:rsidRPr="00B150F3" w:rsidRDefault="004F4C36" w:rsidP="00E1585E">
      <w:pPr>
        <w:pStyle w:val="NormalWeb"/>
        <w:shd w:val="clear" w:color="auto" w:fill="FFFFFF"/>
        <w:spacing w:before="0" w:beforeAutospacing="0" w:after="173" w:afterAutospacing="0" w:line="276" w:lineRule="atLeast"/>
        <w:textAlignment w:val="baseline"/>
        <w:rPr>
          <w:ins w:id="8" w:author="Unknown"/>
          <w:sz w:val="28"/>
          <w:szCs w:val="28"/>
        </w:rPr>
      </w:pPr>
      <w:proofErr w:type="spellStart"/>
      <w:r>
        <w:rPr>
          <w:sz w:val="28"/>
          <w:szCs w:val="28"/>
        </w:rPr>
        <w:t>Javac</w:t>
      </w:r>
      <w:proofErr w:type="spellEnd"/>
      <w:r>
        <w:rPr>
          <w:sz w:val="28"/>
          <w:szCs w:val="28"/>
        </w:rPr>
        <w:t xml:space="preserve"> Animal.java</w:t>
      </w:r>
      <w:ins w:id="9" w:author="Unknown">
        <w:r w:rsidR="00E1585E" w:rsidRPr="00B150F3">
          <w:rPr>
            <w:sz w:val="28"/>
            <w:szCs w:val="28"/>
          </w:rPr>
          <w:br/>
        </w:r>
      </w:ins>
      <w:r>
        <w:rPr>
          <w:sz w:val="28"/>
          <w:szCs w:val="28"/>
        </w:rPr>
        <w:t>java Animal</w:t>
      </w:r>
    </w:p>
    <w:p w:rsidR="00E1585E" w:rsidRPr="00B150F3" w:rsidRDefault="00E1585E" w:rsidP="00E1585E">
      <w:pPr>
        <w:pStyle w:val="NormalWeb"/>
        <w:shd w:val="clear" w:color="auto" w:fill="FFFFFF"/>
        <w:spacing w:before="0" w:beforeAutospacing="0" w:after="0" w:afterAutospacing="0" w:line="276" w:lineRule="atLeast"/>
        <w:textAlignment w:val="baseline"/>
        <w:rPr>
          <w:ins w:id="10" w:author="Unknown"/>
          <w:i/>
          <w:sz w:val="32"/>
          <w:szCs w:val="28"/>
        </w:rPr>
      </w:pPr>
      <w:ins w:id="11" w:author="Unknown">
        <w:r w:rsidRPr="00B150F3">
          <w:rPr>
            <w:rStyle w:val="Strong"/>
            <w:i/>
            <w:sz w:val="32"/>
            <w:szCs w:val="28"/>
            <w:bdr w:val="none" w:sz="0" w:space="0" w:color="auto" w:frame="1"/>
          </w:rPr>
          <w:t>Importing the Package – Precautions</w:t>
        </w:r>
      </w:ins>
    </w:p>
    <w:p w:rsidR="00C45351" w:rsidRPr="00B150F3" w:rsidRDefault="00C45351" w:rsidP="00E1585E">
      <w:pPr>
        <w:pStyle w:val="NormalWeb"/>
        <w:shd w:val="clear" w:color="auto" w:fill="FFFFFF"/>
        <w:spacing w:before="0" w:beforeAutospacing="0" w:after="173" w:afterAutospacing="0" w:line="276" w:lineRule="atLeast"/>
        <w:textAlignment w:val="baseline"/>
        <w:rPr>
          <w:sz w:val="28"/>
          <w:szCs w:val="28"/>
        </w:rPr>
      </w:pPr>
    </w:p>
    <w:p w:rsidR="00E1585E" w:rsidRPr="00B150F3" w:rsidRDefault="00E1585E" w:rsidP="00E1585E">
      <w:pPr>
        <w:pStyle w:val="NormalWeb"/>
        <w:shd w:val="clear" w:color="auto" w:fill="FFFFFF"/>
        <w:spacing w:before="0" w:beforeAutospacing="0" w:after="173" w:afterAutospacing="0" w:line="276" w:lineRule="atLeast"/>
        <w:textAlignment w:val="baseline"/>
        <w:rPr>
          <w:ins w:id="12" w:author="Unknown"/>
          <w:sz w:val="28"/>
          <w:szCs w:val="28"/>
        </w:rPr>
      </w:pPr>
      <w:ins w:id="13" w:author="Unknown">
        <w:r w:rsidRPr="00B150F3">
          <w:rPr>
            <w:sz w:val="28"/>
            <w:szCs w:val="28"/>
          </w:rPr>
          <w:t>The following statement raises compilation error.</w:t>
        </w:r>
      </w:ins>
    </w:p>
    <w:p w:rsidR="00E1585E" w:rsidRDefault="00E1585E" w:rsidP="00C45351">
      <w:pPr>
        <w:pStyle w:val="NormalWeb"/>
        <w:shd w:val="clear" w:color="auto" w:fill="FFFFFF"/>
        <w:spacing w:before="0" w:beforeAutospacing="0" w:after="173" w:afterAutospacing="0" w:line="276" w:lineRule="atLeast"/>
        <w:ind w:left="720"/>
        <w:textAlignment w:val="baseline"/>
        <w:rPr>
          <w:i/>
          <w:sz w:val="32"/>
          <w:szCs w:val="28"/>
        </w:rPr>
      </w:pPr>
      <w:proofErr w:type="gramStart"/>
      <w:ins w:id="14" w:author="Unknown">
        <w:r w:rsidRPr="00B150F3">
          <w:rPr>
            <w:i/>
            <w:sz w:val="32"/>
            <w:szCs w:val="28"/>
          </w:rPr>
          <w:t>import</w:t>
        </w:r>
        <w:proofErr w:type="gramEnd"/>
        <w:r w:rsidRPr="00B150F3">
          <w:rPr>
            <w:i/>
            <w:sz w:val="32"/>
            <w:szCs w:val="28"/>
          </w:rPr>
          <w:t xml:space="preserve"> forest.*;</w:t>
        </w:r>
      </w:ins>
    </w:p>
    <w:p w:rsidR="00E1585E" w:rsidRPr="00B150F3" w:rsidRDefault="004F4C36" w:rsidP="004F4C36">
      <w:pPr>
        <w:pStyle w:val="NormalWeb"/>
        <w:shd w:val="clear" w:color="auto" w:fill="FFFFFF"/>
        <w:spacing w:before="0" w:beforeAutospacing="0" w:after="0" w:afterAutospacing="0" w:line="276" w:lineRule="atLeast"/>
        <w:textAlignment w:val="baseline"/>
        <w:rPr>
          <w:ins w:id="15" w:author="Unknown"/>
          <w:sz w:val="28"/>
          <w:szCs w:val="28"/>
        </w:rPr>
      </w:pPr>
      <w:r>
        <w:rPr>
          <w:sz w:val="28"/>
          <w:szCs w:val="28"/>
        </w:rPr>
        <w:t xml:space="preserve">To work with the above statement, remove the source file Tiger.java file from C:\snr directory; else use as import </w:t>
      </w:r>
      <w:proofErr w:type="spellStart"/>
      <w:r>
        <w:rPr>
          <w:sz w:val="28"/>
          <w:szCs w:val="28"/>
        </w:rPr>
        <w:t>forest.Tiger</w:t>
      </w:r>
      <w:proofErr w:type="spellEnd"/>
      <w:r>
        <w:rPr>
          <w:sz w:val="28"/>
          <w:szCs w:val="28"/>
        </w:rPr>
        <w:t>.</w:t>
      </w:r>
    </w:p>
    <w:p w:rsidR="00D12477" w:rsidRPr="00B150F3" w:rsidRDefault="004F4C36" w:rsidP="00D12477">
      <w:pPr>
        <w:pStyle w:val="NormalWeb"/>
        <w:shd w:val="clear" w:color="auto" w:fill="FFFFFF"/>
        <w:spacing w:before="0" w:beforeAutospacing="0" w:after="150" w:afterAutospacing="0" w:line="360" w:lineRule="atLeast"/>
        <w:textAlignment w:val="baseline"/>
        <w:rPr>
          <w:b/>
          <w:sz w:val="28"/>
          <w:szCs w:val="28"/>
          <w:u w:val="single"/>
        </w:rPr>
      </w:pPr>
      <w:r>
        <w:rPr>
          <w:b/>
          <w:sz w:val="28"/>
          <w:szCs w:val="28"/>
          <w:u w:val="single"/>
        </w:rPr>
        <w:br/>
      </w:r>
      <w:proofErr w:type="gramStart"/>
      <w:r w:rsidR="00D12477" w:rsidRPr="00B150F3">
        <w:rPr>
          <w:b/>
          <w:sz w:val="28"/>
          <w:szCs w:val="28"/>
          <w:u w:val="single"/>
        </w:rPr>
        <w:t>import</w:t>
      </w:r>
      <w:proofErr w:type="gramEnd"/>
      <w:r w:rsidR="00D12477" w:rsidRPr="00B150F3">
        <w:rPr>
          <w:b/>
          <w:sz w:val="28"/>
          <w:szCs w:val="28"/>
          <w:u w:val="single"/>
        </w:rPr>
        <w:t xml:space="preserve"> </w:t>
      </w:r>
      <w:proofErr w:type="spellStart"/>
      <w:r w:rsidR="00D12477" w:rsidRPr="00B150F3">
        <w:rPr>
          <w:b/>
          <w:sz w:val="28"/>
          <w:szCs w:val="28"/>
          <w:u w:val="single"/>
        </w:rPr>
        <w:t>forest.Tiger</w:t>
      </w:r>
      <w:proofErr w:type="spellEnd"/>
      <w:r w:rsidR="00D12477" w:rsidRPr="00B150F3">
        <w:rPr>
          <w:b/>
          <w:sz w:val="28"/>
          <w:szCs w:val="28"/>
          <w:u w:val="single"/>
        </w:rPr>
        <w:t>;</w:t>
      </w:r>
    </w:p>
    <w:p w:rsidR="00D12477" w:rsidRPr="00B150F3" w:rsidRDefault="00D12477" w:rsidP="00D12477">
      <w:pPr>
        <w:pStyle w:val="NormalWeb"/>
        <w:shd w:val="clear" w:color="auto" w:fill="FFFFFF"/>
        <w:spacing w:before="0" w:beforeAutospacing="0" w:after="150" w:afterAutospacing="0" w:line="360" w:lineRule="atLeast"/>
        <w:textAlignment w:val="baseline"/>
        <w:rPr>
          <w:sz w:val="28"/>
          <w:szCs w:val="28"/>
        </w:rPr>
      </w:pPr>
      <w:r w:rsidRPr="00B150F3">
        <w:rPr>
          <w:sz w:val="28"/>
          <w:szCs w:val="28"/>
        </w:rPr>
        <w:t>In the above statement, only Tiger class from forest package is imported (</w:t>
      </w:r>
      <w:proofErr w:type="spellStart"/>
      <w:r w:rsidRPr="00B150F3">
        <w:rPr>
          <w:sz w:val="28"/>
          <w:szCs w:val="28"/>
        </w:rPr>
        <w:t>ofcourse</w:t>
      </w:r>
      <w:proofErr w:type="spellEnd"/>
      <w:r w:rsidRPr="00B150F3">
        <w:rPr>
          <w:sz w:val="28"/>
          <w:szCs w:val="28"/>
        </w:rPr>
        <w:t>, in this case you have only class in the package).</w:t>
      </w:r>
    </w:p>
    <w:p w:rsidR="00D12477" w:rsidRPr="00B150F3" w:rsidRDefault="00D12477" w:rsidP="00D12477">
      <w:pPr>
        <w:pStyle w:val="NormalWeb"/>
        <w:shd w:val="clear" w:color="auto" w:fill="FFFFFF"/>
        <w:spacing w:before="0" w:beforeAutospacing="0" w:after="150" w:afterAutospacing="0" w:line="360" w:lineRule="atLeast"/>
        <w:textAlignment w:val="baseline"/>
        <w:rPr>
          <w:b/>
          <w:sz w:val="28"/>
          <w:szCs w:val="28"/>
          <w:u w:val="single"/>
        </w:rPr>
      </w:pPr>
      <w:proofErr w:type="gramStart"/>
      <w:r w:rsidRPr="00B150F3">
        <w:rPr>
          <w:b/>
          <w:sz w:val="28"/>
          <w:szCs w:val="28"/>
          <w:u w:val="single"/>
        </w:rPr>
        <w:t>import</w:t>
      </w:r>
      <w:proofErr w:type="gramEnd"/>
      <w:r w:rsidRPr="00B150F3">
        <w:rPr>
          <w:b/>
          <w:sz w:val="28"/>
          <w:szCs w:val="28"/>
          <w:u w:val="single"/>
        </w:rPr>
        <w:t xml:space="preserve"> forest.*;</w:t>
      </w:r>
    </w:p>
    <w:p w:rsidR="00D12477" w:rsidRPr="00B150F3" w:rsidRDefault="00D12477" w:rsidP="00D12477">
      <w:pPr>
        <w:pStyle w:val="NormalWeb"/>
        <w:shd w:val="clear" w:color="auto" w:fill="FFFFFF"/>
        <w:spacing w:before="0" w:beforeAutospacing="0" w:after="150" w:afterAutospacing="0" w:line="360" w:lineRule="atLeast"/>
        <w:textAlignment w:val="baseline"/>
        <w:rPr>
          <w:sz w:val="28"/>
          <w:szCs w:val="28"/>
        </w:rPr>
      </w:pPr>
      <w:r w:rsidRPr="00B150F3">
        <w:rPr>
          <w:sz w:val="28"/>
          <w:szCs w:val="28"/>
        </w:rPr>
        <w:t>The above statement imports all the classes present in the forest package. But if you write as above with * mark, the program does not work. To work with, you have got Tiger.java in the C:\snr folder (from where you have compiled earlier). Now delete the Tiger.java file from c:\snr. Then * will work.</w:t>
      </w:r>
    </w:p>
    <w:p w:rsidR="00D12477" w:rsidRPr="00B150F3" w:rsidRDefault="00D12477">
      <w:pPr>
        <w:pBdr>
          <w:bottom w:val="double" w:sz="6" w:space="1" w:color="auto"/>
        </w:pBdr>
        <w:rPr>
          <w:rFonts w:ascii="Times New Roman" w:hAnsi="Times New Roman" w:cs="Times New Roman"/>
          <w:sz w:val="28"/>
          <w:szCs w:val="28"/>
        </w:rPr>
      </w:pPr>
    </w:p>
    <w:p w:rsidR="00DA3574" w:rsidRPr="00B150F3" w:rsidRDefault="00DA3574" w:rsidP="00DA3574">
      <w:pPr>
        <w:pStyle w:val="Heading4"/>
        <w:shd w:val="clear" w:color="auto" w:fill="EEEEEE"/>
        <w:spacing w:before="115" w:after="115" w:line="230" w:lineRule="atLeast"/>
        <w:rPr>
          <w:rFonts w:ascii="Times New Roman" w:hAnsi="Times New Roman" w:cs="Times New Roman"/>
          <w:color w:val="auto"/>
          <w:sz w:val="28"/>
          <w:szCs w:val="28"/>
          <w:u w:val="single"/>
        </w:rPr>
      </w:pPr>
      <w:r w:rsidRPr="00B150F3">
        <w:rPr>
          <w:rFonts w:ascii="Times New Roman" w:hAnsi="Times New Roman" w:cs="Times New Roman"/>
          <w:color w:val="auto"/>
          <w:sz w:val="28"/>
          <w:szCs w:val="28"/>
          <w:u w:val="single"/>
        </w:rPr>
        <w:t>Creating a package</w:t>
      </w:r>
    </w:p>
    <w:p w:rsidR="00DA3574" w:rsidRPr="00B150F3" w:rsidRDefault="00DA3574" w:rsidP="00DA3574">
      <w:pPr>
        <w:pStyle w:val="NormalWeb"/>
        <w:shd w:val="clear" w:color="auto" w:fill="FFFFFF"/>
        <w:spacing w:before="0" w:beforeAutospacing="0" w:after="115" w:afterAutospacing="0" w:line="276" w:lineRule="atLeast"/>
        <w:rPr>
          <w:sz w:val="28"/>
          <w:szCs w:val="28"/>
        </w:rPr>
      </w:pPr>
      <w:r w:rsidRPr="00B150F3">
        <w:rPr>
          <w:sz w:val="28"/>
          <w:szCs w:val="28"/>
        </w:rPr>
        <w:t>Creating a package in java is quite easy. Simply include a package command followed by name of the package as the first statement in java source file.</w:t>
      </w:r>
    </w:p>
    <w:p w:rsidR="00DA3574" w:rsidRPr="00B150F3" w:rsidRDefault="00DA3574" w:rsidP="00A7060B">
      <w:pPr>
        <w:pStyle w:val="HTMLPreformatted"/>
        <w:shd w:val="clear" w:color="auto" w:fill="F9F9F9"/>
        <w:wordWrap w:val="0"/>
        <w:spacing w:after="115" w:line="230" w:lineRule="atLeast"/>
        <w:ind w:left="720"/>
        <w:rPr>
          <w:rFonts w:ascii="Times New Roman" w:hAnsi="Times New Roman" w:cs="Times New Roman"/>
          <w:b/>
          <w:i/>
          <w:sz w:val="36"/>
          <w:szCs w:val="28"/>
        </w:rPr>
      </w:pPr>
      <w:proofErr w:type="gramStart"/>
      <w:r w:rsidRPr="00B150F3">
        <w:rPr>
          <w:rFonts w:ascii="Times New Roman" w:hAnsi="Times New Roman" w:cs="Times New Roman"/>
          <w:b/>
          <w:i/>
          <w:sz w:val="36"/>
          <w:szCs w:val="28"/>
        </w:rPr>
        <w:t>package</w:t>
      </w:r>
      <w:proofErr w:type="gramEnd"/>
      <w:r w:rsidRPr="00B150F3">
        <w:rPr>
          <w:rFonts w:ascii="Times New Roman" w:hAnsi="Times New Roman" w:cs="Times New Roman"/>
          <w:b/>
          <w:i/>
          <w:sz w:val="36"/>
          <w:szCs w:val="28"/>
        </w:rPr>
        <w:t xml:space="preserve"> </w:t>
      </w:r>
      <w:proofErr w:type="spellStart"/>
      <w:r w:rsidRPr="00B150F3">
        <w:rPr>
          <w:rFonts w:ascii="Times New Roman" w:hAnsi="Times New Roman" w:cs="Times New Roman"/>
          <w:b/>
          <w:i/>
          <w:sz w:val="36"/>
          <w:szCs w:val="28"/>
        </w:rPr>
        <w:t>mypack</w:t>
      </w:r>
      <w:proofErr w:type="spellEnd"/>
      <w:r w:rsidRPr="00B150F3">
        <w:rPr>
          <w:rFonts w:ascii="Times New Roman" w:hAnsi="Times New Roman" w:cs="Times New Roman"/>
          <w:b/>
          <w:i/>
          <w:sz w:val="36"/>
          <w:szCs w:val="28"/>
        </w:rPr>
        <w:t>;</w:t>
      </w:r>
    </w:p>
    <w:p w:rsidR="00DA3574" w:rsidRPr="00B150F3" w:rsidRDefault="00DA3574" w:rsidP="00B150F3">
      <w:pPr>
        <w:pStyle w:val="HTMLPreformatted"/>
        <w:shd w:val="clear" w:color="auto" w:fill="F9F9F9"/>
        <w:wordWrap w:val="0"/>
        <w:spacing w:after="115" w:line="230" w:lineRule="atLeast"/>
        <w:ind w:left="720"/>
        <w:rPr>
          <w:rFonts w:ascii="Times New Roman" w:hAnsi="Times New Roman" w:cs="Times New Roman"/>
          <w:b/>
          <w:i/>
          <w:sz w:val="36"/>
          <w:szCs w:val="28"/>
        </w:rPr>
      </w:pPr>
      <w:proofErr w:type="gramStart"/>
      <w:r w:rsidRPr="00B150F3">
        <w:rPr>
          <w:rFonts w:ascii="Times New Roman" w:hAnsi="Times New Roman" w:cs="Times New Roman"/>
          <w:b/>
          <w:i/>
          <w:sz w:val="36"/>
          <w:szCs w:val="28"/>
        </w:rPr>
        <w:t>public</w:t>
      </w:r>
      <w:proofErr w:type="gramEnd"/>
      <w:r w:rsidRPr="00B150F3">
        <w:rPr>
          <w:rFonts w:ascii="Times New Roman" w:hAnsi="Times New Roman" w:cs="Times New Roman"/>
          <w:b/>
          <w:i/>
          <w:sz w:val="36"/>
          <w:szCs w:val="28"/>
        </w:rPr>
        <w:t xml:space="preserve"> class employee {</w:t>
      </w:r>
    </w:p>
    <w:p w:rsidR="00DA3574" w:rsidRPr="00B150F3" w:rsidRDefault="00DA3574" w:rsidP="00A7060B">
      <w:pPr>
        <w:pStyle w:val="HTMLPreformatted"/>
        <w:shd w:val="clear" w:color="auto" w:fill="F9F9F9"/>
        <w:wordWrap w:val="0"/>
        <w:spacing w:after="115" w:line="230" w:lineRule="atLeast"/>
        <w:ind w:left="720"/>
        <w:rPr>
          <w:rFonts w:ascii="Times New Roman" w:hAnsi="Times New Roman" w:cs="Times New Roman"/>
          <w:b/>
          <w:i/>
          <w:sz w:val="36"/>
          <w:szCs w:val="28"/>
        </w:rPr>
      </w:pPr>
      <w:r w:rsidRPr="00B150F3">
        <w:rPr>
          <w:rFonts w:ascii="Times New Roman" w:hAnsi="Times New Roman" w:cs="Times New Roman"/>
          <w:b/>
          <w:i/>
          <w:sz w:val="36"/>
          <w:szCs w:val="28"/>
        </w:rPr>
        <w:t xml:space="preserve"> ...statement; </w:t>
      </w:r>
    </w:p>
    <w:p w:rsidR="00DA3574" w:rsidRPr="00B150F3" w:rsidRDefault="00DA3574" w:rsidP="00A7060B">
      <w:pPr>
        <w:pStyle w:val="HTMLPreformatted"/>
        <w:shd w:val="clear" w:color="auto" w:fill="F9F9F9"/>
        <w:wordWrap w:val="0"/>
        <w:spacing w:after="115" w:line="230" w:lineRule="atLeast"/>
        <w:ind w:left="720"/>
        <w:rPr>
          <w:rFonts w:ascii="Times New Roman" w:hAnsi="Times New Roman" w:cs="Times New Roman"/>
          <w:b/>
          <w:i/>
          <w:sz w:val="36"/>
          <w:szCs w:val="28"/>
        </w:rPr>
      </w:pPr>
      <w:r w:rsidRPr="00B150F3">
        <w:rPr>
          <w:rFonts w:ascii="Times New Roman" w:hAnsi="Times New Roman" w:cs="Times New Roman"/>
          <w:b/>
          <w:i/>
          <w:sz w:val="36"/>
          <w:szCs w:val="28"/>
        </w:rPr>
        <w:t>}</w:t>
      </w:r>
    </w:p>
    <w:p w:rsidR="00DA3574" w:rsidRPr="00B150F3" w:rsidRDefault="00DA3574" w:rsidP="00DA3574">
      <w:pPr>
        <w:rPr>
          <w:rFonts w:ascii="Times New Roman" w:hAnsi="Times New Roman" w:cs="Times New Roman"/>
          <w:sz w:val="28"/>
          <w:szCs w:val="28"/>
        </w:rPr>
      </w:pPr>
      <w:r w:rsidRPr="00B150F3">
        <w:rPr>
          <w:rFonts w:ascii="Times New Roman" w:hAnsi="Times New Roman" w:cs="Times New Roman"/>
          <w:sz w:val="28"/>
          <w:szCs w:val="28"/>
          <w:shd w:val="clear" w:color="auto" w:fill="FFFFFF"/>
        </w:rPr>
        <w:lastRenderedPageBreak/>
        <w:t xml:space="preserve">The above </w:t>
      </w:r>
      <w:r w:rsidR="00A1763E" w:rsidRPr="00B150F3">
        <w:rPr>
          <w:rFonts w:ascii="Times New Roman" w:hAnsi="Times New Roman" w:cs="Times New Roman"/>
          <w:sz w:val="28"/>
          <w:szCs w:val="28"/>
          <w:shd w:val="clear" w:color="auto" w:fill="FFFFFF"/>
        </w:rPr>
        <w:t>statement creates</w:t>
      </w:r>
      <w:r w:rsidRPr="00B150F3">
        <w:rPr>
          <w:rFonts w:ascii="Times New Roman" w:hAnsi="Times New Roman" w:cs="Times New Roman"/>
          <w:sz w:val="28"/>
          <w:szCs w:val="28"/>
          <w:shd w:val="clear" w:color="auto" w:fill="FFFFFF"/>
        </w:rPr>
        <w:t xml:space="preserve"> a package called</w:t>
      </w:r>
      <w:r w:rsidRPr="00B150F3">
        <w:rPr>
          <w:rStyle w:val="apple-converted-space"/>
          <w:rFonts w:ascii="Times New Roman" w:hAnsi="Times New Roman" w:cs="Times New Roman"/>
          <w:sz w:val="28"/>
          <w:szCs w:val="28"/>
          <w:shd w:val="clear" w:color="auto" w:fill="FFFFFF"/>
        </w:rPr>
        <w:t> </w:t>
      </w:r>
      <w:proofErr w:type="spellStart"/>
      <w:r w:rsidRPr="00B150F3">
        <w:rPr>
          <w:rFonts w:ascii="Times New Roman" w:hAnsi="Times New Roman" w:cs="Times New Roman"/>
          <w:b/>
          <w:bCs/>
          <w:sz w:val="28"/>
          <w:szCs w:val="28"/>
          <w:shd w:val="clear" w:color="auto" w:fill="FFFFFF"/>
        </w:rPr>
        <w:t>mypack</w:t>
      </w:r>
      <w:proofErr w:type="spellEnd"/>
      <w:r w:rsidRPr="00B150F3">
        <w:rPr>
          <w:rFonts w:ascii="Times New Roman" w:hAnsi="Times New Roman" w:cs="Times New Roman"/>
          <w:sz w:val="28"/>
          <w:szCs w:val="28"/>
          <w:shd w:val="clear" w:color="auto" w:fill="FFFFFF"/>
        </w:rPr>
        <w:t>.</w:t>
      </w:r>
    </w:p>
    <w:p w:rsidR="00DA3574" w:rsidRPr="00B150F3" w:rsidRDefault="00DA3574" w:rsidP="00DA3574">
      <w:pPr>
        <w:pStyle w:val="NormalWeb"/>
        <w:shd w:val="clear" w:color="auto" w:fill="FFFFFF"/>
        <w:spacing w:before="0" w:beforeAutospacing="0" w:after="115" w:afterAutospacing="0" w:line="276" w:lineRule="atLeast"/>
        <w:rPr>
          <w:sz w:val="28"/>
          <w:szCs w:val="28"/>
        </w:rPr>
      </w:pPr>
      <w:r w:rsidRPr="00B150F3">
        <w:rPr>
          <w:sz w:val="28"/>
          <w:szCs w:val="28"/>
        </w:rPr>
        <w:t xml:space="preserve">Java uses file system directory to store package. </w:t>
      </w:r>
      <w:r w:rsidR="00E948BB" w:rsidRPr="00B150F3">
        <w:rPr>
          <w:sz w:val="28"/>
          <w:szCs w:val="28"/>
        </w:rPr>
        <w:br/>
      </w:r>
      <w:r w:rsidRPr="00B150F3">
        <w:rPr>
          <w:sz w:val="28"/>
          <w:szCs w:val="28"/>
        </w:rPr>
        <w:t>For example the</w:t>
      </w:r>
      <w:r w:rsidRPr="00B150F3">
        <w:rPr>
          <w:rStyle w:val="apple-converted-space"/>
          <w:sz w:val="28"/>
          <w:szCs w:val="28"/>
        </w:rPr>
        <w:t> </w:t>
      </w:r>
      <w:r w:rsidRPr="00B150F3">
        <w:rPr>
          <w:rStyle w:val="HTMLCode"/>
          <w:rFonts w:ascii="Times New Roman" w:hAnsi="Times New Roman" w:cs="Times New Roman"/>
          <w:sz w:val="28"/>
          <w:szCs w:val="28"/>
          <w:bdr w:val="single" w:sz="4" w:space="1" w:color="E1E1E8" w:frame="1"/>
          <w:shd w:val="clear" w:color="auto" w:fill="F7F7F9"/>
        </w:rPr>
        <w:t>.class</w:t>
      </w:r>
      <w:r w:rsidRPr="00B150F3">
        <w:rPr>
          <w:rStyle w:val="apple-converted-space"/>
          <w:sz w:val="28"/>
          <w:szCs w:val="28"/>
        </w:rPr>
        <w:t> </w:t>
      </w:r>
      <w:r w:rsidRPr="00B150F3">
        <w:rPr>
          <w:sz w:val="28"/>
          <w:szCs w:val="28"/>
        </w:rPr>
        <w:t>for any classes you to define to be part of</w:t>
      </w:r>
      <w:r w:rsidRPr="00B150F3">
        <w:rPr>
          <w:rStyle w:val="apple-converted-space"/>
          <w:sz w:val="28"/>
          <w:szCs w:val="28"/>
        </w:rPr>
        <w:t> </w:t>
      </w:r>
      <w:proofErr w:type="spellStart"/>
      <w:r w:rsidRPr="00B150F3">
        <w:rPr>
          <w:b/>
          <w:bCs/>
          <w:sz w:val="28"/>
          <w:szCs w:val="28"/>
        </w:rPr>
        <w:t>mypack</w:t>
      </w:r>
      <w:proofErr w:type="spellEnd"/>
      <w:r w:rsidRPr="00B150F3">
        <w:rPr>
          <w:rStyle w:val="apple-converted-space"/>
          <w:sz w:val="28"/>
          <w:szCs w:val="28"/>
        </w:rPr>
        <w:t> </w:t>
      </w:r>
      <w:r w:rsidRPr="00B150F3">
        <w:rPr>
          <w:sz w:val="28"/>
          <w:szCs w:val="28"/>
        </w:rPr>
        <w:t xml:space="preserve">package must be stored in a directory called </w:t>
      </w:r>
      <w:proofErr w:type="spellStart"/>
      <w:r w:rsidRPr="00B150F3">
        <w:rPr>
          <w:sz w:val="28"/>
          <w:szCs w:val="28"/>
        </w:rPr>
        <w:t>mypack</w:t>
      </w:r>
      <w:proofErr w:type="spellEnd"/>
    </w:p>
    <w:p w:rsidR="00DA3574" w:rsidRPr="00B150F3" w:rsidRDefault="00C139DC" w:rsidP="00DA3574">
      <w:pPr>
        <w:spacing w:before="230" w:after="230"/>
        <w:rPr>
          <w:rFonts w:ascii="Times New Roman" w:hAnsi="Times New Roman" w:cs="Times New Roman"/>
          <w:sz w:val="28"/>
          <w:szCs w:val="28"/>
        </w:rPr>
      </w:pPr>
      <w:r>
        <w:rPr>
          <w:rFonts w:ascii="Times New Roman" w:hAnsi="Times New Roman" w:cs="Times New Roman"/>
          <w:sz w:val="28"/>
          <w:szCs w:val="28"/>
        </w:rPr>
        <w:pict>
          <v:rect id="_x0000_i1025" style="width:0;height:1.5pt" o:hralign="center" o:hrstd="t" o:hrnoshade="t" o:hr="t" fillcolor="black" stroked="f"/>
        </w:pict>
      </w:r>
    </w:p>
    <w:p w:rsidR="00DA3574" w:rsidRPr="00B150F3" w:rsidRDefault="00DA3574" w:rsidP="00DA3574">
      <w:pPr>
        <w:pStyle w:val="Heading4"/>
        <w:shd w:val="clear" w:color="auto" w:fill="EEEEEE"/>
        <w:spacing w:before="115" w:after="115" w:line="230" w:lineRule="atLeast"/>
        <w:rPr>
          <w:rFonts w:ascii="Times New Roman" w:hAnsi="Times New Roman" w:cs="Times New Roman"/>
          <w:color w:val="auto"/>
          <w:sz w:val="32"/>
          <w:szCs w:val="28"/>
          <w:u w:val="single"/>
        </w:rPr>
      </w:pPr>
      <w:r w:rsidRPr="00B150F3">
        <w:rPr>
          <w:rFonts w:ascii="Times New Roman" w:hAnsi="Times New Roman" w:cs="Times New Roman"/>
          <w:color w:val="auto"/>
          <w:sz w:val="32"/>
          <w:szCs w:val="28"/>
          <w:u w:val="single"/>
        </w:rPr>
        <w:t>Example of package creation</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proofErr w:type="gramStart"/>
      <w:r w:rsidRPr="00B150F3">
        <w:rPr>
          <w:rFonts w:ascii="Times New Roman" w:hAnsi="Times New Roman" w:cs="Times New Roman"/>
          <w:i/>
          <w:sz w:val="36"/>
          <w:szCs w:val="28"/>
        </w:rPr>
        <w:t>package</w:t>
      </w:r>
      <w:proofErr w:type="gramEnd"/>
      <w:r w:rsidRPr="00B150F3">
        <w:rPr>
          <w:rFonts w:ascii="Times New Roman" w:hAnsi="Times New Roman" w:cs="Times New Roman"/>
          <w:i/>
          <w:sz w:val="36"/>
          <w:szCs w:val="28"/>
        </w:rPr>
        <w:t xml:space="preserve"> </w:t>
      </w:r>
      <w:proofErr w:type="spellStart"/>
      <w:r w:rsidRPr="00B150F3">
        <w:rPr>
          <w:rFonts w:ascii="Times New Roman" w:hAnsi="Times New Roman" w:cs="Times New Roman"/>
          <w:i/>
          <w:sz w:val="36"/>
          <w:szCs w:val="28"/>
        </w:rPr>
        <w:t>mypack</w:t>
      </w:r>
      <w:proofErr w:type="spellEnd"/>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proofErr w:type="gramStart"/>
      <w:r w:rsidRPr="00B150F3">
        <w:rPr>
          <w:rFonts w:ascii="Times New Roman" w:hAnsi="Times New Roman" w:cs="Times New Roman"/>
          <w:i/>
          <w:sz w:val="36"/>
          <w:szCs w:val="28"/>
        </w:rPr>
        <w:t>class</w:t>
      </w:r>
      <w:proofErr w:type="gramEnd"/>
      <w:r w:rsidRPr="00B150F3">
        <w:rPr>
          <w:rFonts w:ascii="Times New Roman" w:hAnsi="Times New Roman" w:cs="Times New Roman"/>
          <w:i/>
          <w:sz w:val="36"/>
          <w:szCs w:val="28"/>
        </w:rPr>
        <w:t xml:space="preserve"> Book{</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r w:rsidRPr="00B150F3">
        <w:rPr>
          <w:rFonts w:ascii="Times New Roman" w:hAnsi="Times New Roman" w:cs="Times New Roman"/>
          <w:i/>
          <w:sz w:val="36"/>
          <w:szCs w:val="28"/>
        </w:rPr>
        <w:t xml:space="preserve">String </w:t>
      </w:r>
      <w:proofErr w:type="spellStart"/>
      <w:r w:rsidRPr="00B150F3">
        <w:rPr>
          <w:rFonts w:ascii="Times New Roman" w:hAnsi="Times New Roman" w:cs="Times New Roman"/>
          <w:i/>
          <w:sz w:val="36"/>
          <w:szCs w:val="28"/>
        </w:rPr>
        <w:t>bookname</w:t>
      </w:r>
      <w:proofErr w:type="spellEnd"/>
      <w:r w:rsidRPr="00B150F3">
        <w:rPr>
          <w:rFonts w:ascii="Times New Roman" w:hAnsi="Times New Roman" w:cs="Times New Roman"/>
          <w:i/>
          <w:sz w:val="36"/>
          <w:szCs w:val="28"/>
        </w:rPr>
        <w:t>;</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r w:rsidRPr="00B150F3">
        <w:rPr>
          <w:rFonts w:ascii="Times New Roman" w:hAnsi="Times New Roman" w:cs="Times New Roman"/>
          <w:i/>
          <w:sz w:val="36"/>
          <w:szCs w:val="28"/>
        </w:rPr>
        <w:t>String author;</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proofErr w:type="gramStart"/>
      <w:r w:rsidRPr="00B150F3">
        <w:rPr>
          <w:rFonts w:ascii="Times New Roman" w:hAnsi="Times New Roman" w:cs="Times New Roman"/>
          <w:i/>
          <w:sz w:val="36"/>
          <w:szCs w:val="28"/>
        </w:rPr>
        <w:t>Book(</w:t>
      </w:r>
      <w:proofErr w:type="gramEnd"/>
      <w:r w:rsidRPr="00B150F3">
        <w:rPr>
          <w:rFonts w:ascii="Times New Roman" w:hAnsi="Times New Roman" w:cs="Times New Roman"/>
          <w:i/>
          <w:sz w:val="36"/>
          <w:szCs w:val="28"/>
        </w:rPr>
        <w:t>String b, String c) {</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proofErr w:type="spellStart"/>
      <w:r w:rsidRPr="00B150F3">
        <w:rPr>
          <w:rFonts w:ascii="Times New Roman" w:hAnsi="Times New Roman" w:cs="Times New Roman"/>
          <w:i/>
          <w:sz w:val="36"/>
          <w:szCs w:val="28"/>
        </w:rPr>
        <w:t>this.bookname</w:t>
      </w:r>
      <w:proofErr w:type="spellEnd"/>
      <w:r w:rsidRPr="00B150F3">
        <w:rPr>
          <w:rFonts w:ascii="Times New Roman" w:hAnsi="Times New Roman" w:cs="Times New Roman"/>
          <w:i/>
          <w:sz w:val="36"/>
          <w:szCs w:val="28"/>
        </w:rPr>
        <w:t xml:space="preserve"> = b;</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proofErr w:type="spellStart"/>
      <w:r w:rsidRPr="00B150F3">
        <w:rPr>
          <w:rFonts w:ascii="Times New Roman" w:hAnsi="Times New Roman" w:cs="Times New Roman"/>
          <w:i/>
          <w:sz w:val="36"/>
          <w:szCs w:val="28"/>
        </w:rPr>
        <w:t>this.author</w:t>
      </w:r>
      <w:proofErr w:type="spellEnd"/>
      <w:r w:rsidRPr="00B150F3">
        <w:rPr>
          <w:rFonts w:ascii="Times New Roman" w:hAnsi="Times New Roman" w:cs="Times New Roman"/>
          <w:i/>
          <w:sz w:val="36"/>
          <w:szCs w:val="28"/>
        </w:rPr>
        <w:t xml:space="preserve"> = c;</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r w:rsidRPr="00B150F3">
        <w:rPr>
          <w:rFonts w:ascii="Times New Roman" w:hAnsi="Times New Roman" w:cs="Times New Roman"/>
          <w:i/>
          <w:sz w:val="36"/>
          <w:szCs w:val="28"/>
        </w:rPr>
        <w:t>}</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proofErr w:type="gramStart"/>
      <w:r w:rsidRPr="00B150F3">
        <w:rPr>
          <w:rFonts w:ascii="Times New Roman" w:hAnsi="Times New Roman" w:cs="Times New Roman"/>
          <w:i/>
          <w:sz w:val="36"/>
          <w:szCs w:val="28"/>
        </w:rPr>
        <w:t>public</w:t>
      </w:r>
      <w:proofErr w:type="gramEnd"/>
      <w:r w:rsidRPr="00B150F3">
        <w:rPr>
          <w:rFonts w:ascii="Times New Roman" w:hAnsi="Times New Roman" w:cs="Times New Roman"/>
          <w:i/>
          <w:sz w:val="36"/>
          <w:szCs w:val="28"/>
        </w:rPr>
        <w:t xml:space="preserve"> void show(){</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proofErr w:type="spellStart"/>
      <w:proofErr w:type="gramStart"/>
      <w:r w:rsidRPr="00B150F3">
        <w:rPr>
          <w:rFonts w:ascii="Times New Roman" w:hAnsi="Times New Roman" w:cs="Times New Roman"/>
          <w:i/>
          <w:sz w:val="36"/>
          <w:szCs w:val="28"/>
        </w:rPr>
        <w:t>System.out.println</w:t>
      </w:r>
      <w:proofErr w:type="spellEnd"/>
      <w:r w:rsidRPr="00B150F3">
        <w:rPr>
          <w:rFonts w:ascii="Times New Roman" w:hAnsi="Times New Roman" w:cs="Times New Roman"/>
          <w:i/>
          <w:sz w:val="36"/>
          <w:szCs w:val="28"/>
        </w:rPr>
        <w:t>(</w:t>
      </w:r>
      <w:proofErr w:type="spellStart"/>
      <w:proofErr w:type="gramEnd"/>
      <w:r w:rsidRPr="00B150F3">
        <w:rPr>
          <w:rFonts w:ascii="Times New Roman" w:hAnsi="Times New Roman" w:cs="Times New Roman"/>
          <w:i/>
          <w:sz w:val="36"/>
          <w:szCs w:val="28"/>
        </w:rPr>
        <w:t>bookname</w:t>
      </w:r>
      <w:proofErr w:type="spellEnd"/>
      <w:r w:rsidRPr="00B150F3">
        <w:rPr>
          <w:rFonts w:ascii="Times New Roman" w:hAnsi="Times New Roman" w:cs="Times New Roman"/>
          <w:i/>
          <w:sz w:val="36"/>
          <w:szCs w:val="28"/>
        </w:rPr>
        <w:t>+" "+ author);</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r w:rsidRPr="00B150F3">
        <w:rPr>
          <w:rFonts w:ascii="Times New Roman" w:hAnsi="Times New Roman" w:cs="Times New Roman"/>
          <w:i/>
          <w:sz w:val="36"/>
          <w:szCs w:val="28"/>
        </w:rPr>
        <w:t>}</w:t>
      </w:r>
    </w:p>
    <w:p w:rsidR="00DA3574" w:rsidRPr="00B150F3" w:rsidRDefault="00E948BB"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DA3574" w:rsidRPr="00B150F3">
        <w:rPr>
          <w:rFonts w:ascii="Times New Roman" w:hAnsi="Times New Roman" w:cs="Times New Roman"/>
          <w:i/>
          <w:sz w:val="36"/>
          <w:szCs w:val="28"/>
        </w:rPr>
        <w:t>}</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proofErr w:type="gramStart"/>
      <w:r w:rsidRPr="00B150F3">
        <w:rPr>
          <w:rFonts w:ascii="Times New Roman" w:hAnsi="Times New Roman" w:cs="Times New Roman"/>
          <w:i/>
          <w:sz w:val="36"/>
          <w:szCs w:val="28"/>
        </w:rPr>
        <w:t>class</w:t>
      </w:r>
      <w:proofErr w:type="gramEnd"/>
      <w:r w:rsidRPr="00B150F3">
        <w:rPr>
          <w:rFonts w:ascii="Times New Roman" w:hAnsi="Times New Roman" w:cs="Times New Roman"/>
          <w:i/>
          <w:sz w:val="36"/>
          <w:szCs w:val="28"/>
        </w:rPr>
        <w:t xml:space="preserve"> test{</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proofErr w:type="gramStart"/>
      <w:r w:rsidRPr="00B150F3">
        <w:rPr>
          <w:rFonts w:ascii="Times New Roman" w:hAnsi="Times New Roman" w:cs="Times New Roman"/>
          <w:i/>
          <w:sz w:val="36"/>
          <w:szCs w:val="28"/>
        </w:rPr>
        <w:t>public</w:t>
      </w:r>
      <w:proofErr w:type="gramEnd"/>
      <w:r w:rsidRPr="00B150F3">
        <w:rPr>
          <w:rFonts w:ascii="Times New Roman" w:hAnsi="Times New Roman" w:cs="Times New Roman"/>
          <w:i/>
          <w:sz w:val="36"/>
          <w:szCs w:val="28"/>
        </w:rPr>
        <w:t xml:space="preserve"> static void main(String[] args){</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r w:rsidRPr="00B150F3">
        <w:rPr>
          <w:rFonts w:ascii="Times New Roman" w:hAnsi="Times New Roman" w:cs="Times New Roman"/>
          <w:i/>
          <w:sz w:val="36"/>
          <w:szCs w:val="28"/>
        </w:rPr>
        <w:t xml:space="preserve">Book </w:t>
      </w:r>
      <w:proofErr w:type="spellStart"/>
      <w:r w:rsidRPr="00B150F3">
        <w:rPr>
          <w:rFonts w:ascii="Times New Roman" w:hAnsi="Times New Roman" w:cs="Times New Roman"/>
          <w:i/>
          <w:sz w:val="36"/>
          <w:szCs w:val="28"/>
        </w:rPr>
        <w:t>bk</w:t>
      </w:r>
      <w:proofErr w:type="spellEnd"/>
      <w:r w:rsidRPr="00B150F3">
        <w:rPr>
          <w:rFonts w:ascii="Times New Roman" w:hAnsi="Times New Roman" w:cs="Times New Roman"/>
          <w:i/>
          <w:sz w:val="36"/>
          <w:szCs w:val="28"/>
        </w:rPr>
        <w:t xml:space="preserve"> = new </w:t>
      </w:r>
      <w:proofErr w:type="gramStart"/>
      <w:r w:rsidRPr="00B150F3">
        <w:rPr>
          <w:rFonts w:ascii="Times New Roman" w:hAnsi="Times New Roman" w:cs="Times New Roman"/>
          <w:i/>
          <w:sz w:val="36"/>
          <w:szCs w:val="28"/>
        </w:rPr>
        <w:t>Book(</w:t>
      </w:r>
      <w:proofErr w:type="gramEnd"/>
      <w:r w:rsidRPr="00B150F3">
        <w:rPr>
          <w:rFonts w:ascii="Times New Roman" w:hAnsi="Times New Roman" w:cs="Times New Roman"/>
          <w:i/>
          <w:sz w:val="36"/>
          <w:szCs w:val="28"/>
        </w:rPr>
        <w:t>"</w:t>
      </w:r>
      <w:proofErr w:type="spellStart"/>
      <w:r w:rsidRPr="00B150F3">
        <w:rPr>
          <w:rFonts w:ascii="Times New Roman" w:hAnsi="Times New Roman" w:cs="Times New Roman"/>
          <w:i/>
          <w:sz w:val="36"/>
          <w:szCs w:val="28"/>
        </w:rPr>
        <w:t>java","Herbert</w:t>
      </w:r>
      <w:proofErr w:type="spellEnd"/>
      <w:r w:rsidRPr="00B150F3">
        <w:rPr>
          <w:rFonts w:ascii="Times New Roman" w:hAnsi="Times New Roman" w:cs="Times New Roman"/>
          <w:i/>
          <w:sz w:val="36"/>
          <w:szCs w:val="28"/>
        </w:rPr>
        <w:t>");</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proofErr w:type="spellStart"/>
      <w:proofErr w:type="gramStart"/>
      <w:r w:rsidRPr="00B150F3">
        <w:rPr>
          <w:rFonts w:ascii="Times New Roman" w:hAnsi="Times New Roman" w:cs="Times New Roman"/>
          <w:i/>
          <w:sz w:val="36"/>
          <w:szCs w:val="28"/>
        </w:rPr>
        <w:t>bk.show</w:t>
      </w:r>
      <w:proofErr w:type="spellEnd"/>
      <w:r w:rsidRPr="00B150F3">
        <w:rPr>
          <w:rFonts w:ascii="Times New Roman" w:hAnsi="Times New Roman" w:cs="Times New Roman"/>
          <w:i/>
          <w:sz w:val="36"/>
          <w:szCs w:val="28"/>
        </w:rPr>
        <w:t>(</w:t>
      </w:r>
      <w:proofErr w:type="gramEnd"/>
      <w:r w:rsidRPr="00B150F3">
        <w:rPr>
          <w:rFonts w:ascii="Times New Roman" w:hAnsi="Times New Roman" w:cs="Times New Roman"/>
          <w:i/>
          <w:sz w:val="36"/>
          <w:szCs w:val="28"/>
        </w:rPr>
        <w:t>);</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 xml:space="preserve"> </w:t>
      </w:r>
      <w:r w:rsidR="00E948BB" w:rsidRPr="00B150F3">
        <w:rPr>
          <w:rFonts w:ascii="Times New Roman" w:hAnsi="Times New Roman" w:cs="Times New Roman"/>
          <w:i/>
          <w:sz w:val="36"/>
          <w:szCs w:val="28"/>
        </w:rPr>
        <w:t xml:space="preserve">       </w:t>
      </w:r>
      <w:r w:rsidRPr="00B150F3">
        <w:rPr>
          <w:rFonts w:ascii="Times New Roman" w:hAnsi="Times New Roman" w:cs="Times New Roman"/>
          <w:i/>
          <w:sz w:val="36"/>
          <w:szCs w:val="28"/>
        </w:rPr>
        <w:t>}</w:t>
      </w:r>
    </w:p>
    <w:p w:rsidR="00DA3574" w:rsidRPr="00B150F3" w:rsidRDefault="00DA3574" w:rsidP="00E948BB">
      <w:pPr>
        <w:pStyle w:val="HTMLPreformatted"/>
        <w:shd w:val="clear" w:color="auto" w:fill="F9F9F9"/>
        <w:wordWrap w:val="0"/>
        <w:spacing w:after="115" w:line="230" w:lineRule="atLeast"/>
        <w:ind w:left="720"/>
        <w:rPr>
          <w:rFonts w:ascii="Times New Roman" w:hAnsi="Times New Roman" w:cs="Times New Roman"/>
          <w:i/>
          <w:sz w:val="36"/>
          <w:szCs w:val="28"/>
        </w:rPr>
      </w:pPr>
      <w:r w:rsidRPr="00B150F3">
        <w:rPr>
          <w:rFonts w:ascii="Times New Roman" w:hAnsi="Times New Roman" w:cs="Times New Roman"/>
          <w:i/>
          <w:sz w:val="36"/>
          <w:szCs w:val="28"/>
        </w:rPr>
        <w:t>}</w:t>
      </w:r>
    </w:p>
    <w:p w:rsidR="00DA3574" w:rsidRPr="00B150F3" w:rsidRDefault="00DA3574" w:rsidP="00DA3574">
      <w:pPr>
        <w:pStyle w:val="Heading5"/>
        <w:shd w:val="clear" w:color="auto" w:fill="FFFFFF"/>
        <w:spacing w:before="58" w:after="58" w:line="230" w:lineRule="atLeast"/>
        <w:rPr>
          <w:rFonts w:ascii="Times New Roman" w:hAnsi="Times New Roman" w:cs="Times New Roman"/>
          <w:b/>
          <w:color w:val="auto"/>
          <w:sz w:val="32"/>
          <w:szCs w:val="28"/>
          <w:u w:val="single"/>
        </w:rPr>
      </w:pPr>
      <w:r w:rsidRPr="00B150F3">
        <w:rPr>
          <w:rFonts w:ascii="Times New Roman" w:hAnsi="Times New Roman" w:cs="Times New Roman"/>
          <w:b/>
          <w:color w:val="auto"/>
          <w:sz w:val="32"/>
          <w:szCs w:val="28"/>
          <w:u w:val="single"/>
        </w:rPr>
        <w:lastRenderedPageBreak/>
        <w:t xml:space="preserve">To run this </w:t>
      </w:r>
      <w:proofErr w:type="gramStart"/>
      <w:r w:rsidRPr="00B150F3">
        <w:rPr>
          <w:rFonts w:ascii="Times New Roman" w:hAnsi="Times New Roman" w:cs="Times New Roman"/>
          <w:b/>
          <w:color w:val="auto"/>
          <w:sz w:val="32"/>
          <w:szCs w:val="28"/>
          <w:u w:val="single"/>
        </w:rPr>
        <w:t>program :</w:t>
      </w:r>
      <w:proofErr w:type="gramEnd"/>
    </w:p>
    <w:p w:rsidR="00DA3574" w:rsidRPr="00B150F3" w:rsidRDefault="00EA6FB1" w:rsidP="00DA3574">
      <w:pPr>
        <w:numPr>
          <w:ilvl w:val="0"/>
          <w:numId w:val="19"/>
        </w:numPr>
        <w:shd w:val="clear" w:color="auto" w:fill="FFFFFF"/>
        <w:spacing w:before="100" w:beforeAutospacing="1" w:after="100" w:afterAutospacing="1" w:line="346" w:lineRule="atLeast"/>
        <w:ind w:left="288"/>
        <w:rPr>
          <w:rFonts w:ascii="Times New Roman" w:hAnsi="Times New Roman" w:cs="Times New Roman"/>
          <w:sz w:val="28"/>
          <w:szCs w:val="28"/>
        </w:rPr>
      </w:pPr>
      <w:r w:rsidRPr="00B150F3">
        <w:rPr>
          <w:rFonts w:ascii="Times New Roman" w:hAnsi="Times New Roman" w:cs="Times New Roman"/>
          <w:sz w:val="28"/>
          <w:szCs w:val="28"/>
        </w:rPr>
        <w:t>C</w:t>
      </w:r>
      <w:r w:rsidR="00DA3574" w:rsidRPr="00B150F3">
        <w:rPr>
          <w:rFonts w:ascii="Times New Roman" w:hAnsi="Times New Roman" w:cs="Times New Roman"/>
          <w:sz w:val="28"/>
          <w:szCs w:val="28"/>
        </w:rPr>
        <w:t xml:space="preserve">reate a directory under your current working development </w:t>
      </w:r>
      <w:proofErr w:type="gramStart"/>
      <w:r w:rsidR="00DA3574" w:rsidRPr="00B150F3">
        <w:rPr>
          <w:rFonts w:ascii="Times New Roman" w:hAnsi="Times New Roman" w:cs="Times New Roman"/>
          <w:sz w:val="28"/>
          <w:szCs w:val="28"/>
        </w:rPr>
        <w:t>directory(</w:t>
      </w:r>
      <w:proofErr w:type="gramEnd"/>
      <w:r w:rsidR="00DA3574" w:rsidRPr="00B150F3">
        <w:rPr>
          <w:rFonts w:ascii="Times New Roman" w:hAnsi="Times New Roman" w:cs="Times New Roman"/>
          <w:sz w:val="28"/>
          <w:szCs w:val="28"/>
        </w:rPr>
        <w:t>i.e. JDK directory), name it as</w:t>
      </w:r>
      <w:r w:rsidR="00F73628" w:rsidRPr="00B150F3">
        <w:rPr>
          <w:rFonts w:ascii="Times New Roman" w:hAnsi="Times New Roman" w:cs="Times New Roman"/>
          <w:sz w:val="28"/>
          <w:szCs w:val="28"/>
        </w:rPr>
        <w:t xml:space="preserve"> </w:t>
      </w:r>
      <w:proofErr w:type="spellStart"/>
      <w:r w:rsidR="00DA3574" w:rsidRPr="00B150F3">
        <w:rPr>
          <w:rFonts w:ascii="Times New Roman" w:hAnsi="Times New Roman" w:cs="Times New Roman"/>
          <w:b/>
          <w:bCs/>
          <w:sz w:val="28"/>
          <w:szCs w:val="28"/>
        </w:rPr>
        <w:t>mypack</w:t>
      </w:r>
      <w:proofErr w:type="spellEnd"/>
      <w:r w:rsidR="00DA3574" w:rsidRPr="00B150F3">
        <w:rPr>
          <w:rFonts w:ascii="Times New Roman" w:hAnsi="Times New Roman" w:cs="Times New Roman"/>
          <w:sz w:val="28"/>
          <w:szCs w:val="28"/>
        </w:rPr>
        <w:t>.</w:t>
      </w:r>
    </w:p>
    <w:p w:rsidR="00DA3574" w:rsidRPr="00B150F3" w:rsidRDefault="00DA3574" w:rsidP="00DA3574">
      <w:pPr>
        <w:numPr>
          <w:ilvl w:val="0"/>
          <w:numId w:val="19"/>
        </w:numPr>
        <w:shd w:val="clear" w:color="auto" w:fill="FFFFFF"/>
        <w:spacing w:before="100" w:beforeAutospacing="1" w:after="100" w:afterAutospacing="1" w:line="346" w:lineRule="atLeast"/>
        <w:ind w:left="288"/>
        <w:rPr>
          <w:rFonts w:ascii="Times New Roman" w:hAnsi="Times New Roman" w:cs="Times New Roman"/>
          <w:sz w:val="28"/>
          <w:szCs w:val="28"/>
        </w:rPr>
      </w:pPr>
      <w:r w:rsidRPr="00B150F3">
        <w:rPr>
          <w:rFonts w:ascii="Times New Roman" w:hAnsi="Times New Roman" w:cs="Times New Roman"/>
          <w:sz w:val="28"/>
          <w:szCs w:val="28"/>
        </w:rPr>
        <w:t>compile the source file</w:t>
      </w:r>
    </w:p>
    <w:p w:rsidR="00DA3574" w:rsidRPr="00B150F3" w:rsidRDefault="00DA3574" w:rsidP="00DA3574">
      <w:pPr>
        <w:numPr>
          <w:ilvl w:val="0"/>
          <w:numId w:val="19"/>
        </w:numPr>
        <w:shd w:val="clear" w:color="auto" w:fill="FFFFFF"/>
        <w:spacing w:before="100" w:beforeAutospacing="1" w:after="100" w:afterAutospacing="1" w:line="346" w:lineRule="atLeast"/>
        <w:ind w:left="288"/>
        <w:rPr>
          <w:rFonts w:ascii="Times New Roman" w:hAnsi="Times New Roman" w:cs="Times New Roman"/>
          <w:sz w:val="28"/>
          <w:szCs w:val="28"/>
        </w:rPr>
      </w:pPr>
      <w:r w:rsidRPr="00B150F3">
        <w:rPr>
          <w:rFonts w:ascii="Times New Roman" w:hAnsi="Times New Roman" w:cs="Times New Roman"/>
          <w:sz w:val="28"/>
          <w:szCs w:val="28"/>
        </w:rPr>
        <w:t>Put the class file into the directory you have created.</w:t>
      </w:r>
    </w:p>
    <w:p w:rsidR="00DA3574" w:rsidRPr="00B150F3" w:rsidRDefault="00DA3574" w:rsidP="00DA3574">
      <w:pPr>
        <w:numPr>
          <w:ilvl w:val="0"/>
          <w:numId w:val="19"/>
        </w:numPr>
        <w:shd w:val="clear" w:color="auto" w:fill="FFFFFF"/>
        <w:spacing w:before="100" w:beforeAutospacing="1" w:after="100" w:afterAutospacing="1" w:line="346" w:lineRule="atLeast"/>
        <w:ind w:left="288"/>
        <w:rPr>
          <w:rFonts w:ascii="Times New Roman" w:hAnsi="Times New Roman" w:cs="Times New Roman"/>
          <w:sz w:val="28"/>
          <w:szCs w:val="28"/>
        </w:rPr>
      </w:pPr>
      <w:r w:rsidRPr="00B150F3">
        <w:rPr>
          <w:rFonts w:ascii="Times New Roman" w:hAnsi="Times New Roman" w:cs="Times New Roman"/>
          <w:sz w:val="28"/>
          <w:szCs w:val="28"/>
        </w:rPr>
        <w:t>Execute the program from development directory.</w:t>
      </w:r>
    </w:p>
    <w:p w:rsidR="00DA3574" w:rsidRPr="00B150F3" w:rsidRDefault="00DA3574" w:rsidP="00DA3574">
      <w:pPr>
        <w:pStyle w:val="NormalWeb"/>
        <w:shd w:val="clear" w:color="auto" w:fill="FFFFFF"/>
        <w:spacing w:before="0" w:beforeAutospacing="0" w:after="115" w:afterAutospacing="0" w:line="276" w:lineRule="atLeast"/>
        <w:rPr>
          <w:sz w:val="28"/>
          <w:szCs w:val="28"/>
        </w:rPr>
      </w:pPr>
      <w:proofErr w:type="gramStart"/>
      <w:r w:rsidRPr="00B150F3">
        <w:rPr>
          <w:b/>
          <w:bCs/>
          <w:sz w:val="28"/>
          <w:szCs w:val="28"/>
          <w:u w:val="single"/>
        </w:rPr>
        <w:t>NOTE</w:t>
      </w:r>
      <w:r w:rsidRPr="00B150F3">
        <w:rPr>
          <w:b/>
          <w:bCs/>
          <w:sz w:val="28"/>
          <w:szCs w:val="28"/>
        </w:rPr>
        <w:t xml:space="preserve"> :</w:t>
      </w:r>
      <w:proofErr w:type="gramEnd"/>
      <w:r w:rsidRPr="00B150F3">
        <w:rPr>
          <w:rStyle w:val="apple-converted-space"/>
          <w:sz w:val="28"/>
          <w:szCs w:val="28"/>
        </w:rPr>
        <w:t> </w:t>
      </w:r>
      <w:r w:rsidRPr="00B150F3">
        <w:rPr>
          <w:sz w:val="28"/>
          <w:szCs w:val="28"/>
        </w:rPr>
        <w:t>Development directory is the directory where your JDK is install.</w:t>
      </w:r>
    </w:p>
    <w:p w:rsidR="00DA3574" w:rsidRPr="00B150F3" w:rsidRDefault="00C139DC" w:rsidP="00DA3574">
      <w:pPr>
        <w:spacing w:before="230" w:after="230"/>
        <w:rPr>
          <w:rFonts w:ascii="Times New Roman" w:hAnsi="Times New Roman" w:cs="Times New Roman"/>
          <w:sz w:val="28"/>
          <w:szCs w:val="28"/>
        </w:rPr>
      </w:pPr>
      <w:r>
        <w:rPr>
          <w:rFonts w:ascii="Times New Roman" w:hAnsi="Times New Roman" w:cs="Times New Roman"/>
          <w:sz w:val="28"/>
          <w:szCs w:val="28"/>
        </w:rPr>
        <w:pict>
          <v:rect id="_x0000_i1026" style="width:0;height:1.5pt" o:hralign="center" o:hrstd="t" o:hrnoshade="t" o:hr="t" fillcolor="black" stroked="f"/>
        </w:pict>
      </w:r>
    </w:p>
    <w:p w:rsidR="00DA3574" w:rsidRPr="00B150F3" w:rsidRDefault="00DA3574" w:rsidP="00DA3574">
      <w:pPr>
        <w:pStyle w:val="Heading4"/>
        <w:shd w:val="clear" w:color="auto" w:fill="EEEEEE"/>
        <w:spacing w:before="115" w:after="115" w:line="230" w:lineRule="atLeast"/>
        <w:rPr>
          <w:rFonts w:ascii="Times New Roman" w:hAnsi="Times New Roman" w:cs="Times New Roman"/>
          <w:color w:val="auto"/>
          <w:sz w:val="36"/>
          <w:szCs w:val="28"/>
          <w:u w:val="single"/>
        </w:rPr>
      </w:pPr>
      <w:r w:rsidRPr="00B150F3">
        <w:rPr>
          <w:rFonts w:ascii="Times New Roman" w:hAnsi="Times New Roman" w:cs="Times New Roman"/>
          <w:color w:val="auto"/>
          <w:sz w:val="36"/>
          <w:szCs w:val="28"/>
          <w:u w:val="single"/>
        </w:rPr>
        <w:t>Uses of java package</w:t>
      </w:r>
    </w:p>
    <w:p w:rsidR="00DA3574" w:rsidRPr="00B150F3" w:rsidRDefault="00DA3574" w:rsidP="00B150F3">
      <w:pPr>
        <w:pStyle w:val="NormalWeb"/>
        <w:shd w:val="clear" w:color="auto" w:fill="FFFFFF"/>
        <w:spacing w:before="0" w:beforeAutospacing="0" w:after="115" w:afterAutospacing="0" w:line="276" w:lineRule="atLeast"/>
        <w:rPr>
          <w:sz w:val="28"/>
          <w:szCs w:val="28"/>
        </w:rPr>
      </w:pPr>
      <w:r w:rsidRPr="00B150F3">
        <w:rPr>
          <w:sz w:val="28"/>
          <w:szCs w:val="28"/>
        </w:rPr>
        <w:t xml:space="preserve">Package is a way to organize files in </w:t>
      </w:r>
      <w:proofErr w:type="gramStart"/>
      <w:r w:rsidRPr="00B150F3">
        <w:rPr>
          <w:sz w:val="28"/>
          <w:szCs w:val="28"/>
        </w:rPr>
        <w:t>java,</w:t>
      </w:r>
      <w:proofErr w:type="gramEnd"/>
      <w:r w:rsidRPr="00B150F3">
        <w:rPr>
          <w:sz w:val="28"/>
          <w:szCs w:val="28"/>
        </w:rPr>
        <w:t xml:space="preserve"> it is used when a project consists of multiple modules. It also helps resolve naming conflicts. Package's access level also allows you to protect data from being used by the non-authorized classes.</w:t>
      </w:r>
    </w:p>
    <w:p w:rsidR="00205397" w:rsidRPr="00B150F3" w:rsidRDefault="00205397" w:rsidP="00205397">
      <w:pPr>
        <w:pStyle w:val="Heading2"/>
        <w:shd w:val="clear" w:color="auto" w:fill="FFFFFF"/>
        <w:rPr>
          <w:rFonts w:ascii="Times New Roman" w:hAnsi="Times New Roman" w:cs="Times New Roman"/>
          <w:bCs w:val="0"/>
          <w:color w:val="auto"/>
          <w:sz w:val="32"/>
          <w:szCs w:val="28"/>
          <w:u w:val="single"/>
        </w:rPr>
      </w:pPr>
      <w:r w:rsidRPr="00B150F3">
        <w:rPr>
          <w:rFonts w:ascii="Times New Roman" w:hAnsi="Times New Roman" w:cs="Times New Roman"/>
          <w:bCs w:val="0"/>
          <w:color w:val="auto"/>
          <w:sz w:val="32"/>
          <w:szCs w:val="28"/>
          <w:u w:val="single"/>
        </w:rPr>
        <w:t>Simple example of java package</w:t>
      </w:r>
    </w:p>
    <w:p w:rsidR="00205397" w:rsidRPr="00B150F3" w:rsidRDefault="00205397" w:rsidP="00205397">
      <w:pPr>
        <w:pStyle w:val="NormalWeb"/>
        <w:shd w:val="clear" w:color="auto" w:fill="FFFFFF"/>
        <w:spacing w:line="265" w:lineRule="atLeast"/>
        <w:rPr>
          <w:sz w:val="28"/>
          <w:szCs w:val="28"/>
        </w:rPr>
      </w:pPr>
      <w:r w:rsidRPr="00B150F3">
        <w:rPr>
          <w:sz w:val="28"/>
          <w:szCs w:val="28"/>
        </w:rPr>
        <w:t>The</w:t>
      </w:r>
      <w:r w:rsidRPr="00B150F3">
        <w:rPr>
          <w:rStyle w:val="apple-converted-space"/>
          <w:sz w:val="28"/>
          <w:szCs w:val="28"/>
        </w:rPr>
        <w:t> </w:t>
      </w:r>
      <w:r w:rsidRPr="00B150F3">
        <w:rPr>
          <w:b/>
          <w:bCs/>
          <w:sz w:val="28"/>
          <w:szCs w:val="28"/>
        </w:rPr>
        <w:t>package keyword</w:t>
      </w:r>
      <w:r w:rsidRPr="00B150F3">
        <w:rPr>
          <w:rStyle w:val="apple-converted-space"/>
          <w:sz w:val="28"/>
          <w:szCs w:val="28"/>
        </w:rPr>
        <w:t> </w:t>
      </w:r>
      <w:r w:rsidRPr="00B150F3">
        <w:rPr>
          <w:sz w:val="28"/>
          <w:szCs w:val="28"/>
        </w:rPr>
        <w:t>is used to create a package in java.</w:t>
      </w:r>
    </w:p>
    <w:p w:rsidR="00205397" w:rsidRPr="00B150F3" w:rsidRDefault="00205397" w:rsidP="00445367">
      <w:pPr>
        <w:numPr>
          <w:ilvl w:val="0"/>
          <w:numId w:val="2"/>
        </w:numPr>
        <w:shd w:val="clear" w:color="auto" w:fill="FFFFFF"/>
        <w:tabs>
          <w:tab w:val="clear" w:pos="720"/>
          <w:tab w:val="num" w:pos="1440"/>
        </w:tabs>
        <w:spacing w:after="0" w:line="240" w:lineRule="auto"/>
        <w:rPr>
          <w:rFonts w:ascii="Times New Roman" w:hAnsi="Times New Roman" w:cs="Times New Roman"/>
          <w:b/>
          <w:sz w:val="36"/>
          <w:szCs w:val="28"/>
        </w:rPr>
      </w:pPr>
      <w:r w:rsidRPr="00B150F3">
        <w:rPr>
          <w:rStyle w:val="comment"/>
          <w:rFonts w:ascii="Times New Roman" w:hAnsi="Times New Roman" w:cs="Times New Roman"/>
          <w:b/>
          <w:sz w:val="36"/>
          <w:szCs w:val="28"/>
          <w:bdr w:val="none" w:sz="0" w:space="0" w:color="auto" w:frame="1"/>
        </w:rPr>
        <w:t>//save as Simple.java</w:t>
      </w:r>
      <w:r w:rsidRPr="00B150F3">
        <w:rPr>
          <w:rFonts w:ascii="Times New Roman" w:hAnsi="Times New Roman" w:cs="Times New Roman"/>
          <w:b/>
          <w:sz w:val="36"/>
          <w:szCs w:val="28"/>
          <w:bdr w:val="none" w:sz="0" w:space="0" w:color="auto" w:frame="1"/>
        </w:rPr>
        <w:t>  </w:t>
      </w:r>
    </w:p>
    <w:p w:rsidR="00205397" w:rsidRPr="00B150F3" w:rsidRDefault="00205397" w:rsidP="00445367">
      <w:pPr>
        <w:numPr>
          <w:ilvl w:val="0"/>
          <w:numId w:val="2"/>
        </w:numPr>
        <w:shd w:val="clear" w:color="auto" w:fill="FFFFFF"/>
        <w:tabs>
          <w:tab w:val="clear" w:pos="720"/>
          <w:tab w:val="num" w:pos="1440"/>
        </w:tabs>
        <w:spacing w:after="0" w:line="240" w:lineRule="auto"/>
        <w:rPr>
          <w:rFonts w:ascii="Times New Roman" w:hAnsi="Times New Roman" w:cs="Times New Roman"/>
          <w:sz w:val="36"/>
          <w:szCs w:val="28"/>
        </w:rPr>
      </w:pPr>
      <w:r w:rsidRPr="00B150F3">
        <w:rPr>
          <w:rStyle w:val="keyword"/>
          <w:rFonts w:ascii="Times New Roman" w:hAnsi="Times New Roman" w:cs="Times New Roman"/>
          <w:bCs/>
          <w:sz w:val="36"/>
          <w:szCs w:val="28"/>
          <w:bdr w:val="none" w:sz="0" w:space="0" w:color="auto" w:frame="1"/>
        </w:rPr>
        <w:t>package</w:t>
      </w:r>
      <w:r w:rsidRPr="00B150F3">
        <w:rPr>
          <w:rFonts w:ascii="Times New Roman" w:hAnsi="Times New Roman" w:cs="Times New Roman"/>
          <w:sz w:val="36"/>
          <w:szCs w:val="28"/>
          <w:bdr w:val="none" w:sz="0" w:space="0" w:color="auto" w:frame="1"/>
        </w:rPr>
        <w:t> </w:t>
      </w:r>
      <w:proofErr w:type="spellStart"/>
      <w:r w:rsidRPr="00B150F3">
        <w:rPr>
          <w:rFonts w:ascii="Times New Roman" w:hAnsi="Times New Roman" w:cs="Times New Roman"/>
          <w:sz w:val="36"/>
          <w:szCs w:val="28"/>
          <w:bdr w:val="none" w:sz="0" w:space="0" w:color="auto" w:frame="1"/>
        </w:rPr>
        <w:t>mypack</w:t>
      </w:r>
      <w:proofErr w:type="spellEnd"/>
      <w:r w:rsidRPr="00B150F3">
        <w:rPr>
          <w:rFonts w:ascii="Times New Roman" w:hAnsi="Times New Roman" w:cs="Times New Roman"/>
          <w:sz w:val="36"/>
          <w:szCs w:val="28"/>
          <w:bdr w:val="none" w:sz="0" w:space="0" w:color="auto" w:frame="1"/>
        </w:rPr>
        <w:t>;  </w:t>
      </w:r>
    </w:p>
    <w:p w:rsidR="00205397" w:rsidRPr="00B150F3" w:rsidRDefault="00205397" w:rsidP="00445367">
      <w:pPr>
        <w:numPr>
          <w:ilvl w:val="0"/>
          <w:numId w:val="2"/>
        </w:numPr>
        <w:shd w:val="clear" w:color="auto" w:fill="FFFFFF"/>
        <w:tabs>
          <w:tab w:val="clear" w:pos="720"/>
          <w:tab w:val="num" w:pos="1440"/>
        </w:tabs>
        <w:spacing w:after="0" w:line="240" w:lineRule="auto"/>
        <w:rPr>
          <w:rFonts w:ascii="Times New Roman" w:hAnsi="Times New Roman" w:cs="Times New Roman"/>
          <w:sz w:val="36"/>
          <w:szCs w:val="28"/>
        </w:rPr>
      </w:pPr>
      <w:r w:rsidRPr="00B150F3">
        <w:rPr>
          <w:rStyle w:val="keyword"/>
          <w:rFonts w:ascii="Times New Roman" w:hAnsi="Times New Roman" w:cs="Times New Roman"/>
          <w:bCs/>
          <w:sz w:val="36"/>
          <w:szCs w:val="28"/>
          <w:bdr w:val="none" w:sz="0" w:space="0" w:color="auto" w:frame="1"/>
        </w:rPr>
        <w:t>public</w:t>
      </w:r>
      <w:r w:rsidRPr="00B150F3">
        <w:rPr>
          <w:rFonts w:ascii="Times New Roman" w:hAnsi="Times New Roman" w:cs="Times New Roman"/>
          <w:sz w:val="36"/>
          <w:szCs w:val="28"/>
          <w:bdr w:val="none" w:sz="0" w:space="0" w:color="auto" w:frame="1"/>
        </w:rPr>
        <w:t> </w:t>
      </w:r>
      <w:r w:rsidRPr="00B150F3">
        <w:rPr>
          <w:rStyle w:val="keyword"/>
          <w:rFonts w:ascii="Times New Roman" w:hAnsi="Times New Roman" w:cs="Times New Roman"/>
          <w:bCs/>
          <w:sz w:val="36"/>
          <w:szCs w:val="28"/>
          <w:bdr w:val="none" w:sz="0" w:space="0" w:color="auto" w:frame="1"/>
        </w:rPr>
        <w:t>class</w:t>
      </w:r>
      <w:r w:rsidRPr="00B150F3">
        <w:rPr>
          <w:rFonts w:ascii="Times New Roman" w:hAnsi="Times New Roman" w:cs="Times New Roman"/>
          <w:sz w:val="36"/>
          <w:szCs w:val="28"/>
          <w:bdr w:val="none" w:sz="0" w:space="0" w:color="auto" w:frame="1"/>
        </w:rPr>
        <w:t> Simple{  </w:t>
      </w:r>
    </w:p>
    <w:p w:rsidR="00205397" w:rsidRPr="00B150F3" w:rsidRDefault="00205397" w:rsidP="00445367">
      <w:pPr>
        <w:numPr>
          <w:ilvl w:val="0"/>
          <w:numId w:val="2"/>
        </w:numPr>
        <w:shd w:val="clear" w:color="auto" w:fill="FFFFFF"/>
        <w:tabs>
          <w:tab w:val="clear" w:pos="720"/>
          <w:tab w:val="num" w:pos="1440"/>
        </w:tabs>
        <w:spacing w:after="0" w:line="240" w:lineRule="auto"/>
        <w:rPr>
          <w:rFonts w:ascii="Times New Roman" w:hAnsi="Times New Roman" w:cs="Times New Roman"/>
          <w:sz w:val="36"/>
          <w:szCs w:val="28"/>
        </w:rPr>
      </w:pPr>
      <w:r w:rsidRPr="00B150F3">
        <w:rPr>
          <w:rFonts w:ascii="Times New Roman" w:hAnsi="Times New Roman" w:cs="Times New Roman"/>
          <w:sz w:val="36"/>
          <w:szCs w:val="28"/>
          <w:bdr w:val="none" w:sz="0" w:space="0" w:color="auto" w:frame="1"/>
        </w:rPr>
        <w:t> </w:t>
      </w:r>
      <w:r w:rsidRPr="00B150F3">
        <w:rPr>
          <w:rStyle w:val="keyword"/>
          <w:rFonts w:ascii="Times New Roman" w:hAnsi="Times New Roman" w:cs="Times New Roman"/>
          <w:bCs/>
          <w:sz w:val="36"/>
          <w:szCs w:val="28"/>
          <w:bdr w:val="none" w:sz="0" w:space="0" w:color="auto" w:frame="1"/>
        </w:rPr>
        <w:t>public</w:t>
      </w:r>
      <w:r w:rsidRPr="00B150F3">
        <w:rPr>
          <w:rFonts w:ascii="Times New Roman" w:hAnsi="Times New Roman" w:cs="Times New Roman"/>
          <w:sz w:val="36"/>
          <w:szCs w:val="28"/>
          <w:bdr w:val="none" w:sz="0" w:space="0" w:color="auto" w:frame="1"/>
        </w:rPr>
        <w:t> </w:t>
      </w:r>
      <w:r w:rsidRPr="00B150F3">
        <w:rPr>
          <w:rStyle w:val="keyword"/>
          <w:rFonts w:ascii="Times New Roman" w:hAnsi="Times New Roman" w:cs="Times New Roman"/>
          <w:bCs/>
          <w:sz w:val="36"/>
          <w:szCs w:val="28"/>
          <w:bdr w:val="none" w:sz="0" w:space="0" w:color="auto" w:frame="1"/>
        </w:rPr>
        <w:t>static</w:t>
      </w:r>
      <w:r w:rsidRPr="00B150F3">
        <w:rPr>
          <w:rFonts w:ascii="Times New Roman" w:hAnsi="Times New Roman" w:cs="Times New Roman"/>
          <w:sz w:val="36"/>
          <w:szCs w:val="28"/>
          <w:bdr w:val="none" w:sz="0" w:space="0" w:color="auto" w:frame="1"/>
        </w:rPr>
        <w:t> </w:t>
      </w:r>
      <w:r w:rsidRPr="00B150F3">
        <w:rPr>
          <w:rStyle w:val="keyword"/>
          <w:rFonts w:ascii="Times New Roman" w:hAnsi="Times New Roman" w:cs="Times New Roman"/>
          <w:bCs/>
          <w:sz w:val="36"/>
          <w:szCs w:val="28"/>
          <w:bdr w:val="none" w:sz="0" w:space="0" w:color="auto" w:frame="1"/>
        </w:rPr>
        <w:t>void</w:t>
      </w:r>
      <w:r w:rsidRPr="00B150F3">
        <w:rPr>
          <w:rFonts w:ascii="Times New Roman" w:hAnsi="Times New Roman" w:cs="Times New Roman"/>
          <w:sz w:val="36"/>
          <w:szCs w:val="28"/>
          <w:bdr w:val="none" w:sz="0" w:space="0" w:color="auto" w:frame="1"/>
        </w:rPr>
        <w:t> main(String args[]){  </w:t>
      </w:r>
    </w:p>
    <w:p w:rsidR="00205397" w:rsidRPr="00B150F3" w:rsidRDefault="00205397" w:rsidP="00445367">
      <w:pPr>
        <w:numPr>
          <w:ilvl w:val="0"/>
          <w:numId w:val="2"/>
        </w:numPr>
        <w:shd w:val="clear" w:color="auto" w:fill="FFFFFF"/>
        <w:tabs>
          <w:tab w:val="clear" w:pos="720"/>
          <w:tab w:val="num" w:pos="1440"/>
        </w:tabs>
        <w:spacing w:after="0" w:line="240" w:lineRule="auto"/>
        <w:rPr>
          <w:rFonts w:ascii="Times New Roman" w:hAnsi="Times New Roman" w:cs="Times New Roman"/>
          <w:sz w:val="36"/>
          <w:szCs w:val="28"/>
        </w:rPr>
      </w:pPr>
      <w:r w:rsidRPr="00B150F3">
        <w:rPr>
          <w:rFonts w:ascii="Times New Roman" w:hAnsi="Times New Roman" w:cs="Times New Roman"/>
          <w:sz w:val="36"/>
          <w:szCs w:val="28"/>
          <w:bdr w:val="none" w:sz="0" w:space="0" w:color="auto" w:frame="1"/>
        </w:rPr>
        <w:t>    </w:t>
      </w:r>
      <w:proofErr w:type="spellStart"/>
      <w:r w:rsidRPr="00B150F3">
        <w:rPr>
          <w:rFonts w:ascii="Times New Roman" w:hAnsi="Times New Roman" w:cs="Times New Roman"/>
          <w:sz w:val="36"/>
          <w:szCs w:val="28"/>
          <w:bdr w:val="none" w:sz="0" w:space="0" w:color="auto" w:frame="1"/>
        </w:rPr>
        <w:t>System.out.println</w:t>
      </w:r>
      <w:proofErr w:type="spellEnd"/>
      <w:r w:rsidRPr="00B150F3">
        <w:rPr>
          <w:rFonts w:ascii="Times New Roman" w:hAnsi="Times New Roman" w:cs="Times New Roman"/>
          <w:sz w:val="36"/>
          <w:szCs w:val="28"/>
          <w:bdr w:val="none" w:sz="0" w:space="0" w:color="auto" w:frame="1"/>
        </w:rPr>
        <w:t>(</w:t>
      </w:r>
      <w:r w:rsidRPr="00B150F3">
        <w:rPr>
          <w:rStyle w:val="string"/>
          <w:rFonts w:ascii="Times New Roman" w:hAnsi="Times New Roman" w:cs="Times New Roman"/>
          <w:sz w:val="36"/>
          <w:szCs w:val="28"/>
          <w:bdr w:val="none" w:sz="0" w:space="0" w:color="auto" w:frame="1"/>
        </w:rPr>
        <w:t>"Welcome to package"</w:t>
      </w:r>
      <w:r w:rsidRPr="00B150F3">
        <w:rPr>
          <w:rFonts w:ascii="Times New Roman" w:hAnsi="Times New Roman" w:cs="Times New Roman"/>
          <w:sz w:val="36"/>
          <w:szCs w:val="28"/>
          <w:bdr w:val="none" w:sz="0" w:space="0" w:color="auto" w:frame="1"/>
        </w:rPr>
        <w:t>);  </w:t>
      </w:r>
    </w:p>
    <w:p w:rsidR="00205397" w:rsidRPr="00B150F3" w:rsidRDefault="00205397" w:rsidP="00445367">
      <w:pPr>
        <w:numPr>
          <w:ilvl w:val="0"/>
          <w:numId w:val="2"/>
        </w:numPr>
        <w:shd w:val="clear" w:color="auto" w:fill="FFFFFF"/>
        <w:tabs>
          <w:tab w:val="clear" w:pos="720"/>
          <w:tab w:val="num" w:pos="1440"/>
        </w:tabs>
        <w:spacing w:after="0" w:line="240" w:lineRule="auto"/>
        <w:rPr>
          <w:rFonts w:ascii="Times New Roman" w:hAnsi="Times New Roman" w:cs="Times New Roman"/>
          <w:sz w:val="36"/>
          <w:szCs w:val="28"/>
        </w:rPr>
      </w:pPr>
      <w:r w:rsidRPr="00B150F3">
        <w:rPr>
          <w:rFonts w:ascii="Times New Roman" w:hAnsi="Times New Roman" w:cs="Times New Roman"/>
          <w:sz w:val="36"/>
          <w:szCs w:val="28"/>
          <w:bdr w:val="none" w:sz="0" w:space="0" w:color="auto" w:frame="1"/>
        </w:rPr>
        <w:t>   }  </w:t>
      </w:r>
    </w:p>
    <w:p w:rsidR="00205397" w:rsidRPr="00B150F3" w:rsidRDefault="00205397" w:rsidP="00445367">
      <w:pPr>
        <w:numPr>
          <w:ilvl w:val="0"/>
          <w:numId w:val="2"/>
        </w:numPr>
        <w:shd w:val="clear" w:color="auto" w:fill="FFFFFF"/>
        <w:tabs>
          <w:tab w:val="clear" w:pos="720"/>
          <w:tab w:val="num" w:pos="1440"/>
        </w:tabs>
        <w:spacing w:after="0" w:line="240" w:lineRule="auto"/>
        <w:rPr>
          <w:rFonts w:ascii="Times New Roman" w:hAnsi="Times New Roman" w:cs="Times New Roman"/>
          <w:sz w:val="36"/>
          <w:szCs w:val="28"/>
        </w:rPr>
      </w:pPr>
      <w:r w:rsidRPr="00B150F3">
        <w:rPr>
          <w:rFonts w:ascii="Times New Roman" w:hAnsi="Times New Roman" w:cs="Times New Roman"/>
          <w:sz w:val="36"/>
          <w:szCs w:val="28"/>
          <w:bdr w:val="none" w:sz="0" w:space="0" w:color="auto" w:frame="1"/>
        </w:rPr>
        <w:t>}  </w:t>
      </w:r>
    </w:p>
    <w:p w:rsidR="00205397" w:rsidRPr="00B150F3" w:rsidRDefault="00205397" w:rsidP="00205397">
      <w:pPr>
        <w:pStyle w:val="Heading2"/>
        <w:shd w:val="clear" w:color="auto" w:fill="FFFFFF"/>
        <w:spacing w:line="265" w:lineRule="atLeast"/>
        <w:rPr>
          <w:rFonts w:ascii="Times New Roman" w:hAnsi="Times New Roman" w:cs="Times New Roman"/>
          <w:color w:val="auto"/>
          <w:sz w:val="28"/>
          <w:szCs w:val="28"/>
          <w:u w:val="single"/>
        </w:rPr>
      </w:pPr>
      <w:r w:rsidRPr="00B150F3">
        <w:rPr>
          <w:rFonts w:ascii="Times New Roman" w:hAnsi="Times New Roman" w:cs="Times New Roman"/>
          <w:color w:val="auto"/>
          <w:sz w:val="32"/>
          <w:szCs w:val="28"/>
          <w:u w:val="single"/>
        </w:rPr>
        <w:t>How to compile java package</w:t>
      </w:r>
    </w:p>
    <w:p w:rsidR="00205397" w:rsidRPr="00B150F3" w:rsidRDefault="00205397" w:rsidP="00205397">
      <w:pPr>
        <w:pStyle w:val="NormalWeb"/>
        <w:shd w:val="clear" w:color="auto" w:fill="FFFFFF"/>
        <w:spacing w:line="265" w:lineRule="atLeast"/>
        <w:rPr>
          <w:sz w:val="28"/>
          <w:szCs w:val="28"/>
        </w:rPr>
      </w:pPr>
      <w:r w:rsidRPr="00B150F3">
        <w:rPr>
          <w:sz w:val="28"/>
          <w:szCs w:val="28"/>
        </w:rPr>
        <w:t>If you are not using any IDE, you need to follow the</w:t>
      </w:r>
      <w:r w:rsidRPr="00B150F3">
        <w:rPr>
          <w:rStyle w:val="apple-converted-space"/>
          <w:sz w:val="28"/>
          <w:szCs w:val="28"/>
        </w:rPr>
        <w:t> </w:t>
      </w:r>
      <w:r w:rsidRPr="00B150F3">
        <w:rPr>
          <w:b/>
          <w:bCs/>
          <w:sz w:val="28"/>
          <w:szCs w:val="28"/>
        </w:rPr>
        <w:t>syntax</w:t>
      </w:r>
      <w:r w:rsidRPr="00B150F3">
        <w:rPr>
          <w:rStyle w:val="apple-converted-space"/>
          <w:sz w:val="28"/>
          <w:szCs w:val="28"/>
        </w:rPr>
        <w:t> </w:t>
      </w:r>
      <w:r w:rsidRPr="00B150F3">
        <w:rPr>
          <w:sz w:val="28"/>
          <w:szCs w:val="28"/>
        </w:rPr>
        <w:t>given below:</w:t>
      </w:r>
    </w:p>
    <w:p w:rsidR="00205397" w:rsidRPr="00B150F3" w:rsidRDefault="00205397" w:rsidP="002242F4">
      <w:pPr>
        <w:shd w:val="clear" w:color="auto" w:fill="FFFFFF"/>
        <w:spacing w:after="0" w:line="240" w:lineRule="auto"/>
        <w:rPr>
          <w:rFonts w:ascii="Times New Roman" w:hAnsi="Times New Roman" w:cs="Times New Roman"/>
          <w:b/>
          <w:sz w:val="28"/>
          <w:szCs w:val="28"/>
        </w:rPr>
      </w:pPr>
      <w:proofErr w:type="spellStart"/>
      <w:proofErr w:type="gramStart"/>
      <w:r w:rsidRPr="00B150F3">
        <w:rPr>
          <w:rFonts w:ascii="Times New Roman" w:hAnsi="Times New Roman" w:cs="Times New Roman"/>
          <w:b/>
          <w:sz w:val="28"/>
          <w:szCs w:val="28"/>
          <w:bdr w:val="none" w:sz="0" w:space="0" w:color="auto" w:frame="1"/>
        </w:rPr>
        <w:t>javac</w:t>
      </w:r>
      <w:proofErr w:type="spellEnd"/>
      <w:proofErr w:type="gramEnd"/>
      <w:r w:rsidRPr="00B150F3">
        <w:rPr>
          <w:rFonts w:ascii="Times New Roman" w:hAnsi="Times New Roman" w:cs="Times New Roman"/>
          <w:b/>
          <w:sz w:val="28"/>
          <w:szCs w:val="28"/>
          <w:bdr w:val="none" w:sz="0" w:space="0" w:color="auto" w:frame="1"/>
        </w:rPr>
        <w:t> -d directory </w:t>
      </w:r>
      <w:proofErr w:type="spellStart"/>
      <w:r w:rsidRPr="00B150F3">
        <w:rPr>
          <w:rFonts w:ascii="Times New Roman" w:hAnsi="Times New Roman" w:cs="Times New Roman"/>
          <w:b/>
          <w:sz w:val="28"/>
          <w:szCs w:val="28"/>
          <w:bdr w:val="none" w:sz="0" w:space="0" w:color="auto" w:frame="1"/>
        </w:rPr>
        <w:t>javafilename</w:t>
      </w:r>
      <w:proofErr w:type="spellEnd"/>
      <w:r w:rsidRPr="00B150F3">
        <w:rPr>
          <w:rFonts w:ascii="Times New Roman" w:hAnsi="Times New Roman" w:cs="Times New Roman"/>
          <w:b/>
          <w:sz w:val="28"/>
          <w:szCs w:val="28"/>
          <w:bdr w:val="none" w:sz="0" w:space="0" w:color="auto" w:frame="1"/>
        </w:rPr>
        <w:t>  </w:t>
      </w:r>
    </w:p>
    <w:p w:rsidR="00205397" w:rsidRPr="00B150F3" w:rsidRDefault="002242F4" w:rsidP="00205397">
      <w:pPr>
        <w:pStyle w:val="NormalWeb"/>
        <w:shd w:val="clear" w:color="auto" w:fill="FFFFFF"/>
        <w:spacing w:line="265" w:lineRule="atLeast"/>
        <w:rPr>
          <w:b/>
          <w:sz w:val="28"/>
          <w:szCs w:val="28"/>
          <w:u w:val="single"/>
        </w:rPr>
      </w:pPr>
      <w:r w:rsidRPr="00B150F3">
        <w:rPr>
          <w:b/>
          <w:sz w:val="28"/>
          <w:szCs w:val="28"/>
          <w:u w:val="single"/>
        </w:rPr>
        <w:t>Example:</w:t>
      </w:r>
    </w:p>
    <w:p w:rsidR="00205397" w:rsidRPr="00B150F3" w:rsidRDefault="00205397" w:rsidP="002242F4">
      <w:pPr>
        <w:shd w:val="clear" w:color="auto" w:fill="FFFFFF"/>
        <w:spacing w:after="0" w:line="240" w:lineRule="auto"/>
        <w:rPr>
          <w:rFonts w:ascii="Times New Roman" w:hAnsi="Times New Roman" w:cs="Times New Roman"/>
          <w:b/>
          <w:sz w:val="28"/>
          <w:szCs w:val="28"/>
        </w:rPr>
      </w:pPr>
      <w:proofErr w:type="spellStart"/>
      <w:proofErr w:type="gramStart"/>
      <w:r w:rsidRPr="00B150F3">
        <w:rPr>
          <w:rFonts w:ascii="Times New Roman" w:hAnsi="Times New Roman" w:cs="Times New Roman"/>
          <w:b/>
          <w:sz w:val="28"/>
          <w:szCs w:val="28"/>
          <w:bdr w:val="none" w:sz="0" w:space="0" w:color="auto" w:frame="1"/>
        </w:rPr>
        <w:t>javac</w:t>
      </w:r>
      <w:proofErr w:type="spellEnd"/>
      <w:proofErr w:type="gramEnd"/>
      <w:r w:rsidRPr="00B150F3">
        <w:rPr>
          <w:rFonts w:ascii="Times New Roman" w:hAnsi="Times New Roman" w:cs="Times New Roman"/>
          <w:b/>
          <w:sz w:val="28"/>
          <w:szCs w:val="28"/>
          <w:bdr w:val="none" w:sz="0" w:space="0" w:color="auto" w:frame="1"/>
        </w:rPr>
        <w:t> -d . Simple.java  </w:t>
      </w:r>
    </w:p>
    <w:p w:rsidR="00205397" w:rsidRPr="00B150F3" w:rsidRDefault="00205397" w:rsidP="00EA6A5E">
      <w:pPr>
        <w:pStyle w:val="NormalWeb"/>
        <w:shd w:val="clear" w:color="auto" w:fill="FFFFFF"/>
        <w:spacing w:line="265" w:lineRule="atLeast"/>
        <w:ind w:left="720"/>
        <w:rPr>
          <w:sz w:val="28"/>
          <w:szCs w:val="28"/>
        </w:rPr>
      </w:pPr>
      <w:r w:rsidRPr="00B150F3">
        <w:rPr>
          <w:sz w:val="28"/>
          <w:szCs w:val="28"/>
        </w:rPr>
        <w:lastRenderedPageBreak/>
        <w:t xml:space="preserve">The -d switch specifies the destination where to put the generated class file. You can use any directory name like /home (in case of Linux), d:/abc (in case of windows) etc. If you want to keep the package within the same directory, you can </w:t>
      </w:r>
      <w:proofErr w:type="gramStart"/>
      <w:r w:rsidRPr="00B150F3">
        <w:rPr>
          <w:sz w:val="28"/>
          <w:szCs w:val="28"/>
        </w:rPr>
        <w:t>use .</w:t>
      </w:r>
      <w:proofErr w:type="gramEnd"/>
      <w:r w:rsidRPr="00B150F3">
        <w:rPr>
          <w:sz w:val="28"/>
          <w:szCs w:val="28"/>
        </w:rPr>
        <w:t xml:space="preserve"> (</w:t>
      </w:r>
      <w:proofErr w:type="gramStart"/>
      <w:r w:rsidRPr="00B150F3">
        <w:rPr>
          <w:sz w:val="28"/>
          <w:szCs w:val="28"/>
        </w:rPr>
        <w:t>dot</w:t>
      </w:r>
      <w:proofErr w:type="gramEnd"/>
      <w:r w:rsidRPr="00B150F3">
        <w:rPr>
          <w:sz w:val="28"/>
          <w:szCs w:val="28"/>
        </w:rPr>
        <w:t>).</w:t>
      </w:r>
      <w:r w:rsidR="00C139DC">
        <w:rPr>
          <w:sz w:val="28"/>
          <w:szCs w:val="28"/>
        </w:rPr>
        <w:pict>
          <v:rect id="_x0000_i1027" style="width:0;height:.6pt" o:hralign="center" o:hrstd="t" o:hrnoshade="t" o:hr="t" fillcolor="#d4d4d4" stroked="f"/>
        </w:pict>
      </w:r>
    </w:p>
    <w:p w:rsidR="00205397" w:rsidRPr="00B150F3" w:rsidRDefault="00205397" w:rsidP="00205397">
      <w:pPr>
        <w:pStyle w:val="Heading2"/>
        <w:shd w:val="clear" w:color="auto" w:fill="FFFFFF"/>
        <w:spacing w:line="265" w:lineRule="atLeast"/>
        <w:rPr>
          <w:rFonts w:ascii="Times New Roman" w:hAnsi="Times New Roman" w:cs="Times New Roman"/>
          <w:color w:val="auto"/>
          <w:sz w:val="28"/>
          <w:szCs w:val="28"/>
          <w:u w:val="single"/>
        </w:rPr>
      </w:pPr>
      <w:r w:rsidRPr="00B150F3">
        <w:rPr>
          <w:rFonts w:ascii="Times New Roman" w:hAnsi="Times New Roman" w:cs="Times New Roman"/>
          <w:color w:val="auto"/>
          <w:sz w:val="28"/>
          <w:szCs w:val="28"/>
          <w:u w:val="single"/>
        </w:rPr>
        <w:t>How to run java package program</w:t>
      </w:r>
    </w:p>
    <w:p w:rsidR="00205397" w:rsidRPr="00B150F3" w:rsidRDefault="00205397" w:rsidP="00205397">
      <w:pPr>
        <w:pStyle w:val="NormalWeb"/>
        <w:shd w:val="clear" w:color="auto" w:fill="FFFFFF"/>
        <w:spacing w:line="265" w:lineRule="atLeast"/>
        <w:rPr>
          <w:sz w:val="28"/>
          <w:szCs w:val="28"/>
        </w:rPr>
      </w:pPr>
      <w:r w:rsidRPr="00B150F3">
        <w:rPr>
          <w:sz w:val="28"/>
          <w:szCs w:val="28"/>
        </w:rPr>
        <w:t xml:space="preserve">You need to use fully qualified name e.g. </w:t>
      </w:r>
      <w:proofErr w:type="spellStart"/>
      <w:r w:rsidRPr="00B150F3">
        <w:rPr>
          <w:sz w:val="28"/>
          <w:szCs w:val="28"/>
        </w:rPr>
        <w:t>mypack.Simple</w:t>
      </w:r>
      <w:proofErr w:type="spellEnd"/>
      <w:r w:rsidRPr="00B150F3">
        <w:rPr>
          <w:sz w:val="28"/>
          <w:szCs w:val="28"/>
        </w:rPr>
        <w:t xml:space="preserve"> </w:t>
      </w:r>
      <w:proofErr w:type="spellStart"/>
      <w:r w:rsidRPr="00B150F3">
        <w:rPr>
          <w:sz w:val="28"/>
          <w:szCs w:val="28"/>
        </w:rPr>
        <w:t>etc</w:t>
      </w:r>
      <w:proofErr w:type="spellEnd"/>
      <w:r w:rsidRPr="00B150F3">
        <w:rPr>
          <w:sz w:val="28"/>
          <w:szCs w:val="28"/>
        </w:rPr>
        <w:t xml:space="preserve"> to run the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325"/>
      </w:tblGrid>
      <w:tr w:rsidR="00073188" w:rsidRPr="00B150F3" w:rsidTr="00205397">
        <w:trPr>
          <w:tblCellSpacing w:w="15" w:type="dxa"/>
        </w:trPr>
        <w:tc>
          <w:tcPr>
            <w:tcW w:w="0" w:type="auto"/>
            <w:shd w:val="clear" w:color="auto" w:fill="FFFFFF"/>
            <w:vAlign w:val="center"/>
            <w:hideMark/>
          </w:tcPr>
          <w:p w:rsidR="00205397" w:rsidRPr="00B150F3" w:rsidRDefault="00205397">
            <w:pPr>
              <w:spacing w:line="265" w:lineRule="atLeast"/>
              <w:ind w:left="230"/>
              <w:rPr>
                <w:rFonts w:ascii="Times New Roman" w:hAnsi="Times New Roman" w:cs="Times New Roman"/>
                <w:sz w:val="28"/>
                <w:szCs w:val="28"/>
              </w:rPr>
            </w:pPr>
            <w:r w:rsidRPr="00B150F3">
              <w:rPr>
                <w:rStyle w:val="Strong"/>
                <w:rFonts w:ascii="Times New Roman" w:hAnsi="Times New Roman" w:cs="Times New Roman"/>
                <w:sz w:val="28"/>
                <w:szCs w:val="28"/>
              </w:rPr>
              <w:t>To Compile:</w:t>
            </w:r>
            <w:r w:rsidRPr="00B150F3">
              <w:rPr>
                <w:rStyle w:val="apple-converted-space"/>
                <w:rFonts w:ascii="Times New Roman" w:hAnsi="Times New Roman" w:cs="Times New Roman"/>
                <w:sz w:val="28"/>
                <w:szCs w:val="28"/>
              </w:rPr>
              <w:t> </w:t>
            </w:r>
            <w:proofErr w:type="spellStart"/>
            <w:r w:rsidRPr="00B150F3">
              <w:rPr>
                <w:rFonts w:ascii="Times New Roman" w:hAnsi="Times New Roman" w:cs="Times New Roman"/>
                <w:sz w:val="28"/>
                <w:szCs w:val="28"/>
              </w:rPr>
              <w:t>javac</w:t>
            </w:r>
            <w:proofErr w:type="spellEnd"/>
            <w:r w:rsidRPr="00B150F3">
              <w:rPr>
                <w:rFonts w:ascii="Times New Roman" w:hAnsi="Times New Roman" w:cs="Times New Roman"/>
                <w:sz w:val="28"/>
                <w:szCs w:val="28"/>
              </w:rPr>
              <w:t xml:space="preserve"> -</w:t>
            </w:r>
            <w:proofErr w:type="gramStart"/>
            <w:r w:rsidRPr="00B150F3">
              <w:rPr>
                <w:rFonts w:ascii="Times New Roman" w:hAnsi="Times New Roman" w:cs="Times New Roman"/>
                <w:sz w:val="28"/>
                <w:szCs w:val="28"/>
              </w:rPr>
              <w:t>d .</w:t>
            </w:r>
            <w:proofErr w:type="gramEnd"/>
            <w:r w:rsidRPr="00B150F3">
              <w:rPr>
                <w:rFonts w:ascii="Times New Roman" w:hAnsi="Times New Roman" w:cs="Times New Roman"/>
                <w:sz w:val="28"/>
                <w:szCs w:val="28"/>
              </w:rPr>
              <w:t xml:space="preserve"> Simple.java</w:t>
            </w:r>
          </w:p>
        </w:tc>
      </w:tr>
      <w:tr w:rsidR="00073188" w:rsidRPr="00B150F3" w:rsidTr="00205397">
        <w:trPr>
          <w:tblCellSpacing w:w="15" w:type="dxa"/>
        </w:trPr>
        <w:tc>
          <w:tcPr>
            <w:tcW w:w="0" w:type="auto"/>
            <w:shd w:val="clear" w:color="auto" w:fill="FFFFFF"/>
            <w:vAlign w:val="center"/>
            <w:hideMark/>
          </w:tcPr>
          <w:p w:rsidR="00205397" w:rsidRPr="00B150F3" w:rsidRDefault="00205397">
            <w:pPr>
              <w:spacing w:line="265" w:lineRule="atLeast"/>
              <w:ind w:left="230"/>
              <w:rPr>
                <w:rFonts w:ascii="Times New Roman" w:hAnsi="Times New Roman" w:cs="Times New Roman"/>
                <w:sz w:val="28"/>
                <w:szCs w:val="28"/>
              </w:rPr>
            </w:pPr>
            <w:r w:rsidRPr="00B150F3">
              <w:rPr>
                <w:rStyle w:val="Strong"/>
                <w:rFonts w:ascii="Times New Roman" w:hAnsi="Times New Roman" w:cs="Times New Roman"/>
                <w:sz w:val="28"/>
                <w:szCs w:val="28"/>
              </w:rPr>
              <w:t>To Run:</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 xml:space="preserve">java </w:t>
            </w:r>
            <w:proofErr w:type="spellStart"/>
            <w:r w:rsidRPr="00B150F3">
              <w:rPr>
                <w:rFonts w:ascii="Times New Roman" w:hAnsi="Times New Roman" w:cs="Times New Roman"/>
                <w:sz w:val="28"/>
                <w:szCs w:val="28"/>
              </w:rPr>
              <w:t>mypack.Simple</w:t>
            </w:r>
            <w:proofErr w:type="spellEnd"/>
          </w:p>
        </w:tc>
      </w:tr>
    </w:tbl>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b/>
          <w:sz w:val="28"/>
          <w:szCs w:val="28"/>
          <w:u w:val="single"/>
        </w:rPr>
        <w:t>Output:</w:t>
      </w:r>
      <w:r w:rsidR="00EA6A5E" w:rsidRPr="00B150F3">
        <w:rPr>
          <w:rFonts w:ascii="Times New Roman" w:hAnsi="Times New Roman" w:cs="Times New Roman"/>
          <w:sz w:val="28"/>
          <w:szCs w:val="28"/>
        </w:rPr>
        <w:t xml:space="preserve"> </w:t>
      </w:r>
      <w:r w:rsidRPr="00B150F3">
        <w:rPr>
          <w:rFonts w:ascii="Times New Roman" w:hAnsi="Times New Roman" w:cs="Times New Roman"/>
          <w:sz w:val="28"/>
          <w:szCs w:val="28"/>
        </w:rPr>
        <w:t>Welcome to package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73188" w:rsidRPr="00B150F3" w:rsidTr="00205397">
        <w:trPr>
          <w:tblCellSpacing w:w="15" w:type="dxa"/>
        </w:trPr>
        <w:tc>
          <w:tcPr>
            <w:tcW w:w="0" w:type="auto"/>
            <w:shd w:val="clear" w:color="auto" w:fill="FFFFFF"/>
            <w:vAlign w:val="center"/>
            <w:hideMark/>
          </w:tcPr>
          <w:p w:rsidR="00205397" w:rsidRPr="00B150F3" w:rsidRDefault="00205397">
            <w:pPr>
              <w:spacing w:line="265" w:lineRule="atLeast"/>
              <w:ind w:left="230"/>
              <w:rPr>
                <w:rFonts w:ascii="Times New Roman" w:hAnsi="Times New Roman" w:cs="Times New Roman"/>
                <w:sz w:val="28"/>
                <w:szCs w:val="28"/>
              </w:rPr>
            </w:pPr>
            <w:r w:rsidRPr="00B150F3">
              <w:rPr>
                <w:rFonts w:ascii="Times New Roman" w:hAnsi="Times New Roman" w:cs="Times New Roman"/>
                <w:sz w:val="28"/>
                <w:szCs w:val="28"/>
              </w:rPr>
              <w:t xml:space="preserve">The -d is a switch that tells the compiler where to put the class file i.e. it represents destination. </w:t>
            </w:r>
            <w:proofErr w:type="gramStart"/>
            <w:r w:rsidRPr="00B150F3">
              <w:rPr>
                <w:rFonts w:ascii="Times New Roman" w:hAnsi="Times New Roman" w:cs="Times New Roman"/>
                <w:sz w:val="28"/>
                <w:szCs w:val="28"/>
              </w:rPr>
              <w:t>The .</w:t>
            </w:r>
            <w:proofErr w:type="gramEnd"/>
            <w:r w:rsidRPr="00B150F3">
              <w:rPr>
                <w:rFonts w:ascii="Times New Roman" w:hAnsi="Times New Roman" w:cs="Times New Roman"/>
                <w:sz w:val="28"/>
                <w:szCs w:val="28"/>
              </w:rPr>
              <w:t xml:space="preserve"> </w:t>
            </w:r>
            <w:proofErr w:type="gramStart"/>
            <w:r w:rsidRPr="00B150F3">
              <w:rPr>
                <w:rFonts w:ascii="Times New Roman" w:hAnsi="Times New Roman" w:cs="Times New Roman"/>
                <w:sz w:val="28"/>
                <w:szCs w:val="28"/>
              </w:rPr>
              <w:t>represents</w:t>
            </w:r>
            <w:proofErr w:type="gramEnd"/>
            <w:r w:rsidRPr="00B150F3">
              <w:rPr>
                <w:rFonts w:ascii="Times New Roman" w:hAnsi="Times New Roman" w:cs="Times New Roman"/>
                <w:sz w:val="28"/>
                <w:szCs w:val="28"/>
              </w:rPr>
              <w:t xml:space="preserve"> the current folder.</w:t>
            </w:r>
          </w:p>
        </w:tc>
      </w:tr>
    </w:tbl>
    <w:p w:rsidR="00205397" w:rsidRPr="00B150F3" w:rsidRDefault="00C139DC" w:rsidP="00205397">
      <w:pPr>
        <w:rPr>
          <w:rFonts w:ascii="Times New Roman" w:hAnsi="Times New Roman" w:cs="Times New Roman"/>
          <w:sz w:val="28"/>
          <w:szCs w:val="28"/>
        </w:rPr>
      </w:pPr>
      <w:r>
        <w:rPr>
          <w:rFonts w:ascii="Times New Roman" w:hAnsi="Times New Roman" w:cs="Times New Roman"/>
          <w:sz w:val="28"/>
          <w:szCs w:val="28"/>
        </w:rPr>
        <w:pict>
          <v:rect id="_x0000_i1028" style="width:0;height:.6pt" o:hralign="center" o:hrstd="t" o:hrnoshade="t" o:hr="t" fillcolor="#d4d4d4" stroked="f"/>
        </w:pict>
      </w:r>
    </w:p>
    <w:p w:rsidR="00940B62" w:rsidRPr="00B150F3" w:rsidRDefault="00940B62" w:rsidP="00205397">
      <w:pPr>
        <w:pStyle w:val="Heading2"/>
        <w:shd w:val="clear" w:color="auto" w:fill="FFFFFF"/>
        <w:spacing w:line="265" w:lineRule="atLeast"/>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u w:val="single"/>
        </w:rPr>
        <w:t>Example:</w:t>
      </w:r>
    </w:p>
    <w:p w:rsidR="00940B62" w:rsidRPr="00B150F3" w:rsidRDefault="00940B62" w:rsidP="00940B62">
      <w:pPr>
        <w:rPr>
          <w:rFonts w:ascii="Times New Roman" w:hAnsi="Times New Roman" w:cs="Times New Roman"/>
        </w:rPr>
      </w:pPr>
    </w:p>
    <w:p w:rsidR="00940B62" w:rsidRPr="00B150F3" w:rsidRDefault="000A7D3B" w:rsidP="00940B62">
      <w:pPr>
        <w:rPr>
          <w:rFonts w:ascii="Times New Roman" w:hAnsi="Times New Roman" w:cs="Times New Roman"/>
        </w:rPr>
      </w:pPr>
      <w:r w:rsidRPr="00B150F3">
        <w:rPr>
          <w:rFonts w:ascii="Times New Roman" w:hAnsi="Times New Roman" w:cs="Times New Roman"/>
          <w:noProof/>
        </w:rPr>
        <w:drawing>
          <wp:inline distT="0" distB="0" distL="0" distR="0" wp14:anchorId="48CFB7B7" wp14:editId="63C7CF8E">
            <wp:extent cx="5647055" cy="2611755"/>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647055" cy="2611755"/>
                    </a:xfrm>
                    <a:prstGeom prst="rect">
                      <a:avLst/>
                    </a:prstGeom>
                    <a:noFill/>
                    <a:ln w="9525">
                      <a:noFill/>
                      <a:miter lim="800000"/>
                      <a:headEnd/>
                      <a:tailEnd/>
                    </a:ln>
                  </pic:spPr>
                </pic:pic>
              </a:graphicData>
            </a:graphic>
          </wp:inline>
        </w:drawing>
      </w:r>
    </w:p>
    <w:p w:rsidR="000A7D3B" w:rsidRPr="00B150F3" w:rsidRDefault="009F27F1" w:rsidP="00940B62">
      <w:pPr>
        <w:rPr>
          <w:rFonts w:ascii="Times New Roman" w:hAnsi="Times New Roman" w:cs="Times New Roman"/>
        </w:rPr>
      </w:pPr>
      <w:r w:rsidRPr="00B150F3">
        <w:rPr>
          <w:rFonts w:ascii="Times New Roman" w:hAnsi="Times New Roman" w:cs="Times New Roman"/>
          <w:noProof/>
        </w:rPr>
        <w:drawing>
          <wp:inline distT="0" distB="0" distL="0" distR="0" wp14:anchorId="03725FE5" wp14:editId="55D5777B">
            <wp:extent cx="5943600" cy="8584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858497"/>
                    </a:xfrm>
                    <a:prstGeom prst="rect">
                      <a:avLst/>
                    </a:prstGeom>
                    <a:noFill/>
                    <a:ln w="9525">
                      <a:noFill/>
                      <a:miter lim="800000"/>
                      <a:headEnd/>
                      <a:tailEnd/>
                    </a:ln>
                  </pic:spPr>
                </pic:pic>
              </a:graphicData>
            </a:graphic>
          </wp:inline>
        </w:drawing>
      </w:r>
    </w:p>
    <w:p w:rsidR="009F27F1" w:rsidRPr="00B150F3" w:rsidRDefault="003A5049" w:rsidP="00940B62">
      <w:pPr>
        <w:rPr>
          <w:rFonts w:ascii="Times New Roman" w:hAnsi="Times New Roman" w:cs="Times New Roman"/>
        </w:rPr>
      </w:pPr>
      <w:r w:rsidRPr="00B150F3">
        <w:rPr>
          <w:rFonts w:ascii="Times New Roman" w:hAnsi="Times New Roman" w:cs="Times New Roman"/>
          <w:noProof/>
        </w:rPr>
        <w:lastRenderedPageBreak/>
        <w:drawing>
          <wp:inline distT="0" distB="0" distL="0" distR="0" wp14:anchorId="795598B9" wp14:editId="63D0F8C0">
            <wp:extent cx="5943600" cy="84258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842586"/>
                    </a:xfrm>
                    <a:prstGeom prst="rect">
                      <a:avLst/>
                    </a:prstGeom>
                    <a:noFill/>
                    <a:ln w="9525">
                      <a:noFill/>
                      <a:miter lim="800000"/>
                      <a:headEnd/>
                      <a:tailEnd/>
                    </a:ln>
                  </pic:spPr>
                </pic:pic>
              </a:graphicData>
            </a:graphic>
          </wp:inline>
        </w:drawing>
      </w:r>
    </w:p>
    <w:p w:rsidR="003A5049" w:rsidRPr="00B150F3" w:rsidRDefault="003A5049" w:rsidP="00940B62">
      <w:pPr>
        <w:rPr>
          <w:rFonts w:ascii="Times New Roman" w:hAnsi="Times New Roman" w:cs="Times New Roman"/>
        </w:rPr>
      </w:pPr>
      <w:r w:rsidRPr="00B150F3">
        <w:rPr>
          <w:rFonts w:ascii="Times New Roman" w:hAnsi="Times New Roman" w:cs="Times New Roman"/>
          <w:noProof/>
        </w:rPr>
        <w:drawing>
          <wp:inline distT="0" distB="0" distL="0" distR="0" wp14:anchorId="62E3CE37" wp14:editId="586B0678">
            <wp:extent cx="5943600" cy="59686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596869"/>
                    </a:xfrm>
                    <a:prstGeom prst="rect">
                      <a:avLst/>
                    </a:prstGeom>
                    <a:noFill/>
                    <a:ln w="9525">
                      <a:noFill/>
                      <a:miter lim="800000"/>
                      <a:headEnd/>
                      <a:tailEnd/>
                    </a:ln>
                  </pic:spPr>
                </pic:pic>
              </a:graphicData>
            </a:graphic>
          </wp:inline>
        </w:drawing>
      </w:r>
    </w:p>
    <w:p w:rsidR="003A5049" w:rsidRPr="00B150F3" w:rsidRDefault="00967183" w:rsidP="00940B62">
      <w:pPr>
        <w:rPr>
          <w:rFonts w:ascii="Times New Roman" w:hAnsi="Times New Roman" w:cs="Times New Roman"/>
        </w:rPr>
      </w:pPr>
      <w:r w:rsidRPr="00B150F3">
        <w:rPr>
          <w:rFonts w:ascii="Times New Roman" w:hAnsi="Times New Roman" w:cs="Times New Roman"/>
          <w:noProof/>
        </w:rPr>
        <w:drawing>
          <wp:inline distT="0" distB="0" distL="0" distR="0" wp14:anchorId="1CE4186A" wp14:editId="758966C8">
            <wp:extent cx="5943600" cy="6726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672617"/>
                    </a:xfrm>
                    <a:prstGeom prst="rect">
                      <a:avLst/>
                    </a:prstGeom>
                    <a:noFill/>
                    <a:ln w="9525">
                      <a:noFill/>
                      <a:miter lim="800000"/>
                      <a:headEnd/>
                      <a:tailEnd/>
                    </a:ln>
                  </pic:spPr>
                </pic:pic>
              </a:graphicData>
            </a:graphic>
          </wp:inline>
        </w:drawing>
      </w:r>
    </w:p>
    <w:p w:rsidR="00967183" w:rsidRPr="00B150F3" w:rsidRDefault="00967183" w:rsidP="00940B62">
      <w:pPr>
        <w:rPr>
          <w:rFonts w:ascii="Times New Roman" w:hAnsi="Times New Roman" w:cs="Times New Roman"/>
        </w:rPr>
      </w:pPr>
      <w:r w:rsidRPr="00B150F3">
        <w:rPr>
          <w:rFonts w:ascii="Times New Roman" w:hAnsi="Times New Roman" w:cs="Times New Roman"/>
          <w:noProof/>
        </w:rPr>
        <w:drawing>
          <wp:inline distT="0" distB="0" distL="0" distR="0" wp14:anchorId="3339036A" wp14:editId="2D44BD9E">
            <wp:extent cx="5943600" cy="7847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784785"/>
                    </a:xfrm>
                    <a:prstGeom prst="rect">
                      <a:avLst/>
                    </a:prstGeom>
                    <a:noFill/>
                    <a:ln w="9525">
                      <a:noFill/>
                      <a:miter lim="800000"/>
                      <a:headEnd/>
                      <a:tailEnd/>
                    </a:ln>
                  </pic:spPr>
                </pic:pic>
              </a:graphicData>
            </a:graphic>
          </wp:inline>
        </w:drawing>
      </w:r>
    </w:p>
    <w:p w:rsidR="00967183" w:rsidRPr="00B150F3" w:rsidRDefault="00967183" w:rsidP="00940B62">
      <w:pPr>
        <w:rPr>
          <w:rFonts w:ascii="Times New Roman" w:hAnsi="Times New Roman" w:cs="Times New Roman"/>
        </w:rPr>
      </w:pPr>
      <w:r w:rsidRPr="00B150F3">
        <w:rPr>
          <w:rFonts w:ascii="Times New Roman" w:hAnsi="Times New Roman" w:cs="Times New Roman"/>
          <w:noProof/>
        </w:rPr>
        <w:drawing>
          <wp:inline distT="0" distB="0" distL="0" distR="0" wp14:anchorId="412B3482" wp14:editId="318A3E76">
            <wp:extent cx="5943600" cy="192221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1922216"/>
                    </a:xfrm>
                    <a:prstGeom prst="rect">
                      <a:avLst/>
                    </a:prstGeom>
                    <a:noFill/>
                    <a:ln w="9525">
                      <a:noFill/>
                      <a:miter lim="800000"/>
                      <a:headEnd/>
                      <a:tailEnd/>
                    </a:ln>
                  </pic:spPr>
                </pic:pic>
              </a:graphicData>
            </a:graphic>
          </wp:inline>
        </w:drawing>
      </w:r>
    </w:p>
    <w:p w:rsidR="00967183" w:rsidRPr="00B150F3" w:rsidRDefault="00967183" w:rsidP="00940B62">
      <w:pPr>
        <w:rPr>
          <w:rFonts w:ascii="Times New Roman" w:hAnsi="Times New Roman" w:cs="Times New Roman"/>
        </w:rPr>
      </w:pPr>
      <w:r w:rsidRPr="00B150F3">
        <w:rPr>
          <w:rFonts w:ascii="Times New Roman" w:hAnsi="Times New Roman" w:cs="Times New Roman"/>
          <w:noProof/>
        </w:rPr>
        <w:drawing>
          <wp:inline distT="0" distB="0" distL="0" distR="0" wp14:anchorId="1F8B098A" wp14:editId="33F9B05A">
            <wp:extent cx="5943600" cy="86169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861690"/>
                    </a:xfrm>
                    <a:prstGeom prst="rect">
                      <a:avLst/>
                    </a:prstGeom>
                    <a:noFill/>
                    <a:ln w="9525">
                      <a:noFill/>
                      <a:miter lim="800000"/>
                      <a:headEnd/>
                      <a:tailEnd/>
                    </a:ln>
                  </pic:spPr>
                </pic:pic>
              </a:graphicData>
            </a:graphic>
          </wp:inline>
        </w:drawing>
      </w:r>
    </w:p>
    <w:p w:rsidR="00967183" w:rsidRPr="00B150F3" w:rsidRDefault="00967183" w:rsidP="00940B62">
      <w:pPr>
        <w:rPr>
          <w:rFonts w:ascii="Times New Roman" w:hAnsi="Times New Roman" w:cs="Times New Roman"/>
        </w:rPr>
      </w:pPr>
      <w:r w:rsidRPr="00B150F3">
        <w:rPr>
          <w:rFonts w:ascii="Times New Roman" w:hAnsi="Times New Roman" w:cs="Times New Roman"/>
          <w:noProof/>
        </w:rPr>
        <w:drawing>
          <wp:inline distT="0" distB="0" distL="0" distR="0" wp14:anchorId="0CEF2F89" wp14:editId="4EFF4F25">
            <wp:extent cx="5943600" cy="85962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859624"/>
                    </a:xfrm>
                    <a:prstGeom prst="rect">
                      <a:avLst/>
                    </a:prstGeom>
                    <a:noFill/>
                    <a:ln w="9525">
                      <a:noFill/>
                      <a:miter lim="800000"/>
                      <a:headEnd/>
                      <a:tailEnd/>
                    </a:ln>
                  </pic:spPr>
                </pic:pic>
              </a:graphicData>
            </a:graphic>
          </wp:inline>
        </w:drawing>
      </w:r>
    </w:p>
    <w:p w:rsidR="00967183" w:rsidRPr="00B150F3" w:rsidRDefault="00967183" w:rsidP="00940B62">
      <w:pPr>
        <w:rPr>
          <w:rFonts w:ascii="Times New Roman" w:hAnsi="Times New Roman" w:cs="Times New Roman"/>
        </w:rPr>
      </w:pPr>
      <w:r w:rsidRPr="00B150F3">
        <w:rPr>
          <w:rFonts w:ascii="Times New Roman" w:hAnsi="Times New Roman" w:cs="Times New Roman"/>
          <w:noProof/>
        </w:rPr>
        <w:drawing>
          <wp:inline distT="0" distB="0" distL="0" distR="0" wp14:anchorId="338C1702" wp14:editId="205B7607">
            <wp:extent cx="5943600" cy="60837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608376"/>
                    </a:xfrm>
                    <a:prstGeom prst="rect">
                      <a:avLst/>
                    </a:prstGeom>
                    <a:noFill/>
                    <a:ln w="9525">
                      <a:noFill/>
                      <a:miter lim="800000"/>
                      <a:headEnd/>
                      <a:tailEnd/>
                    </a:ln>
                  </pic:spPr>
                </pic:pic>
              </a:graphicData>
            </a:graphic>
          </wp:inline>
        </w:drawing>
      </w:r>
    </w:p>
    <w:p w:rsidR="00967183" w:rsidRPr="00B150F3" w:rsidRDefault="00967183" w:rsidP="00940B62">
      <w:pPr>
        <w:rPr>
          <w:rFonts w:ascii="Times New Roman" w:hAnsi="Times New Roman" w:cs="Times New Roman"/>
        </w:rPr>
      </w:pPr>
      <w:r w:rsidRPr="00B150F3">
        <w:rPr>
          <w:rFonts w:ascii="Times New Roman" w:hAnsi="Times New Roman" w:cs="Times New Roman"/>
          <w:noProof/>
        </w:rPr>
        <w:lastRenderedPageBreak/>
        <w:drawing>
          <wp:inline distT="0" distB="0" distL="0" distR="0" wp14:anchorId="6FCBBD43" wp14:editId="7628A18E">
            <wp:extent cx="5943600" cy="102417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1024174"/>
                    </a:xfrm>
                    <a:prstGeom prst="rect">
                      <a:avLst/>
                    </a:prstGeom>
                    <a:noFill/>
                    <a:ln w="9525">
                      <a:noFill/>
                      <a:miter lim="800000"/>
                      <a:headEnd/>
                      <a:tailEnd/>
                    </a:ln>
                  </pic:spPr>
                </pic:pic>
              </a:graphicData>
            </a:graphic>
          </wp:inline>
        </w:drawing>
      </w:r>
    </w:p>
    <w:p w:rsidR="00967183" w:rsidRPr="00B150F3" w:rsidRDefault="00967183" w:rsidP="00940B62">
      <w:pPr>
        <w:rPr>
          <w:rFonts w:ascii="Times New Roman" w:hAnsi="Times New Roman" w:cs="Times New Roman"/>
        </w:rPr>
      </w:pPr>
      <w:r w:rsidRPr="00B150F3">
        <w:rPr>
          <w:rFonts w:ascii="Times New Roman" w:hAnsi="Times New Roman" w:cs="Times New Roman"/>
          <w:noProof/>
        </w:rPr>
        <w:drawing>
          <wp:inline distT="0" distB="0" distL="0" distR="0" wp14:anchorId="0FCACC49" wp14:editId="720BBE32">
            <wp:extent cx="5943600" cy="40668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943600" cy="406680"/>
                    </a:xfrm>
                    <a:prstGeom prst="rect">
                      <a:avLst/>
                    </a:prstGeom>
                    <a:noFill/>
                    <a:ln w="9525">
                      <a:noFill/>
                      <a:miter lim="800000"/>
                      <a:headEnd/>
                      <a:tailEnd/>
                    </a:ln>
                  </pic:spPr>
                </pic:pic>
              </a:graphicData>
            </a:graphic>
          </wp:inline>
        </w:drawing>
      </w:r>
    </w:p>
    <w:p w:rsidR="00967183" w:rsidRPr="00B150F3" w:rsidRDefault="00967183" w:rsidP="00940B62">
      <w:pPr>
        <w:rPr>
          <w:rFonts w:ascii="Times New Roman" w:hAnsi="Times New Roman" w:cs="Times New Roman"/>
        </w:rPr>
      </w:pPr>
    </w:p>
    <w:p w:rsidR="00205397" w:rsidRPr="00B150F3" w:rsidRDefault="00205397" w:rsidP="00205397">
      <w:pPr>
        <w:pStyle w:val="Heading2"/>
        <w:shd w:val="clear" w:color="auto" w:fill="FFFFFF"/>
        <w:spacing w:line="265" w:lineRule="atLeast"/>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u w:val="single"/>
        </w:rPr>
        <w:t>How to access package from another package?</w:t>
      </w:r>
    </w:p>
    <w:p w:rsidR="00205397" w:rsidRPr="00B150F3" w:rsidRDefault="00205397" w:rsidP="00205397">
      <w:pPr>
        <w:pStyle w:val="NormalWeb"/>
        <w:shd w:val="clear" w:color="auto" w:fill="FFFFFF"/>
        <w:spacing w:line="265" w:lineRule="atLeast"/>
        <w:rPr>
          <w:sz w:val="28"/>
          <w:szCs w:val="28"/>
        </w:rPr>
      </w:pPr>
      <w:r w:rsidRPr="00B150F3">
        <w:rPr>
          <w:sz w:val="28"/>
          <w:szCs w:val="28"/>
        </w:rPr>
        <w:t>There are three ways to access the package from outside the package.</w:t>
      </w:r>
    </w:p>
    <w:p w:rsidR="00205397" w:rsidRPr="00B150F3" w:rsidRDefault="00205397" w:rsidP="00C5502F">
      <w:pPr>
        <w:numPr>
          <w:ilvl w:val="0"/>
          <w:numId w:val="5"/>
        </w:numPr>
        <w:shd w:val="clear" w:color="auto" w:fill="FFFFFF"/>
        <w:tabs>
          <w:tab w:val="clear" w:pos="720"/>
          <w:tab w:val="num" w:pos="1440"/>
        </w:tabs>
        <w:spacing w:before="35" w:after="100" w:afterAutospacing="1" w:line="240" w:lineRule="auto"/>
        <w:ind w:left="1440"/>
        <w:rPr>
          <w:rFonts w:ascii="Times New Roman" w:hAnsi="Times New Roman" w:cs="Times New Roman"/>
          <w:b/>
          <w:sz w:val="28"/>
          <w:szCs w:val="28"/>
        </w:rPr>
      </w:pPr>
      <w:proofErr w:type="gramStart"/>
      <w:r w:rsidRPr="00B150F3">
        <w:rPr>
          <w:rFonts w:ascii="Times New Roman" w:hAnsi="Times New Roman" w:cs="Times New Roman"/>
          <w:b/>
          <w:sz w:val="28"/>
          <w:szCs w:val="28"/>
        </w:rPr>
        <w:t>import</w:t>
      </w:r>
      <w:proofErr w:type="gramEnd"/>
      <w:r w:rsidRPr="00B150F3">
        <w:rPr>
          <w:rFonts w:ascii="Times New Roman" w:hAnsi="Times New Roman" w:cs="Times New Roman"/>
          <w:b/>
          <w:sz w:val="28"/>
          <w:szCs w:val="28"/>
        </w:rPr>
        <w:t xml:space="preserve"> package.*;</w:t>
      </w:r>
    </w:p>
    <w:p w:rsidR="00205397" w:rsidRPr="00B150F3" w:rsidRDefault="00205397" w:rsidP="00C5502F">
      <w:pPr>
        <w:numPr>
          <w:ilvl w:val="0"/>
          <w:numId w:val="5"/>
        </w:numPr>
        <w:shd w:val="clear" w:color="auto" w:fill="FFFFFF"/>
        <w:tabs>
          <w:tab w:val="clear" w:pos="720"/>
          <w:tab w:val="num" w:pos="1440"/>
        </w:tabs>
        <w:spacing w:before="35" w:after="100" w:afterAutospacing="1" w:line="240" w:lineRule="auto"/>
        <w:ind w:left="1440"/>
        <w:rPr>
          <w:rFonts w:ascii="Times New Roman" w:hAnsi="Times New Roman" w:cs="Times New Roman"/>
          <w:b/>
          <w:sz w:val="28"/>
          <w:szCs w:val="28"/>
        </w:rPr>
      </w:pPr>
      <w:r w:rsidRPr="00B150F3">
        <w:rPr>
          <w:rFonts w:ascii="Times New Roman" w:hAnsi="Times New Roman" w:cs="Times New Roman"/>
          <w:b/>
          <w:sz w:val="28"/>
          <w:szCs w:val="28"/>
        </w:rPr>
        <w:t xml:space="preserve">import </w:t>
      </w:r>
      <w:proofErr w:type="spellStart"/>
      <w:r w:rsidRPr="00B150F3">
        <w:rPr>
          <w:rFonts w:ascii="Times New Roman" w:hAnsi="Times New Roman" w:cs="Times New Roman"/>
          <w:b/>
          <w:sz w:val="28"/>
          <w:szCs w:val="28"/>
        </w:rPr>
        <w:t>package.classname</w:t>
      </w:r>
      <w:proofErr w:type="spellEnd"/>
      <w:r w:rsidRPr="00B150F3">
        <w:rPr>
          <w:rFonts w:ascii="Times New Roman" w:hAnsi="Times New Roman" w:cs="Times New Roman"/>
          <w:b/>
          <w:sz w:val="28"/>
          <w:szCs w:val="28"/>
        </w:rPr>
        <w:t>;</w:t>
      </w:r>
    </w:p>
    <w:p w:rsidR="00205397" w:rsidRPr="00B150F3" w:rsidRDefault="00205397" w:rsidP="00C5502F">
      <w:pPr>
        <w:numPr>
          <w:ilvl w:val="0"/>
          <w:numId w:val="5"/>
        </w:numPr>
        <w:shd w:val="clear" w:color="auto" w:fill="FFFFFF"/>
        <w:tabs>
          <w:tab w:val="clear" w:pos="720"/>
          <w:tab w:val="num" w:pos="1440"/>
        </w:tabs>
        <w:spacing w:before="35" w:after="100" w:afterAutospacing="1" w:line="240" w:lineRule="auto"/>
        <w:ind w:left="1440"/>
        <w:rPr>
          <w:rFonts w:ascii="Times New Roman" w:hAnsi="Times New Roman" w:cs="Times New Roman"/>
          <w:b/>
          <w:sz w:val="28"/>
          <w:szCs w:val="28"/>
        </w:rPr>
      </w:pPr>
      <w:proofErr w:type="gramStart"/>
      <w:r w:rsidRPr="00B150F3">
        <w:rPr>
          <w:rFonts w:ascii="Times New Roman" w:hAnsi="Times New Roman" w:cs="Times New Roman"/>
          <w:b/>
          <w:sz w:val="28"/>
          <w:szCs w:val="28"/>
        </w:rPr>
        <w:t>fully</w:t>
      </w:r>
      <w:proofErr w:type="gramEnd"/>
      <w:r w:rsidRPr="00B150F3">
        <w:rPr>
          <w:rFonts w:ascii="Times New Roman" w:hAnsi="Times New Roman" w:cs="Times New Roman"/>
          <w:b/>
          <w:sz w:val="28"/>
          <w:szCs w:val="28"/>
        </w:rPr>
        <w:t xml:space="preserve"> qualified name.</w:t>
      </w:r>
    </w:p>
    <w:p w:rsidR="00205397" w:rsidRPr="00B150F3" w:rsidRDefault="00205397" w:rsidP="00205397">
      <w:pPr>
        <w:pStyle w:val="Heading4"/>
        <w:shd w:val="clear" w:color="auto" w:fill="FFFFFF"/>
        <w:spacing w:line="265" w:lineRule="atLeast"/>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u w:val="single"/>
        </w:rPr>
        <w:t>1) Using packagename.*</w:t>
      </w:r>
    </w:p>
    <w:p w:rsidR="00205397" w:rsidRPr="00B150F3" w:rsidRDefault="00205397" w:rsidP="00205397">
      <w:pPr>
        <w:pStyle w:val="NormalWeb"/>
        <w:shd w:val="clear" w:color="auto" w:fill="FFFFFF"/>
        <w:spacing w:line="265" w:lineRule="atLeast"/>
        <w:rPr>
          <w:sz w:val="28"/>
          <w:szCs w:val="28"/>
        </w:rPr>
      </w:pPr>
      <w:r w:rsidRPr="00B150F3">
        <w:rPr>
          <w:sz w:val="28"/>
          <w:szCs w:val="28"/>
        </w:rPr>
        <w:t xml:space="preserve">If you use package.* then all the classes and interfaces of this package will be accessible but not </w:t>
      </w:r>
      <w:proofErr w:type="spellStart"/>
      <w:r w:rsidRPr="00B150F3">
        <w:rPr>
          <w:sz w:val="28"/>
          <w:szCs w:val="28"/>
        </w:rPr>
        <w:t>subpackages</w:t>
      </w:r>
      <w:proofErr w:type="spellEnd"/>
      <w:r w:rsidRPr="00B150F3">
        <w:rPr>
          <w:sz w:val="28"/>
          <w:szCs w:val="28"/>
        </w:rPr>
        <w:t>.</w:t>
      </w:r>
    </w:p>
    <w:p w:rsidR="00205397" w:rsidRPr="00B150F3" w:rsidRDefault="00205397" w:rsidP="00205397">
      <w:pPr>
        <w:pStyle w:val="NormalWeb"/>
        <w:shd w:val="clear" w:color="auto" w:fill="FFFFFF"/>
        <w:spacing w:line="265" w:lineRule="atLeast"/>
        <w:rPr>
          <w:sz w:val="28"/>
          <w:szCs w:val="28"/>
        </w:rPr>
      </w:pPr>
      <w:r w:rsidRPr="00B150F3">
        <w:rPr>
          <w:sz w:val="28"/>
          <w:szCs w:val="28"/>
        </w:rPr>
        <w:t>The import keyword is used to make the classes and interface of another package accessible to the current package.</w:t>
      </w:r>
    </w:p>
    <w:p w:rsidR="00205397" w:rsidRPr="00B150F3" w:rsidRDefault="00205397" w:rsidP="00205397">
      <w:pPr>
        <w:pStyle w:val="Heading2"/>
        <w:shd w:val="clear" w:color="auto" w:fill="FFFFFF"/>
        <w:rPr>
          <w:rFonts w:ascii="Times New Roman" w:hAnsi="Times New Roman" w:cs="Times New Roman"/>
          <w:bCs w:val="0"/>
          <w:color w:val="auto"/>
          <w:sz w:val="28"/>
          <w:szCs w:val="28"/>
          <w:u w:val="single"/>
        </w:rPr>
      </w:pPr>
      <w:proofErr w:type="gramStart"/>
      <w:r w:rsidRPr="00B150F3">
        <w:rPr>
          <w:rFonts w:ascii="Times New Roman" w:hAnsi="Times New Roman" w:cs="Times New Roman"/>
          <w:bCs w:val="0"/>
          <w:color w:val="auto"/>
          <w:sz w:val="28"/>
          <w:szCs w:val="28"/>
          <w:u w:val="single"/>
        </w:rPr>
        <w:t>Example of package that import the packagename.*</w:t>
      </w:r>
      <w:proofErr w:type="gramEnd"/>
    </w:p>
    <w:p w:rsidR="00205397" w:rsidRPr="00B150F3" w:rsidRDefault="00205397" w:rsidP="00326C64">
      <w:pPr>
        <w:shd w:val="clear" w:color="auto" w:fill="FFFFFF"/>
        <w:spacing w:after="0" w:line="240" w:lineRule="auto"/>
        <w:ind w:left="360"/>
        <w:rPr>
          <w:rFonts w:ascii="Times New Roman" w:hAnsi="Times New Roman" w:cs="Times New Roman"/>
          <w:i/>
          <w:sz w:val="28"/>
          <w:szCs w:val="28"/>
        </w:rPr>
      </w:pPr>
      <w:r w:rsidRPr="00B150F3">
        <w:rPr>
          <w:rStyle w:val="comment"/>
          <w:rFonts w:ascii="Times New Roman" w:hAnsi="Times New Roman" w:cs="Times New Roman"/>
          <w:i/>
          <w:sz w:val="28"/>
          <w:szCs w:val="28"/>
          <w:bdr w:val="none" w:sz="0" w:space="0" w:color="auto" w:frame="1"/>
        </w:rPr>
        <w:t>//save by A.java</w:t>
      </w:r>
      <w:r w:rsidRPr="00B150F3">
        <w:rPr>
          <w:rFonts w:ascii="Times New Roman" w:hAnsi="Times New Roman" w:cs="Times New Roman"/>
          <w:i/>
          <w:sz w:val="28"/>
          <w:szCs w:val="28"/>
          <w:bdr w:val="none" w:sz="0" w:space="0" w:color="auto" w:frame="1"/>
        </w:rPr>
        <w:t>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Cs/>
          <w:i/>
          <w:sz w:val="28"/>
          <w:szCs w:val="28"/>
          <w:bdr w:val="none" w:sz="0" w:space="0" w:color="auto" w:frame="1"/>
        </w:rPr>
        <w:t>package</w:t>
      </w:r>
      <w:proofErr w:type="gramEnd"/>
      <w:r w:rsidRPr="00B150F3">
        <w:rPr>
          <w:rFonts w:ascii="Times New Roman" w:hAnsi="Times New Roman" w:cs="Times New Roman"/>
          <w:i/>
          <w:sz w:val="28"/>
          <w:szCs w:val="28"/>
          <w:bdr w:val="none" w:sz="0" w:space="0" w:color="auto" w:frame="1"/>
        </w:rPr>
        <w:t> pack;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Cs/>
          <w:i/>
          <w:sz w:val="28"/>
          <w:szCs w:val="28"/>
          <w:bdr w:val="none" w:sz="0" w:space="0" w:color="auto" w:frame="1"/>
        </w:rPr>
        <w:t>class</w:t>
      </w:r>
      <w:r w:rsidRPr="00B150F3">
        <w:rPr>
          <w:rFonts w:ascii="Times New Roman" w:hAnsi="Times New Roman" w:cs="Times New Roman"/>
          <w:i/>
          <w:sz w:val="28"/>
          <w:szCs w:val="28"/>
          <w:bdr w:val="none" w:sz="0" w:space="0" w:color="auto" w:frame="1"/>
        </w:rPr>
        <w:t> A{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roofErr w:type="gramStart"/>
      <w:r w:rsidRPr="00B150F3">
        <w:rPr>
          <w:rStyle w:val="keyword"/>
          <w:rFonts w:ascii="Times New Roman" w:hAnsi="Times New Roman" w:cs="Times New Roman"/>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Cs/>
          <w:i/>
          <w:sz w:val="28"/>
          <w:szCs w:val="28"/>
          <w:bdr w:val="none" w:sz="0" w:space="0" w:color="auto" w:frame="1"/>
        </w:rPr>
        <w:t>void</w:t>
      </w:r>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msg</w:t>
      </w:r>
      <w:proofErr w:type="spellEnd"/>
      <w:r w:rsidRPr="00B150F3">
        <w:rPr>
          <w:rFonts w:ascii="Times New Roman" w:hAnsi="Times New Roman" w:cs="Times New Roman"/>
          <w:i/>
          <w:sz w:val="28"/>
          <w:szCs w:val="28"/>
          <w:bdr w:val="none" w:sz="0" w:space="0" w:color="auto" w:frame="1"/>
        </w:rPr>
        <w:t>(){</w:t>
      </w:r>
      <w:proofErr w:type="spellStart"/>
      <w:r w:rsidRPr="00B150F3">
        <w:rPr>
          <w:rFonts w:ascii="Times New Roman" w:hAnsi="Times New Roman" w:cs="Times New Roman"/>
          <w:i/>
          <w:sz w:val="28"/>
          <w:szCs w:val="28"/>
          <w:bdr w:val="none" w:sz="0" w:space="0" w:color="auto" w:frame="1"/>
        </w:rPr>
        <w:t>System.out.println</w:t>
      </w:r>
      <w:proofErr w:type="spellEnd"/>
      <w:r w:rsidRPr="00B150F3">
        <w:rPr>
          <w:rFonts w:ascii="Times New Roman" w:hAnsi="Times New Roman" w:cs="Times New Roman"/>
          <w:i/>
          <w:sz w:val="28"/>
          <w:szCs w:val="28"/>
          <w:bdr w:val="none" w:sz="0" w:space="0" w:color="auto" w:frame="1"/>
        </w:rPr>
        <w:t>(</w:t>
      </w:r>
      <w:r w:rsidRPr="00B150F3">
        <w:rPr>
          <w:rStyle w:val="string"/>
          <w:rFonts w:ascii="Times New Roman" w:hAnsi="Times New Roman" w:cs="Times New Roman"/>
          <w:i/>
          <w:sz w:val="28"/>
          <w:szCs w:val="28"/>
          <w:bdr w:val="none" w:sz="0" w:space="0" w:color="auto" w:frame="1"/>
        </w:rPr>
        <w:t>"Hello"</w:t>
      </w:r>
      <w:r w:rsidRPr="00B150F3">
        <w:rPr>
          <w:rFonts w:ascii="Times New Roman" w:hAnsi="Times New Roman" w:cs="Times New Roman"/>
          <w:i/>
          <w:sz w:val="28"/>
          <w:szCs w:val="28"/>
          <w:bdr w:val="none" w:sz="0" w:space="0" w:color="auto" w:frame="1"/>
        </w:rPr>
        <w:t>);}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
    <w:p w:rsidR="00205397" w:rsidRPr="00B150F3" w:rsidRDefault="00326C64" w:rsidP="00326C64">
      <w:pPr>
        <w:shd w:val="clear" w:color="auto" w:fill="FFFFFF"/>
        <w:spacing w:after="0" w:line="240" w:lineRule="auto"/>
        <w:rPr>
          <w:rFonts w:ascii="Times New Roman" w:hAnsi="Times New Roman" w:cs="Times New Roman"/>
          <w:i/>
          <w:sz w:val="28"/>
          <w:szCs w:val="28"/>
        </w:rPr>
      </w:pPr>
      <w:r w:rsidRPr="00B150F3">
        <w:rPr>
          <w:rStyle w:val="comment"/>
          <w:rFonts w:ascii="Times New Roman" w:hAnsi="Times New Roman" w:cs="Times New Roman"/>
          <w:i/>
          <w:sz w:val="28"/>
          <w:szCs w:val="28"/>
          <w:bdr w:val="none" w:sz="0" w:space="0" w:color="auto" w:frame="1"/>
        </w:rPr>
        <w:t xml:space="preserve">  </w:t>
      </w:r>
      <w:r w:rsidR="00205397" w:rsidRPr="00B150F3">
        <w:rPr>
          <w:rStyle w:val="comment"/>
          <w:rFonts w:ascii="Times New Roman" w:hAnsi="Times New Roman" w:cs="Times New Roman"/>
          <w:i/>
          <w:sz w:val="28"/>
          <w:szCs w:val="28"/>
          <w:bdr w:val="none" w:sz="0" w:space="0" w:color="auto" w:frame="1"/>
        </w:rPr>
        <w:t>//save by B.java</w:t>
      </w:r>
      <w:r w:rsidR="00205397" w:rsidRPr="00B150F3">
        <w:rPr>
          <w:rFonts w:ascii="Times New Roman" w:hAnsi="Times New Roman" w:cs="Times New Roman"/>
          <w:i/>
          <w:sz w:val="28"/>
          <w:szCs w:val="28"/>
          <w:bdr w:val="none" w:sz="0" w:space="0" w:color="auto" w:frame="1"/>
        </w:rPr>
        <w:t>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Cs/>
          <w:i/>
          <w:sz w:val="28"/>
          <w:szCs w:val="28"/>
          <w:bdr w:val="none" w:sz="0" w:space="0" w:color="auto" w:frame="1"/>
        </w:rPr>
        <w:t>package</w:t>
      </w:r>
      <w:proofErr w:type="gramEnd"/>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mypack</w:t>
      </w:r>
      <w:proofErr w:type="spellEnd"/>
      <w:r w:rsidRPr="00B150F3">
        <w:rPr>
          <w:rFonts w:ascii="Times New Roman" w:hAnsi="Times New Roman" w:cs="Times New Roman"/>
          <w:i/>
          <w:sz w:val="28"/>
          <w:szCs w:val="28"/>
          <w:bdr w:val="none" w:sz="0" w:space="0" w:color="auto" w:frame="1"/>
        </w:rPr>
        <w:t>;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Cs/>
          <w:i/>
          <w:sz w:val="28"/>
          <w:szCs w:val="28"/>
          <w:bdr w:val="none" w:sz="0" w:space="0" w:color="auto" w:frame="1"/>
        </w:rPr>
        <w:t>import</w:t>
      </w:r>
      <w:proofErr w:type="gramEnd"/>
      <w:r w:rsidRPr="00B150F3">
        <w:rPr>
          <w:rFonts w:ascii="Times New Roman" w:hAnsi="Times New Roman" w:cs="Times New Roman"/>
          <w:i/>
          <w:sz w:val="28"/>
          <w:szCs w:val="28"/>
          <w:bdr w:val="none" w:sz="0" w:space="0" w:color="auto" w:frame="1"/>
        </w:rPr>
        <w:t> pack.*;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Cs/>
          <w:i/>
          <w:sz w:val="28"/>
          <w:szCs w:val="28"/>
          <w:bdr w:val="none" w:sz="0" w:space="0" w:color="auto" w:frame="1"/>
        </w:rPr>
        <w:t>class</w:t>
      </w:r>
      <w:proofErr w:type="gramEnd"/>
      <w:r w:rsidRPr="00B150F3">
        <w:rPr>
          <w:rFonts w:ascii="Times New Roman" w:hAnsi="Times New Roman" w:cs="Times New Roman"/>
          <w:i/>
          <w:sz w:val="28"/>
          <w:szCs w:val="28"/>
          <w:bdr w:val="none" w:sz="0" w:space="0" w:color="auto" w:frame="1"/>
        </w:rPr>
        <w:t> B{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roofErr w:type="gramStart"/>
      <w:r w:rsidRPr="00B150F3">
        <w:rPr>
          <w:rStyle w:val="keyword"/>
          <w:rFonts w:ascii="Times New Roman" w:hAnsi="Times New Roman" w:cs="Times New Roman"/>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Cs/>
          <w:i/>
          <w:sz w:val="28"/>
          <w:szCs w:val="28"/>
          <w:bdr w:val="none" w:sz="0" w:space="0" w:color="auto" w:frame="1"/>
        </w:rPr>
        <w:t>static</w:t>
      </w:r>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Cs/>
          <w:i/>
          <w:sz w:val="28"/>
          <w:szCs w:val="28"/>
          <w:bdr w:val="none" w:sz="0" w:space="0" w:color="auto" w:frame="1"/>
        </w:rPr>
        <w:t>void</w:t>
      </w:r>
      <w:r w:rsidRPr="00B150F3">
        <w:rPr>
          <w:rFonts w:ascii="Times New Roman" w:hAnsi="Times New Roman" w:cs="Times New Roman"/>
          <w:i/>
          <w:sz w:val="28"/>
          <w:szCs w:val="28"/>
          <w:bdr w:val="none" w:sz="0" w:space="0" w:color="auto" w:frame="1"/>
        </w:rPr>
        <w:t> main(String args[]){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A </w:t>
      </w:r>
      <w:proofErr w:type="spellStart"/>
      <w:r w:rsidRPr="00B150F3">
        <w:rPr>
          <w:rFonts w:ascii="Times New Roman" w:hAnsi="Times New Roman" w:cs="Times New Roman"/>
          <w:i/>
          <w:sz w:val="28"/>
          <w:szCs w:val="28"/>
          <w:bdr w:val="none" w:sz="0" w:space="0" w:color="auto" w:frame="1"/>
        </w:rPr>
        <w:t>obj</w:t>
      </w:r>
      <w:proofErr w:type="spellEnd"/>
      <w:r w:rsidRPr="00B150F3">
        <w:rPr>
          <w:rFonts w:ascii="Times New Roman" w:hAnsi="Times New Roman" w:cs="Times New Roman"/>
          <w:i/>
          <w:sz w:val="28"/>
          <w:szCs w:val="28"/>
          <w:bdr w:val="none" w:sz="0" w:space="0" w:color="auto" w:frame="1"/>
        </w:rPr>
        <w:t> = </w:t>
      </w:r>
      <w:r w:rsidRPr="00B150F3">
        <w:rPr>
          <w:rStyle w:val="keyword"/>
          <w:rFonts w:ascii="Times New Roman" w:hAnsi="Times New Roman" w:cs="Times New Roman"/>
          <w:bCs/>
          <w:i/>
          <w:sz w:val="28"/>
          <w:szCs w:val="28"/>
          <w:bdr w:val="none" w:sz="0" w:space="0" w:color="auto" w:frame="1"/>
        </w:rPr>
        <w:t>new</w:t>
      </w:r>
      <w:r w:rsidRPr="00B150F3">
        <w:rPr>
          <w:rFonts w:ascii="Times New Roman" w:hAnsi="Times New Roman" w:cs="Times New Roman"/>
          <w:i/>
          <w:sz w:val="28"/>
          <w:szCs w:val="28"/>
          <w:bdr w:val="none" w:sz="0" w:space="0" w:color="auto" w:frame="1"/>
        </w:rPr>
        <w:t> </w:t>
      </w:r>
      <w:proofErr w:type="gramStart"/>
      <w:r w:rsidRPr="00B150F3">
        <w:rPr>
          <w:rFonts w:ascii="Times New Roman" w:hAnsi="Times New Roman" w:cs="Times New Roman"/>
          <w:i/>
          <w:sz w:val="28"/>
          <w:szCs w:val="28"/>
          <w:bdr w:val="none" w:sz="0" w:space="0" w:color="auto" w:frame="1"/>
        </w:rPr>
        <w:t>A(</w:t>
      </w:r>
      <w:proofErr w:type="gramEnd"/>
      <w:r w:rsidRPr="00B150F3">
        <w:rPr>
          <w:rFonts w:ascii="Times New Roman" w:hAnsi="Times New Roman" w:cs="Times New Roman"/>
          <w:i/>
          <w:sz w:val="28"/>
          <w:szCs w:val="28"/>
          <w:bdr w:val="none" w:sz="0" w:space="0" w:color="auto" w:frame="1"/>
        </w:rPr>
        <w:t>);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roofErr w:type="gramStart"/>
      <w:r w:rsidRPr="00B150F3">
        <w:rPr>
          <w:rFonts w:ascii="Times New Roman" w:hAnsi="Times New Roman" w:cs="Times New Roman"/>
          <w:i/>
          <w:sz w:val="28"/>
          <w:szCs w:val="28"/>
          <w:bdr w:val="none" w:sz="0" w:space="0" w:color="auto" w:frame="1"/>
        </w:rPr>
        <w:t>obj.msg(</w:t>
      </w:r>
      <w:proofErr w:type="gramEnd"/>
      <w:r w:rsidRPr="00B150F3">
        <w:rPr>
          <w:rFonts w:ascii="Times New Roman" w:hAnsi="Times New Roman" w:cs="Times New Roman"/>
          <w:i/>
          <w:sz w:val="28"/>
          <w:szCs w:val="28"/>
          <w:bdr w:val="none" w:sz="0" w:space="0" w:color="auto" w:frame="1"/>
        </w:rPr>
        <w:t>);  </w:t>
      </w:r>
    </w:p>
    <w:p w:rsidR="00205397" w:rsidRPr="00B150F3" w:rsidRDefault="00205397" w:rsidP="00326C64">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  </w:t>
      </w:r>
    </w:p>
    <w:p w:rsidR="00205397" w:rsidRPr="00B150F3" w:rsidRDefault="00205397" w:rsidP="00326C64">
      <w:pPr>
        <w:shd w:val="clear" w:color="auto" w:fill="FFFFFF"/>
        <w:spacing w:after="0" w:line="240" w:lineRule="auto"/>
        <w:ind w:left="720"/>
        <w:rPr>
          <w:rFonts w:ascii="Times New Roman" w:hAnsi="Times New Roman" w:cs="Times New Roman"/>
          <w:sz w:val="28"/>
          <w:szCs w:val="28"/>
        </w:rPr>
      </w:pPr>
      <w:r w:rsidRPr="00B150F3">
        <w:rPr>
          <w:rFonts w:ascii="Times New Roman" w:hAnsi="Times New Roman" w:cs="Times New Roman"/>
          <w:i/>
          <w:sz w:val="28"/>
          <w:szCs w:val="28"/>
          <w:bdr w:val="none" w:sz="0" w:space="0" w:color="auto" w:frame="1"/>
        </w:rPr>
        <w:lastRenderedPageBreak/>
        <w:t>}</w:t>
      </w:r>
      <w:r w:rsidRPr="00B150F3">
        <w:rPr>
          <w:rFonts w:ascii="Times New Roman" w:hAnsi="Times New Roman" w:cs="Times New Roman"/>
          <w:sz w:val="28"/>
          <w:szCs w:val="28"/>
          <w:bdr w:val="none" w:sz="0" w:space="0" w:color="auto" w:frame="1"/>
        </w:rPr>
        <w:t>  </w:t>
      </w:r>
    </w:p>
    <w:p w:rsidR="00205397" w:rsidRPr="00B150F3" w:rsidRDefault="00205397" w:rsidP="00E70611">
      <w:pPr>
        <w:pStyle w:val="HTMLPreformatted"/>
        <w:shd w:val="clear" w:color="auto" w:fill="F9FBF9"/>
        <w:spacing w:line="265" w:lineRule="atLeast"/>
        <w:ind w:left="360"/>
        <w:rPr>
          <w:rFonts w:ascii="Times New Roman" w:hAnsi="Times New Roman" w:cs="Times New Roman"/>
          <w:sz w:val="28"/>
          <w:szCs w:val="28"/>
        </w:rPr>
      </w:pPr>
      <w:r w:rsidRPr="00B150F3">
        <w:rPr>
          <w:rFonts w:ascii="Times New Roman" w:hAnsi="Times New Roman" w:cs="Times New Roman"/>
          <w:b/>
          <w:sz w:val="28"/>
          <w:szCs w:val="28"/>
          <w:u w:val="single"/>
        </w:rPr>
        <w:t>Output:</w:t>
      </w:r>
      <w:r w:rsidR="00E70611" w:rsidRPr="00B150F3">
        <w:rPr>
          <w:rFonts w:ascii="Times New Roman" w:hAnsi="Times New Roman" w:cs="Times New Roman"/>
          <w:b/>
          <w:sz w:val="28"/>
          <w:szCs w:val="28"/>
          <w:u w:val="single"/>
        </w:rPr>
        <w:br/>
      </w:r>
      <w:r w:rsidR="00326C64" w:rsidRPr="00B150F3">
        <w:rPr>
          <w:rFonts w:ascii="Times New Roman" w:hAnsi="Times New Roman" w:cs="Times New Roman"/>
          <w:sz w:val="28"/>
          <w:szCs w:val="28"/>
        </w:rPr>
        <w:t xml:space="preserve">              </w:t>
      </w:r>
      <w:r w:rsidRPr="00B150F3">
        <w:rPr>
          <w:rFonts w:ascii="Times New Roman" w:hAnsi="Times New Roman" w:cs="Times New Roman"/>
          <w:sz w:val="28"/>
          <w:szCs w:val="28"/>
        </w:rPr>
        <w:t>Hello</w:t>
      </w:r>
    </w:p>
    <w:p w:rsidR="00205397" w:rsidRPr="00B150F3" w:rsidRDefault="00C139DC" w:rsidP="00205397">
      <w:pPr>
        <w:rPr>
          <w:rFonts w:ascii="Times New Roman" w:hAnsi="Times New Roman" w:cs="Times New Roman"/>
          <w:sz w:val="28"/>
          <w:szCs w:val="28"/>
        </w:rPr>
      </w:pPr>
      <w:r>
        <w:rPr>
          <w:rFonts w:ascii="Times New Roman" w:hAnsi="Times New Roman" w:cs="Times New Roman"/>
          <w:sz w:val="28"/>
          <w:szCs w:val="28"/>
        </w:rPr>
        <w:pict>
          <v:rect id="_x0000_i1029" style="width:0;height:.6pt" o:hralign="center" o:hrstd="t" o:hrnoshade="t" o:hr="t" fillcolor="#d4d4d4" stroked="f"/>
        </w:pict>
      </w:r>
    </w:p>
    <w:p w:rsidR="00205397" w:rsidRPr="00B150F3" w:rsidRDefault="00205397" w:rsidP="00205397">
      <w:pPr>
        <w:pStyle w:val="Heading4"/>
        <w:shd w:val="clear" w:color="auto" w:fill="FFFFFF"/>
        <w:spacing w:line="265" w:lineRule="atLeast"/>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rPr>
        <w:t xml:space="preserve">2) </w:t>
      </w:r>
      <w:r w:rsidRPr="00B150F3">
        <w:rPr>
          <w:rFonts w:ascii="Times New Roman" w:hAnsi="Times New Roman" w:cs="Times New Roman"/>
          <w:bCs w:val="0"/>
          <w:color w:val="auto"/>
          <w:sz w:val="28"/>
          <w:szCs w:val="28"/>
          <w:u w:val="single"/>
        </w:rPr>
        <w:t xml:space="preserve">Using </w:t>
      </w:r>
      <w:proofErr w:type="spellStart"/>
      <w:r w:rsidRPr="00B150F3">
        <w:rPr>
          <w:rFonts w:ascii="Times New Roman" w:hAnsi="Times New Roman" w:cs="Times New Roman"/>
          <w:bCs w:val="0"/>
          <w:color w:val="auto"/>
          <w:sz w:val="28"/>
          <w:szCs w:val="28"/>
          <w:u w:val="single"/>
        </w:rPr>
        <w:t>packagename.classname</w:t>
      </w:r>
      <w:proofErr w:type="spellEnd"/>
    </w:p>
    <w:p w:rsidR="00205397" w:rsidRPr="00B150F3" w:rsidRDefault="00205397" w:rsidP="00205397">
      <w:pPr>
        <w:pStyle w:val="NormalWeb"/>
        <w:shd w:val="clear" w:color="auto" w:fill="FFFFFF"/>
        <w:spacing w:line="265" w:lineRule="atLeast"/>
        <w:rPr>
          <w:sz w:val="28"/>
          <w:szCs w:val="28"/>
        </w:rPr>
      </w:pPr>
      <w:r w:rsidRPr="00B150F3">
        <w:rPr>
          <w:sz w:val="28"/>
          <w:szCs w:val="28"/>
        </w:rPr>
        <w:t xml:space="preserve">If you import </w:t>
      </w:r>
      <w:proofErr w:type="spellStart"/>
      <w:r w:rsidRPr="00B150F3">
        <w:rPr>
          <w:sz w:val="28"/>
          <w:szCs w:val="28"/>
        </w:rPr>
        <w:t>package.classname</w:t>
      </w:r>
      <w:proofErr w:type="spellEnd"/>
      <w:r w:rsidRPr="00B150F3">
        <w:rPr>
          <w:sz w:val="28"/>
          <w:szCs w:val="28"/>
        </w:rPr>
        <w:t xml:space="preserve"> then only declared class of this package will be accessible.</w:t>
      </w:r>
    </w:p>
    <w:p w:rsidR="00205397" w:rsidRPr="00B150F3" w:rsidRDefault="00205397" w:rsidP="00205397">
      <w:pPr>
        <w:pStyle w:val="Heading2"/>
        <w:shd w:val="clear" w:color="auto" w:fill="FFFFFF"/>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u w:val="single"/>
        </w:rPr>
        <w:t xml:space="preserve">Example of package by import </w:t>
      </w:r>
      <w:proofErr w:type="spellStart"/>
      <w:r w:rsidRPr="00B150F3">
        <w:rPr>
          <w:rFonts w:ascii="Times New Roman" w:hAnsi="Times New Roman" w:cs="Times New Roman"/>
          <w:bCs w:val="0"/>
          <w:color w:val="auto"/>
          <w:sz w:val="28"/>
          <w:szCs w:val="28"/>
          <w:u w:val="single"/>
        </w:rPr>
        <w:t>package.classname</w:t>
      </w:r>
      <w:proofErr w:type="spellEnd"/>
    </w:p>
    <w:p w:rsidR="00B150F3" w:rsidRPr="00B150F3" w:rsidRDefault="00B150F3" w:rsidP="00B150F3">
      <w:pPr>
        <w:rPr>
          <w:rFonts w:ascii="Times New Roman" w:hAnsi="Times New Roman" w:cs="Times New Roman"/>
        </w:rPr>
      </w:pPr>
    </w:p>
    <w:p w:rsidR="00205397" w:rsidRPr="00B150F3" w:rsidRDefault="00205397" w:rsidP="00636FB5">
      <w:pPr>
        <w:shd w:val="clear" w:color="auto" w:fill="FFFFFF"/>
        <w:spacing w:after="0" w:line="240" w:lineRule="auto"/>
        <w:ind w:left="720"/>
        <w:rPr>
          <w:rFonts w:ascii="Times New Roman" w:hAnsi="Times New Roman" w:cs="Times New Roman"/>
          <w:b/>
          <w:i/>
          <w:sz w:val="28"/>
          <w:szCs w:val="28"/>
        </w:rPr>
      </w:pPr>
      <w:r w:rsidRPr="00B150F3">
        <w:rPr>
          <w:rStyle w:val="comment"/>
          <w:rFonts w:ascii="Times New Roman" w:hAnsi="Times New Roman" w:cs="Times New Roman"/>
          <w:b/>
          <w:i/>
          <w:sz w:val="28"/>
          <w:szCs w:val="28"/>
          <w:bdr w:val="none" w:sz="0" w:space="0" w:color="auto" w:frame="1"/>
        </w:rPr>
        <w:t>//save by A.java</w:t>
      </w:r>
      <w:r w:rsidRPr="00B150F3">
        <w:rPr>
          <w:rFonts w:ascii="Times New Roman" w:hAnsi="Times New Roman" w:cs="Times New Roman"/>
          <w:b/>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
          <w:bCs/>
          <w:i/>
          <w:sz w:val="28"/>
          <w:szCs w:val="28"/>
          <w:bdr w:val="none" w:sz="0" w:space="0" w:color="auto" w:frame="1"/>
        </w:rPr>
        <w:t>package</w:t>
      </w:r>
      <w:proofErr w:type="gramEnd"/>
      <w:r w:rsidRPr="00B150F3">
        <w:rPr>
          <w:rFonts w:ascii="Times New Roman" w:hAnsi="Times New Roman" w:cs="Times New Roman"/>
          <w:i/>
          <w:sz w:val="28"/>
          <w:szCs w:val="28"/>
          <w:bdr w:val="none" w:sz="0" w:space="0" w:color="auto" w:frame="1"/>
        </w:rPr>
        <w:t> pack;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
          <w:bCs/>
          <w:i/>
          <w:sz w:val="28"/>
          <w:szCs w:val="28"/>
          <w:bdr w:val="none" w:sz="0" w:space="0" w:color="auto" w:frame="1"/>
        </w:rPr>
        <w:t>class</w:t>
      </w:r>
      <w:r w:rsidRPr="00B150F3">
        <w:rPr>
          <w:rFonts w:ascii="Times New Roman" w:hAnsi="Times New Roman" w:cs="Times New Roman"/>
          <w:i/>
          <w:sz w:val="28"/>
          <w:szCs w:val="28"/>
          <w:bdr w:val="none" w:sz="0" w:space="0" w:color="auto" w:frame="1"/>
        </w:rPr>
        <w:t> A{  </w:t>
      </w:r>
    </w:p>
    <w:p w:rsidR="00B150F3" w:rsidRPr="00B150F3" w:rsidRDefault="00205397" w:rsidP="00636FB5">
      <w:pPr>
        <w:shd w:val="clear" w:color="auto" w:fill="FFFFFF"/>
        <w:spacing w:after="0" w:line="240" w:lineRule="auto"/>
        <w:ind w:left="720"/>
        <w:rPr>
          <w:rFonts w:ascii="Times New Roman" w:hAnsi="Times New Roman" w:cs="Times New Roman"/>
          <w:i/>
          <w:sz w:val="28"/>
          <w:szCs w:val="28"/>
          <w:bdr w:val="none" w:sz="0" w:space="0" w:color="auto" w:frame="1"/>
        </w:rPr>
      </w:pPr>
      <w:r w:rsidRPr="00B150F3">
        <w:rPr>
          <w:rFonts w:ascii="Times New Roman" w:hAnsi="Times New Roman" w:cs="Times New Roman"/>
          <w:i/>
          <w:sz w:val="28"/>
          <w:szCs w:val="28"/>
          <w:bdr w:val="none" w:sz="0" w:space="0" w:color="auto" w:frame="1"/>
        </w:rPr>
        <w:t>  </w:t>
      </w:r>
      <w:proofErr w:type="gramStart"/>
      <w:r w:rsidRPr="00B150F3">
        <w:rPr>
          <w:rStyle w:val="keyword"/>
          <w:rFonts w:ascii="Times New Roman" w:hAnsi="Times New Roman" w:cs="Times New Roman"/>
          <w:b/>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
          <w:bCs/>
          <w:i/>
          <w:sz w:val="28"/>
          <w:szCs w:val="28"/>
          <w:bdr w:val="none" w:sz="0" w:space="0" w:color="auto" w:frame="1"/>
        </w:rPr>
        <w:t>void</w:t>
      </w:r>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msg</w:t>
      </w:r>
      <w:proofErr w:type="spellEnd"/>
      <w:r w:rsidRPr="00B150F3">
        <w:rPr>
          <w:rFonts w:ascii="Times New Roman" w:hAnsi="Times New Roman" w:cs="Times New Roman"/>
          <w:i/>
          <w:sz w:val="28"/>
          <w:szCs w:val="28"/>
          <w:bdr w:val="none" w:sz="0" w:space="0" w:color="auto" w:frame="1"/>
        </w:rPr>
        <w:t>(){</w:t>
      </w:r>
    </w:p>
    <w:p w:rsidR="00B150F3" w:rsidRPr="00B150F3" w:rsidRDefault="00205397" w:rsidP="00B150F3">
      <w:pPr>
        <w:shd w:val="clear" w:color="auto" w:fill="FFFFFF"/>
        <w:spacing w:after="0" w:line="240" w:lineRule="auto"/>
        <w:ind w:left="720" w:firstLine="720"/>
        <w:rPr>
          <w:rFonts w:ascii="Times New Roman" w:hAnsi="Times New Roman" w:cs="Times New Roman"/>
          <w:i/>
          <w:sz w:val="28"/>
          <w:szCs w:val="28"/>
          <w:bdr w:val="none" w:sz="0" w:space="0" w:color="auto" w:frame="1"/>
        </w:rPr>
      </w:pPr>
      <w:proofErr w:type="spellStart"/>
      <w:proofErr w:type="gramStart"/>
      <w:r w:rsidRPr="00B150F3">
        <w:rPr>
          <w:rFonts w:ascii="Times New Roman" w:hAnsi="Times New Roman" w:cs="Times New Roman"/>
          <w:i/>
          <w:sz w:val="28"/>
          <w:szCs w:val="28"/>
          <w:bdr w:val="none" w:sz="0" w:space="0" w:color="auto" w:frame="1"/>
        </w:rPr>
        <w:t>System.out.println</w:t>
      </w:r>
      <w:proofErr w:type="spellEnd"/>
      <w:r w:rsidRPr="00B150F3">
        <w:rPr>
          <w:rFonts w:ascii="Times New Roman" w:hAnsi="Times New Roman" w:cs="Times New Roman"/>
          <w:i/>
          <w:sz w:val="28"/>
          <w:szCs w:val="28"/>
          <w:bdr w:val="none" w:sz="0" w:space="0" w:color="auto" w:frame="1"/>
        </w:rPr>
        <w:t>(</w:t>
      </w:r>
      <w:proofErr w:type="gramEnd"/>
      <w:r w:rsidRPr="00B150F3">
        <w:rPr>
          <w:rStyle w:val="string"/>
          <w:rFonts w:ascii="Times New Roman" w:hAnsi="Times New Roman" w:cs="Times New Roman"/>
          <w:i/>
          <w:sz w:val="28"/>
          <w:szCs w:val="28"/>
          <w:bdr w:val="none" w:sz="0" w:space="0" w:color="auto" w:frame="1"/>
        </w:rPr>
        <w:t>"Hello"</w:t>
      </w:r>
      <w:r w:rsidRPr="00B150F3">
        <w:rPr>
          <w:rFonts w:ascii="Times New Roman" w:hAnsi="Times New Roman" w:cs="Times New Roman"/>
          <w:i/>
          <w:sz w:val="28"/>
          <w:szCs w:val="28"/>
          <w:bdr w:val="none" w:sz="0" w:space="0" w:color="auto" w:frame="1"/>
        </w:rPr>
        <w:t>);</w:t>
      </w:r>
    </w:p>
    <w:p w:rsidR="00205397" w:rsidRPr="00B150F3" w:rsidRDefault="00205397" w:rsidP="00B150F3">
      <w:pPr>
        <w:shd w:val="clear" w:color="auto" w:fill="FFFFFF"/>
        <w:spacing w:after="0" w:line="240" w:lineRule="auto"/>
        <w:ind w:left="720" w:firstLine="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
    <w:p w:rsidR="00B150F3" w:rsidRPr="00B150F3" w:rsidRDefault="00205397" w:rsidP="00636FB5">
      <w:pPr>
        <w:shd w:val="clear" w:color="auto" w:fill="FFFFFF"/>
        <w:spacing w:after="0" w:line="240" w:lineRule="auto"/>
        <w:ind w:left="720"/>
        <w:rPr>
          <w:rFonts w:ascii="Times New Roman" w:hAnsi="Times New Roman" w:cs="Times New Roman"/>
          <w:i/>
          <w:sz w:val="28"/>
          <w:szCs w:val="28"/>
          <w:bdr w:val="none" w:sz="0" w:space="0" w:color="auto" w:frame="1"/>
        </w:rPr>
      </w:pPr>
      <w:r w:rsidRPr="00B150F3">
        <w:rPr>
          <w:rFonts w:ascii="Times New Roman" w:hAnsi="Times New Roman" w:cs="Times New Roman"/>
          <w:i/>
          <w:sz w:val="28"/>
          <w:szCs w:val="28"/>
          <w:bdr w:val="none" w:sz="0" w:space="0" w:color="auto" w:frame="1"/>
        </w:rPr>
        <w:t>}</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b/>
          <w:i/>
          <w:sz w:val="28"/>
          <w:szCs w:val="28"/>
        </w:rPr>
      </w:pPr>
      <w:r w:rsidRPr="00B150F3">
        <w:rPr>
          <w:rStyle w:val="comment"/>
          <w:rFonts w:ascii="Times New Roman" w:hAnsi="Times New Roman" w:cs="Times New Roman"/>
          <w:b/>
          <w:i/>
          <w:sz w:val="28"/>
          <w:szCs w:val="28"/>
          <w:bdr w:val="none" w:sz="0" w:space="0" w:color="auto" w:frame="1"/>
        </w:rPr>
        <w:t>//save by B.java</w:t>
      </w:r>
      <w:r w:rsidRPr="00B150F3">
        <w:rPr>
          <w:rFonts w:ascii="Times New Roman" w:hAnsi="Times New Roman" w:cs="Times New Roman"/>
          <w:b/>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
          <w:bCs/>
          <w:i/>
          <w:sz w:val="28"/>
          <w:szCs w:val="28"/>
          <w:bdr w:val="none" w:sz="0" w:space="0" w:color="auto" w:frame="1"/>
        </w:rPr>
        <w:t>package</w:t>
      </w:r>
      <w:proofErr w:type="gramEnd"/>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mypack</w:t>
      </w:r>
      <w:proofErr w:type="spellEnd"/>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
          <w:bCs/>
          <w:i/>
          <w:sz w:val="28"/>
          <w:szCs w:val="28"/>
          <w:bdr w:val="none" w:sz="0" w:space="0" w:color="auto" w:frame="1"/>
        </w:rPr>
        <w:t>import</w:t>
      </w:r>
      <w:proofErr w:type="gramEnd"/>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pack.A</w:t>
      </w:r>
      <w:proofErr w:type="spellEnd"/>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
          <w:bCs/>
          <w:i/>
          <w:sz w:val="28"/>
          <w:szCs w:val="28"/>
          <w:bdr w:val="none" w:sz="0" w:space="0" w:color="auto" w:frame="1"/>
        </w:rPr>
        <w:t>class</w:t>
      </w:r>
      <w:proofErr w:type="gramEnd"/>
      <w:r w:rsidRPr="00B150F3">
        <w:rPr>
          <w:rFonts w:ascii="Times New Roman" w:hAnsi="Times New Roman" w:cs="Times New Roman"/>
          <w:i/>
          <w:sz w:val="28"/>
          <w:szCs w:val="28"/>
          <w:bdr w:val="none" w:sz="0" w:space="0" w:color="auto" w:frame="1"/>
        </w:rPr>
        <w:t> B{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roofErr w:type="gramStart"/>
      <w:r w:rsidRPr="00B150F3">
        <w:rPr>
          <w:rStyle w:val="keyword"/>
          <w:rFonts w:ascii="Times New Roman" w:hAnsi="Times New Roman" w:cs="Times New Roman"/>
          <w:b/>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
          <w:bCs/>
          <w:i/>
          <w:sz w:val="28"/>
          <w:szCs w:val="28"/>
          <w:bdr w:val="none" w:sz="0" w:space="0" w:color="auto" w:frame="1"/>
        </w:rPr>
        <w:t>static</w:t>
      </w:r>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
          <w:bCs/>
          <w:i/>
          <w:sz w:val="28"/>
          <w:szCs w:val="28"/>
          <w:bdr w:val="none" w:sz="0" w:space="0" w:color="auto" w:frame="1"/>
        </w:rPr>
        <w:t>void</w:t>
      </w:r>
      <w:r w:rsidRPr="00B150F3">
        <w:rPr>
          <w:rFonts w:ascii="Times New Roman" w:hAnsi="Times New Roman" w:cs="Times New Roman"/>
          <w:i/>
          <w:sz w:val="28"/>
          <w:szCs w:val="28"/>
          <w:bdr w:val="none" w:sz="0" w:space="0" w:color="auto" w:frame="1"/>
        </w:rPr>
        <w:t> main(String args[]){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A </w:t>
      </w:r>
      <w:proofErr w:type="spellStart"/>
      <w:r w:rsidRPr="00B150F3">
        <w:rPr>
          <w:rFonts w:ascii="Times New Roman" w:hAnsi="Times New Roman" w:cs="Times New Roman"/>
          <w:i/>
          <w:sz w:val="28"/>
          <w:szCs w:val="28"/>
          <w:bdr w:val="none" w:sz="0" w:space="0" w:color="auto" w:frame="1"/>
        </w:rPr>
        <w:t>obj</w:t>
      </w:r>
      <w:proofErr w:type="spellEnd"/>
      <w:r w:rsidRPr="00B150F3">
        <w:rPr>
          <w:rFonts w:ascii="Times New Roman" w:hAnsi="Times New Roman" w:cs="Times New Roman"/>
          <w:i/>
          <w:sz w:val="28"/>
          <w:szCs w:val="28"/>
          <w:bdr w:val="none" w:sz="0" w:space="0" w:color="auto" w:frame="1"/>
        </w:rPr>
        <w:t> = </w:t>
      </w:r>
      <w:r w:rsidRPr="00B150F3">
        <w:rPr>
          <w:rStyle w:val="keyword"/>
          <w:rFonts w:ascii="Times New Roman" w:hAnsi="Times New Roman" w:cs="Times New Roman"/>
          <w:b/>
          <w:bCs/>
          <w:i/>
          <w:sz w:val="28"/>
          <w:szCs w:val="28"/>
          <w:bdr w:val="none" w:sz="0" w:space="0" w:color="auto" w:frame="1"/>
        </w:rPr>
        <w:t>new</w:t>
      </w:r>
      <w:r w:rsidRPr="00B150F3">
        <w:rPr>
          <w:rFonts w:ascii="Times New Roman" w:hAnsi="Times New Roman" w:cs="Times New Roman"/>
          <w:i/>
          <w:sz w:val="28"/>
          <w:szCs w:val="28"/>
          <w:bdr w:val="none" w:sz="0" w:space="0" w:color="auto" w:frame="1"/>
        </w:rPr>
        <w:t> </w:t>
      </w:r>
      <w:proofErr w:type="gramStart"/>
      <w:r w:rsidRPr="00B150F3">
        <w:rPr>
          <w:rFonts w:ascii="Times New Roman" w:hAnsi="Times New Roman" w:cs="Times New Roman"/>
          <w:i/>
          <w:sz w:val="28"/>
          <w:szCs w:val="28"/>
          <w:bdr w:val="none" w:sz="0" w:space="0" w:color="auto" w:frame="1"/>
        </w:rPr>
        <w:t>A(</w:t>
      </w:r>
      <w:proofErr w:type="gramEnd"/>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roofErr w:type="gramStart"/>
      <w:r w:rsidRPr="00B150F3">
        <w:rPr>
          <w:rFonts w:ascii="Times New Roman" w:hAnsi="Times New Roman" w:cs="Times New Roman"/>
          <w:i/>
          <w:sz w:val="28"/>
          <w:szCs w:val="28"/>
          <w:bdr w:val="none" w:sz="0" w:space="0" w:color="auto" w:frame="1"/>
        </w:rPr>
        <w:t>obj.msg(</w:t>
      </w:r>
      <w:proofErr w:type="gramEnd"/>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  </w:t>
      </w:r>
    </w:p>
    <w:p w:rsidR="00205397" w:rsidRPr="00B150F3" w:rsidRDefault="00205397" w:rsidP="00636FB5">
      <w:pPr>
        <w:shd w:val="clear" w:color="auto" w:fill="FFFFFF"/>
        <w:spacing w:after="0" w:line="240" w:lineRule="auto"/>
        <w:ind w:left="720"/>
        <w:rPr>
          <w:rFonts w:ascii="Times New Roman" w:hAnsi="Times New Roman" w:cs="Times New Roman"/>
          <w:sz w:val="28"/>
          <w:szCs w:val="28"/>
        </w:rPr>
      </w:pPr>
      <w:r w:rsidRPr="00B150F3">
        <w:rPr>
          <w:rFonts w:ascii="Times New Roman" w:hAnsi="Times New Roman" w:cs="Times New Roman"/>
          <w:i/>
          <w:sz w:val="28"/>
          <w:szCs w:val="28"/>
          <w:bdr w:val="none" w:sz="0" w:space="0" w:color="auto" w:frame="1"/>
        </w:rPr>
        <w:t>}</w:t>
      </w:r>
      <w:r w:rsidRPr="00B150F3">
        <w:rPr>
          <w:rFonts w:ascii="Times New Roman" w:hAnsi="Times New Roman" w:cs="Times New Roman"/>
          <w:sz w:val="28"/>
          <w:szCs w:val="28"/>
          <w:bdr w:val="none" w:sz="0" w:space="0" w:color="auto" w:frame="1"/>
        </w:rPr>
        <w:t>  </w:t>
      </w:r>
    </w:p>
    <w:p w:rsidR="00205397" w:rsidRPr="00B150F3" w:rsidRDefault="00B150F3"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b/>
          <w:sz w:val="28"/>
          <w:szCs w:val="28"/>
          <w:u w:val="single"/>
        </w:rPr>
        <w:br/>
      </w:r>
      <w:r w:rsidR="00205397" w:rsidRPr="00B150F3">
        <w:rPr>
          <w:rFonts w:ascii="Times New Roman" w:hAnsi="Times New Roman" w:cs="Times New Roman"/>
          <w:b/>
          <w:sz w:val="28"/>
          <w:szCs w:val="28"/>
          <w:u w:val="single"/>
        </w:rPr>
        <w:t>Output:</w:t>
      </w:r>
      <w:r w:rsidR="00E70611" w:rsidRPr="00B150F3">
        <w:rPr>
          <w:rFonts w:ascii="Times New Roman" w:hAnsi="Times New Roman" w:cs="Times New Roman"/>
          <w:sz w:val="28"/>
          <w:szCs w:val="28"/>
        </w:rPr>
        <w:t xml:space="preserve"> </w:t>
      </w:r>
      <w:r w:rsidR="00205397" w:rsidRPr="00B150F3">
        <w:rPr>
          <w:rFonts w:ascii="Times New Roman" w:hAnsi="Times New Roman" w:cs="Times New Roman"/>
          <w:sz w:val="28"/>
          <w:szCs w:val="28"/>
        </w:rPr>
        <w:t>Hello</w:t>
      </w:r>
    </w:p>
    <w:p w:rsidR="00205397" w:rsidRPr="00B150F3" w:rsidRDefault="00C139DC" w:rsidP="00205397">
      <w:pPr>
        <w:rPr>
          <w:rFonts w:ascii="Times New Roman" w:hAnsi="Times New Roman" w:cs="Times New Roman"/>
          <w:sz w:val="28"/>
          <w:szCs w:val="28"/>
        </w:rPr>
      </w:pPr>
      <w:r>
        <w:rPr>
          <w:rFonts w:ascii="Times New Roman" w:hAnsi="Times New Roman" w:cs="Times New Roman"/>
          <w:sz w:val="28"/>
          <w:szCs w:val="28"/>
        </w:rPr>
        <w:pict>
          <v:rect id="_x0000_i1030" style="width:0;height:.6pt" o:hralign="center" o:hrstd="t" o:hrnoshade="t" o:hr="t" fillcolor="#d4d4d4" stroked="f"/>
        </w:pict>
      </w:r>
    </w:p>
    <w:p w:rsidR="00205397" w:rsidRPr="00B150F3" w:rsidRDefault="00205397" w:rsidP="00205397">
      <w:pPr>
        <w:pStyle w:val="Heading4"/>
        <w:shd w:val="clear" w:color="auto" w:fill="FFFFFF"/>
        <w:spacing w:line="265" w:lineRule="atLeast"/>
        <w:rPr>
          <w:rFonts w:ascii="Times New Roman" w:hAnsi="Times New Roman" w:cs="Times New Roman"/>
          <w:bCs w:val="0"/>
          <w:color w:val="auto"/>
          <w:sz w:val="32"/>
          <w:szCs w:val="28"/>
          <w:u w:val="single"/>
        </w:rPr>
      </w:pPr>
      <w:r w:rsidRPr="00B150F3">
        <w:rPr>
          <w:rFonts w:ascii="Times New Roman" w:hAnsi="Times New Roman" w:cs="Times New Roman"/>
          <w:bCs w:val="0"/>
          <w:color w:val="auto"/>
          <w:sz w:val="32"/>
          <w:szCs w:val="28"/>
          <w:u w:val="single"/>
        </w:rPr>
        <w:t>3) Using fully qualified name</w:t>
      </w:r>
    </w:p>
    <w:p w:rsidR="00205397" w:rsidRPr="00B150F3" w:rsidRDefault="00205397" w:rsidP="00B150F3">
      <w:pPr>
        <w:pStyle w:val="NormalWeb"/>
        <w:shd w:val="clear" w:color="auto" w:fill="FFFFFF"/>
        <w:spacing w:line="265" w:lineRule="atLeast"/>
        <w:rPr>
          <w:sz w:val="28"/>
          <w:szCs w:val="28"/>
        </w:rPr>
      </w:pPr>
      <w:r w:rsidRPr="00B150F3">
        <w:rPr>
          <w:sz w:val="28"/>
          <w:szCs w:val="28"/>
        </w:rPr>
        <w:t>If you use fully qualified name then only declared class of this package will be accessible. Now there is no need to import. But you need to use fully qualified name every time when you are accessing the class or interface.</w:t>
      </w:r>
    </w:p>
    <w:p w:rsidR="00205397" w:rsidRPr="00B150F3" w:rsidRDefault="00205397" w:rsidP="00205397">
      <w:pPr>
        <w:pStyle w:val="NormalWeb"/>
        <w:shd w:val="clear" w:color="auto" w:fill="FFFFFF"/>
        <w:spacing w:line="265" w:lineRule="atLeast"/>
        <w:rPr>
          <w:sz w:val="28"/>
          <w:szCs w:val="28"/>
        </w:rPr>
      </w:pPr>
      <w:r w:rsidRPr="00B150F3">
        <w:rPr>
          <w:sz w:val="28"/>
          <w:szCs w:val="28"/>
        </w:rPr>
        <w:lastRenderedPageBreak/>
        <w:t xml:space="preserve">It is generally used when two packages have same class name e.g. </w:t>
      </w:r>
      <w:proofErr w:type="spellStart"/>
      <w:r w:rsidRPr="00B150F3">
        <w:rPr>
          <w:sz w:val="28"/>
          <w:szCs w:val="28"/>
        </w:rPr>
        <w:t>java.util</w:t>
      </w:r>
      <w:proofErr w:type="spellEnd"/>
      <w:r w:rsidRPr="00B150F3">
        <w:rPr>
          <w:sz w:val="28"/>
          <w:szCs w:val="28"/>
        </w:rPr>
        <w:t xml:space="preserve"> and </w:t>
      </w:r>
      <w:proofErr w:type="spellStart"/>
      <w:r w:rsidRPr="00B150F3">
        <w:rPr>
          <w:sz w:val="28"/>
          <w:szCs w:val="28"/>
        </w:rPr>
        <w:t>java.sql</w:t>
      </w:r>
      <w:proofErr w:type="spellEnd"/>
      <w:r w:rsidRPr="00B150F3">
        <w:rPr>
          <w:sz w:val="28"/>
          <w:szCs w:val="28"/>
        </w:rPr>
        <w:t xml:space="preserve"> packages contain Date class.</w:t>
      </w:r>
    </w:p>
    <w:p w:rsidR="00205397" w:rsidRPr="00B150F3" w:rsidRDefault="00205397" w:rsidP="00205397">
      <w:pPr>
        <w:pStyle w:val="Heading2"/>
        <w:shd w:val="clear" w:color="auto" w:fill="FFFFFF"/>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u w:val="single"/>
        </w:rPr>
        <w:t>Example of package by import fully qualified name</w:t>
      </w:r>
    </w:p>
    <w:p w:rsidR="00B150F3" w:rsidRPr="00B150F3" w:rsidRDefault="00B150F3" w:rsidP="00636FB5">
      <w:pPr>
        <w:shd w:val="clear" w:color="auto" w:fill="FFFFFF"/>
        <w:spacing w:after="0" w:line="240" w:lineRule="auto"/>
        <w:ind w:left="720"/>
        <w:rPr>
          <w:rStyle w:val="comment"/>
          <w:rFonts w:ascii="Times New Roman" w:hAnsi="Times New Roman" w:cs="Times New Roman"/>
          <w:b/>
          <w:i/>
          <w:sz w:val="28"/>
          <w:szCs w:val="28"/>
          <w:bdr w:val="none" w:sz="0" w:space="0" w:color="auto" w:frame="1"/>
        </w:rPr>
      </w:pPr>
    </w:p>
    <w:p w:rsidR="00205397" w:rsidRPr="00B150F3" w:rsidRDefault="00205397" w:rsidP="00636FB5">
      <w:pPr>
        <w:shd w:val="clear" w:color="auto" w:fill="FFFFFF"/>
        <w:spacing w:after="0" w:line="240" w:lineRule="auto"/>
        <w:ind w:left="720"/>
        <w:rPr>
          <w:rFonts w:ascii="Times New Roman" w:hAnsi="Times New Roman" w:cs="Times New Roman"/>
          <w:b/>
          <w:i/>
          <w:sz w:val="28"/>
          <w:szCs w:val="28"/>
        </w:rPr>
      </w:pPr>
      <w:r w:rsidRPr="00B150F3">
        <w:rPr>
          <w:rStyle w:val="comment"/>
          <w:rFonts w:ascii="Times New Roman" w:hAnsi="Times New Roman" w:cs="Times New Roman"/>
          <w:b/>
          <w:i/>
          <w:sz w:val="28"/>
          <w:szCs w:val="28"/>
          <w:bdr w:val="none" w:sz="0" w:space="0" w:color="auto" w:frame="1"/>
        </w:rPr>
        <w:t>//save by A.java</w:t>
      </w:r>
      <w:r w:rsidRPr="00B150F3">
        <w:rPr>
          <w:rFonts w:ascii="Times New Roman" w:hAnsi="Times New Roman" w:cs="Times New Roman"/>
          <w:b/>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
          <w:bCs/>
          <w:i/>
          <w:sz w:val="28"/>
          <w:szCs w:val="28"/>
          <w:bdr w:val="none" w:sz="0" w:space="0" w:color="auto" w:frame="1"/>
        </w:rPr>
        <w:t>package</w:t>
      </w:r>
      <w:proofErr w:type="gramEnd"/>
      <w:r w:rsidRPr="00B150F3">
        <w:rPr>
          <w:rFonts w:ascii="Times New Roman" w:hAnsi="Times New Roman" w:cs="Times New Roman"/>
          <w:i/>
          <w:sz w:val="28"/>
          <w:szCs w:val="28"/>
          <w:bdr w:val="none" w:sz="0" w:space="0" w:color="auto" w:frame="1"/>
        </w:rPr>
        <w:t> pack;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
          <w:bCs/>
          <w:i/>
          <w:sz w:val="28"/>
          <w:szCs w:val="28"/>
          <w:bdr w:val="none" w:sz="0" w:space="0" w:color="auto" w:frame="1"/>
        </w:rPr>
        <w:t>class</w:t>
      </w:r>
      <w:r w:rsidRPr="00B150F3">
        <w:rPr>
          <w:rFonts w:ascii="Times New Roman" w:hAnsi="Times New Roman" w:cs="Times New Roman"/>
          <w:i/>
          <w:sz w:val="28"/>
          <w:szCs w:val="28"/>
          <w:bdr w:val="none" w:sz="0" w:space="0" w:color="auto" w:frame="1"/>
        </w:rPr>
        <w:t> A{  </w:t>
      </w:r>
    </w:p>
    <w:p w:rsidR="00B150F3" w:rsidRPr="00B150F3" w:rsidRDefault="00205397" w:rsidP="00636FB5">
      <w:pPr>
        <w:shd w:val="clear" w:color="auto" w:fill="FFFFFF"/>
        <w:spacing w:after="0" w:line="240" w:lineRule="auto"/>
        <w:ind w:left="720"/>
        <w:rPr>
          <w:rFonts w:ascii="Times New Roman" w:hAnsi="Times New Roman" w:cs="Times New Roman"/>
          <w:i/>
          <w:sz w:val="28"/>
          <w:szCs w:val="28"/>
          <w:bdr w:val="none" w:sz="0" w:space="0" w:color="auto" w:frame="1"/>
        </w:rPr>
      </w:pPr>
      <w:r w:rsidRPr="00B150F3">
        <w:rPr>
          <w:rFonts w:ascii="Times New Roman" w:hAnsi="Times New Roman" w:cs="Times New Roman"/>
          <w:i/>
          <w:sz w:val="28"/>
          <w:szCs w:val="28"/>
          <w:bdr w:val="none" w:sz="0" w:space="0" w:color="auto" w:frame="1"/>
        </w:rPr>
        <w:t>  </w:t>
      </w:r>
      <w:proofErr w:type="gramStart"/>
      <w:r w:rsidRPr="00B150F3">
        <w:rPr>
          <w:rStyle w:val="keyword"/>
          <w:rFonts w:ascii="Times New Roman" w:hAnsi="Times New Roman" w:cs="Times New Roman"/>
          <w:b/>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
          <w:bCs/>
          <w:i/>
          <w:sz w:val="28"/>
          <w:szCs w:val="28"/>
          <w:bdr w:val="none" w:sz="0" w:space="0" w:color="auto" w:frame="1"/>
        </w:rPr>
        <w:t>void</w:t>
      </w:r>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msg</w:t>
      </w:r>
      <w:proofErr w:type="spellEnd"/>
      <w:r w:rsidRPr="00B150F3">
        <w:rPr>
          <w:rFonts w:ascii="Times New Roman" w:hAnsi="Times New Roman" w:cs="Times New Roman"/>
          <w:i/>
          <w:sz w:val="28"/>
          <w:szCs w:val="28"/>
          <w:bdr w:val="none" w:sz="0" w:space="0" w:color="auto" w:frame="1"/>
        </w:rPr>
        <w:t>(){</w:t>
      </w:r>
    </w:p>
    <w:p w:rsidR="00B150F3" w:rsidRPr="00B150F3" w:rsidRDefault="00205397" w:rsidP="00B150F3">
      <w:pPr>
        <w:shd w:val="clear" w:color="auto" w:fill="FFFFFF"/>
        <w:spacing w:after="0" w:line="240" w:lineRule="auto"/>
        <w:ind w:left="720" w:firstLine="720"/>
        <w:rPr>
          <w:rFonts w:ascii="Times New Roman" w:hAnsi="Times New Roman" w:cs="Times New Roman"/>
          <w:i/>
          <w:sz w:val="28"/>
          <w:szCs w:val="28"/>
          <w:bdr w:val="none" w:sz="0" w:space="0" w:color="auto" w:frame="1"/>
        </w:rPr>
      </w:pPr>
      <w:proofErr w:type="spellStart"/>
      <w:proofErr w:type="gramStart"/>
      <w:r w:rsidRPr="00B150F3">
        <w:rPr>
          <w:rFonts w:ascii="Times New Roman" w:hAnsi="Times New Roman" w:cs="Times New Roman"/>
          <w:i/>
          <w:sz w:val="28"/>
          <w:szCs w:val="28"/>
          <w:bdr w:val="none" w:sz="0" w:space="0" w:color="auto" w:frame="1"/>
        </w:rPr>
        <w:t>System.out.println</w:t>
      </w:r>
      <w:proofErr w:type="spellEnd"/>
      <w:r w:rsidRPr="00B150F3">
        <w:rPr>
          <w:rFonts w:ascii="Times New Roman" w:hAnsi="Times New Roman" w:cs="Times New Roman"/>
          <w:i/>
          <w:sz w:val="28"/>
          <w:szCs w:val="28"/>
          <w:bdr w:val="none" w:sz="0" w:space="0" w:color="auto" w:frame="1"/>
        </w:rPr>
        <w:t>(</w:t>
      </w:r>
      <w:proofErr w:type="gramEnd"/>
      <w:r w:rsidRPr="00B150F3">
        <w:rPr>
          <w:rStyle w:val="string"/>
          <w:rFonts w:ascii="Times New Roman" w:hAnsi="Times New Roman" w:cs="Times New Roman"/>
          <w:i/>
          <w:sz w:val="28"/>
          <w:szCs w:val="28"/>
          <w:bdr w:val="none" w:sz="0" w:space="0" w:color="auto" w:frame="1"/>
        </w:rPr>
        <w:t>"Hello"</w:t>
      </w:r>
      <w:r w:rsidRPr="00B150F3">
        <w:rPr>
          <w:rFonts w:ascii="Times New Roman" w:hAnsi="Times New Roman" w:cs="Times New Roman"/>
          <w:i/>
          <w:sz w:val="28"/>
          <w:szCs w:val="28"/>
          <w:bdr w:val="none" w:sz="0" w:space="0" w:color="auto" w:frame="1"/>
        </w:rPr>
        <w:t>);</w:t>
      </w:r>
    </w:p>
    <w:p w:rsidR="00205397" w:rsidRPr="00B150F3" w:rsidRDefault="00205397" w:rsidP="00B150F3">
      <w:pPr>
        <w:shd w:val="clear" w:color="auto" w:fill="FFFFFF"/>
        <w:spacing w:after="0" w:line="240" w:lineRule="auto"/>
        <w:ind w:left="720" w:firstLine="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bdr w:val="none" w:sz="0" w:space="0" w:color="auto" w:frame="1"/>
        </w:rPr>
      </w:pPr>
      <w:r w:rsidRPr="00B150F3">
        <w:rPr>
          <w:rFonts w:ascii="Times New Roman" w:hAnsi="Times New Roman" w:cs="Times New Roman"/>
          <w:i/>
          <w:sz w:val="28"/>
          <w:szCs w:val="28"/>
          <w:bdr w:val="none" w:sz="0" w:space="0" w:color="auto" w:frame="1"/>
        </w:rPr>
        <w:t>}  </w:t>
      </w:r>
    </w:p>
    <w:p w:rsidR="00B150F3" w:rsidRPr="00B150F3" w:rsidRDefault="00B150F3" w:rsidP="00636FB5">
      <w:pPr>
        <w:shd w:val="clear" w:color="auto" w:fill="FFFFFF"/>
        <w:spacing w:after="0" w:line="240" w:lineRule="auto"/>
        <w:ind w:left="720"/>
        <w:rPr>
          <w:rFonts w:ascii="Times New Roman" w:hAnsi="Times New Roman" w:cs="Times New Roman"/>
          <w:i/>
          <w:sz w:val="28"/>
          <w:szCs w:val="28"/>
        </w:rPr>
      </w:pPr>
    </w:p>
    <w:p w:rsidR="00205397" w:rsidRPr="00B150F3" w:rsidRDefault="00205397" w:rsidP="00636FB5">
      <w:pPr>
        <w:shd w:val="clear" w:color="auto" w:fill="FFFFFF"/>
        <w:spacing w:after="0" w:line="240" w:lineRule="auto"/>
        <w:ind w:left="720"/>
        <w:rPr>
          <w:rFonts w:ascii="Times New Roman" w:hAnsi="Times New Roman" w:cs="Times New Roman"/>
          <w:b/>
          <w:i/>
          <w:sz w:val="28"/>
          <w:szCs w:val="28"/>
        </w:rPr>
      </w:pPr>
      <w:r w:rsidRPr="00B150F3">
        <w:rPr>
          <w:rStyle w:val="comment"/>
          <w:rFonts w:ascii="Times New Roman" w:hAnsi="Times New Roman" w:cs="Times New Roman"/>
          <w:b/>
          <w:i/>
          <w:sz w:val="28"/>
          <w:szCs w:val="28"/>
          <w:bdr w:val="none" w:sz="0" w:space="0" w:color="auto" w:frame="1"/>
        </w:rPr>
        <w:t>//save by B.java</w:t>
      </w:r>
      <w:r w:rsidRPr="00B150F3">
        <w:rPr>
          <w:rFonts w:ascii="Times New Roman" w:hAnsi="Times New Roman" w:cs="Times New Roman"/>
          <w:b/>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
          <w:bCs/>
          <w:i/>
          <w:sz w:val="28"/>
          <w:szCs w:val="28"/>
          <w:bdr w:val="none" w:sz="0" w:space="0" w:color="auto" w:frame="1"/>
        </w:rPr>
        <w:t>package</w:t>
      </w:r>
      <w:proofErr w:type="gramEnd"/>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mypack</w:t>
      </w:r>
      <w:proofErr w:type="spellEnd"/>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proofErr w:type="gramStart"/>
      <w:r w:rsidRPr="00B150F3">
        <w:rPr>
          <w:rStyle w:val="keyword"/>
          <w:rFonts w:ascii="Times New Roman" w:hAnsi="Times New Roman" w:cs="Times New Roman"/>
          <w:b/>
          <w:bCs/>
          <w:i/>
          <w:sz w:val="28"/>
          <w:szCs w:val="28"/>
          <w:bdr w:val="none" w:sz="0" w:space="0" w:color="auto" w:frame="1"/>
        </w:rPr>
        <w:t>class</w:t>
      </w:r>
      <w:proofErr w:type="gramEnd"/>
      <w:r w:rsidRPr="00B150F3">
        <w:rPr>
          <w:rFonts w:ascii="Times New Roman" w:hAnsi="Times New Roman" w:cs="Times New Roman"/>
          <w:i/>
          <w:sz w:val="28"/>
          <w:szCs w:val="28"/>
          <w:bdr w:val="none" w:sz="0" w:space="0" w:color="auto" w:frame="1"/>
        </w:rPr>
        <w:t> B{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roofErr w:type="gramStart"/>
      <w:r w:rsidRPr="00B150F3">
        <w:rPr>
          <w:rStyle w:val="keyword"/>
          <w:rFonts w:ascii="Times New Roman" w:hAnsi="Times New Roman" w:cs="Times New Roman"/>
          <w:b/>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
          <w:bCs/>
          <w:i/>
          <w:sz w:val="28"/>
          <w:szCs w:val="28"/>
          <w:bdr w:val="none" w:sz="0" w:space="0" w:color="auto" w:frame="1"/>
        </w:rPr>
        <w:t>static</w:t>
      </w:r>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
          <w:bCs/>
          <w:i/>
          <w:sz w:val="28"/>
          <w:szCs w:val="28"/>
          <w:bdr w:val="none" w:sz="0" w:space="0" w:color="auto" w:frame="1"/>
        </w:rPr>
        <w:t>void</w:t>
      </w:r>
      <w:r w:rsidRPr="00B150F3">
        <w:rPr>
          <w:rFonts w:ascii="Times New Roman" w:hAnsi="Times New Roman" w:cs="Times New Roman"/>
          <w:i/>
          <w:sz w:val="28"/>
          <w:szCs w:val="28"/>
          <w:bdr w:val="none" w:sz="0" w:space="0" w:color="auto" w:frame="1"/>
        </w:rPr>
        <w:t> main(String args[]){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roofErr w:type="spellStart"/>
      <w:proofErr w:type="gramStart"/>
      <w:r w:rsidRPr="00B150F3">
        <w:rPr>
          <w:rFonts w:ascii="Times New Roman" w:hAnsi="Times New Roman" w:cs="Times New Roman"/>
          <w:i/>
          <w:sz w:val="28"/>
          <w:szCs w:val="28"/>
          <w:bdr w:val="none" w:sz="0" w:space="0" w:color="auto" w:frame="1"/>
        </w:rPr>
        <w:t>pack.A</w:t>
      </w:r>
      <w:proofErr w:type="spellEnd"/>
      <w:proofErr w:type="gramEnd"/>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obj</w:t>
      </w:r>
      <w:proofErr w:type="spellEnd"/>
      <w:r w:rsidRPr="00B150F3">
        <w:rPr>
          <w:rFonts w:ascii="Times New Roman" w:hAnsi="Times New Roman" w:cs="Times New Roman"/>
          <w:i/>
          <w:sz w:val="28"/>
          <w:szCs w:val="28"/>
          <w:bdr w:val="none" w:sz="0" w:space="0" w:color="auto" w:frame="1"/>
        </w:rPr>
        <w:t> = </w:t>
      </w:r>
      <w:r w:rsidRPr="00B150F3">
        <w:rPr>
          <w:rStyle w:val="keyword"/>
          <w:rFonts w:ascii="Times New Roman" w:hAnsi="Times New Roman" w:cs="Times New Roman"/>
          <w:b/>
          <w:bCs/>
          <w:i/>
          <w:sz w:val="28"/>
          <w:szCs w:val="28"/>
          <w:bdr w:val="none" w:sz="0" w:space="0" w:color="auto" w:frame="1"/>
        </w:rPr>
        <w:t>new</w:t>
      </w:r>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pack.A</w:t>
      </w:r>
      <w:proofErr w:type="spellEnd"/>
      <w:r w:rsidRPr="00B150F3">
        <w:rPr>
          <w:rFonts w:ascii="Times New Roman" w:hAnsi="Times New Roman" w:cs="Times New Roman"/>
          <w:i/>
          <w:sz w:val="28"/>
          <w:szCs w:val="28"/>
          <w:bdr w:val="none" w:sz="0" w:space="0" w:color="auto" w:frame="1"/>
        </w:rPr>
        <w:t>();</w:t>
      </w:r>
      <w:r w:rsidRPr="00B150F3">
        <w:rPr>
          <w:rStyle w:val="comment"/>
          <w:rFonts w:ascii="Times New Roman" w:hAnsi="Times New Roman" w:cs="Times New Roman"/>
          <w:i/>
          <w:sz w:val="28"/>
          <w:szCs w:val="28"/>
          <w:bdr w:val="none" w:sz="0" w:space="0" w:color="auto" w:frame="1"/>
        </w:rPr>
        <w:t>//using fully qualified name</w:t>
      </w:r>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roofErr w:type="gramStart"/>
      <w:r w:rsidRPr="00B150F3">
        <w:rPr>
          <w:rFonts w:ascii="Times New Roman" w:hAnsi="Times New Roman" w:cs="Times New Roman"/>
          <w:i/>
          <w:sz w:val="28"/>
          <w:szCs w:val="28"/>
          <w:bdr w:val="none" w:sz="0" w:space="0" w:color="auto" w:frame="1"/>
        </w:rPr>
        <w:t>obj.msg(</w:t>
      </w:r>
      <w:proofErr w:type="gramEnd"/>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  </w:t>
      </w:r>
    </w:p>
    <w:p w:rsidR="00205397" w:rsidRPr="00B150F3" w:rsidRDefault="00205397" w:rsidP="00636FB5">
      <w:pPr>
        <w:shd w:val="clear" w:color="auto" w:fill="FFFFFF"/>
        <w:spacing w:after="0" w:line="240" w:lineRule="auto"/>
        <w:ind w:left="720"/>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b/>
          <w:sz w:val="28"/>
          <w:szCs w:val="28"/>
          <w:u w:val="single"/>
        </w:rPr>
        <w:t>Output:</w:t>
      </w:r>
      <w:r w:rsidR="00C730C3" w:rsidRPr="00B150F3">
        <w:rPr>
          <w:rFonts w:ascii="Times New Roman" w:hAnsi="Times New Roman" w:cs="Times New Roman"/>
          <w:sz w:val="28"/>
          <w:szCs w:val="28"/>
        </w:rPr>
        <w:t xml:space="preserve"> </w:t>
      </w:r>
      <w:r w:rsidRPr="00B150F3">
        <w:rPr>
          <w:rFonts w:ascii="Times New Roman" w:hAnsi="Times New Roman" w:cs="Times New Roman"/>
          <w:sz w:val="28"/>
          <w:szCs w:val="28"/>
        </w:rPr>
        <w:t>Hello</w:t>
      </w:r>
    </w:p>
    <w:p w:rsidR="00205397" w:rsidRPr="00B150F3" w:rsidRDefault="00205397" w:rsidP="00205397">
      <w:pPr>
        <w:pStyle w:val="Heading4"/>
        <w:pBdr>
          <w:top w:val="single" w:sz="4" w:space="3" w:color="A1A1A1"/>
          <w:left w:val="single" w:sz="4" w:space="23" w:color="A1A1A1"/>
          <w:bottom w:val="single" w:sz="4" w:space="3" w:color="A1A1A1"/>
          <w:right w:val="single" w:sz="4" w:space="6" w:color="A1A1A1"/>
        </w:pBdr>
        <w:shd w:val="clear" w:color="auto" w:fill="FFFFFF"/>
        <w:spacing w:line="265" w:lineRule="atLeast"/>
        <w:rPr>
          <w:rFonts w:ascii="Times New Roman" w:hAnsi="Times New Roman" w:cs="Times New Roman"/>
          <w:color w:val="auto"/>
          <w:sz w:val="28"/>
          <w:szCs w:val="28"/>
        </w:rPr>
      </w:pPr>
      <w:r w:rsidRPr="00B150F3">
        <w:rPr>
          <w:rFonts w:ascii="Times New Roman" w:hAnsi="Times New Roman" w:cs="Times New Roman"/>
          <w:i w:val="0"/>
          <w:iCs w:val="0"/>
          <w:color w:val="auto"/>
          <w:sz w:val="28"/>
          <w:szCs w:val="28"/>
          <w:u w:val="single"/>
        </w:rPr>
        <w:t>Note:</w:t>
      </w:r>
      <w:r w:rsidRPr="00B150F3">
        <w:rPr>
          <w:rFonts w:ascii="Times New Roman" w:hAnsi="Times New Roman" w:cs="Times New Roman"/>
          <w:i w:val="0"/>
          <w:iCs w:val="0"/>
          <w:color w:val="auto"/>
          <w:sz w:val="28"/>
          <w:szCs w:val="28"/>
        </w:rPr>
        <w:t xml:space="preserve"> If you import a package, </w:t>
      </w:r>
      <w:proofErr w:type="spellStart"/>
      <w:r w:rsidRPr="00B150F3">
        <w:rPr>
          <w:rFonts w:ascii="Times New Roman" w:hAnsi="Times New Roman" w:cs="Times New Roman"/>
          <w:i w:val="0"/>
          <w:iCs w:val="0"/>
          <w:color w:val="auto"/>
          <w:sz w:val="28"/>
          <w:szCs w:val="28"/>
        </w:rPr>
        <w:t>subpackages</w:t>
      </w:r>
      <w:proofErr w:type="spellEnd"/>
      <w:r w:rsidRPr="00B150F3">
        <w:rPr>
          <w:rFonts w:ascii="Times New Roman" w:hAnsi="Times New Roman" w:cs="Times New Roman"/>
          <w:i w:val="0"/>
          <w:iCs w:val="0"/>
          <w:color w:val="auto"/>
          <w:sz w:val="28"/>
          <w:szCs w:val="28"/>
        </w:rPr>
        <w:t xml:space="preserve"> will not be imported.</w:t>
      </w:r>
    </w:p>
    <w:p w:rsidR="00205397" w:rsidRPr="00B150F3" w:rsidRDefault="00205397" w:rsidP="00636FB5">
      <w:pPr>
        <w:pStyle w:val="NormalWeb"/>
        <w:shd w:val="clear" w:color="auto" w:fill="FFFFFF"/>
        <w:spacing w:line="265" w:lineRule="atLeast"/>
        <w:rPr>
          <w:sz w:val="28"/>
          <w:szCs w:val="28"/>
        </w:rPr>
      </w:pPr>
      <w:r w:rsidRPr="00B150F3">
        <w:rPr>
          <w:sz w:val="28"/>
          <w:szCs w:val="28"/>
        </w:rPr>
        <w:t xml:space="preserve">If you import a package, all the classes and interface of that package will be imported excluding the classes and interfaces of the </w:t>
      </w:r>
      <w:proofErr w:type="spellStart"/>
      <w:r w:rsidRPr="00B150F3">
        <w:rPr>
          <w:sz w:val="28"/>
          <w:szCs w:val="28"/>
        </w:rPr>
        <w:t>subpackages</w:t>
      </w:r>
      <w:proofErr w:type="spellEnd"/>
      <w:r w:rsidRPr="00B150F3">
        <w:rPr>
          <w:sz w:val="28"/>
          <w:szCs w:val="28"/>
        </w:rPr>
        <w:t>. Hence, you need to import the sub</w:t>
      </w:r>
      <w:r w:rsidR="00C730C3" w:rsidRPr="00B150F3">
        <w:rPr>
          <w:sz w:val="28"/>
          <w:szCs w:val="28"/>
        </w:rPr>
        <w:t>-</w:t>
      </w:r>
      <w:r w:rsidRPr="00B150F3">
        <w:rPr>
          <w:sz w:val="28"/>
          <w:szCs w:val="28"/>
        </w:rPr>
        <w:t>package as well.</w:t>
      </w:r>
      <w:r w:rsidR="00C139DC">
        <w:rPr>
          <w:sz w:val="28"/>
          <w:szCs w:val="28"/>
        </w:rPr>
        <w:pict>
          <v:rect id="_x0000_i1031" style="width:0;height:.6pt" o:hralign="center" o:hrstd="t" o:hrnoshade="t" o:hr="t" fillcolor="#d4d4d4" stroked="f"/>
        </w:pict>
      </w:r>
    </w:p>
    <w:p w:rsidR="00205397" w:rsidRPr="00B150F3" w:rsidRDefault="00205397" w:rsidP="00205397">
      <w:pPr>
        <w:pStyle w:val="Heading4"/>
        <w:shd w:val="clear" w:color="auto" w:fill="FFFFFF"/>
        <w:spacing w:line="265" w:lineRule="atLeast"/>
        <w:rPr>
          <w:rFonts w:ascii="Times New Roman" w:hAnsi="Times New Roman" w:cs="Times New Roman"/>
          <w:color w:val="auto"/>
          <w:sz w:val="28"/>
          <w:szCs w:val="28"/>
        </w:rPr>
      </w:pPr>
      <w:r w:rsidRPr="00B150F3">
        <w:rPr>
          <w:rFonts w:ascii="Times New Roman" w:hAnsi="Times New Roman" w:cs="Times New Roman"/>
          <w:color w:val="auto"/>
          <w:sz w:val="28"/>
          <w:szCs w:val="28"/>
          <w:u w:val="single"/>
        </w:rPr>
        <w:lastRenderedPageBreak/>
        <w:t>Note</w:t>
      </w:r>
      <w:r w:rsidRPr="00B150F3">
        <w:rPr>
          <w:rFonts w:ascii="Times New Roman" w:hAnsi="Times New Roman" w:cs="Times New Roman"/>
          <w:color w:val="auto"/>
          <w:sz w:val="28"/>
          <w:szCs w:val="28"/>
        </w:rPr>
        <w:t>: Sequence of the program must be package then import then class.</w:t>
      </w:r>
    </w:p>
    <w:p w:rsidR="00205397" w:rsidRPr="00B150F3" w:rsidRDefault="00205397" w:rsidP="00231913">
      <w:pPr>
        <w:ind w:left="720" w:firstLine="720"/>
        <w:rPr>
          <w:rFonts w:ascii="Times New Roman" w:hAnsi="Times New Roman" w:cs="Times New Roman"/>
          <w:sz w:val="28"/>
          <w:szCs w:val="28"/>
        </w:rPr>
      </w:pPr>
      <w:r w:rsidRPr="00B150F3">
        <w:rPr>
          <w:rFonts w:ascii="Times New Roman" w:hAnsi="Times New Roman" w:cs="Times New Roman"/>
          <w:noProof/>
          <w:sz w:val="28"/>
          <w:szCs w:val="28"/>
        </w:rPr>
        <w:drawing>
          <wp:inline distT="0" distB="0" distL="0" distR="0" wp14:anchorId="478C6E6A" wp14:editId="7174A1DC">
            <wp:extent cx="2092325" cy="2435860"/>
            <wp:effectExtent l="19050" t="0" r="3175" b="0"/>
            <wp:docPr id="10" name="Picture 10" descr="sequence of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of package"/>
                    <pic:cNvPicPr>
                      <a:picLocks noChangeAspect="1" noChangeArrowheads="1"/>
                    </pic:cNvPicPr>
                  </pic:nvPicPr>
                  <pic:blipFill>
                    <a:blip r:embed="rId22"/>
                    <a:srcRect/>
                    <a:stretch>
                      <a:fillRect/>
                    </a:stretch>
                  </pic:blipFill>
                  <pic:spPr bwMode="auto">
                    <a:xfrm>
                      <a:off x="0" y="0"/>
                      <a:ext cx="2092325" cy="2435860"/>
                    </a:xfrm>
                    <a:prstGeom prst="rect">
                      <a:avLst/>
                    </a:prstGeom>
                    <a:noFill/>
                    <a:ln w="9525">
                      <a:noFill/>
                      <a:miter lim="800000"/>
                      <a:headEnd/>
                      <a:tailEnd/>
                    </a:ln>
                  </pic:spPr>
                </pic:pic>
              </a:graphicData>
            </a:graphic>
          </wp:inline>
        </w:drawing>
      </w:r>
    </w:p>
    <w:p w:rsidR="00205397" w:rsidRPr="00B150F3" w:rsidRDefault="00C139DC" w:rsidP="00205397">
      <w:pPr>
        <w:rPr>
          <w:rFonts w:ascii="Times New Roman" w:hAnsi="Times New Roman" w:cs="Times New Roman"/>
          <w:sz w:val="28"/>
          <w:szCs w:val="28"/>
        </w:rPr>
      </w:pPr>
      <w:r>
        <w:rPr>
          <w:rFonts w:ascii="Times New Roman" w:hAnsi="Times New Roman" w:cs="Times New Roman"/>
          <w:sz w:val="28"/>
          <w:szCs w:val="28"/>
        </w:rPr>
        <w:pict>
          <v:rect id="_x0000_i1032" style="width:0;height:.6pt" o:hralign="center" o:hrstd="t" o:hrnoshade="t" o:hr="t" fillcolor="#d4d4d4" stroked="f"/>
        </w:pict>
      </w:r>
    </w:p>
    <w:p w:rsidR="00205397" w:rsidRPr="00B150F3" w:rsidRDefault="00205397" w:rsidP="00205397">
      <w:pPr>
        <w:pStyle w:val="Heading2"/>
        <w:shd w:val="clear" w:color="auto" w:fill="FFFFFF"/>
        <w:spacing w:line="265" w:lineRule="atLeast"/>
        <w:rPr>
          <w:rFonts w:ascii="Times New Roman" w:hAnsi="Times New Roman" w:cs="Times New Roman"/>
          <w:bCs w:val="0"/>
          <w:color w:val="auto"/>
          <w:sz w:val="32"/>
          <w:szCs w:val="28"/>
          <w:u w:val="single"/>
        </w:rPr>
      </w:pPr>
      <w:proofErr w:type="spellStart"/>
      <w:r w:rsidRPr="00B150F3">
        <w:rPr>
          <w:rFonts w:ascii="Times New Roman" w:hAnsi="Times New Roman" w:cs="Times New Roman"/>
          <w:bCs w:val="0"/>
          <w:color w:val="auto"/>
          <w:sz w:val="32"/>
          <w:szCs w:val="28"/>
          <w:u w:val="single"/>
        </w:rPr>
        <w:t>Subpackage</w:t>
      </w:r>
      <w:proofErr w:type="spellEnd"/>
      <w:r w:rsidRPr="00B150F3">
        <w:rPr>
          <w:rFonts w:ascii="Times New Roman" w:hAnsi="Times New Roman" w:cs="Times New Roman"/>
          <w:bCs w:val="0"/>
          <w:color w:val="auto"/>
          <w:sz w:val="32"/>
          <w:szCs w:val="28"/>
          <w:u w:val="single"/>
        </w:rPr>
        <w:t xml:space="preserve"> in java</w:t>
      </w:r>
    </w:p>
    <w:p w:rsidR="00205397" w:rsidRPr="00B150F3" w:rsidRDefault="00205397" w:rsidP="00205397">
      <w:pPr>
        <w:pStyle w:val="NormalWeb"/>
        <w:shd w:val="clear" w:color="auto" w:fill="FFFFFF"/>
        <w:spacing w:line="265" w:lineRule="atLeast"/>
        <w:rPr>
          <w:sz w:val="28"/>
          <w:szCs w:val="28"/>
        </w:rPr>
      </w:pPr>
      <w:r w:rsidRPr="00B150F3">
        <w:rPr>
          <w:sz w:val="28"/>
          <w:szCs w:val="28"/>
        </w:rPr>
        <w:t>Package inside the package is called the</w:t>
      </w:r>
      <w:r w:rsidRPr="00B150F3">
        <w:rPr>
          <w:rStyle w:val="apple-converted-space"/>
          <w:sz w:val="28"/>
          <w:szCs w:val="28"/>
        </w:rPr>
        <w:t> </w:t>
      </w:r>
      <w:proofErr w:type="spellStart"/>
      <w:r w:rsidRPr="00B150F3">
        <w:rPr>
          <w:b/>
          <w:bCs/>
          <w:sz w:val="28"/>
          <w:szCs w:val="28"/>
        </w:rPr>
        <w:t>subpackage</w:t>
      </w:r>
      <w:proofErr w:type="spellEnd"/>
      <w:r w:rsidRPr="00B150F3">
        <w:rPr>
          <w:sz w:val="28"/>
          <w:szCs w:val="28"/>
        </w:rPr>
        <w:t>. It should be created</w:t>
      </w:r>
      <w:r w:rsidRPr="00B150F3">
        <w:rPr>
          <w:rStyle w:val="apple-converted-space"/>
          <w:sz w:val="28"/>
          <w:szCs w:val="28"/>
        </w:rPr>
        <w:t> </w:t>
      </w:r>
      <w:r w:rsidRPr="00B150F3">
        <w:rPr>
          <w:b/>
          <w:bCs/>
          <w:sz w:val="28"/>
          <w:szCs w:val="28"/>
        </w:rPr>
        <w:t>to categorize the package further</w:t>
      </w:r>
      <w:r w:rsidRPr="00B150F3">
        <w:rPr>
          <w:sz w:val="28"/>
          <w:szCs w:val="28"/>
        </w:rPr>
        <w:t>.</w:t>
      </w:r>
    </w:p>
    <w:p w:rsidR="00205397" w:rsidRPr="00B150F3" w:rsidRDefault="00205397" w:rsidP="00205397">
      <w:pPr>
        <w:pStyle w:val="NormalWeb"/>
        <w:shd w:val="clear" w:color="auto" w:fill="FFFFFF"/>
        <w:spacing w:line="265" w:lineRule="atLeast"/>
        <w:rPr>
          <w:sz w:val="28"/>
          <w:szCs w:val="28"/>
        </w:rPr>
      </w:pPr>
      <w:r w:rsidRPr="00B150F3">
        <w:rPr>
          <w:sz w:val="28"/>
          <w:szCs w:val="28"/>
        </w:rPr>
        <w:t xml:space="preserve">Let's take an </w:t>
      </w:r>
      <w:proofErr w:type="gramStart"/>
      <w:r w:rsidRPr="00B150F3">
        <w:rPr>
          <w:sz w:val="28"/>
          <w:szCs w:val="28"/>
        </w:rPr>
        <w:t>example,</w:t>
      </w:r>
      <w:proofErr w:type="gramEnd"/>
      <w:r w:rsidRPr="00B150F3">
        <w:rPr>
          <w:sz w:val="28"/>
          <w:szCs w:val="28"/>
        </w:rPr>
        <w:t xml:space="preserve"> Sun Microsystem has </w:t>
      </w:r>
      <w:proofErr w:type="spellStart"/>
      <w:r w:rsidRPr="00B150F3">
        <w:rPr>
          <w:sz w:val="28"/>
          <w:szCs w:val="28"/>
        </w:rPr>
        <w:t>definded</w:t>
      </w:r>
      <w:proofErr w:type="spellEnd"/>
      <w:r w:rsidRPr="00B150F3">
        <w:rPr>
          <w:sz w:val="28"/>
          <w:szCs w:val="28"/>
        </w:rPr>
        <w:t xml:space="preserve"> a package named java that contains many classes like System, String, Reader, Writer, Socket etc. These classes represent a particular group e.g. Reader and Writer classes are for </w:t>
      </w:r>
      <w:proofErr w:type="spellStart"/>
      <w:r w:rsidRPr="00B150F3">
        <w:rPr>
          <w:sz w:val="28"/>
          <w:szCs w:val="28"/>
        </w:rPr>
        <w:t>Input/Output</w:t>
      </w:r>
      <w:proofErr w:type="spellEnd"/>
      <w:r w:rsidRPr="00B150F3">
        <w:rPr>
          <w:sz w:val="28"/>
          <w:szCs w:val="28"/>
        </w:rPr>
        <w:t xml:space="preserve"> operation, Socket and </w:t>
      </w:r>
      <w:proofErr w:type="spellStart"/>
      <w:r w:rsidRPr="00B150F3">
        <w:rPr>
          <w:sz w:val="28"/>
          <w:szCs w:val="28"/>
        </w:rPr>
        <w:t>ServerSocket</w:t>
      </w:r>
      <w:proofErr w:type="spellEnd"/>
      <w:r w:rsidRPr="00B150F3">
        <w:rPr>
          <w:sz w:val="28"/>
          <w:szCs w:val="28"/>
        </w:rPr>
        <w:t xml:space="preserve"> classes are for networking </w:t>
      </w:r>
      <w:proofErr w:type="spellStart"/>
      <w:r w:rsidRPr="00B150F3">
        <w:rPr>
          <w:sz w:val="28"/>
          <w:szCs w:val="28"/>
        </w:rPr>
        <w:t>etc</w:t>
      </w:r>
      <w:proofErr w:type="spellEnd"/>
      <w:r w:rsidRPr="00B150F3">
        <w:rPr>
          <w:sz w:val="28"/>
          <w:szCs w:val="28"/>
        </w:rPr>
        <w:t xml:space="preserve"> and so on. So, Sun has subcategorized the java package into </w:t>
      </w:r>
      <w:proofErr w:type="spellStart"/>
      <w:r w:rsidRPr="00B150F3">
        <w:rPr>
          <w:sz w:val="28"/>
          <w:szCs w:val="28"/>
        </w:rPr>
        <w:t>subpackages</w:t>
      </w:r>
      <w:proofErr w:type="spellEnd"/>
      <w:r w:rsidRPr="00B150F3">
        <w:rPr>
          <w:sz w:val="28"/>
          <w:szCs w:val="28"/>
        </w:rPr>
        <w:t xml:space="preserve"> such as </w:t>
      </w:r>
      <w:proofErr w:type="spellStart"/>
      <w:proofErr w:type="gramStart"/>
      <w:r w:rsidRPr="00B150F3">
        <w:rPr>
          <w:sz w:val="28"/>
          <w:szCs w:val="28"/>
        </w:rPr>
        <w:t>lang</w:t>
      </w:r>
      <w:proofErr w:type="spellEnd"/>
      <w:proofErr w:type="gramEnd"/>
      <w:r w:rsidRPr="00B150F3">
        <w:rPr>
          <w:sz w:val="28"/>
          <w:szCs w:val="28"/>
        </w:rPr>
        <w:t xml:space="preserve">, net, </w:t>
      </w:r>
      <w:proofErr w:type="spellStart"/>
      <w:r w:rsidRPr="00B150F3">
        <w:rPr>
          <w:sz w:val="28"/>
          <w:szCs w:val="28"/>
        </w:rPr>
        <w:t>io</w:t>
      </w:r>
      <w:proofErr w:type="spellEnd"/>
      <w:r w:rsidRPr="00B150F3">
        <w:rPr>
          <w:sz w:val="28"/>
          <w:szCs w:val="28"/>
        </w:rPr>
        <w:t xml:space="preserve"> etc. and put the </w:t>
      </w:r>
      <w:proofErr w:type="spellStart"/>
      <w:r w:rsidRPr="00B150F3">
        <w:rPr>
          <w:sz w:val="28"/>
          <w:szCs w:val="28"/>
        </w:rPr>
        <w:t>Input/Output</w:t>
      </w:r>
      <w:proofErr w:type="spellEnd"/>
      <w:r w:rsidRPr="00B150F3">
        <w:rPr>
          <w:sz w:val="28"/>
          <w:szCs w:val="28"/>
        </w:rPr>
        <w:t xml:space="preserve"> related classes in </w:t>
      </w:r>
      <w:proofErr w:type="spellStart"/>
      <w:r w:rsidRPr="00B150F3">
        <w:rPr>
          <w:sz w:val="28"/>
          <w:szCs w:val="28"/>
        </w:rPr>
        <w:t>io</w:t>
      </w:r>
      <w:proofErr w:type="spellEnd"/>
      <w:r w:rsidRPr="00B150F3">
        <w:rPr>
          <w:sz w:val="28"/>
          <w:szCs w:val="28"/>
        </w:rPr>
        <w:t xml:space="preserve"> package, Server and </w:t>
      </w:r>
      <w:proofErr w:type="spellStart"/>
      <w:r w:rsidRPr="00B150F3">
        <w:rPr>
          <w:sz w:val="28"/>
          <w:szCs w:val="28"/>
        </w:rPr>
        <w:t>ServerSocket</w:t>
      </w:r>
      <w:proofErr w:type="spellEnd"/>
      <w:r w:rsidRPr="00B150F3">
        <w:rPr>
          <w:sz w:val="28"/>
          <w:szCs w:val="28"/>
        </w:rPr>
        <w:t xml:space="preserve"> classes in net packages and so on.</w:t>
      </w:r>
    </w:p>
    <w:p w:rsidR="00205397" w:rsidRPr="00B150F3" w:rsidRDefault="00205397" w:rsidP="00205397">
      <w:pPr>
        <w:pStyle w:val="Heading4"/>
        <w:pBdr>
          <w:top w:val="single" w:sz="8" w:space="3" w:color="A1A1A1"/>
          <w:left w:val="single" w:sz="8" w:space="23" w:color="A1A1A1"/>
          <w:bottom w:val="single" w:sz="8" w:space="3" w:color="A1A1A1"/>
          <w:right w:val="single" w:sz="8" w:space="3" w:color="A1A1A1"/>
        </w:pBdr>
        <w:shd w:val="clear" w:color="auto" w:fill="FFFFFF"/>
        <w:spacing w:line="265" w:lineRule="atLeast"/>
        <w:ind w:left="115"/>
        <w:rPr>
          <w:rFonts w:ascii="Times New Roman" w:hAnsi="Times New Roman" w:cs="Times New Roman"/>
          <w:color w:val="auto"/>
          <w:sz w:val="28"/>
          <w:szCs w:val="28"/>
        </w:rPr>
      </w:pPr>
      <w:r w:rsidRPr="00B150F3">
        <w:rPr>
          <w:rFonts w:ascii="Times New Roman" w:hAnsi="Times New Roman" w:cs="Times New Roman"/>
          <w:i w:val="0"/>
          <w:iCs w:val="0"/>
          <w:color w:val="auto"/>
          <w:sz w:val="28"/>
          <w:szCs w:val="28"/>
        </w:rPr>
        <w:lastRenderedPageBreak/>
        <w:t xml:space="preserve">The standard of defining package is </w:t>
      </w:r>
      <w:proofErr w:type="spellStart"/>
      <w:r w:rsidRPr="00B150F3">
        <w:rPr>
          <w:rFonts w:ascii="Times New Roman" w:hAnsi="Times New Roman" w:cs="Times New Roman"/>
          <w:i w:val="0"/>
          <w:iCs w:val="0"/>
          <w:color w:val="auto"/>
          <w:sz w:val="28"/>
          <w:szCs w:val="28"/>
        </w:rPr>
        <w:t>domain.company.package</w:t>
      </w:r>
      <w:proofErr w:type="spellEnd"/>
      <w:r w:rsidRPr="00B150F3">
        <w:rPr>
          <w:rFonts w:ascii="Times New Roman" w:hAnsi="Times New Roman" w:cs="Times New Roman"/>
          <w:i w:val="0"/>
          <w:iCs w:val="0"/>
          <w:color w:val="auto"/>
          <w:sz w:val="28"/>
          <w:szCs w:val="28"/>
        </w:rPr>
        <w:t xml:space="preserve"> e.g. </w:t>
      </w:r>
      <w:proofErr w:type="spellStart"/>
      <w:r w:rsidRPr="00B150F3">
        <w:rPr>
          <w:rFonts w:ascii="Times New Roman" w:hAnsi="Times New Roman" w:cs="Times New Roman"/>
          <w:i w:val="0"/>
          <w:iCs w:val="0"/>
          <w:color w:val="auto"/>
          <w:sz w:val="28"/>
          <w:szCs w:val="28"/>
        </w:rPr>
        <w:t>com.javatpoint.bean</w:t>
      </w:r>
      <w:proofErr w:type="spellEnd"/>
      <w:r w:rsidRPr="00B150F3">
        <w:rPr>
          <w:rFonts w:ascii="Times New Roman" w:hAnsi="Times New Roman" w:cs="Times New Roman"/>
          <w:i w:val="0"/>
          <w:iCs w:val="0"/>
          <w:color w:val="auto"/>
          <w:sz w:val="28"/>
          <w:szCs w:val="28"/>
        </w:rPr>
        <w:t xml:space="preserve"> or </w:t>
      </w:r>
      <w:proofErr w:type="spellStart"/>
      <w:r w:rsidRPr="00B150F3">
        <w:rPr>
          <w:rFonts w:ascii="Times New Roman" w:hAnsi="Times New Roman" w:cs="Times New Roman"/>
          <w:i w:val="0"/>
          <w:iCs w:val="0"/>
          <w:color w:val="auto"/>
          <w:sz w:val="28"/>
          <w:szCs w:val="28"/>
        </w:rPr>
        <w:t>org.sssit.dao</w:t>
      </w:r>
      <w:proofErr w:type="spellEnd"/>
      <w:r w:rsidRPr="00B150F3">
        <w:rPr>
          <w:rFonts w:ascii="Times New Roman" w:hAnsi="Times New Roman" w:cs="Times New Roman"/>
          <w:i w:val="0"/>
          <w:iCs w:val="0"/>
          <w:color w:val="auto"/>
          <w:sz w:val="28"/>
          <w:szCs w:val="28"/>
        </w:rPr>
        <w:t>.</w:t>
      </w:r>
    </w:p>
    <w:p w:rsidR="00CD0EE0" w:rsidRPr="00B150F3" w:rsidRDefault="00CD0EE0" w:rsidP="00205397">
      <w:pPr>
        <w:pStyle w:val="Heading3"/>
        <w:shd w:val="clear" w:color="auto" w:fill="FFFFFF"/>
        <w:rPr>
          <w:rFonts w:ascii="Times New Roman" w:hAnsi="Times New Roman" w:cs="Times New Roman"/>
          <w:bCs w:val="0"/>
          <w:color w:val="auto"/>
          <w:sz w:val="28"/>
          <w:szCs w:val="28"/>
          <w:u w:val="single"/>
        </w:rPr>
      </w:pPr>
      <w:r w:rsidRPr="00B150F3">
        <w:rPr>
          <w:rFonts w:ascii="Times New Roman" w:hAnsi="Times New Roman" w:cs="Times New Roman"/>
          <w:b w:val="0"/>
          <w:noProof/>
          <w:color w:val="auto"/>
          <w:sz w:val="28"/>
          <w:szCs w:val="28"/>
          <w:u w:val="single"/>
        </w:rPr>
        <w:drawing>
          <wp:inline distT="0" distB="0" distL="0" distR="0" wp14:anchorId="22726E75" wp14:editId="1B0449F6">
            <wp:extent cx="5943600" cy="185810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a:srcRect/>
                    <a:stretch>
                      <a:fillRect/>
                    </a:stretch>
                  </pic:blipFill>
                  <pic:spPr bwMode="auto">
                    <a:xfrm>
                      <a:off x="0" y="0"/>
                      <a:ext cx="5943600" cy="1858105"/>
                    </a:xfrm>
                    <a:prstGeom prst="rect">
                      <a:avLst/>
                    </a:prstGeom>
                    <a:noFill/>
                    <a:ln w="9525">
                      <a:noFill/>
                      <a:miter lim="800000"/>
                      <a:headEnd/>
                      <a:tailEnd/>
                    </a:ln>
                  </pic:spPr>
                </pic:pic>
              </a:graphicData>
            </a:graphic>
          </wp:inline>
        </w:drawing>
      </w:r>
    </w:p>
    <w:p w:rsidR="00205397" w:rsidRPr="00B150F3" w:rsidRDefault="00205397" w:rsidP="00205397">
      <w:pPr>
        <w:pStyle w:val="Heading3"/>
        <w:shd w:val="clear" w:color="auto" w:fill="FFFFFF"/>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u w:val="single"/>
        </w:rPr>
        <w:t xml:space="preserve">Example of </w:t>
      </w:r>
      <w:proofErr w:type="spellStart"/>
      <w:r w:rsidRPr="00B150F3">
        <w:rPr>
          <w:rFonts w:ascii="Times New Roman" w:hAnsi="Times New Roman" w:cs="Times New Roman"/>
          <w:bCs w:val="0"/>
          <w:color w:val="auto"/>
          <w:sz w:val="28"/>
          <w:szCs w:val="28"/>
          <w:u w:val="single"/>
        </w:rPr>
        <w:t>Subpackage</w:t>
      </w:r>
      <w:proofErr w:type="spellEnd"/>
    </w:p>
    <w:p w:rsidR="00205397" w:rsidRPr="00B150F3" w:rsidRDefault="00205397" w:rsidP="00636FB5">
      <w:pPr>
        <w:shd w:val="clear" w:color="auto" w:fill="FFFFFF"/>
        <w:spacing w:after="0" w:line="240" w:lineRule="auto"/>
        <w:ind w:left="720"/>
        <w:rPr>
          <w:rFonts w:ascii="Times New Roman" w:hAnsi="Times New Roman" w:cs="Times New Roman"/>
          <w:i/>
          <w:sz w:val="32"/>
          <w:szCs w:val="28"/>
        </w:rPr>
      </w:pPr>
      <w:proofErr w:type="gramStart"/>
      <w:r w:rsidRPr="00B150F3">
        <w:rPr>
          <w:rStyle w:val="keyword"/>
          <w:rFonts w:ascii="Times New Roman" w:hAnsi="Times New Roman" w:cs="Times New Roman"/>
          <w:bCs/>
          <w:i/>
          <w:sz w:val="32"/>
          <w:szCs w:val="28"/>
          <w:bdr w:val="none" w:sz="0" w:space="0" w:color="auto" w:frame="1"/>
        </w:rPr>
        <w:t>package</w:t>
      </w:r>
      <w:proofErr w:type="gramEnd"/>
      <w:r w:rsidRPr="00B150F3">
        <w:rPr>
          <w:rFonts w:ascii="Times New Roman" w:hAnsi="Times New Roman" w:cs="Times New Roman"/>
          <w:i/>
          <w:sz w:val="32"/>
          <w:szCs w:val="28"/>
          <w:bdr w:val="none" w:sz="0" w:space="0" w:color="auto" w:frame="1"/>
        </w:rPr>
        <w:t> </w:t>
      </w:r>
      <w:proofErr w:type="spellStart"/>
      <w:r w:rsidRPr="00B150F3">
        <w:rPr>
          <w:rFonts w:ascii="Times New Roman" w:hAnsi="Times New Roman" w:cs="Times New Roman"/>
          <w:i/>
          <w:sz w:val="32"/>
          <w:szCs w:val="28"/>
          <w:bdr w:val="none" w:sz="0" w:space="0" w:color="auto" w:frame="1"/>
        </w:rPr>
        <w:t>com.javatpoint.core</w:t>
      </w:r>
      <w:proofErr w:type="spellEnd"/>
      <w:r w:rsidRPr="00B150F3">
        <w:rPr>
          <w:rFonts w:ascii="Times New Roman" w:hAnsi="Times New Roman" w:cs="Times New Roman"/>
          <w:i/>
          <w:sz w:val="32"/>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32"/>
          <w:szCs w:val="28"/>
        </w:rPr>
      </w:pPr>
      <w:proofErr w:type="gramStart"/>
      <w:r w:rsidRPr="00B150F3">
        <w:rPr>
          <w:rStyle w:val="keyword"/>
          <w:rFonts w:ascii="Times New Roman" w:hAnsi="Times New Roman" w:cs="Times New Roman"/>
          <w:bCs/>
          <w:i/>
          <w:sz w:val="32"/>
          <w:szCs w:val="28"/>
          <w:bdr w:val="none" w:sz="0" w:space="0" w:color="auto" w:frame="1"/>
        </w:rPr>
        <w:t>class</w:t>
      </w:r>
      <w:proofErr w:type="gramEnd"/>
      <w:r w:rsidRPr="00B150F3">
        <w:rPr>
          <w:rFonts w:ascii="Times New Roman" w:hAnsi="Times New Roman" w:cs="Times New Roman"/>
          <w:i/>
          <w:sz w:val="32"/>
          <w:szCs w:val="28"/>
          <w:bdr w:val="none" w:sz="0" w:space="0" w:color="auto" w:frame="1"/>
        </w:rPr>
        <w:t> Simple{  </w:t>
      </w:r>
    </w:p>
    <w:p w:rsidR="00205397" w:rsidRPr="00B150F3" w:rsidRDefault="00205397" w:rsidP="00636FB5">
      <w:pPr>
        <w:shd w:val="clear" w:color="auto" w:fill="FFFFFF"/>
        <w:spacing w:after="0" w:line="240" w:lineRule="auto"/>
        <w:ind w:left="720"/>
        <w:rPr>
          <w:rFonts w:ascii="Times New Roman" w:hAnsi="Times New Roman" w:cs="Times New Roman"/>
          <w:i/>
          <w:sz w:val="32"/>
          <w:szCs w:val="28"/>
        </w:rPr>
      </w:pPr>
      <w:r w:rsidRPr="00B150F3">
        <w:rPr>
          <w:rFonts w:ascii="Times New Roman" w:hAnsi="Times New Roman" w:cs="Times New Roman"/>
          <w:i/>
          <w:sz w:val="32"/>
          <w:szCs w:val="28"/>
          <w:bdr w:val="none" w:sz="0" w:space="0" w:color="auto" w:frame="1"/>
        </w:rPr>
        <w:t>  </w:t>
      </w:r>
      <w:proofErr w:type="gramStart"/>
      <w:r w:rsidRPr="00B150F3">
        <w:rPr>
          <w:rStyle w:val="keyword"/>
          <w:rFonts w:ascii="Times New Roman" w:hAnsi="Times New Roman" w:cs="Times New Roman"/>
          <w:bCs/>
          <w:i/>
          <w:sz w:val="32"/>
          <w:szCs w:val="28"/>
          <w:bdr w:val="none" w:sz="0" w:space="0" w:color="auto" w:frame="1"/>
        </w:rPr>
        <w:t>public</w:t>
      </w:r>
      <w:proofErr w:type="gramEnd"/>
      <w:r w:rsidRPr="00B150F3">
        <w:rPr>
          <w:rFonts w:ascii="Times New Roman" w:hAnsi="Times New Roman" w:cs="Times New Roman"/>
          <w:i/>
          <w:sz w:val="32"/>
          <w:szCs w:val="28"/>
          <w:bdr w:val="none" w:sz="0" w:space="0" w:color="auto" w:frame="1"/>
        </w:rPr>
        <w:t> </w:t>
      </w:r>
      <w:r w:rsidRPr="00B150F3">
        <w:rPr>
          <w:rStyle w:val="keyword"/>
          <w:rFonts w:ascii="Times New Roman" w:hAnsi="Times New Roman" w:cs="Times New Roman"/>
          <w:bCs/>
          <w:i/>
          <w:sz w:val="32"/>
          <w:szCs w:val="28"/>
          <w:bdr w:val="none" w:sz="0" w:space="0" w:color="auto" w:frame="1"/>
        </w:rPr>
        <w:t>static</w:t>
      </w:r>
      <w:r w:rsidRPr="00B150F3">
        <w:rPr>
          <w:rFonts w:ascii="Times New Roman" w:hAnsi="Times New Roman" w:cs="Times New Roman"/>
          <w:i/>
          <w:sz w:val="32"/>
          <w:szCs w:val="28"/>
          <w:bdr w:val="none" w:sz="0" w:space="0" w:color="auto" w:frame="1"/>
        </w:rPr>
        <w:t> </w:t>
      </w:r>
      <w:r w:rsidRPr="00B150F3">
        <w:rPr>
          <w:rStyle w:val="keyword"/>
          <w:rFonts w:ascii="Times New Roman" w:hAnsi="Times New Roman" w:cs="Times New Roman"/>
          <w:bCs/>
          <w:i/>
          <w:sz w:val="32"/>
          <w:szCs w:val="28"/>
          <w:bdr w:val="none" w:sz="0" w:space="0" w:color="auto" w:frame="1"/>
        </w:rPr>
        <w:t>void</w:t>
      </w:r>
      <w:r w:rsidRPr="00B150F3">
        <w:rPr>
          <w:rFonts w:ascii="Times New Roman" w:hAnsi="Times New Roman" w:cs="Times New Roman"/>
          <w:i/>
          <w:sz w:val="32"/>
          <w:szCs w:val="28"/>
          <w:bdr w:val="none" w:sz="0" w:space="0" w:color="auto" w:frame="1"/>
        </w:rPr>
        <w:t> main(String args[]){  </w:t>
      </w:r>
    </w:p>
    <w:p w:rsidR="00205397" w:rsidRPr="00B150F3" w:rsidRDefault="00205397" w:rsidP="00636FB5">
      <w:pPr>
        <w:shd w:val="clear" w:color="auto" w:fill="FFFFFF"/>
        <w:spacing w:after="0" w:line="240" w:lineRule="auto"/>
        <w:ind w:left="720"/>
        <w:rPr>
          <w:rFonts w:ascii="Times New Roman" w:hAnsi="Times New Roman" w:cs="Times New Roman"/>
          <w:i/>
          <w:sz w:val="32"/>
          <w:szCs w:val="28"/>
        </w:rPr>
      </w:pPr>
      <w:r w:rsidRPr="00B150F3">
        <w:rPr>
          <w:rFonts w:ascii="Times New Roman" w:hAnsi="Times New Roman" w:cs="Times New Roman"/>
          <w:i/>
          <w:sz w:val="32"/>
          <w:szCs w:val="28"/>
          <w:bdr w:val="none" w:sz="0" w:space="0" w:color="auto" w:frame="1"/>
        </w:rPr>
        <w:t>   </w:t>
      </w:r>
      <w:proofErr w:type="spellStart"/>
      <w:proofErr w:type="gramStart"/>
      <w:r w:rsidRPr="00B150F3">
        <w:rPr>
          <w:rFonts w:ascii="Times New Roman" w:hAnsi="Times New Roman" w:cs="Times New Roman"/>
          <w:i/>
          <w:sz w:val="32"/>
          <w:szCs w:val="28"/>
          <w:bdr w:val="none" w:sz="0" w:space="0" w:color="auto" w:frame="1"/>
        </w:rPr>
        <w:t>System.out.println</w:t>
      </w:r>
      <w:proofErr w:type="spellEnd"/>
      <w:r w:rsidRPr="00B150F3">
        <w:rPr>
          <w:rFonts w:ascii="Times New Roman" w:hAnsi="Times New Roman" w:cs="Times New Roman"/>
          <w:i/>
          <w:sz w:val="32"/>
          <w:szCs w:val="28"/>
          <w:bdr w:val="none" w:sz="0" w:space="0" w:color="auto" w:frame="1"/>
        </w:rPr>
        <w:t>(</w:t>
      </w:r>
      <w:proofErr w:type="gramEnd"/>
      <w:r w:rsidRPr="00B150F3">
        <w:rPr>
          <w:rStyle w:val="string"/>
          <w:rFonts w:ascii="Times New Roman" w:hAnsi="Times New Roman" w:cs="Times New Roman"/>
          <w:i/>
          <w:sz w:val="32"/>
          <w:szCs w:val="28"/>
          <w:bdr w:val="none" w:sz="0" w:space="0" w:color="auto" w:frame="1"/>
        </w:rPr>
        <w:t>"Hello </w:t>
      </w:r>
      <w:proofErr w:type="spellStart"/>
      <w:r w:rsidRPr="00B150F3">
        <w:rPr>
          <w:rStyle w:val="string"/>
          <w:rFonts w:ascii="Times New Roman" w:hAnsi="Times New Roman" w:cs="Times New Roman"/>
          <w:i/>
          <w:sz w:val="32"/>
          <w:szCs w:val="28"/>
          <w:bdr w:val="none" w:sz="0" w:space="0" w:color="auto" w:frame="1"/>
        </w:rPr>
        <w:t>subpackage</w:t>
      </w:r>
      <w:proofErr w:type="spellEnd"/>
      <w:r w:rsidRPr="00B150F3">
        <w:rPr>
          <w:rStyle w:val="string"/>
          <w:rFonts w:ascii="Times New Roman" w:hAnsi="Times New Roman" w:cs="Times New Roman"/>
          <w:i/>
          <w:sz w:val="32"/>
          <w:szCs w:val="28"/>
          <w:bdr w:val="none" w:sz="0" w:space="0" w:color="auto" w:frame="1"/>
        </w:rPr>
        <w:t>"</w:t>
      </w:r>
      <w:r w:rsidRPr="00B150F3">
        <w:rPr>
          <w:rFonts w:ascii="Times New Roman" w:hAnsi="Times New Roman" w:cs="Times New Roman"/>
          <w:i/>
          <w:sz w:val="32"/>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32"/>
          <w:szCs w:val="28"/>
        </w:rPr>
      </w:pPr>
      <w:r w:rsidRPr="00B150F3">
        <w:rPr>
          <w:rFonts w:ascii="Times New Roman" w:hAnsi="Times New Roman" w:cs="Times New Roman"/>
          <w:i/>
          <w:sz w:val="32"/>
          <w:szCs w:val="28"/>
          <w:bdr w:val="none" w:sz="0" w:space="0" w:color="auto" w:frame="1"/>
        </w:rPr>
        <w:t>  }  </w:t>
      </w:r>
    </w:p>
    <w:p w:rsidR="00205397" w:rsidRPr="00B150F3" w:rsidRDefault="00205397" w:rsidP="00636FB5">
      <w:pPr>
        <w:shd w:val="clear" w:color="auto" w:fill="FFFFFF"/>
        <w:spacing w:after="0" w:line="240" w:lineRule="auto"/>
        <w:ind w:left="720"/>
        <w:rPr>
          <w:rFonts w:ascii="Times New Roman" w:hAnsi="Times New Roman" w:cs="Times New Roman"/>
          <w:i/>
          <w:sz w:val="32"/>
          <w:szCs w:val="28"/>
        </w:rPr>
      </w:pPr>
      <w:r w:rsidRPr="00B150F3">
        <w:rPr>
          <w:rFonts w:ascii="Times New Roman" w:hAnsi="Times New Roman" w:cs="Times New Roman"/>
          <w:i/>
          <w:sz w:val="32"/>
          <w:szCs w:val="28"/>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017"/>
      </w:tblGrid>
      <w:tr w:rsidR="00073188" w:rsidRPr="00B150F3" w:rsidTr="00205397">
        <w:trPr>
          <w:tblCellSpacing w:w="15" w:type="dxa"/>
        </w:trPr>
        <w:tc>
          <w:tcPr>
            <w:tcW w:w="0" w:type="auto"/>
            <w:shd w:val="clear" w:color="auto" w:fill="FFFFFF"/>
            <w:vAlign w:val="center"/>
            <w:hideMark/>
          </w:tcPr>
          <w:p w:rsidR="00205397" w:rsidRPr="00B150F3" w:rsidRDefault="00205397">
            <w:pPr>
              <w:spacing w:line="265" w:lineRule="atLeast"/>
              <w:ind w:left="230"/>
              <w:rPr>
                <w:rFonts w:ascii="Times New Roman" w:hAnsi="Times New Roman" w:cs="Times New Roman"/>
                <w:sz w:val="28"/>
                <w:szCs w:val="28"/>
              </w:rPr>
            </w:pPr>
            <w:r w:rsidRPr="00B150F3">
              <w:rPr>
                <w:rStyle w:val="Strong"/>
                <w:rFonts w:ascii="Times New Roman" w:hAnsi="Times New Roman" w:cs="Times New Roman"/>
                <w:sz w:val="28"/>
                <w:szCs w:val="28"/>
              </w:rPr>
              <w:t>To Compile:</w:t>
            </w:r>
            <w:r w:rsidRPr="00B150F3">
              <w:rPr>
                <w:rStyle w:val="apple-converted-space"/>
                <w:rFonts w:ascii="Times New Roman" w:hAnsi="Times New Roman" w:cs="Times New Roman"/>
                <w:sz w:val="28"/>
                <w:szCs w:val="28"/>
              </w:rPr>
              <w:t> </w:t>
            </w:r>
            <w:proofErr w:type="spellStart"/>
            <w:r w:rsidRPr="00B150F3">
              <w:rPr>
                <w:rFonts w:ascii="Times New Roman" w:hAnsi="Times New Roman" w:cs="Times New Roman"/>
                <w:sz w:val="28"/>
                <w:szCs w:val="28"/>
              </w:rPr>
              <w:t>javac</w:t>
            </w:r>
            <w:proofErr w:type="spellEnd"/>
            <w:r w:rsidRPr="00B150F3">
              <w:rPr>
                <w:rFonts w:ascii="Times New Roman" w:hAnsi="Times New Roman" w:cs="Times New Roman"/>
                <w:sz w:val="28"/>
                <w:szCs w:val="28"/>
              </w:rPr>
              <w:t xml:space="preserve"> -</w:t>
            </w:r>
            <w:proofErr w:type="gramStart"/>
            <w:r w:rsidRPr="00B150F3">
              <w:rPr>
                <w:rFonts w:ascii="Times New Roman" w:hAnsi="Times New Roman" w:cs="Times New Roman"/>
                <w:sz w:val="28"/>
                <w:szCs w:val="28"/>
              </w:rPr>
              <w:t>d .</w:t>
            </w:r>
            <w:proofErr w:type="gramEnd"/>
            <w:r w:rsidRPr="00B150F3">
              <w:rPr>
                <w:rFonts w:ascii="Times New Roman" w:hAnsi="Times New Roman" w:cs="Times New Roman"/>
                <w:sz w:val="28"/>
                <w:szCs w:val="28"/>
              </w:rPr>
              <w:t xml:space="preserve"> Simple.java</w:t>
            </w:r>
          </w:p>
        </w:tc>
      </w:tr>
      <w:tr w:rsidR="00073188" w:rsidRPr="00B150F3" w:rsidTr="00205397">
        <w:trPr>
          <w:tblCellSpacing w:w="15" w:type="dxa"/>
        </w:trPr>
        <w:tc>
          <w:tcPr>
            <w:tcW w:w="0" w:type="auto"/>
            <w:shd w:val="clear" w:color="auto" w:fill="FFFFFF"/>
            <w:vAlign w:val="center"/>
            <w:hideMark/>
          </w:tcPr>
          <w:p w:rsidR="00205397" w:rsidRPr="00B150F3" w:rsidRDefault="00205397">
            <w:pPr>
              <w:spacing w:line="265" w:lineRule="atLeast"/>
              <w:ind w:left="230"/>
              <w:rPr>
                <w:rFonts w:ascii="Times New Roman" w:hAnsi="Times New Roman" w:cs="Times New Roman"/>
                <w:sz w:val="28"/>
                <w:szCs w:val="28"/>
              </w:rPr>
            </w:pPr>
            <w:r w:rsidRPr="00B150F3">
              <w:rPr>
                <w:rStyle w:val="Strong"/>
                <w:rFonts w:ascii="Times New Roman" w:hAnsi="Times New Roman" w:cs="Times New Roman"/>
                <w:sz w:val="28"/>
                <w:szCs w:val="28"/>
              </w:rPr>
              <w:t>To Run:</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 xml:space="preserve">java </w:t>
            </w:r>
            <w:proofErr w:type="spellStart"/>
            <w:r w:rsidRPr="00B150F3">
              <w:rPr>
                <w:rFonts w:ascii="Times New Roman" w:hAnsi="Times New Roman" w:cs="Times New Roman"/>
                <w:sz w:val="28"/>
                <w:szCs w:val="28"/>
              </w:rPr>
              <w:t>com.javatpoint.core.Simple</w:t>
            </w:r>
            <w:proofErr w:type="spellEnd"/>
          </w:p>
        </w:tc>
      </w:tr>
    </w:tbl>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b/>
          <w:sz w:val="28"/>
          <w:szCs w:val="28"/>
          <w:u w:val="single"/>
        </w:rPr>
        <w:t>Output:</w:t>
      </w:r>
      <w:r w:rsidR="00027D4E" w:rsidRPr="00B150F3">
        <w:rPr>
          <w:rFonts w:ascii="Times New Roman" w:hAnsi="Times New Roman" w:cs="Times New Roman"/>
          <w:b/>
          <w:sz w:val="28"/>
          <w:szCs w:val="28"/>
          <w:u w:val="single"/>
        </w:rPr>
        <w:t xml:space="preserve"> </w:t>
      </w:r>
      <w:r w:rsidRPr="00B150F3">
        <w:rPr>
          <w:rFonts w:ascii="Times New Roman" w:hAnsi="Times New Roman" w:cs="Times New Roman"/>
          <w:sz w:val="28"/>
          <w:szCs w:val="28"/>
        </w:rPr>
        <w:t xml:space="preserve">Hello </w:t>
      </w:r>
      <w:proofErr w:type="spellStart"/>
      <w:r w:rsidRPr="00B150F3">
        <w:rPr>
          <w:rFonts w:ascii="Times New Roman" w:hAnsi="Times New Roman" w:cs="Times New Roman"/>
          <w:sz w:val="28"/>
          <w:szCs w:val="28"/>
        </w:rPr>
        <w:t>subpackage</w:t>
      </w:r>
      <w:proofErr w:type="spellEnd"/>
    </w:p>
    <w:p w:rsidR="00CD0EE0" w:rsidRPr="00B150F3" w:rsidRDefault="00CD0EE0" w:rsidP="00205397">
      <w:pPr>
        <w:rPr>
          <w:rFonts w:ascii="Times New Roman" w:hAnsi="Times New Roman" w:cs="Times New Roman"/>
          <w:sz w:val="28"/>
          <w:szCs w:val="28"/>
        </w:rPr>
      </w:pPr>
      <w:r w:rsidRPr="00B150F3">
        <w:rPr>
          <w:rFonts w:ascii="Times New Roman" w:hAnsi="Times New Roman" w:cs="Times New Roman"/>
          <w:noProof/>
          <w:sz w:val="28"/>
          <w:szCs w:val="28"/>
        </w:rPr>
        <w:drawing>
          <wp:inline distT="0" distB="0" distL="0" distR="0" wp14:anchorId="0E961279" wp14:editId="2E4F76F6">
            <wp:extent cx="5943600" cy="2143382"/>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srcRect/>
                    <a:stretch>
                      <a:fillRect/>
                    </a:stretch>
                  </pic:blipFill>
                  <pic:spPr bwMode="auto">
                    <a:xfrm>
                      <a:off x="0" y="0"/>
                      <a:ext cx="5943600" cy="2143382"/>
                    </a:xfrm>
                    <a:prstGeom prst="rect">
                      <a:avLst/>
                    </a:prstGeom>
                    <a:noFill/>
                    <a:ln w="9525">
                      <a:noFill/>
                      <a:miter lim="800000"/>
                      <a:headEnd/>
                      <a:tailEnd/>
                    </a:ln>
                  </pic:spPr>
                </pic:pic>
              </a:graphicData>
            </a:graphic>
          </wp:inline>
        </w:drawing>
      </w:r>
    </w:p>
    <w:p w:rsidR="00CD0EE0" w:rsidRPr="00B150F3" w:rsidRDefault="00CD0EE0" w:rsidP="00205397">
      <w:pPr>
        <w:rPr>
          <w:rFonts w:ascii="Times New Roman" w:hAnsi="Times New Roman" w:cs="Times New Roman"/>
          <w:sz w:val="28"/>
          <w:szCs w:val="28"/>
        </w:rPr>
      </w:pPr>
      <w:r w:rsidRPr="00B150F3">
        <w:rPr>
          <w:rFonts w:ascii="Times New Roman" w:hAnsi="Times New Roman" w:cs="Times New Roman"/>
          <w:noProof/>
          <w:sz w:val="28"/>
          <w:szCs w:val="28"/>
        </w:rPr>
        <w:lastRenderedPageBreak/>
        <w:drawing>
          <wp:inline distT="0" distB="0" distL="0" distR="0" wp14:anchorId="39938E63" wp14:editId="6CCA4FB1">
            <wp:extent cx="5943600" cy="1393551"/>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a:srcRect/>
                    <a:stretch>
                      <a:fillRect/>
                    </a:stretch>
                  </pic:blipFill>
                  <pic:spPr bwMode="auto">
                    <a:xfrm>
                      <a:off x="0" y="0"/>
                      <a:ext cx="5943600" cy="1393551"/>
                    </a:xfrm>
                    <a:prstGeom prst="rect">
                      <a:avLst/>
                    </a:prstGeom>
                    <a:noFill/>
                    <a:ln w="9525">
                      <a:noFill/>
                      <a:miter lim="800000"/>
                      <a:headEnd/>
                      <a:tailEnd/>
                    </a:ln>
                  </pic:spPr>
                </pic:pic>
              </a:graphicData>
            </a:graphic>
          </wp:inline>
        </w:drawing>
      </w:r>
    </w:p>
    <w:p w:rsidR="00CD0EE0" w:rsidRPr="00B150F3" w:rsidRDefault="00CD0EE0" w:rsidP="00205397">
      <w:pPr>
        <w:rPr>
          <w:rFonts w:ascii="Times New Roman" w:hAnsi="Times New Roman" w:cs="Times New Roman"/>
          <w:sz w:val="28"/>
          <w:szCs w:val="28"/>
        </w:rPr>
      </w:pPr>
      <w:r w:rsidRPr="00B150F3">
        <w:rPr>
          <w:rFonts w:ascii="Times New Roman" w:hAnsi="Times New Roman" w:cs="Times New Roman"/>
          <w:noProof/>
          <w:sz w:val="28"/>
          <w:szCs w:val="28"/>
        </w:rPr>
        <w:drawing>
          <wp:inline distT="0" distB="0" distL="0" distR="0" wp14:anchorId="28603070" wp14:editId="0D2F0B56">
            <wp:extent cx="5943600" cy="107417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a:srcRect/>
                    <a:stretch>
                      <a:fillRect/>
                    </a:stretch>
                  </pic:blipFill>
                  <pic:spPr bwMode="auto">
                    <a:xfrm>
                      <a:off x="0" y="0"/>
                      <a:ext cx="5943600" cy="1074175"/>
                    </a:xfrm>
                    <a:prstGeom prst="rect">
                      <a:avLst/>
                    </a:prstGeom>
                    <a:noFill/>
                    <a:ln w="9525">
                      <a:noFill/>
                      <a:miter lim="800000"/>
                      <a:headEnd/>
                      <a:tailEnd/>
                    </a:ln>
                  </pic:spPr>
                </pic:pic>
              </a:graphicData>
            </a:graphic>
          </wp:inline>
        </w:drawing>
      </w:r>
      <w:r w:rsidRPr="00B150F3">
        <w:rPr>
          <w:rFonts w:ascii="Times New Roman" w:hAnsi="Times New Roman" w:cs="Times New Roman"/>
          <w:noProof/>
          <w:sz w:val="28"/>
          <w:szCs w:val="28"/>
        </w:rPr>
        <w:drawing>
          <wp:inline distT="0" distB="0" distL="0" distR="0" wp14:anchorId="60D2A321" wp14:editId="0BC90E5F">
            <wp:extent cx="5943600" cy="2387164"/>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a:srcRect/>
                    <a:stretch>
                      <a:fillRect/>
                    </a:stretch>
                  </pic:blipFill>
                  <pic:spPr bwMode="auto">
                    <a:xfrm>
                      <a:off x="0" y="0"/>
                      <a:ext cx="5943600" cy="2387164"/>
                    </a:xfrm>
                    <a:prstGeom prst="rect">
                      <a:avLst/>
                    </a:prstGeom>
                    <a:noFill/>
                    <a:ln w="9525">
                      <a:noFill/>
                      <a:miter lim="800000"/>
                      <a:headEnd/>
                      <a:tailEnd/>
                    </a:ln>
                  </pic:spPr>
                </pic:pic>
              </a:graphicData>
            </a:graphic>
          </wp:inline>
        </w:drawing>
      </w:r>
    </w:p>
    <w:p w:rsidR="00205397" w:rsidRPr="00B150F3" w:rsidRDefault="00C139DC" w:rsidP="00205397">
      <w:pPr>
        <w:rPr>
          <w:rFonts w:ascii="Times New Roman" w:hAnsi="Times New Roman" w:cs="Times New Roman"/>
          <w:sz w:val="28"/>
          <w:szCs w:val="28"/>
        </w:rPr>
      </w:pPr>
      <w:r>
        <w:rPr>
          <w:rFonts w:ascii="Times New Roman" w:hAnsi="Times New Roman" w:cs="Times New Roman"/>
          <w:sz w:val="28"/>
          <w:szCs w:val="28"/>
        </w:rPr>
        <w:pict>
          <v:rect id="_x0000_i1033" style="width:0;height:.6pt" o:hralign="center" o:hrstd="t" o:hrnoshade="t" o:hr="t" fillcolor="#d4d4d4" stroked="f"/>
        </w:pict>
      </w:r>
    </w:p>
    <w:p w:rsidR="00205397" w:rsidRPr="00B150F3" w:rsidRDefault="00205397" w:rsidP="00205397">
      <w:pPr>
        <w:pStyle w:val="Heading2"/>
        <w:shd w:val="clear" w:color="auto" w:fill="FFFFFF"/>
        <w:spacing w:line="265" w:lineRule="atLeast"/>
        <w:rPr>
          <w:rFonts w:ascii="Times New Roman" w:hAnsi="Times New Roman" w:cs="Times New Roman"/>
          <w:bCs w:val="0"/>
          <w:color w:val="auto"/>
          <w:sz w:val="32"/>
          <w:szCs w:val="28"/>
          <w:u w:val="single"/>
        </w:rPr>
      </w:pPr>
      <w:r w:rsidRPr="00B150F3">
        <w:rPr>
          <w:rFonts w:ascii="Times New Roman" w:hAnsi="Times New Roman" w:cs="Times New Roman"/>
          <w:bCs w:val="0"/>
          <w:color w:val="auto"/>
          <w:sz w:val="32"/>
          <w:szCs w:val="28"/>
          <w:u w:val="single"/>
        </w:rPr>
        <w:t>How to send the class file to another directory or drive?</w:t>
      </w:r>
    </w:p>
    <w:p w:rsidR="00027D4E" w:rsidRPr="00B150F3" w:rsidRDefault="00205397" w:rsidP="00027D4E">
      <w:pPr>
        <w:pStyle w:val="NormalWeb"/>
        <w:shd w:val="clear" w:color="auto" w:fill="FFFFFF"/>
        <w:spacing w:line="265" w:lineRule="atLeast"/>
        <w:rPr>
          <w:sz w:val="28"/>
          <w:szCs w:val="28"/>
        </w:rPr>
      </w:pPr>
      <w:r w:rsidRPr="00B150F3">
        <w:rPr>
          <w:sz w:val="28"/>
          <w:szCs w:val="28"/>
        </w:rPr>
        <w:t xml:space="preserve">There is a </w:t>
      </w:r>
      <w:proofErr w:type="gramStart"/>
      <w:r w:rsidRPr="00B150F3">
        <w:rPr>
          <w:sz w:val="28"/>
          <w:szCs w:val="28"/>
        </w:rPr>
        <w:t>scenario,</w:t>
      </w:r>
      <w:proofErr w:type="gramEnd"/>
      <w:r w:rsidRPr="00B150F3">
        <w:rPr>
          <w:sz w:val="28"/>
          <w:szCs w:val="28"/>
        </w:rPr>
        <w:t xml:space="preserve"> I want to put the class file of A.java source file in classes folder of c: drive.</w:t>
      </w:r>
    </w:p>
    <w:p w:rsidR="00027D4E" w:rsidRPr="00B150F3" w:rsidRDefault="00027D4E" w:rsidP="00027D4E">
      <w:pPr>
        <w:pStyle w:val="NormalWeb"/>
        <w:shd w:val="clear" w:color="auto" w:fill="FFFFFF"/>
        <w:spacing w:line="265" w:lineRule="atLeast"/>
        <w:rPr>
          <w:b/>
          <w:sz w:val="28"/>
          <w:szCs w:val="28"/>
          <w:u w:val="single"/>
        </w:rPr>
      </w:pPr>
      <w:r w:rsidRPr="00B150F3">
        <w:rPr>
          <w:b/>
          <w:sz w:val="28"/>
          <w:szCs w:val="28"/>
          <w:u w:val="single"/>
        </w:rPr>
        <w:t>Example:</w:t>
      </w:r>
      <w:r w:rsidR="00205397" w:rsidRPr="00B150F3">
        <w:rPr>
          <w:b/>
          <w:sz w:val="28"/>
          <w:szCs w:val="28"/>
          <w:u w:val="single"/>
        </w:rPr>
        <w:t xml:space="preserve"> </w:t>
      </w:r>
    </w:p>
    <w:p w:rsidR="00205397" w:rsidRPr="00B150F3" w:rsidRDefault="00205397" w:rsidP="00027D4E">
      <w:pPr>
        <w:pStyle w:val="NormalWeb"/>
        <w:shd w:val="clear" w:color="auto" w:fill="FFFFFF"/>
        <w:spacing w:line="265" w:lineRule="atLeast"/>
        <w:rPr>
          <w:sz w:val="28"/>
          <w:szCs w:val="28"/>
        </w:rPr>
      </w:pPr>
      <w:r w:rsidRPr="00B150F3">
        <w:rPr>
          <w:noProof/>
          <w:sz w:val="28"/>
          <w:szCs w:val="28"/>
        </w:rPr>
        <w:lastRenderedPageBreak/>
        <w:drawing>
          <wp:inline distT="0" distB="0" distL="0" distR="0" wp14:anchorId="3B38FCC6" wp14:editId="1445FC7E">
            <wp:extent cx="2482748" cy="1861092"/>
            <wp:effectExtent l="19050" t="0" r="0" b="0"/>
            <wp:docPr id="13" name="Picture 13"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put class file in another package"/>
                    <pic:cNvPicPr>
                      <a:picLocks noChangeAspect="1" noChangeArrowheads="1"/>
                    </pic:cNvPicPr>
                  </pic:nvPicPr>
                  <pic:blipFill>
                    <a:blip r:embed="rId28"/>
                    <a:srcRect/>
                    <a:stretch>
                      <a:fillRect/>
                    </a:stretch>
                  </pic:blipFill>
                  <pic:spPr bwMode="auto">
                    <a:xfrm>
                      <a:off x="0" y="0"/>
                      <a:ext cx="2481838" cy="1860410"/>
                    </a:xfrm>
                    <a:prstGeom prst="rect">
                      <a:avLst/>
                    </a:prstGeom>
                    <a:noFill/>
                    <a:ln w="9525">
                      <a:noFill/>
                      <a:miter lim="800000"/>
                      <a:headEnd/>
                      <a:tailEnd/>
                    </a:ln>
                  </pic:spPr>
                </pic:pic>
              </a:graphicData>
            </a:graphic>
          </wp:inline>
        </w:drawing>
      </w:r>
    </w:p>
    <w:p w:rsidR="00205397" w:rsidRPr="00B150F3" w:rsidRDefault="00205397" w:rsidP="00636FB5">
      <w:pPr>
        <w:shd w:val="clear" w:color="auto" w:fill="FFFFFF"/>
        <w:spacing w:after="0" w:line="240" w:lineRule="auto"/>
        <w:ind w:left="720"/>
        <w:rPr>
          <w:rFonts w:ascii="Times New Roman" w:hAnsi="Times New Roman" w:cs="Times New Roman"/>
          <w:i/>
          <w:sz w:val="36"/>
          <w:szCs w:val="28"/>
        </w:rPr>
      </w:pPr>
      <w:r w:rsidRPr="00B150F3">
        <w:rPr>
          <w:rStyle w:val="comment"/>
          <w:rFonts w:ascii="Times New Roman" w:hAnsi="Times New Roman" w:cs="Times New Roman"/>
          <w:i/>
          <w:sz w:val="36"/>
          <w:szCs w:val="28"/>
          <w:bdr w:val="none" w:sz="0" w:space="0" w:color="auto" w:frame="1"/>
        </w:rPr>
        <w:t>//save as Simple.java</w:t>
      </w:r>
      <w:r w:rsidRPr="00B150F3">
        <w:rPr>
          <w:rFonts w:ascii="Times New Roman" w:hAnsi="Times New Roman" w:cs="Times New Roman"/>
          <w:i/>
          <w:sz w:val="36"/>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36"/>
          <w:szCs w:val="28"/>
        </w:rPr>
      </w:pPr>
      <w:proofErr w:type="gramStart"/>
      <w:r w:rsidRPr="00B150F3">
        <w:rPr>
          <w:rStyle w:val="keyword"/>
          <w:rFonts w:ascii="Times New Roman" w:hAnsi="Times New Roman" w:cs="Times New Roman"/>
          <w:b/>
          <w:bCs/>
          <w:i/>
          <w:sz w:val="36"/>
          <w:szCs w:val="28"/>
          <w:bdr w:val="none" w:sz="0" w:space="0" w:color="auto" w:frame="1"/>
        </w:rPr>
        <w:t>package</w:t>
      </w:r>
      <w:proofErr w:type="gramEnd"/>
      <w:r w:rsidRPr="00B150F3">
        <w:rPr>
          <w:rFonts w:ascii="Times New Roman" w:hAnsi="Times New Roman" w:cs="Times New Roman"/>
          <w:i/>
          <w:sz w:val="36"/>
          <w:szCs w:val="28"/>
          <w:bdr w:val="none" w:sz="0" w:space="0" w:color="auto" w:frame="1"/>
        </w:rPr>
        <w:t> </w:t>
      </w:r>
      <w:proofErr w:type="spellStart"/>
      <w:r w:rsidRPr="00B150F3">
        <w:rPr>
          <w:rFonts w:ascii="Times New Roman" w:hAnsi="Times New Roman" w:cs="Times New Roman"/>
          <w:i/>
          <w:sz w:val="36"/>
          <w:szCs w:val="28"/>
          <w:bdr w:val="none" w:sz="0" w:space="0" w:color="auto" w:frame="1"/>
        </w:rPr>
        <w:t>mypack</w:t>
      </w:r>
      <w:proofErr w:type="spellEnd"/>
      <w:r w:rsidRPr="00B150F3">
        <w:rPr>
          <w:rFonts w:ascii="Times New Roman" w:hAnsi="Times New Roman" w:cs="Times New Roman"/>
          <w:i/>
          <w:sz w:val="36"/>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36"/>
          <w:szCs w:val="28"/>
        </w:rPr>
      </w:pPr>
      <w:proofErr w:type="gramStart"/>
      <w:r w:rsidRPr="00B150F3">
        <w:rPr>
          <w:rStyle w:val="keyword"/>
          <w:rFonts w:ascii="Times New Roman" w:hAnsi="Times New Roman" w:cs="Times New Roman"/>
          <w:b/>
          <w:bCs/>
          <w:i/>
          <w:sz w:val="36"/>
          <w:szCs w:val="28"/>
          <w:bdr w:val="none" w:sz="0" w:space="0" w:color="auto" w:frame="1"/>
        </w:rPr>
        <w:t>public</w:t>
      </w:r>
      <w:proofErr w:type="gramEnd"/>
      <w:r w:rsidRPr="00B150F3">
        <w:rPr>
          <w:rFonts w:ascii="Times New Roman" w:hAnsi="Times New Roman" w:cs="Times New Roman"/>
          <w:i/>
          <w:sz w:val="36"/>
          <w:szCs w:val="28"/>
          <w:bdr w:val="none" w:sz="0" w:space="0" w:color="auto" w:frame="1"/>
        </w:rPr>
        <w:t> </w:t>
      </w:r>
      <w:r w:rsidRPr="00B150F3">
        <w:rPr>
          <w:rStyle w:val="keyword"/>
          <w:rFonts w:ascii="Times New Roman" w:hAnsi="Times New Roman" w:cs="Times New Roman"/>
          <w:b/>
          <w:bCs/>
          <w:i/>
          <w:sz w:val="36"/>
          <w:szCs w:val="28"/>
          <w:bdr w:val="none" w:sz="0" w:space="0" w:color="auto" w:frame="1"/>
        </w:rPr>
        <w:t>class</w:t>
      </w:r>
      <w:r w:rsidRPr="00B150F3">
        <w:rPr>
          <w:rFonts w:ascii="Times New Roman" w:hAnsi="Times New Roman" w:cs="Times New Roman"/>
          <w:i/>
          <w:sz w:val="36"/>
          <w:szCs w:val="28"/>
          <w:bdr w:val="none" w:sz="0" w:space="0" w:color="auto" w:frame="1"/>
        </w:rPr>
        <w:t> Simple{  </w:t>
      </w:r>
    </w:p>
    <w:p w:rsidR="00205397" w:rsidRPr="00B150F3" w:rsidRDefault="00205397" w:rsidP="00636FB5">
      <w:pPr>
        <w:shd w:val="clear" w:color="auto" w:fill="FFFFFF"/>
        <w:spacing w:after="0" w:line="240" w:lineRule="auto"/>
        <w:ind w:left="720"/>
        <w:rPr>
          <w:rFonts w:ascii="Times New Roman" w:hAnsi="Times New Roman" w:cs="Times New Roman"/>
          <w:i/>
          <w:sz w:val="36"/>
          <w:szCs w:val="28"/>
        </w:rPr>
      </w:pPr>
      <w:r w:rsidRPr="00B150F3">
        <w:rPr>
          <w:rFonts w:ascii="Times New Roman" w:hAnsi="Times New Roman" w:cs="Times New Roman"/>
          <w:i/>
          <w:sz w:val="36"/>
          <w:szCs w:val="28"/>
          <w:bdr w:val="none" w:sz="0" w:space="0" w:color="auto" w:frame="1"/>
        </w:rPr>
        <w:t> </w:t>
      </w:r>
      <w:proofErr w:type="gramStart"/>
      <w:r w:rsidRPr="00B150F3">
        <w:rPr>
          <w:rStyle w:val="keyword"/>
          <w:rFonts w:ascii="Times New Roman" w:hAnsi="Times New Roman" w:cs="Times New Roman"/>
          <w:b/>
          <w:bCs/>
          <w:i/>
          <w:sz w:val="36"/>
          <w:szCs w:val="28"/>
          <w:bdr w:val="none" w:sz="0" w:space="0" w:color="auto" w:frame="1"/>
        </w:rPr>
        <w:t>public</w:t>
      </w:r>
      <w:proofErr w:type="gramEnd"/>
      <w:r w:rsidRPr="00B150F3">
        <w:rPr>
          <w:rFonts w:ascii="Times New Roman" w:hAnsi="Times New Roman" w:cs="Times New Roman"/>
          <w:i/>
          <w:sz w:val="36"/>
          <w:szCs w:val="28"/>
          <w:bdr w:val="none" w:sz="0" w:space="0" w:color="auto" w:frame="1"/>
        </w:rPr>
        <w:t> </w:t>
      </w:r>
      <w:r w:rsidRPr="00B150F3">
        <w:rPr>
          <w:rStyle w:val="keyword"/>
          <w:rFonts w:ascii="Times New Roman" w:hAnsi="Times New Roman" w:cs="Times New Roman"/>
          <w:b/>
          <w:bCs/>
          <w:i/>
          <w:sz w:val="36"/>
          <w:szCs w:val="28"/>
          <w:bdr w:val="none" w:sz="0" w:space="0" w:color="auto" w:frame="1"/>
        </w:rPr>
        <w:t>static</w:t>
      </w:r>
      <w:r w:rsidRPr="00B150F3">
        <w:rPr>
          <w:rFonts w:ascii="Times New Roman" w:hAnsi="Times New Roman" w:cs="Times New Roman"/>
          <w:i/>
          <w:sz w:val="36"/>
          <w:szCs w:val="28"/>
          <w:bdr w:val="none" w:sz="0" w:space="0" w:color="auto" w:frame="1"/>
        </w:rPr>
        <w:t> </w:t>
      </w:r>
      <w:r w:rsidRPr="00B150F3">
        <w:rPr>
          <w:rStyle w:val="keyword"/>
          <w:rFonts w:ascii="Times New Roman" w:hAnsi="Times New Roman" w:cs="Times New Roman"/>
          <w:b/>
          <w:bCs/>
          <w:i/>
          <w:sz w:val="36"/>
          <w:szCs w:val="28"/>
          <w:bdr w:val="none" w:sz="0" w:space="0" w:color="auto" w:frame="1"/>
        </w:rPr>
        <w:t>void</w:t>
      </w:r>
      <w:r w:rsidRPr="00B150F3">
        <w:rPr>
          <w:rFonts w:ascii="Times New Roman" w:hAnsi="Times New Roman" w:cs="Times New Roman"/>
          <w:i/>
          <w:sz w:val="36"/>
          <w:szCs w:val="28"/>
          <w:bdr w:val="none" w:sz="0" w:space="0" w:color="auto" w:frame="1"/>
        </w:rPr>
        <w:t> main(String args[]){  </w:t>
      </w:r>
    </w:p>
    <w:p w:rsidR="00205397" w:rsidRPr="00B150F3" w:rsidRDefault="00205397" w:rsidP="00636FB5">
      <w:pPr>
        <w:shd w:val="clear" w:color="auto" w:fill="FFFFFF"/>
        <w:spacing w:after="0" w:line="240" w:lineRule="auto"/>
        <w:ind w:left="720"/>
        <w:rPr>
          <w:rFonts w:ascii="Times New Roman" w:hAnsi="Times New Roman" w:cs="Times New Roman"/>
          <w:i/>
          <w:sz w:val="36"/>
          <w:szCs w:val="28"/>
        </w:rPr>
      </w:pPr>
      <w:r w:rsidRPr="00B150F3">
        <w:rPr>
          <w:rFonts w:ascii="Times New Roman" w:hAnsi="Times New Roman" w:cs="Times New Roman"/>
          <w:i/>
          <w:sz w:val="36"/>
          <w:szCs w:val="28"/>
          <w:bdr w:val="none" w:sz="0" w:space="0" w:color="auto" w:frame="1"/>
        </w:rPr>
        <w:t>    </w:t>
      </w:r>
      <w:proofErr w:type="spellStart"/>
      <w:proofErr w:type="gramStart"/>
      <w:r w:rsidRPr="00B150F3">
        <w:rPr>
          <w:rFonts w:ascii="Times New Roman" w:hAnsi="Times New Roman" w:cs="Times New Roman"/>
          <w:i/>
          <w:sz w:val="36"/>
          <w:szCs w:val="28"/>
          <w:bdr w:val="none" w:sz="0" w:space="0" w:color="auto" w:frame="1"/>
        </w:rPr>
        <w:t>System.out.println</w:t>
      </w:r>
      <w:proofErr w:type="spellEnd"/>
      <w:r w:rsidRPr="00B150F3">
        <w:rPr>
          <w:rFonts w:ascii="Times New Roman" w:hAnsi="Times New Roman" w:cs="Times New Roman"/>
          <w:i/>
          <w:sz w:val="36"/>
          <w:szCs w:val="28"/>
          <w:bdr w:val="none" w:sz="0" w:space="0" w:color="auto" w:frame="1"/>
        </w:rPr>
        <w:t>(</w:t>
      </w:r>
      <w:proofErr w:type="gramEnd"/>
      <w:r w:rsidRPr="00B150F3">
        <w:rPr>
          <w:rStyle w:val="string"/>
          <w:rFonts w:ascii="Times New Roman" w:hAnsi="Times New Roman" w:cs="Times New Roman"/>
          <w:i/>
          <w:sz w:val="36"/>
          <w:szCs w:val="28"/>
          <w:bdr w:val="none" w:sz="0" w:space="0" w:color="auto" w:frame="1"/>
        </w:rPr>
        <w:t>"Welcome to package"</w:t>
      </w:r>
      <w:r w:rsidRPr="00B150F3">
        <w:rPr>
          <w:rFonts w:ascii="Times New Roman" w:hAnsi="Times New Roman" w:cs="Times New Roman"/>
          <w:i/>
          <w:sz w:val="36"/>
          <w:szCs w:val="28"/>
          <w:bdr w:val="none" w:sz="0" w:space="0" w:color="auto" w:frame="1"/>
        </w:rPr>
        <w:t>);  </w:t>
      </w:r>
    </w:p>
    <w:p w:rsidR="00205397" w:rsidRPr="00B150F3" w:rsidRDefault="00205397" w:rsidP="00636FB5">
      <w:pPr>
        <w:shd w:val="clear" w:color="auto" w:fill="FFFFFF"/>
        <w:spacing w:after="0" w:line="240" w:lineRule="auto"/>
        <w:ind w:left="720"/>
        <w:rPr>
          <w:rFonts w:ascii="Times New Roman" w:hAnsi="Times New Roman" w:cs="Times New Roman"/>
          <w:i/>
          <w:sz w:val="36"/>
          <w:szCs w:val="28"/>
        </w:rPr>
      </w:pPr>
      <w:r w:rsidRPr="00B150F3">
        <w:rPr>
          <w:rFonts w:ascii="Times New Roman" w:hAnsi="Times New Roman" w:cs="Times New Roman"/>
          <w:i/>
          <w:sz w:val="36"/>
          <w:szCs w:val="28"/>
          <w:bdr w:val="none" w:sz="0" w:space="0" w:color="auto" w:frame="1"/>
        </w:rPr>
        <w:t>   }  </w:t>
      </w:r>
    </w:p>
    <w:p w:rsidR="00205397" w:rsidRPr="00B150F3" w:rsidRDefault="00205397" w:rsidP="00636FB5">
      <w:pPr>
        <w:shd w:val="clear" w:color="auto" w:fill="FFFFFF"/>
        <w:spacing w:after="0" w:line="240" w:lineRule="auto"/>
        <w:ind w:left="720"/>
        <w:rPr>
          <w:rFonts w:ascii="Times New Roman" w:hAnsi="Times New Roman" w:cs="Times New Roman"/>
          <w:i/>
          <w:sz w:val="36"/>
          <w:szCs w:val="28"/>
        </w:rPr>
      </w:pPr>
      <w:r w:rsidRPr="00B150F3">
        <w:rPr>
          <w:rFonts w:ascii="Times New Roman" w:hAnsi="Times New Roman" w:cs="Times New Roman"/>
          <w:i/>
          <w:sz w:val="36"/>
          <w:szCs w:val="28"/>
          <w:bdr w:val="none" w:sz="0" w:space="0" w:color="auto" w:frame="1"/>
        </w:rPr>
        <w:t>}  </w:t>
      </w:r>
    </w:p>
    <w:p w:rsidR="00205397" w:rsidRPr="00B150F3" w:rsidRDefault="00205397" w:rsidP="00205397">
      <w:pPr>
        <w:pStyle w:val="Heading3"/>
        <w:shd w:val="clear" w:color="auto" w:fill="FFFFFF"/>
        <w:spacing w:line="265" w:lineRule="atLeast"/>
        <w:rPr>
          <w:rFonts w:ascii="Times New Roman" w:hAnsi="Times New Roman" w:cs="Times New Roman"/>
          <w:color w:val="auto"/>
          <w:sz w:val="28"/>
          <w:szCs w:val="28"/>
        </w:rPr>
      </w:pPr>
      <w:r w:rsidRPr="00B150F3">
        <w:rPr>
          <w:rFonts w:ascii="Times New Roman" w:hAnsi="Times New Roman" w:cs="Times New Roman"/>
          <w:color w:val="auto"/>
          <w:sz w:val="28"/>
          <w:szCs w:val="28"/>
        </w:rPr>
        <w:t>To Compile:</w:t>
      </w:r>
    </w:p>
    <w:p w:rsidR="00205397" w:rsidRPr="00B150F3" w:rsidRDefault="00205397" w:rsidP="00A76FC4">
      <w:pPr>
        <w:pStyle w:val="NormalWeb"/>
        <w:shd w:val="clear" w:color="auto" w:fill="FFFFFF"/>
        <w:spacing w:line="265" w:lineRule="atLeast"/>
        <w:ind w:firstLine="720"/>
        <w:rPr>
          <w:i/>
          <w:sz w:val="32"/>
          <w:szCs w:val="28"/>
        </w:rPr>
      </w:pPr>
      <w:proofErr w:type="spellStart"/>
      <w:proofErr w:type="gramStart"/>
      <w:r w:rsidRPr="00B150F3">
        <w:rPr>
          <w:rStyle w:val="Strong"/>
          <w:i/>
          <w:sz w:val="32"/>
          <w:szCs w:val="28"/>
        </w:rPr>
        <w:t>javac</w:t>
      </w:r>
      <w:proofErr w:type="spellEnd"/>
      <w:proofErr w:type="gramEnd"/>
      <w:r w:rsidRPr="00B150F3">
        <w:rPr>
          <w:rStyle w:val="Strong"/>
          <w:i/>
          <w:sz w:val="32"/>
          <w:szCs w:val="28"/>
        </w:rPr>
        <w:t xml:space="preserve"> -d c:\classes Simple.java</w:t>
      </w:r>
    </w:p>
    <w:p w:rsidR="00205397" w:rsidRPr="00B150F3" w:rsidRDefault="00205397" w:rsidP="00205397">
      <w:pPr>
        <w:pStyle w:val="Heading3"/>
        <w:shd w:val="clear" w:color="auto" w:fill="FFFFFF"/>
        <w:spacing w:line="265" w:lineRule="atLeast"/>
        <w:rPr>
          <w:rFonts w:ascii="Times New Roman" w:hAnsi="Times New Roman" w:cs="Times New Roman"/>
          <w:color w:val="auto"/>
          <w:sz w:val="28"/>
          <w:szCs w:val="28"/>
        </w:rPr>
      </w:pPr>
      <w:r w:rsidRPr="00B150F3">
        <w:rPr>
          <w:rFonts w:ascii="Times New Roman" w:hAnsi="Times New Roman" w:cs="Times New Roman"/>
          <w:color w:val="auto"/>
          <w:sz w:val="28"/>
          <w:szCs w:val="28"/>
        </w:rPr>
        <w:t>To Run: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73188" w:rsidRPr="00B150F3" w:rsidTr="00205397">
        <w:trPr>
          <w:tblCellSpacing w:w="15" w:type="dxa"/>
        </w:trPr>
        <w:tc>
          <w:tcPr>
            <w:tcW w:w="0" w:type="auto"/>
            <w:shd w:val="clear" w:color="auto" w:fill="FFFFFF"/>
            <w:vAlign w:val="center"/>
            <w:hideMark/>
          </w:tcPr>
          <w:p w:rsidR="00205397" w:rsidRPr="00B150F3" w:rsidRDefault="00205397">
            <w:pPr>
              <w:spacing w:line="265" w:lineRule="atLeast"/>
              <w:ind w:left="230"/>
              <w:rPr>
                <w:rFonts w:ascii="Times New Roman" w:hAnsi="Times New Roman" w:cs="Times New Roman"/>
                <w:sz w:val="28"/>
                <w:szCs w:val="28"/>
              </w:rPr>
            </w:pPr>
            <w:r w:rsidRPr="00B150F3">
              <w:rPr>
                <w:rFonts w:ascii="Times New Roman" w:hAnsi="Times New Roman" w:cs="Times New Roman"/>
                <w:sz w:val="28"/>
                <w:szCs w:val="28"/>
              </w:rPr>
              <w:t>To run this program from e:\source directory, you need to set classpath of the directory where the class file resides.</w:t>
            </w:r>
          </w:p>
        </w:tc>
      </w:tr>
      <w:tr w:rsidR="00073188" w:rsidRPr="00B150F3" w:rsidTr="00205397">
        <w:trPr>
          <w:tblCellSpacing w:w="15" w:type="dxa"/>
        </w:trPr>
        <w:tc>
          <w:tcPr>
            <w:tcW w:w="0" w:type="auto"/>
            <w:shd w:val="clear" w:color="auto" w:fill="FFFFFF"/>
            <w:vAlign w:val="center"/>
            <w:hideMark/>
          </w:tcPr>
          <w:p w:rsidR="00205397" w:rsidRPr="00B150F3" w:rsidRDefault="00205397">
            <w:pPr>
              <w:spacing w:line="265" w:lineRule="atLeast"/>
              <w:ind w:left="230"/>
              <w:rPr>
                <w:rFonts w:ascii="Times New Roman" w:hAnsi="Times New Roman" w:cs="Times New Roman"/>
                <w:i/>
                <w:sz w:val="32"/>
                <w:szCs w:val="28"/>
              </w:rPr>
            </w:pPr>
            <w:proofErr w:type="gramStart"/>
            <w:r w:rsidRPr="00B150F3">
              <w:rPr>
                <w:rStyle w:val="Strong"/>
                <w:rFonts w:ascii="Times New Roman" w:hAnsi="Times New Roman" w:cs="Times New Roman"/>
                <w:i/>
                <w:sz w:val="32"/>
                <w:szCs w:val="28"/>
              </w:rPr>
              <w:t>set</w:t>
            </w:r>
            <w:proofErr w:type="gramEnd"/>
            <w:r w:rsidRPr="00B150F3">
              <w:rPr>
                <w:rStyle w:val="Strong"/>
                <w:rFonts w:ascii="Times New Roman" w:hAnsi="Times New Roman" w:cs="Times New Roman"/>
                <w:i/>
                <w:sz w:val="32"/>
                <w:szCs w:val="28"/>
              </w:rPr>
              <w:t xml:space="preserve"> classpath=c:\classes;.;</w:t>
            </w:r>
          </w:p>
        </w:tc>
      </w:tr>
      <w:tr w:rsidR="00073188" w:rsidRPr="00B150F3" w:rsidTr="00205397">
        <w:trPr>
          <w:tblCellSpacing w:w="15" w:type="dxa"/>
        </w:trPr>
        <w:tc>
          <w:tcPr>
            <w:tcW w:w="0" w:type="auto"/>
            <w:shd w:val="clear" w:color="auto" w:fill="FFFFFF"/>
            <w:vAlign w:val="center"/>
            <w:hideMark/>
          </w:tcPr>
          <w:p w:rsidR="00205397" w:rsidRPr="00B150F3" w:rsidRDefault="00205397">
            <w:pPr>
              <w:spacing w:line="265" w:lineRule="atLeast"/>
              <w:ind w:left="230"/>
              <w:rPr>
                <w:rFonts w:ascii="Times New Roman" w:hAnsi="Times New Roman" w:cs="Times New Roman"/>
                <w:i/>
                <w:sz w:val="32"/>
                <w:szCs w:val="28"/>
              </w:rPr>
            </w:pPr>
            <w:r w:rsidRPr="00B150F3">
              <w:rPr>
                <w:rStyle w:val="Strong"/>
                <w:rFonts w:ascii="Times New Roman" w:hAnsi="Times New Roman" w:cs="Times New Roman"/>
                <w:i/>
                <w:sz w:val="32"/>
                <w:szCs w:val="28"/>
              </w:rPr>
              <w:t xml:space="preserve">java </w:t>
            </w:r>
            <w:proofErr w:type="spellStart"/>
            <w:r w:rsidRPr="00B150F3">
              <w:rPr>
                <w:rStyle w:val="Strong"/>
                <w:rFonts w:ascii="Times New Roman" w:hAnsi="Times New Roman" w:cs="Times New Roman"/>
                <w:i/>
                <w:sz w:val="32"/>
                <w:szCs w:val="28"/>
              </w:rPr>
              <w:t>mypack.Simple</w:t>
            </w:r>
            <w:proofErr w:type="spellEnd"/>
          </w:p>
        </w:tc>
      </w:tr>
    </w:tbl>
    <w:p w:rsidR="00205397" w:rsidRPr="00B150F3" w:rsidRDefault="00205397" w:rsidP="00205397">
      <w:pPr>
        <w:pStyle w:val="Heading3"/>
        <w:shd w:val="clear" w:color="auto" w:fill="FFFFFF"/>
        <w:spacing w:line="265" w:lineRule="atLeast"/>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u w:val="single"/>
        </w:rPr>
        <w:t>Another way to run this program by -classpath switch of java:</w:t>
      </w:r>
    </w:p>
    <w:p w:rsidR="00205397" w:rsidRPr="00B150F3" w:rsidRDefault="00205397" w:rsidP="00205397">
      <w:pPr>
        <w:pStyle w:val="NormalWeb"/>
        <w:shd w:val="clear" w:color="auto" w:fill="FFFFFF"/>
        <w:spacing w:line="265" w:lineRule="atLeast"/>
        <w:rPr>
          <w:sz w:val="28"/>
          <w:szCs w:val="28"/>
        </w:rPr>
      </w:pPr>
      <w:r w:rsidRPr="00B150F3">
        <w:rPr>
          <w:sz w:val="28"/>
          <w:szCs w:val="28"/>
        </w:rPr>
        <w:t xml:space="preserve">The -classpath switch can be used with </w:t>
      </w:r>
      <w:proofErr w:type="spellStart"/>
      <w:r w:rsidRPr="00B150F3">
        <w:rPr>
          <w:sz w:val="28"/>
          <w:szCs w:val="28"/>
        </w:rPr>
        <w:t>javac</w:t>
      </w:r>
      <w:proofErr w:type="spellEnd"/>
      <w:r w:rsidRPr="00B150F3">
        <w:rPr>
          <w:sz w:val="28"/>
          <w:szCs w:val="28"/>
        </w:rPr>
        <w:t xml:space="preserve"> and java tool.</w:t>
      </w:r>
    </w:p>
    <w:p w:rsidR="00205397" w:rsidRPr="00B150F3" w:rsidRDefault="00205397" w:rsidP="00205397">
      <w:pPr>
        <w:pStyle w:val="NormalWeb"/>
        <w:shd w:val="clear" w:color="auto" w:fill="FFFFFF"/>
        <w:spacing w:line="265" w:lineRule="atLeast"/>
        <w:rPr>
          <w:sz w:val="28"/>
          <w:szCs w:val="28"/>
        </w:rPr>
      </w:pPr>
      <w:r w:rsidRPr="00B150F3">
        <w:rPr>
          <w:sz w:val="28"/>
          <w:szCs w:val="28"/>
        </w:rPr>
        <w:t>To run this program from e:\source directory, you can use -classpath switch of java that tells where to look for class file. For example:</w:t>
      </w:r>
    </w:p>
    <w:p w:rsidR="00205397" w:rsidRPr="00B150F3" w:rsidRDefault="00205397" w:rsidP="00205397">
      <w:pPr>
        <w:pStyle w:val="NormalWeb"/>
        <w:shd w:val="clear" w:color="auto" w:fill="FFFFFF"/>
        <w:spacing w:line="265" w:lineRule="atLeast"/>
        <w:rPr>
          <w:i/>
          <w:sz w:val="32"/>
          <w:szCs w:val="28"/>
        </w:rPr>
      </w:pPr>
      <w:proofErr w:type="gramStart"/>
      <w:r w:rsidRPr="00B150F3">
        <w:rPr>
          <w:rStyle w:val="Strong"/>
          <w:i/>
          <w:sz w:val="32"/>
          <w:szCs w:val="28"/>
        </w:rPr>
        <w:t>java</w:t>
      </w:r>
      <w:proofErr w:type="gramEnd"/>
      <w:r w:rsidRPr="00B150F3">
        <w:rPr>
          <w:rStyle w:val="Strong"/>
          <w:i/>
          <w:sz w:val="32"/>
          <w:szCs w:val="28"/>
        </w:rPr>
        <w:t xml:space="preserve"> -classpath c:\classes </w:t>
      </w:r>
      <w:proofErr w:type="spellStart"/>
      <w:r w:rsidRPr="00B150F3">
        <w:rPr>
          <w:rStyle w:val="Strong"/>
          <w:i/>
          <w:sz w:val="32"/>
          <w:szCs w:val="28"/>
        </w:rPr>
        <w:t>mypack.Simple</w:t>
      </w:r>
      <w:proofErr w:type="spellEnd"/>
    </w:p>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proofErr w:type="spellStart"/>
      <w:r w:rsidRPr="00B150F3">
        <w:rPr>
          <w:rFonts w:ascii="Times New Roman" w:hAnsi="Times New Roman" w:cs="Times New Roman"/>
          <w:b/>
          <w:sz w:val="28"/>
          <w:szCs w:val="28"/>
          <w:u w:val="single"/>
        </w:rPr>
        <w:lastRenderedPageBreak/>
        <w:t>Output</w:t>
      </w:r>
      <w:proofErr w:type="gramStart"/>
      <w:r w:rsidRPr="00B150F3">
        <w:rPr>
          <w:rFonts w:ascii="Times New Roman" w:hAnsi="Times New Roman" w:cs="Times New Roman"/>
          <w:b/>
          <w:sz w:val="28"/>
          <w:szCs w:val="28"/>
          <w:u w:val="single"/>
        </w:rPr>
        <w:t>:</w:t>
      </w:r>
      <w:r w:rsidRPr="00B150F3">
        <w:rPr>
          <w:rFonts w:ascii="Times New Roman" w:hAnsi="Times New Roman" w:cs="Times New Roman"/>
          <w:sz w:val="28"/>
          <w:szCs w:val="28"/>
        </w:rPr>
        <w:t>Welcome</w:t>
      </w:r>
      <w:proofErr w:type="spellEnd"/>
      <w:proofErr w:type="gramEnd"/>
      <w:r w:rsidRPr="00B150F3">
        <w:rPr>
          <w:rFonts w:ascii="Times New Roman" w:hAnsi="Times New Roman" w:cs="Times New Roman"/>
          <w:sz w:val="28"/>
          <w:szCs w:val="28"/>
        </w:rPr>
        <w:t xml:space="preserve"> to package</w:t>
      </w:r>
    </w:p>
    <w:p w:rsidR="00205397" w:rsidRPr="00B150F3" w:rsidRDefault="00C139DC" w:rsidP="00205397">
      <w:pPr>
        <w:rPr>
          <w:rFonts w:ascii="Times New Roman" w:hAnsi="Times New Roman" w:cs="Times New Roman"/>
          <w:sz w:val="28"/>
          <w:szCs w:val="28"/>
        </w:rPr>
      </w:pPr>
      <w:r>
        <w:rPr>
          <w:rFonts w:ascii="Times New Roman" w:hAnsi="Times New Roman" w:cs="Times New Roman"/>
          <w:sz w:val="28"/>
          <w:szCs w:val="28"/>
        </w:rPr>
        <w:pict>
          <v:rect id="_x0000_i1034" style="width:0;height:.6pt" o:hralign="center" o:hrstd="t" o:hrnoshade="t" o:hr="t" fillcolor="#d4d4d4" stroked="f"/>
        </w:pict>
      </w:r>
    </w:p>
    <w:p w:rsidR="00205397" w:rsidRPr="00B150F3" w:rsidRDefault="00205397" w:rsidP="00205397">
      <w:pPr>
        <w:pStyle w:val="Heading3"/>
        <w:shd w:val="clear" w:color="auto" w:fill="FFFFFF"/>
        <w:spacing w:line="265" w:lineRule="atLeast"/>
        <w:rPr>
          <w:rFonts w:ascii="Times New Roman" w:hAnsi="Times New Roman" w:cs="Times New Roman"/>
          <w:bCs w:val="0"/>
          <w:color w:val="auto"/>
          <w:sz w:val="32"/>
          <w:szCs w:val="28"/>
          <w:u w:val="single"/>
        </w:rPr>
      </w:pPr>
      <w:r w:rsidRPr="00B150F3">
        <w:rPr>
          <w:rFonts w:ascii="Times New Roman" w:hAnsi="Times New Roman" w:cs="Times New Roman"/>
          <w:bCs w:val="0"/>
          <w:color w:val="auto"/>
          <w:sz w:val="32"/>
          <w:szCs w:val="28"/>
          <w:u w:val="single"/>
        </w:rPr>
        <w:t>Ways to load the class files or jar files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725"/>
      </w:tblGrid>
      <w:tr w:rsidR="00073188" w:rsidRPr="00B150F3" w:rsidTr="00205397">
        <w:trPr>
          <w:tblCellSpacing w:w="15" w:type="dxa"/>
        </w:trPr>
        <w:tc>
          <w:tcPr>
            <w:tcW w:w="0" w:type="auto"/>
            <w:shd w:val="clear" w:color="auto" w:fill="FFFFFF"/>
            <w:vAlign w:val="center"/>
            <w:hideMark/>
          </w:tcPr>
          <w:p w:rsidR="00205397" w:rsidRPr="00B150F3" w:rsidRDefault="00A76FC4" w:rsidP="00A76FC4">
            <w:pPr>
              <w:spacing w:line="265" w:lineRule="atLeast"/>
              <w:rPr>
                <w:rFonts w:ascii="Times New Roman" w:hAnsi="Times New Roman" w:cs="Times New Roman"/>
                <w:sz w:val="28"/>
                <w:szCs w:val="28"/>
              </w:rPr>
            </w:pPr>
            <w:r w:rsidRPr="00B150F3">
              <w:rPr>
                <w:rFonts w:ascii="Times New Roman" w:hAnsi="Times New Roman" w:cs="Times New Roman"/>
                <w:sz w:val="28"/>
                <w:szCs w:val="28"/>
              </w:rPr>
              <w:br/>
            </w:r>
            <w:r w:rsidR="00205397" w:rsidRPr="00B150F3">
              <w:rPr>
                <w:rFonts w:ascii="Times New Roman" w:hAnsi="Times New Roman" w:cs="Times New Roman"/>
                <w:sz w:val="28"/>
                <w:szCs w:val="28"/>
              </w:rPr>
              <w:t>There are two ways to load the class files temporary and permanent.</w:t>
            </w:r>
          </w:p>
        </w:tc>
      </w:tr>
    </w:tbl>
    <w:p w:rsidR="00205397" w:rsidRPr="00B150F3" w:rsidRDefault="00205397" w:rsidP="00205397">
      <w:pPr>
        <w:numPr>
          <w:ilvl w:val="0"/>
          <w:numId w:val="14"/>
        </w:numPr>
        <w:shd w:val="clear" w:color="auto" w:fill="FFFFFF"/>
        <w:spacing w:before="35" w:after="100" w:afterAutospacing="1" w:line="240" w:lineRule="auto"/>
        <w:rPr>
          <w:rFonts w:ascii="Times New Roman" w:hAnsi="Times New Roman" w:cs="Times New Roman"/>
          <w:b/>
          <w:sz w:val="28"/>
          <w:szCs w:val="28"/>
        </w:rPr>
      </w:pPr>
      <w:r w:rsidRPr="00B150F3">
        <w:rPr>
          <w:rFonts w:ascii="Times New Roman" w:hAnsi="Times New Roman" w:cs="Times New Roman"/>
          <w:b/>
          <w:sz w:val="28"/>
          <w:szCs w:val="28"/>
        </w:rPr>
        <w:t>Temporary</w:t>
      </w:r>
    </w:p>
    <w:p w:rsidR="00205397" w:rsidRPr="00B150F3" w:rsidRDefault="00205397" w:rsidP="00205397">
      <w:pPr>
        <w:numPr>
          <w:ilvl w:val="1"/>
          <w:numId w:val="14"/>
        </w:numPr>
        <w:shd w:val="clear" w:color="auto" w:fill="FFFFFF"/>
        <w:spacing w:before="35" w:after="100" w:afterAutospacing="1" w:line="240" w:lineRule="auto"/>
        <w:rPr>
          <w:rFonts w:ascii="Times New Roman" w:hAnsi="Times New Roman" w:cs="Times New Roman"/>
          <w:sz w:val="28"/>
          <w:szCs w:val="28"/>
        </w:rPr>
      </w:pPr>
      <w:r w:rsidRPr="00B150F3">
        <w:rPr>
          <w:rFonts w:ascii="Times New Roman" w:hAnsi="Times New Roman" w:cs="Times New Roman"/>
          <w:sz w:val="28"/>
          <w:szCs w:val="28"/>
        </w:rPr>
        <w:t>By setting the classpath in the command prompt</w:t>
      </w:r>
    </w:p>
    <w:p w:rsidR="00205397" w:rsidRPr="00B150F3" w:rsidRDefault="00205397" w:rsidP="00205397">
      <w:pPr>
        <w:numPr>
          <w:ilvl w:val="1"/>
          <w:numId w:val="14"/>
        </w:numPr>
        <w:shd w:val="clear" w:color="auto" w:fill="FFFFFF"/>
        <w:spacing w:before="35" w:after="100" w:afterAutospacing="1" w:line="240" w:lineRule="auto"/>
        <w:rPr>
          <w:rFonts w:ascii="Times New Roman" w:hAnsi="Times New Roman" w:cs="Times New Roman"/>
          <w:sz w:val="28"/>
          <w:szCs w:val="28"/>
        </w:rPr>
      </w:pPr>
      <w:r w:rsidRPr="00B150F3">
        <w:rPr>
          <w:rFonts w:ascii="Times New Roman" w:hAnsi="Times New Roman" w:cs="Times New Roman"/>
          <w:sz w:val="28"/>
          <w:szCs w:val="28"/>
        </w:rPr>
        <w:t>By -classpath switch</w:t>
      </w:r>
    </w:p>
    <w:p w:rsidR="00205397" w:rsidRPr="00B150F3" w:rsidRDefault="00205397" w:rsidP="00205397">
      <w:pPr>
        <w:numPr>
          <w:ilvl w:val="0"/>
          <w:numId w:val="14"/>
        </w:numPr>
        <w:shd w:val="clear" w:color="auto" w:fill="FFFFFF"/>
        <w:spacing w:before="35" w:after="100" w:afterAutospacing="1" w:line="240" w:lineRule="auto"/>
        <w:rPr>
          <w:rFonts w:ascii="Times New Roman" w:hAnsi="Times New Roman" w:cs="Times New Roman"/>
          <w:b/>
          <w:sz w:val="28"/>
          <w:szCs w:val="28"/>
        </w:rPr>
      </w:pPr>
      <w:r w:rsidRPr="00B150F3">
        <w:rPr>
          <w:rFonts w:ascii="Times New Roman" w:hAnsi="Times New Roman" w:cs="Times New Roman"/>
          <w:b/>
          <w:sz w:val="28"/>
          <w:szCs w:val="28"/>
        </w:rPr>
        <w:t>Permanent</w:t>
      </w:r>
    </w:p>
    <w:p w:rsidR="00205397" w:rsidRPr="00B150F3" w:rsidRDefault="00205397" w:rsidP="00205397">
      <w:pPr>
        <w:numPr>
          <w:ilvl w:val="1"/>
          <w:numId w:val="14"/>
        </w:numPr>
        <w:shd w:val="clear" w:color="auto" w:fill="FFFFFF"/>
        <w:spacing w:before="35" w:after="100" w:afterAutospacing="1" w:line="240" w:lineRule="auto"/>
        <w:rPr>
          <w:rFonts w:ascii="Times New Roman" w:hAnsi="Times New Roman" w:cs="Times New Roman"/>
          <w:sz w:val="28"/>
          <w:szCs w:val="28"/>
        </w:rPr>
      </w:pPr>
      <w:r w:rsidRPr="00B150F3">
        <w:rPr>
          <w:rFonts w:ascii="Times New Roman" w:hAnsi="Times New Roman" w:cs="Times New Roman"/>
          <w:sz w:val="28"/>
          <w:szCs w:val="28"/>
        </w:rPr>
        <w:t>By setting the classpath in the environment variables</w:t>
      </w:r>
    </w:p>
    <w:p w:rsidR="00205397" w:rsidRPr="00B150F3" w:rsidRDefault="00205397" w:rsidP="00205397">
      <w:pPr>
        <w:numPr>
          <w:ilvl w:val="1"/>
          <w:numId w:val="14"/>
        </w:numPr>
        <w:shd w:val="clear" w:color="auto" w:fill="FFFFFF"/>
        <w:spacing w:before="35" w:after="100" w:afterAutospacing="1" w:line="240" w:lineRule="auto"/>
        <w:rPr>
          <w:rFonts w:ascii="Times New Roman" w:hAnsi="Times New Roman" w:cs="Times New Roman"/>
          <w:sz w:val="28"/>
          <w:szCs w:val="28"/>
        </w:rPr>
      </w:pPr>
      <w:r w:rsidRPr="00B150F3">
        <w:rPr>
          <w:rFonts w:ascii="Times New Roman" w:hAnsi="Times New Roman" w:cs="Times New Roman"/>
          <w:sz w:val="28"/>
          <w:szCs w:val="28"/>
        </w:rPr>
        <w:t xml:space="preserve">By creating the jar file, that contains all the class files, and copying the jar file in the </w:t>
      </w:r>
      <w:proofErr w:type="spellStart"/>
      <w:r w:rsidRPr="00B150F3">
        <w:rPr>
          <w:rFonts w:ascii="Times New Roman" w:hAnsi="Times New Roman" w:cs="Times New Roman"/>
          <w:sz w:val="28"/>
          <w:szCs w:val="28"/>
        </w:rPr>
        <w:t>jre</w:t>
      </w:r>
      <w:proofErr w:type="spellEnd"/>
      <w:r w:rsidRPr="00B150F3">
        <w:rPr>
          <w:rFonts w:ascii="Times New Roman" w:hAnsi="Times New Roman" w:cs="Times New Roman"/>
          <w:sz w:val="28"/>
          <w:szCs w:val="28"/>
        </w:rPr>
        <w:t>/lib/</w:t>
      </w:r>
      <w:proofErr w:type="spellStart"/>
      <w:r w:rsidRPr="00B150F3">
        <w:rPr>
          <w:rFonts w:ascii="Times New Roman" w:hAnsi="Times New Roman" w:cs="Times New Roman"/>
          <w:sz w:val="28"/>
          <w:szCs w:val="28"/>
        </w:rPr>
        <w:t>ext</w:t>
      </w:r>
      <w:proofErr w:type="spellEnd"/>
      <w:r w:rsidRPr="00B150F3">
        <w:rPr>
          <w:rFonts w:ascii="Times New Roman" w:hAnsi="Times New Roman" w:cs="Times New Roman"/>
          <w:sz w:val="28"/>
          <w:szCs w:val="28"/>
        </w:rPr>
        <w:t xml:space="preserve"> folder.</w:t>
      </w:r>
    </w:p>
    <w:p w:rsidR="00205397" w:rsidRPr="00B150F3" w:rsidRDefault="00C139DC" w:rsidP="00205397">
      <w:pPr>
        <w:spacing w:after="0"/>
        <w:rPr>
          <w:rFonts w:ascii="Times New Roman" w:hAnsi="Times New Roman" w:cs="Times New Roman"/>
          <w:sz w:val="28"/>
          <w:szCs w:val="28"/>
        </w:rPr>
      </w:pPr>
      <w:r>
        <w:rPr>
          <w:rFonts w:ascii="Times New Roman" w:hAnsi="Times New Roman" w:cs="Times New Roman"/>
          <w:sz w:val="28"/>
          <w:szCs w:val="28"/>
        </w:rPr>
        <w:pict>
          <v:rect id="_x0000_i1035" style="width:0;height:.6pt" o:hralign="center" o:hrstd="t" o:hrnoshade="t" o:hr="t" fillcolor="#d4d4d4" stroked="f"/>
        </w:pict>
      </w:r>
    </w:p>
    <w:p w:rsidR="00205397" w:rsidRPr="00B150F3" w:rsidRDefault="00205397" w:rsidP="00205397">
      <w:pPr>
        <w:pStyle w:val="Heading4"/>
        <w:pBdr>
          <w:top w:val="single" w:sz="4" w:space="3" w:color="A1A1A1"/>
          <w:left w:val="single" w:sz="4" w:space="23" w:color="A1A1A1"/>
          <w:bottom w:val="single" w:sz="4" w:space="3" w:color="A1A1A1"/>
          <w:right w:val="single" w:sz="4" w:space="6" w:color="A1A1A1"/>
        </w:pBdr>
        <w:shd w:val="clear" w:color="auto" w:fill="FFFFFF"/>
        <w:spacing w:line="265" w:lineRule="atLeast"/>
        <w:rPr>
          <w:rFonts w:ascii="Times New Roman" w:hAnsi="Times New Roman" w:cs="Times New Roman"/>
          <w:color w:val="auto"/>
          <w:sz w:val="28"/>
          <w:szCs w:val="28"/>
        </w:rPr>
      </w:pPr>
      <w:r w:rsidRPr="00B150F3">
        <w:rPr>
          <w:rFonts w:ascii="Times New Roman" w:hAnsi="Times New Roman" w:cs="Times New Roman"/>
          <w:i w:val="0"/>
          <w:iCs w:val="0"/>
          <w:color w:val="auto"/>
          <w:sz w:val="28"/>
          <w:szCs w:val="28"/>
          <w:u w:val="single"/>
        </w:rPr>
        <w:t>Rule</w:t>
      </w:r>
      <w:r w:rsidRPr="00B150F3">
        <w:rPr>
          <w:rFonts w:ascii="Times New Roman" w:hAnsi="Times New Roman" w:cs="Times New Roman"/>
          <w:i w:val="0"/>
          <w:iCs w:val="0"/>
          <w:color w:val="auto"/>
          <w:sz w:val="28"/>
          <w:szCs w:val="28"/>
        </w:rPr>
        <w:t>: There can be only one public class in a java source file and it must be saved by the public class name.</w:t>
      </w:r>
    </w:p>
    <w:p w:rsidR="00205397" w:rsidRPr="00B150F3" w:rsidRDefault="00205397" w:rsidP="00636FB5">
      <w:pPr>
        <w:shd w:val="clear" w:color="auto" w:fill="FFFFFF"/>
        <w:spacing w:after="0" w:line="240" w:lineRule="auto"/>
        <w:ind w:left="360"/>
        <w:rPr>
          <w:rFonts w:ascii="Times New Roman" w:hAnsi="Times New Roman" w:cs="Times New Roman"/>
          <w:i/>
          <w:sz w:val="32"/>
          <w:szCs w:val="28"/>
        </w:rPr>
      </w:pPr>
      <w:r w:rsidRPr="00B150F3">
        <w:rPr>
          <w:rStyle w:val="comment"/>
          <w:rFonts w:ascii="Times New Roman" w:hAnsi="Times New Roman" w:cs="Times New Roman"/>
          <w:i/>
          <w:sz w:val="32"/>
          <w:szCs w:val="28"/>
          <w:bdr w:val="none" w:sz="0" w:space="0" w:color="auto" w:frame="1"/>
        </w:rPr>
        <w:t>//save as C.java otherwise </w:t>
      </w:r>
      <w:proofErr w:type="spellStart"/>
      <w:r w:rsidRPr="00B150F3">
        <w:rPr>
          <w:rStyle w:val="comment"/>
          <w:rFonts w:ascii="Times New Roman" w:hAnsi="Times New Roman" w:cs="Times New Roman"/>
          <w:i/>
          <w:sz w:val="32"/>
          <w:szCs w:val="28"/>
          <w:bdr w:val="none" w:sz="0" w:space="0" w:color="auto" w:frame="1"/>
        </w:rPr>
        <w:t>Compilte</w:t>
      </w:r>
      <w:proofErr w:type="spellEnd"/>
      <w:r w:rsidRPr="00B150F3">
        <w:rPr>
          <w:rStyle w:val="comment"/>
          <w:rFonts w:ascii="Times New Roman" w:hAnsi="Times New Roman" w:cs="Times New Roman"/>
          <w:i/>
          <w:sz w:val="32"/>
          <w:szCs w:val="28"/>
          <w:bdr w:val="none" w:sz="0" w:space="0" w:color="auto" w:frame="1"/>
        </w:rPr>
        <w:t> Time Error</w:t>
      </w:r>
      <w:r w:rsidRPr="00B150F3">
        <w:rPr>
          <w:rFonts w:ascii="Times New Roman" w:hAnsi="Times New Roman" w:cs="Times New Roman"/>
          <w:i/>
          <w:sz w:val="32"/>
          <w:szCs w:val="28"/>
          <w:bdr w:val="none" w:sz="0" w:space="0" w:color="auto" w:frame="1"/>
        </w:rPr>
        <w:t>  </w:t>
      </w:r>
    </w:p>
    <w:p w:rsidR="00205397" w:rsidRPr="00B150F3" w:rsidRDefault="00205397" w:rsidP="00636FB5">
      <w:pPr>
        <w:shd w:val="clear" w:color="auto" w:fill="FFFFFF"/>
        <w:spacing w:after="0" w:line="240" w:lineRule="auto"/>
        <w:ind w:left="360"/>
        <w:rPr>
          <w:rFonts w:ascii="Times New Roman" w:hAnsi="Times New Roman" w:cs="Times New Roman"/>
          <w:i/>
          <w:sz w:val="32"/>
          <w:szCs w:val="28"/>
        </w:rPr>
      </w:pPr>
      <w:r w:rsidRPr="00B150F3">
        <w:rPr>
          <w:rFonts w:ascii="Times New Roman" w:hAnsi="Times New Roman" w:cs="Times New Roman"/>
          <w:i/>
          <w:sz w:val="32"/>
          <w:szCs w:val="28"/>
          <w:bdr w:val="none" w:sz="0" w:space="0" w:color="auto" w:frame="1"/>
        </w:rPr>
        <w:t>  </w:t>
      </w:r>
    </w:p>
    <w:p w:rsidR="00205397" w:rsidRPr="00B150F3" w:rsidRDefault="00205397" w:rsidP="00636FB5">
      <w:pPr>
        <w:shd w:val="clear" w:color="auto" w:fill="FFFFFF"/>
        <w:spacing w:after="0" w:line="240" w:lineRule="auto"/>
        <w:ind w:left="360"/>
        <w:rPr>
          <w:rFonts w:ascii="Times New Roman" w:hAnsi="Times New Roman" w:cs="Times New Roman"/>
          <w:i/>
          <w:sz w:val="32"/>
          <w:szCs w:val="28"/>
        </w:rPr>
      </w:pPr>
      <w:proofErr w:type="gramStart"/>
      <w:r w:rsidRPr="00B150F3">
        <w:rPr>
          <w:rStyle w:val="keyword"/>
          <w:rFonts w:ascii="Times New Roman" w:hAnsi="Times New Roman" w:cs="Times New Roman"/>
          <w:b/>
          <w:bCs/>
          <w:i/>
          <w:sz w:val="32"/>
          <w:szCs w:val="28"/>
          <w:bdr w:val="none" w:sz="0" w:space="0" w:color="auto" w:frame="1"/>
        </w:rPr>
        <w:t>class</w:t>
      </w:r>
      <w:proofErr w:type="gramEnd"/>
      <w:r w:rsidRPr="00B150F3">
        <w:rPr>
          <w:rFonts w:ascii="Times New Roman" w:hAnsi="Times New Roman" w:cs="Times New Roman"/>
          <w:i/>
          <w:sz w:val="32"/>
          <w:szCs w:val="28"/>
          <w:bdr w:val="none" w:sz="0" w:space="0" w:color="auto" w:frame="1"/>
        </w:rPr>
        <w:t> A{}  </w:t>
      </w:r>
    </w:p>
    <w:p w:rsidR="00205397" w:rsidRPr="00B150F3" w:rsidRDefault="00205397" w:rsidP="00636FB5">
      <w:pPr>
        <w:shd w:val="clear" w:color="auto" w:fill="FFFFFF"/>
        <w:spacing w:after="0" w:line="240" w:lineRule="auto"/>
        <w:ind w:left="360"/>
        <w:rPr>
          <w:rFonts w:ascii="Times New Roman" w:hAnsi="Times New Roman" w:cs="Times New Roman"/>
          <w:i/>
          <w:sz w:val="32"/>
          <w:szCs w:val="28"/>
        </w:rPr>
      </w:pPr>
      <w:proofErr w:type="gramStart"/>
      <w:r w:rsidRPr="00B150F3">
        <w:rPr>
          <w:rStyle w:val="keyword"/>
          <w:rFonts w:ascii="Times New Roman" w:hAnsi="Times New Roman" w:cs="Times New Roman"/>
          <w:b/>
          <w:bCs/>
          <w:i/>
          <w:sz w:val="32"/>
          <w:szCs w:val="28"/>
          <w:bdr w:val="none" w:sz="0" w:space="0" w:color="auto" w:frame="1"/>
        </w:rPr>
        <w:t>class</w:t>
      </w:r>
      <w:proofErr w:type="gramEnd"/>
      <w:r w:rsidRPr="00B150F3">
        <w:rPr>
          <w:rFonts w:ascii="Times New Roman" w:hAnsi="Times New Roman" w:cs="Times New Roman"/>
          <w:i/>
          <w:sz w:val="32"/>
          <w:szCs w:val="28"/>
          <w:bdr w:val="none" w:sz="0" w:space="0" w:color="auto" w:frame="1"/>
        </w:rPr>
        <w:t> B{}  </w:t>
      </w:r>
    </w:p>
    <w:p w:rsidR="00205397" w:rsidRPr="00B150F3" w:rsidRDefault="00205397" w:rsidP="00636FB5">
      <w:pPr>
        <w:shd w:val="clear" w:color="auto" w:fill="FFFFFF"/>
        <w:spacing w:after="0" w:line="240" w:lineRule="auto"/>
        <w:ind w:left="360"/>
        <w:rPr>
          <w:rFonts w:ascii="Times New Roman" w:hAnsi="Times New Roman" w:cs="Times New Roman"/>
          <w:i/>
          <w:sz w:val="32"/>
          <w:szCs w:val="28"/>
        </w:rPr>
      </w:pPr>
      <w:proofErr w:type="gramStart"/>
      <w:r w:rsidRPr="00B150F3">
        <w:rPr>
          <w:rStyle w:val="keyword"/>
          <w:rFonts w:ascii="Times New Roman" w:hAnsi="Times New Roman" w:cs="Times New Roman"/>
          <w:b/>
          <w:bCs/>
          <w:i/>
          <w:sz w:val="32"/>
          <w:szCs w:val="28"/>
          <w:bdr w:val="none" w:sz="0" w:space="0" w:color="auto" w:frame="1"/>
        </w:rPr>
        <w:t>public</w:t>
      </w:r>
      <w:proofErr w:type="gramEnd"/>
      <w:r w:rsidRPr="00B150F3">
        <w:rPr>
          <w:rFonts w:ascii="Times New Roman" w:hAnsi="Times New Roman" w:cs="Times New Roman"/>
          <w:i/>
          <w:sz w:val="32"/>
          <w:szCs w:val="28"/>
          <w:bdr w:val="none" w:sz="0" w:space="0" w:color="auto" w:frame="1"/>
        </w:rPr>
        <w:t> </w:t>
      </w:r>
      <w:r w:rsidRPr="00B150F3">
        <w:rPr>
          <w:rStyle w:val="keyword"/>
          <w:rFonts w:ascii="Times New Roman" w:hAnsi="Times New Roman" w:cs="Times New Roman"/>
          <w:b/>
          <w:bCs/>
          <w:i/>
          <w:sz w:val="32"/>
          <w:szCs w:val="28"/>
          <w:bdr w:val="none" w:sz="0" w:space="0" w:color="auto" w:frame="1"/>
        </w:rPr>
        <w:t>class</w:t>
      </w:r>
      <w:r w:rsidRPr="00B150F3">
        <w:rPr>
          <w:rFonts w:ascii="Times New Roman" w:hAnsi="Times New Roman" w:cs="Times New Roman"/>
          <w:i/>
          <w:sz w:val="32"/>
          <w:szCs w:val="28"/>
          <w:bdr w:val="none" w:sz="0" w:space="0" w:color="auto" w:frame="1"/>
        </w:rPr>
        <w:t> C{}  </w:t>
      </w:r>
    </w:p>
    <w:p w:rsidR="00205397" w:rsidRPr="00B150F3" w:rsidRDefault="00C139DC" w:rsidP="00205397">
      <w:pPr>
        <w:rPr>
          <w:rFonts w:ascii="Times New Roman" w:hAnsi="Times New Roman" w:cs="Times New Roman"/>
          <w:sz w:val="28"/>
          <w:szCs w:val="28"/>
        </w:rPr>
      </w:pPr>
      <w:r>
        <w:rPr>
          <w:rFonts w:ascii="Times New Roman" w:hAnsi="Times New Roman" w:cs="Times New Roman"/>
          <w:sz w:val="28"/>
          <w:szCs w:val="28"/>
        </w:rPr>
        <w:pict>
          <v:rect id="_x0000_i1036" style="width:0;height:.6pt" o:hralign="center" o:hrstd="t" o:hrnoshade="t" o:hr="t" fillcolor="#d4d4d4" stroked="f"/>
        </w:pict>
      </w:r>
    </w:p>
    <w:p w:rsidR="00205397" w:rsidRPr="00B150F3" w:rsidRDefault="00205397" w:rsidP="00205397">
      <w:pPr>
        <w:pStyle w:val="Heading3"/>
        <w:shd w:val="clear" w:color="auto" w:fill="FFFFFF"/>
        <w:spacing w:line="265" w:lineRule="atLeast"/>
        <w:rPr>
          <w:rFonts w:ascii="Times New Roman" w:hAnsi="Times New Roman" w:cs="Times New Roman"/>
          <w:bCs w:val="0"/>
          <w:color w:val="auto"/>
          <w:sz w:val="28"/>
          <w:szCs w:val="28"/>
        </w:rPr>
      </w:pPr>
      <w:r w:rsidRPr="00B150F3">
        <w:rPr>
          <w:rFonts w:ascii="Times New Roman" w:hAnsi="Times New Roman" w:cs="Times New Roman"/>
          <w:bCs w:val="0"/>
          <w:color w:val="auto"/>
          <w:sz w:val="28"/>
          <w:szCs w:val="28"/>
        </w:rPr>
        <w:t>How to put two public classes in a package?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73188" w:rsidRPr="00B150F3" w:rsidTr="00205397">
        <w:trPr>
          <w:tblCellSpacing w:w="15" w:type="dxa"/>
        </w:trPr>
        <w:tc>
          <w:tcPr>
            <w:tcW w:w="0" w:type="auto"/>
            <w:shd w:val="clear" w:color="auto" w:fill="FFFFFF"/>
            <w:vAlign w:val="center"/>
            <w:hideMark/>
          </w:tcPr>
          <w:p w:rsidR="00205397" w:rsidRPr="00B150F3" w:rsidRDefault="00205397">
            <w:pPr>
              <w:spacing w:line="265" w:lineRule="atLeast"/>
              <w:ind w:left="230"/>
              <w:rPr>
                <w:rFonts w:ascii="Times New Roman" w:hAnsi="Times New Roman" w:cs="Times New Roman"/>
                <w:sz w:val="28"/>
                <w:szCs w:val="28"/>
              </w:rPr>
            </w:pPr>
            <w:r w:rsidRPr="00B150F3">
              <w:rPr>
                <w:rFonts w:ascii="Times New Roman" w:hAnsi="Times New Roman" w:cs="Times New Roman"/>
                <w:sz w:val="28"/>
                <w:szCs w:val="28"/>
              </w:rPr>
              <w:t>If you want to put two public classes in a package, have two java source files containing one public class, but keep the package name same. For example:</w:t>
            </w:r>
          </w:p>
        </w:tc>
      </w:tr>
    </w:tbl>
    <w:p w:rsidR="00205397" w:rsidRPr="00B150F3" w:rsidRDefault="00205397" w:rsidP="00636FB5">
      <w:pPr>
        <w:shd w:val="clear" w:color="auto" w:fill="FFFFFF"/>
        <w:spacing w:after="0" w:line="240" w:lineRule="auto"/>
        <w:ind w:left="1440"/>
        <w:rPr>
          <w:rFonts w:ascii="Times New Roman" w:hAnsi="Times New Roman" w:cs="Times New Roman"/>
          <w:i/>
          <w:sz w:val="32"/>
          <w:szCs w:val="28"/>
        </w:rPr>
      </w:pPr>
      <w:r w:rsidRPr="00B150F3">
        <w:rPr>
          <w:rStyle w:val="comment"/>
          <w:rFonts w:ascii="Times New Roman" w:hAnsi="Times New Roman" w:cs="Times New Roman"/>
          <w:i/>
          <w:sz w:val="32"/>
          <w:szCs w:val="28"/>
          <w:bdr w:val="none" w:sz="0" w:space="0" w:color="auto" w:frame="1"/>
        </w:rPr>
        <w:t>//save as A.java</w:t>
      </w:r>
    </w:p>
    <w:p w:rsidR="00205397" w:rsidRPr="00B150F3" w:rsidRDefault="00205397" w:rsidP="00636FB5">
      <w:pPr>
        <w:shd w:val="clear" w:color="auto" w:fill="FFFFFF"/>
        <w:spacing w:after="0" w:line="240" w:lineRule="auto"/>
        <w:ind w:left="1440"/>
        <w:rPr>
          <w:rFonts w:ascii="Times New Roman" w:hAnsi="Times New Roman" w:cs="Times New Roman"/>
          <w:i/>
          <w:sz w:val="32"/>
          <w:szCs w:val="28"/>
        </w:rPr>
      </w:pPr>
      <w:proofErr w:type="gramStart"/>
      <w:r w:rsidRPr="00B150F3">
        <w:rPr>
          <w:rStyle w:val="keyword"/>
          <w:rFonts w:ascii="Times New Roman" w:hAnsi="Times New Roman" w:cs="Times New Roman"/>
          <w:b/>
          <w:bCs/>
          <w:i/>
          <w:sz w:val="32"/>
          <w:szCs w:val="28"/>
          <w:bdr w:val="none" w:sz="0" w:space="0" w:color="auto" w:frame="1"/>
        </w:rPr>
        <w:t>package</w:t>
      </w:r>
      <w:proofErr w:type="gramEnd"/>
      <w:r w:rsidRPr="00B150F3">
        <w:rPr>
          <w:rFonts w:ascii="Times New Roman" w:hAnsi="Times New Roman" w:cs="Times New Roman"/>
          <w:i/>
          <w:sz w:val="32"/>
          <w:szCs w:val="28"/>
          <w:bdr w:val="none" w:sz="0" w:space="0" w:color="auto" w:frame="1"/>
        </w:rPr>
        <w:t> </w:t>
      </w:r>
      <w:proofErr w:type="spellStart"/>
      <w:r w:rsidRPr="00B150F3">
        <w:rPr>
          <w:rFonts w:ascii="Times New Roman" w:hAnsi="Times New Roman" w:cs="Times New Roman"/>
          <w:i/>
          <w:sz w:val="32"/>
          <w:szCs w:val="28"/>
          <w:bdr w:val="none" w:sz="0" w:space="0" w:color="auto" w:frame="1"/>
        </w:rPr>
        <w:t>javatpoint</w:t>
      </w:r>
      <w:proofErr w:type="spellEnd"/>
      <w:r w:rsidRPr="00B150F3">
        <w:rPr>
          <w:rFonts w:ascii="Times New Roman" w:hAnsi="Times New Roman" w:cs="Times New Roman"/>
          <w:i/>
          <w:sz w:val="32"/>
          <w:szCs w:val="28"/>
          <w:bdr w:val="none" w:sz="0" w:space="0" w:color="auto" w:frame="1"/>
        </w:rPr>
        <w:t>;  </w:t>
      </w:r>
    </w:p>
    <w:p w:rsidR="00205397" w:rsidRPr="00B150F3" w:rsidRDefault="00205397" w:rsidP="00636FB5">
      <w:pPr>
        <w:shd w:val="clear" w:color="auto" w:fill="FFFFFF"/>
        <w:spacing w:after="0" w:line="240" w:lineRule="auto"/>
        <w:ind w:left="1440"/>
        <w:rPr>
          <w:rFonts w:ascii="Times New Roman" w:hAnsi="Times New Roman" w:cs="Times New Roman"/>
          <w:i/>
          <w:sz w:val="32"/>
          <w:szCs w:val="28"/>
        </w:rPr>
      </w:pPr>
      <w:proofErr w:type="gramStart"/>
      <w:r w:rsidRPr="00B150F3">
        <w:rPr>
          <w:rStyle w:val="keyword"/>
          <w:rFonts w:ascii="Times New Roman" w:hAnsi="Times New Roman" w:cs="Times New Roman"/>
          <w:b/>
          <w:bCs/>
          <w:i/>
          <w:sz w:val="32"/>
          <w:szCs w:val="28"/>
          <w:bdr w:val="none" w:sz="0" w:space="0" w:color="auto" w:frame="1"/>
        </w:rPr>
        <w:t>public</w:t>
      </w:r>
      <w:proofErr w:type="gramEnd"/>
      <w:r w:rsidRPr="00B150F3">
        <w:rPr>
          <w:rFonts w:ascii="Times New Roman" w:hAnsi="Times New Roman" w:cs="Times New Roman"/>
          <w:i/>
          <w:sz w:val="32"/>
          <w:szCs w:val="28"/>
          <w:bdr w:val="none" w:sz="0" w:space="0" w:color="auto" w:frame="1"/>
        </w:rPr>
        <w:t> </w:t>
      </w:r>
      <w:r w:rsidRPr="00B150F3">
        <w:rPr>
          <w:rStyle w:val="keyword"/>
          <w:rFonts w:ascii="Times New Roman" w:hAnsi="Times New Roman" w:cs="Times New Roman"/>
          <w:b/>
          <w:bCs/>
          <w:i/>
          <w:sz w:val="32"/>
          <w:szCs w:val="28"/>
          <w:bdr w:val="none" w:sz="0" w:space="0" w:color="auto" w:frame="1"/>
        </w:rPr>
        <w:t>class</w:t>
      </w:r>
      <w:r w:rsidRPr="00B150F3">
        <w:rPr>
          <w:rFonts w:ascii="Times New Roman" w:hAnsi="Times New Roman" w:cs="Times New Roman"/>
          <w:i/>
          <w:sz w:val="32"/>
          <w:szCs w:val="28"/>
          <w:bdr w:val="none" w:sz="0" w:space="0" w:color="auto" w:frame="1"/>
        </w:rPr>
        <w:t> A{}  </w:t>
      </w:r>
    </w:p>
    <w:p w:rsidR="00205397" w:rsidRPr="00B150F3" w:rsidRDefault="00205397" w:rsidP="00636FB5">
      <w:pPr>
        <w:shd w:val="clear" w:color="auto" w:fill="FFFFFF"/>
        <w:spacing w:after="0" w:line="240" w:lineRule="auto"/>
        <w:ind w:left="1440"/>
        <w:rPr>
          <w:rFonts w:ascii="Times New Roman" w:hAnsi="Times New Roman" w:cs="Times New Roman"/>
          <w:i/>
          <w:sz w:val="32"/>
          <w:szCs w:val="28"/>
        </w:rPr>
      </w:pPr>
      <w:r w:rsidRPr="00B150F3">
        <w:rPr>
          <w:rStyle w:val="comment"/>
          <w:rFonts w:ascii="Times New Roman" w:hAnsi="Times New Roman" w:cs="Times New Roman"/>
          <w:i/>
          <w:sz w:val="32"/>
          <w:szCs w:val="28"/>
          <w:bdr w:val="none" w:sz="0" w:space="0" w:color="auto" w:frame="1"/>
        </w:rPr>
        <w:t>//save as B.java</w:t>
      </w:r>
      <w:r w:rsidRPr="00B150F3">
        <w:rPr>
          <w:rFonts w:ascii="Times New Roman" w:hAnsi="Times New Roman" w:cs="Times New Roman"/>
          <w:i/>
          <w:sz w:val="32"/>
          <w:szCs w:val="28"/>
          <w:bdr w:val="none" w:sz="0" w:space="0" w:color="auto" w:frame="1"/>
        </w:rPr>
        <w:t> </w:t>
      </w:r>
    </w:p>
    <w:p w:rsidR="00205397" w:rsidRPr="00B150F3" w:rsidRDefault="00205397" w:rsidP="00636FB5">
      <w:pPr>
        <w:shd w:val="clear" w:color="auto" w:fill="FFFFFF"/>
        <w:spacing w:after="0" w:line="240" w:lineRule="auto"/>
        <w:ind w:left="1440"/>
        <w:rPr>
          <w:rFonts w:ascii="Times New Roman" w:hAnsi="Times New Roman" w:cs="Times New Roman"/>
          <w:i/>
          <w:sz w:val="32"/>
          <w:szCs w:val="28"/>
        </w:rPr>
      </w:pPr>
      <w:proofErr w:type="gramStart"/>
      <w:r w:rsidRPr="00B150F3">
        <w:rPr>
          <w:rStyle w:val="keyword"/>
          <w:rFonts w:ascii="Times New Roman" w:hAnsi="Times New Roman" w:cs="Times New Roman"/>
          <w:b/>
          <w:bCs/>
          <w:i/>
          <w:sz w:val="32"/>
          <w:szCs w:val="28"/>
          <w:bdr w:val="none" w:sz="0" w:space="0" w:color="auto" w:frame="1"/>
        </w:rPr>
        <w:t>package</w:t>
      </w:r>
      <w:proofErr w:type="gramEnd"/>
      <w:r w:rsidRPr="00B150F3">
        <w:rPr>
          <w:rFonts w:ascii="Times New Roman" w:hAnsi="Times New Roman" w:cs="Times New Roman"/>
          <w:i/>
          <w:sz w:val="32"/>
          <w:szCs w:val="28"/>
          <w:bdr w:val="none" w:sz="0" w:space="0" w:color="auto" w:frame="1"/>
        </w:rPr>
        <w:t> </w:t>
      </w:r>
      <w:proofErr w:type="spellStart"/>
      <w:r w:rsidRPr="00B150F3">
        <w:rPr>
          <w:rFonts w:ascii="Times New Roman" w:hAnsi="Times New Roman" w:cs="Times New Roman"/>
          <w:i/>
          <w:sz w:val="32"/>
          <w:szCs w:val="28"/>
          <w:bdr w:val="none" w:sz="0" w:space="0" w:color="auto" w:frame="1"/>
        </w:rPr>
        <w:t>javatpoint</w:t>
      </w:r>
      <w:proofErr w:type="spellEnd"/>
      <w:r w:rsidRPr="00B150F3">
        <w:rPr>
          <w:rFonts w:ascii="Times New Roman" w:hAnsi="Times New Roman" w:cs="Times New Roman"/>
          <w:i/>
          <w:sz w:val="32"/>
          <w:szCs w:val="28"/>
          <w:bdr w:val="none" w:sz="0" w:space="0" w:color="auto" w:frame="1"/>
        </w:rPr>
        <w:t>;  </w:t>
      </w:r>
    </w:p>
    <w:p w:rsidR="00205397" w:rsidRPr="00B150F3" w:rsidRDefault="00205397" w:rsidP="00636FB5">
      <w:pPr>
        <w:shd w:val="clear" w:color="auto" w:fill="FFFFFF"/>
        <w:spacing w:after="0" w:line="240" w:lineRule="auto"/>
        <w:ind w:left="1440"/>
        <w:rPr>
          <w:rFonts w:ascii="Times New Roman" w:hAnsi="Times New Roman" w:cs="Times New Roman"/>
          <w:i/>
          <w:sz w:val="32"/>
          <w:szCs w:val="28"/>
        </w:rPr>
      </w:pPr>
      <w:proofErr w:type="gramStart"/>
      <w:r w:rsidRPr="00B150F3">
        <w:rPr>
          <w:rStyle w:val="keyword"/>
          <w:rFonts w:ascii="Times New Roman" w:hAnsi="Times New Roman" w:cs="Times New Roman"/>
          <w:b/>
          <w:bCs/>
          <w:i/>
          <w:sz w:val="32"/>
          <w:szCs w:val="28"/>
          <w:bdr w:val="none" w:sz="0" w:space="0" w:color="auto" w:frame="1"/>
        </w:rPr>
        <w:t>public</w:t>
      </w:r>
      <w:proofErr w:type="gramEnd"/>
      <w:r w:rsidRPr="00B150F3">
        <w:rPr>
          <w:rFonts w:ascii="Times New Roman" w:hAnsi="Times New Roman" w:cs="Times New Roman"/>
          <w:i/>
          <w:sz w:val="32"/>
          <w:szCs w:val="28"/>
          <w:bdr w:val="none" w:sz="0" w:space="0" w:color="auto" w:frame="1"/>
        </w:rPr>
        <w:t> </w:t>
      </w:r>
      <w:r w:rsidRPr="00B150F3">
        <w:rPr>
          <w:rStyle w:val="keyword"/>
          <w:rFonts w:ascii="Times New Roman" w:hAnsi="Times New Roman" w:cs="Times New Roman"/>
          <w:b/>
          <w:bCs/>
          <w:i/>
          <w:sz w:val="32"/>
          <w:szCs w:val="28"/>
          <w:bdr w:val="none" w:sz="0" w:space="0" w:color="auto" w:frame="1"/>
        </w:rPr>
        <w:t>class</w:t>
      </w:r>
      <w:r w:rsidRPr="00B150F3">
        <w:rPr>
          <w:rFonts w:ascii="Times New Roman" w:hAnsi="Times New Roman" w:cs="Times New Roman"/>
          <w:i/>
          <w:sz w:val="32"/>
          <w:szCs w:val="28"/>
          <w:bdr w:val="none" w:sz="0" w:space="0" w:color="auto" w:frame="1"/>
        </w:rPr>
        <w:t> B{}  </w:t>
      </w:r>
    </w:p>
    <w:p w:rsidR="00205397" w:rsidRPr="00B150F3" w:rsidRDefault="00636FB5">
      <w:pPr>
        <w:rPr>
          <w:rFonts w:ascii="Times New Roman" w:hAnsi="Times New Roman" w:cs="Times New Roman"/>
          <w:sz w:val="28"/>
          <w:szCs w:val="28"/>
        </w:rPr>
      </w:pPr>
      <w:r w:rsidRPr="00B150F3">
        <w:rPr>
          <w:rFonts w:ascii="Times New Roman" w:hAnsi="Times New Roman" w:cs="Times New Roman"/>
          <w:sz w:val="28"/>
          <w:szCs w:val="28"/>
        </w:rPr>
        <w:t>=======================================</w:t>
      </w:r>
    </w:p>
    <w:p w:rsidR="00205397" w:rsidRPr="00B150F3" w:rsidRDefault="00205397" w:rsidP="00205397">
      <w:pPr>
        <w:pStyle w:val="Heading1"/>
        <w:shd w:val="clear" w:color="auto" w:fill="FFFFFF"/>
        <w:spacing w:before="58" w:beforeAutospacing="0" w:line="265" w:lineRule="atLeast"/>
        <w:rPr>
          <w:bCs w:val="0"/>
          <w:sz w:val="28"/>
          <w:szCs w:val="28"/>
          <w:u w:val="single"/>
        </w:rPr>
      </w:pPr>
      <w:r w:rsidRPr="00B150F3">
        <w:rPr>
          <w:bCs w:val="0"/>
          <w:sz w:val="28"/>
          <w:szCs w:val="28"/>
          <w:u w:val="single"/>
        </w:rPr>
        <w:lastRenderedPageBreak/>
        <w:t>Package class</w:t>
      </w:r>
    </w:p>
    <w:p w:rsidR="00205397" w:rsidRPr="00B150F3" w:rsidRDefault="00205397" w:rsidP="00205397">
      <w:pPr>
        <w:pStyle w:val="NormalWeb"/>
        <w:shd w:val="clear" w:color="auto" w:fill="FFFFFF"/>
        <w:spacing w:line="265" w:lineRule="atLeast"/>
        <w:rPr>
          <w:sz w:val="28"/>
          <w:szCs w:val="28"/>
        </w:rPr>
      </w:pPr>
      <w:r w:rsidRPr="00B150F3">
        <w:rPr>
          <w:sz w:val="28"/>
          <w:szCs w:val="28"/>
        </w:rPr>
        <w:t xml:space="preserve">The package class provides methods to get information about the specification and implementation of a package. It provides methods such as </w:t>
      </w:r>
      <w:proofErr w:type="spellStart"/>
      <w:proofErr w:type="gramStart"/>
      <w:r w:rsidRPr="00B150F3">
        <w:rPr>
          <w:sz w:val="28"/>
          <w:szCs w:val="28"/>
        </w:rPr>
        <w:t>getName</w:t>
      </w:r>
      <w:proofErr w:type="spellEnd"/>
      <w:r w:rsidRPr="00B150F3">
        <w:rPr>
          <w:sz w:val="28"/>
          <w:szCs w:val="28"/>
        </w:rPr>
        <w:t>(</w:t>
      </w:r>
      <w:proofErr w:type="gramEnd"/>
      <w:r w:rsidRPr="00B150F3">
        <w:rPr>
          <w:sz w:val="28"/>
          <w:szCs w:val="28"/>
        </w:rPr>
        <w:t xml:space="preserve">), </w:t>
      </w:r>
      <w:proofErr w:type="spellStart"/>
      <w:r w:rsidRPr="00B150F3">
        <w:rPr>
          <w:sz w:val="28"/>
          <w:szCs w:val="28"/>
        </w:rPr>
        <w:t>getImplementationTitle</w:t>
      </w:r>
      <w:proofErr w:type="spellEnd"/>
      <w:r w:rsidRPr="00B150F3">
        <w:rPr>
          <w:sz w:val="28"/>
          <w:szCs w:val="28"/>
        </w:rPr>
        <w:t xml:space="preserve">(), </w:t>
      </w:r>
      <w:proofErr w:type="spellStart"/>
      <w:r w:rsidRPr="00B150F3">
        <w:rPr>
          <w:sz w:val="28"/>
          <w:szCs w:val="28"/>
        </w:rPr>
        <w:t>getImplementationVendor</w:t>
      </w:r>
      <w:proofErr w:type="spellEnd"/>
      <w:r w:rsidRPr="00B150F3">
        <w:rPr>
          <w:sz w:val="28"/>
          <w:szCs w:val="28"/>
        </w:rPr>
        <w:t xml:space="preserve">(), </w:t>
      </w:r>
      <w:proofErr w:type="spellStart"/>
      <w:r w:rsidRPr="00B150F3">
        <w:rPr>
          <w:sz w:val="28"/>
          <w:szCs w:val="28"/>
        </w:rPr>
        <w:t>getImplementationVersion</w:t>
      </w:r>
      <w:proofErr w:type="spellEnd"/>
      <w:r w:rsidRPr="00B150F3">
        <w:rPr>
          <w:sz w:val="28"/>
          <w:szCs w:val="28"/>
        </w:rPr>
        <w:t>() etc.</w:t>
      </w:r>
    </w:p>
    <w:p w:rsidR="00205397" w:rsidRPr="00B150F3" w:rsidRDefault="00205397" w:rsidP="00205397">
      <w:pPr>
        <w:pStyle w:val="Heading2"/>
        <w:shd w:val="clear" w:color="auto" w:fill="FFFFFF"/>
        <w:rPr>
          <w:rFonts w:ascii="Times New Roman" w:hAnsi="Times New Roman" w:cs="Times New Roman"/>
          <w:bCs w:val="0"/>
          <w:color w:val="auto"/>
          <w:sz w:val="28"/>
          <w:szCs w:val="28"/>
          <w:u w:val="single"/>
        </w:rPr>
      </w:pPr>
      <w:r w:rsidRPr="00B150F3">
        <w:rPr>
          <w:rFonts w:ascii="Times New Roman" w:hAnsi="Times New Roman" w:cs="Times New Roman"/>
          <w:bCs w:val="0"/>
          <w:color w:val="auto"/>
          <w:sz w:val="28"/>
          <w:szCs w:val="28"/>
          <w:u w:val="single"/>
        </w:rPr>
        <w:t>Example of Package class</w:t>
      </w:r>
    </w:p>
    <w:p w:rsidR="00205397" w:rsidRPr="00B150F3" w:rsidRDefault="00205397" w:rsidP="00205397">
      <w:pPr>
        <w:pStyle w:val="NormalWeb"/>
        <w:shd w:val="clear" w:color="auto" w:fill="FFFFFF"/>
        <w:spacing w:line="265" w:lineRule="atLeast"/>
        <w:rPr>
          <w:sz w:val="28"/>
          <w:szCs w:val="28"/>
        </w:rPr>
      </w:pPr>
      <w:r w:rsidRPr="00B150F3">
        <w:rPr>
          <w:sz w:val="28"/>
          <w:szCs w:val="28"/>
        </w:rPr>
        <w:t xml:space="preserve">In this example, we are printing the details of </w:t>
      </w:r>
      <w:proofErr w:type="spellStart"/>
      <w:r w:rsidRPr="00B150F3">
        <w:rPr>
          <w:sz w:val="28"/>
          <w:szCs w:val="28"/>
        </w:rPr>
        <w:t>java.lang</w:t>
      </w:r>
      <w:proofErr w:type="spellEnd"/>
      <w:r w:rsidRPr="00B150F3">
        <w:rPr>
          <w:sz w:val="28"/>
          <w:szCs w:val="28"/>
        </w:rPr>
        <w:t xml:space="preserve"> package by invoking the methods of package class.</w:t>
      </w:r>
    </w:p>
    <w:p w:rsidR="00205397" w:rsidRPr="00B150F3" w:rsidRDefault="00205397" w:rsidP="00DC35FE">
      <w:pPr>
        <w:shd w:val="clear" w:color="auto" w:fill="FFFFFF"/>
        <w:spacing w:after="0" w:line="240" w:lineRule="auto"/>
        <w:ind w:left="-360"/>
        <w:rPr>
          <w:rFonts w:ascii="Times New Roman" w:hAnsi="Times New Roman" w:cs="Times New Roman"/>
          <w:i/>
          <w:sz w:val="28"/>
          <w:szCs w:val="28"/>
        </w:rPr>
      </w:pPr>
      <w:proofErr w:type="gramStart"/>
      <w:r w:rsidRPr="00B150F3">
        <w:rPr>
          <w:rStyle w:val="keyword"/>
          <w:rFonts w:ascii="Times New Roman" w:hAnsi="Times New Roman" w:cs="Times New Roman"/>
          <w:bCs/>
          <w:i/>
          <w:sz w:val="28"/>
          <w:szCs w:val="28"/>
          <w:bdr w:val="none" w:sz="0" w:space="0" w:color="auto" w:frame="1"/>
        </w:rPr>
        <w:t>class</w:t>
      </w:r>
      <w:proofErr w:type="gramEnd"/>
      <w:r w:rsidRPr="00B150F3">
        <w:rPr>
          <w:rFonts w:ascii="Times New Roman" w:hAnsi="Times New Roman" w:cs="Times New Roman"/>
          <w:i/>
          <w:sz w:val="28"/>
          <w:szCs w:val="28"/>
          <w:bdr w:val="none" w:sz="0" w:space="0" w:color="auto" w:frame="1"/>
        </w:rPr>
        <w:t> </w:t>
      </w:r>
      <w:proofErr w:type="spellStart"/>
      <w:r w:rsidRPr="00B150F3">
        <w:rPr>
          <w:rFonts w:ascii="Times New Roman" w:hAnsi="Times New Roman" w:cs="Times New Roman"/>
          <w:i/>
          <w:sz w:val="28"/>
          <w:szCs w:val="28"/>
          <w:bdr w:val="none" w:sz="0" w:space="0" w:color="auto" w:frame="1"/>
        </w:rPr>
        <w:t>PackageInfo</w:t>
      </w:r>
      <w:proofErr w:type="spellEnd"/>
      <w:r w:rsidRPr="00B150F3">
        <w:rPr>
          <w:rFonts w:ascii="Times New Roman" w:hAnsi="Times New Roman" w:cs="Times New Roman"/>
          <w:i/>
          <w:sz w:val="28"/>
          <w:szCs w:val="28"/>
          <w:bdr w:val="none" w:sz="0" w:space="0" w:color="auto" w:frame="1"/>
        </w:rPr>
        <w:t>{  </w:t>
      </w:r>
    </w:p>
    <w:p w:rsidR="00205397" w:rsidRPr="00B150F3" w:rsidRDefault="00205397" w:rsidP="00636FB5">
      <w:pPr>
        <w:shd w:val="clear" w:color="auto" w:fill="FFFFFF"/>
        <w:spacing w:after="0" w:line="240" w:lineRule="auto"/>
        <w:rPr>
          <w:rFonts w:ascii="Times New Roman" w:hAnsi="Times New Roman" w:cs="Times New Roman"/>
          <w:i/>
          <w:sz w:val="28"/>
          <w:szCs w:val="28"/>
        </w:rPr>
      </w:pPr>
      <w:proofErr w:type="gramStart"/>
      <w:r w:rsidRPr="00B150F3">
        <w:rPr>
          <w:rStyle w:val="keyword"/>
          <w:rFonts w:ascii="Times New Roman" w:hAnsi="Times New Roman" w:cs="Times New Roman"/>
          <w:bCs/>
          <w:i/>
          <w:sz w:val="28"/>
          <w:szCs w:val="28"/>
          <w:bdr w:val="none" w:sz="0" w:space="0" w:color="auto" w:frame="1"/>
        </w:rPr>
        <w:t>public</w:t>
      </w:r>
      <w:proofErr w:type="gramEnd"/>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Cs/>
          <w:i/>
          <w:sz w:val="28"/>
          <w:szCs w:val="28"/>
          <w:bdr w:val="none" w:sz="0" w:space="0" w:color="auto" w:frame="1"/>
        </w:rPr>
        <w:t>static</w:t>
      </w:r>
      <w:r w:rsidRPr="00B150F3">
        <w:rPr>
          <w:rFonts w:ascii="Times New Roman" w:hAnsi="Times New Roman" w:cs="Times New Roman"/>
          <w:i/>
          <w:sz w:val="28"/>
          <w:szCs w:val="28"/>
          <w:bdr w:val="none" w:sz="0" w:space="0" w:color="auto" w:frame="1"/>
        </w:rPr>
        <w:t> </w:t>
      </w:r>
      <w:r w:rsidRPr="00B150F3">
        <w:rPr>
          <w:rStyle w:val="keyword"/>
          <w:rFonts w:ascii="Times New Roman" w:hAnsi="Times New Roman" w:cs="Times New Roman"/>
          <w:bCs/>
          <w:i/>
          <w:sz w:val="28"/>
          <w:szCs w:val="28"/>
          <w:bdr w:val="none" w:sz="0" w:space="0" w:color="auto" w:frame="1"/>
        </w:rPr>
        <w:t>void</w:t>
      </w:r>
      <w:r w:rsidRPr="00B150F3">
        <w:rPr>
          <w:rFonts w:ascii="Times New Roman" w:hAnsi="Times New Roman" w:cs="Times New Roman"/>
          <w:i/>
          <w:sz w:val="28"/>
          <w:szCs w:val="28"/>
          <w:bdr w:val="none" w:sz="0" w:space="0" w:color="auto" w:frame="1"/>
        </w:rPr>
        <w:t> main(String args[]){    </w:t>
      </w:r>
    </w:p>
    <w:p w:rsidR="00205397" w:rsidRPr="00B150F3" w:rsidRDefault="00205397" w:rsidP="00DC35FE">
      <w:pPr>
        <w:shd w:val="clear" w:color="auto" w:fill="FFFFFF"/>
        <w:spacing w:after="0" w:line="240" w:lineRule="auto"/>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Package p=</w:t>
      </w:r>
      <w:proofErr w:type="spellStart"/>
      <w:proofErr w:type="gramStart"/>
      <w:r w:rsidRPr="00B150F3">
        <w:rPr>
          <w:rFonts w:ascii="Times New Roman" w:hAnsi="Times New Roman" w:cs="Times New Roman"/>
          <w:i/>
          <w:sz w:val="28"/>
          <w:szCs w:val="28"/>
          <w:bdr w:val="none" w:sz="0" w:space="0" w:color="auto" w:frame="1"/>
        </w:rPr>
        <w:t>Package.getPackage</w:t>
      </w:r>
      <w:proofErr w:type="spellEnd"/>
      <w:r w:rsidRPr="00B150F3">
        <w:rPr>
          <w:rFonts w:ascii="Times New Roman" w:hAnsi="Times New Roman" w:cs="Times New Roman"/>
          <w:i/>
          <w:sz w:val="28"/>
          <w:szCs w:val="28"/>
          <w:bdr w:val="none" w:sz="0" w:space="0" w:color="auto" w:frame="1"/>
        </w:rPr>
        <w:t>(</w:t>
      </w:r>
      <w:proofErr w:type="gramEnd"/>
      <w:r w:rsidRPr="00B150F3">
        <w:rPr>
          <w:rStyle w:val="string"/>
          <w:rFonts w:ascii="Times New Roman" w:hAnsi="Times New Roman" w:cs="Times New Roman"/>
          <w:i/>
          <w:sz w:val="28"/>
          <w:szCs w:val="28"/>
          <w:bdr w:val="none" w:sz="0" w:space="0" w:color="auto" w:frame="1"/>
        </w:rPr>
        <w:t>"</w:t>
      </w:r>
      <w:proofErr w:type="spellStart"/>
      <w:r w:rsidRPr="00B150F3">
        <w:rPr>
          <w:rStyle w:val="string"/>
          <w:rFonts w:ascii="Times New Roman" w:hAnsi="Times New Roman" w:cs="Times New Roman"/>
          <w:i/>
          <w:sz w:val="28"/>
          <w:szCs w:val="28"/>
          <w:bdr w:val="none" w:sz="0" w:space="0" w:color="auto" w:frame="1"/>
        </w:rPr>
        <w:t>java.lang</w:t>
      </w:r>
      <w:proofErr w:type="spellEnd"/>
      <w:r w:rsidRPr="00B150F3">
        <w:rPr>
          <w:rStyle w:val="string"/>
          <w:rFonts w:ascii="Times New Roman" w:hAnsi="Times New Roman" w:cs="Times New Roman"/>
          <w:i/>
          <w:sz w:val="28"/>
          <w:szCs w:val="28"/>
          <w:bdr w:val="none" w:sz="0" w:space="0" w:color="auto" w:frame="1"/>
        </w:rPr>
        <w:t>"</w:t>
      </w:r>
      <w:r w:rsidRPr="00B150F3">
        <w:rPr>
          <w:rFonts w:ascii="Times New Roman" w:hAnsi="Times New Roman" w:cs="Times New Roman"/>
          <w:i/>
          <w:sz w:val="28"/>
          <w:szCs w:val="28"/>
          <w:bdr w:val="none" w:sz="0" w:space="0" w:color="auto" w:frame="1"/>
        </w:rPr>
        <w:t>);  </w:t>
      </w:r>
    </w:p>
    <w:p w:rsidR="00205397" w:rsidRPr="00B150F3" w:rsidRDefault="00205397" w:rsidP="00DC35FE">
      <w:pPr>
        <w:shd w:val="clear" w:color="auto" w:fill="FFFFFF"/>
        <w:spacing w:after="0" w:line="240" w:lineRule="auto"/>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w:t>
      </w:r>
    </w:p>
    <w:p w:rsidR="00205397" w:rsidRPr="00B150F3" w:rsidRDefault="00205397" w:rsidP="00DC35FE">
      <w:pPr>
        <w:shd w:val="clear" w:color="auto" w:fill="FFFFFF"/>
        <w:spacing w:after="0" w:line="240" w:lineRule="auto"/>
        <w:rPr>
          <w:rFonts w:ascii="Times New Roman" w:hAnsi="Times New Roman" w:cs="Times New Roman"/>
          <w:i/>
          <w:sz w:val="28"/>
          <w:szCs w:val="28"/>
        </w:rPr>
      </w:pPr>
      <w:proofErr w:type="spellStart"/>
      <w:proofErr w:type="gramStart"/>
      <w:r w:rsidRPr="00B150F3">
        <w:rPr>
          <w:rFonts w:ascii="Times New Roman" w:hAnsi="Times New Roman" w:cs="Times New Roman"/>
          <w:i/>
          <w:sz w:val="28"/>
          <w:szCs w:val="28"/>
          <w:bdr w:val="none" w:sz="0" w:space="0" w:color="auto" w:frame="1"/>
        </w:rPr>
        <w:t>System.out.println</w:t>
      </w:r>
      <w:proofErr w:type="spellEnd"/>
      <w:r w:rsidRPr="00B150F3">
        <w:rPr>
          <w:rFonts w:ascii="Times New Roman" w:hAnsi="Times New Roman" w:cs="Times New Roman"/>
          <w:i/>
          <w:sz w:val="28"/>
          <w:szCs w:val="28"/>
          <w:bdr w:val="none" w:sz="0" w:space="0" w:color="auto" w:frame="1"/>
        </w:rPr>
        <w:t>(</w:t>
      </w:r>
      <w:proofErr w:type="gramEnd"/>
      <w:r w:rsidRPr="00B150F3">
        <w:rPr>
          <w:rStyle w:val="string"/>
          <w:rFonts w:ascii="Times New Roman" w:hAnsi="Times New Roman" w:cs="Times New Roman"/>
          <w:i/>
          <w:sz w:val="28"/>
          <w:szCs w:val="28"/>
          <w:bdr w:val="none" w:sz="0" w:space="0" w:color="auto" w:frame="1"/>
        </w:rPr>
        <w:t>"package name: "</w:t>
      </w:r>
      <w:r w:rsidRPr="00B150F3">
        <w:rPr>
          <w:rFonts w:ascii="Times New Roman" w:hAnsi="Times New Roman" w:cs="Times New Roman"/>
          <w:i/>
          <w:sz w:val="28"/>
          <w:szCs w:val="28"/>
          <w:bdr w:val="none" w:sz="0" w:space="0" w:color="auto" w:frame="1"/>
        </w:rPr>
        <w:t>+</w:t>
      </w:r>
      <w:proofErr w:type="spellStart"/>
      <w:r w:rsidRPr="00B150F3">
        <w:rPr>
          <w:rFonts w:ascii="Times New Roman" w:hAnsi="Times New Roman" w:cs="Times New Roman"/>
          <w:i/>
          <w:sz w:val="28"/>
          <w:szCs w:val="28"/>
          <w:bdr w:val="none" w:sz="0" w:space="0" w:color="auto" w:frame="1"/>
        </w:rPr>
        <w:t>p.getName</w:t>
      </w:r>
      <w:proofErr w:type="spellEnd"/>
      <w:r w:rsidRPr="00B150F3">
        <w:rPr>
          <w:rFonts w:ascii="Times New Roman" w:hAnsi="Times New Roman" w:cs="Times New Roman"/>
          <w:i/>
          <w:sz w:val="28"/>
          <w:szCs w:val="28"/>
          <w:bdr w:val="none" w:sz="0" w:space="0" w:color="auto" w:frame="1"/>
        </w:rPr>
        <w:t>());    </w:t>
      </w:r>
    </w:p>
    <w:p w:rsidR="00205397" w:rsidRPr="00B150F3" w:rsidRDefault="00205397" w:rsidP="00DC35FE">
      <w:pPr>
        <w:shd w:val="clear" w:color="auto" w:fill="FFFFFF"/>
        <w:spacing w:after="0" w:line="240" w:lineRule="auto"/>
        <w:rPr>
          <w:rFonts w:ascii="Times New Roman" w:hAnsi="Times New Roman" w:cs="Times New Roman"/>
          <w:i/>
          <w:sz w:val="28"/>
          <w:szCs w:val="28"/>
        </w:rPr>
      </w:pPr>
      <w:proofErr w:type="gramStart"/>
      <w:r w:rsidRPr="00B150F3">
        <w:rPr>
          <w:rFonts w:ascii="Times New Roman" w:hAnsi="Times New Roman" w:cs="Times New Roman"/>
          <w:i/>
          <w:sz w:val="28"/>
          <w:szCs w:val="28"/>
          <w:bdr w:val="none" w:sz="0" w:space="0" w:color="auto" w:frame="1"/>
        </w:rPr>
        <w:t>System.out.println(</w:t>
      </w:r>
      <w:proofErr w:type="gramEnd"/>
      <w:r w:rsidRPr="00B150F3">
        <w:rPr>
          <w:rStyle w:val="string"/>
          <w:rFonts w:ascii="Times New Roman" w:hAnsi="Times New Roman" w:cs="Times New Roman"/>
          <w:i/>
          <w:sz w:val="28"/>
          <w:szCs w:val="28"/>
          <w:bdr w:val="none" w:sz="0" w:space="0" w:color="auto" w:frame="1"/>
        </w:rPr>
        <w:t>"Specification Title: "</w:t>
      </w:r>
      <w:r w:rsidRPr="00B150F3">
        <w:rPr>
          <w:rFonts w:ascii="Times New Roman" w:hAnsi="Times New Roman" w:cs="Times New Roman"/>
          <w:i/>
          <w:sz w:val="28"/>
          <w:szCs w:val="28"/>
          <w:bdr w:val="none" w:sz="0" w:space="0" w:color="auto" w:frame="1"/>
        </w:rPr>
        <w:t>+p.getSpecificationTitle());  </w:t>
      </w:r>
    </w:p>
    <w:p w:rsidR="00205397" w:rsidRPr="00B150F3" w:rsidRDefault="00205397" w:rsidP="00DC35FE">
      <w:pPr>
        <w:shd w:val="clear" w:color="auto" w:fill="FFFFFF"/>
        <w:spacing w:after="0" w:line="240" w:lineRule="auto"/>
        <w:rPr>
          <w:rFonts w:ascii="Times New Roman" w:hAnsi="Times New Roman" w:cs="Times New Roman"/>
          <w:i/>
          <w:sz w:val="28"/>
          <w:szCs w:val="28"/>
        </w:rPr>
      </w:pPr>
      <w:proofErr w:type="gramStart"/>
      <w:r w:rsidRPr="00B150F3">
        <w:rPr>
          <w:rFonts w:ascii="Times New Roman" w:hAnsi="Times New Roman" w:cs="Times New Roman"/>
          <w:i/>
          <w:sz w:val="28"/>
          <w:szCs w:val="28"/>
          <w:bdr w:val="none" w:sz="0" w:space="0" w:color="auto" w:frame="1"/>
        </w:rPr>
        <w:t>System.out.println(</w:t>
      </w:r>
      <w:proofErr w:type="gramEnd"/>
      <w:r w:rsidRPr="00B150F3">
        <w:rPr>
          <w:rStyle w:val="string"/>
          <w:rFonts w:ascii="Times New Roman" w:hAnsi="Times New Roman" w:cs="Times New Roman"/>
          <w:i/>
          <w:sz w:val="28"/>
          <w:szCs w:val="28"/>
          <w:bdr w:val="none" w:sz="0" w:space="0" w:color="auto" w:frame="1"/>
        </w:rPr>
        <w:t>"Specification Vendor: "</w:t>
      </w:r>
      <w:r w:rsidRPr="00B150F3">
        <w:rPr>
          <w:rFonts w:ascii="Times New Roman" w:hAnsi="Times New Roman" w:cs="Times New Roman"/>
          <w:i/>
          <w:sz w:val="28"/>
          <w:szCs w:val="28"/>
          <w:bdr w:val="none" w:sz="0" w:space="0" w:color="auto" w:frame="1"/>
        </w:rPr>
        <w:t>+p.getSpecificationVendor());  </w:t>
      </w:r>
    </w:p>
    <w:p w:rsidR="00205397" w:rsidRPr="00B150F3" w:rsidRDefault="00205397" w:rsidP="00DC35FE">
      <w:pPr>
        <w:shd w:val="clear" w:color="auto" w:fill="FFFFFF"/>
        <w:spacing w:after="0" w:line="240" w:lineRule="auto"/>
        <w:rPr>
          <w:rFonts w:ascii="Times New Roman" w:hAnsi="Times New Roman" w:cs="Times New Roman"/>
          <w:i/>
          <w:sz w:val="28"/>
          <w:szCs w:val="28"/>
        </w:rPr>
      </w:pPr>
      <w:bookmarkStart w:id="16" w:name="_GoBack"/>
      <w:bookmarkEnd w:id="16"/>
      <w:proofErr w:type="gramStart"/>
      <w:r w:rsidRPr="00B150F3">
        <w:rPr>
          <w:rFonts w:ascii="Times New Roman" w:hAnsi="Times New Roman" w:cs="Times New Roman"/>
          <w:i/>
          <w:sz w:val="28"/>
          <w:szCs w:val="28"/>
          <w:bdr w:val="none" w:sz="0" w:space="0" w:color="auto" w:frame="1"/>
        </w:rPr>
        <w:t>System.out.println(</w:t>
      </w:r>
      <w:proofErr w:type="gramEnd"/>
      <w:r w:rsidRPr="00B150F3">
        <w:rPr>
          <w:rStyle w:val="string"/>
          <w:rFonts w:ascii="Times New Roman" w:hAnsi="Times New Roman" w:cs="Times New Roman"/>
          <w:i/>
          <w:sz w:val="28"/>
          <w:szCs w:val="28"/>
          <w:bdr w:val="none" w:sz="0" w:space="0" w:color="auto" w:frame="1"/>
        </w:rPr>
        <w:t>"Specification Version: "</w:t>
      </w:r>
      <w:r w:rsidRPr="00B150F3">
        <w:rPr>
          <w:rFonts w:ascii="Times New Roman" w:hAnsi="Times New Roman" w:cs="Times New Roman"/>
          <w:i/>
          <w:sz w:val="28"/>
          <w:szCs w:val="28"/>
          <w:bdr w:val="none" w:sz="0" w:space="0" w:color="auto" w:frame="1"/>
        </w:rPr>
        <w:t>+p.getSpecificationVersion());   </w:t>
      </w:r>
    </w:p>
    <w:p w:rsidR="00205397" w:rsidRPr="00B150F3" w:rsidRDefault="00205397" w:rsidP="00DC35FE">
      <w:pPr>
        <w:shd w:val="clear" w:color="auto" w:fill="FFFFFF"/>
        <w:spacing w:after="0" w:line="240" w:lineRule="auto"/>
        <w:rPr>
          <w:rFonts w:ascii="Times New Roman" w:hAnsi="Times New Roman" w:cs="Times New Roman"/>
          <w:i/>
          <w:sz w:val="28"/>
          <w:szCs w:val="28"/>
        </w:rPr>
      </w:pPr>
      <w:proofErr w:type="gramStart"/>
      <w:r w:rsidRPr="00B150F3">
        <w:rPr>
          <w:rFonts w:ascii="Times New Roman" w:hAnsi="Times New Roman" w:cs="Times New Roman"/>
          <w:i/>
          <w:sz w:val="28"/>
          <w:szCs w:val="28"/>
          <w:bdr w:val="none" w:sz="0" w:space="0" w:color="auto" w:frame="1"/>
        </w:rPr>
        <w:t>System.out.println(</w:t>
      </w:r>
      <w:proofErr w:type="gramEnd"/>
      <w:r w:rsidRPr="00B150F3">
        <w:rPr>
          <w:rStyle w:val="string"/>
          <w:rFonts w:ascii="Times New Roman" w:hAnsi="Times New Roman" w:cs="Times New Roman"/>
          <w:i/>
          <w:sz w:val="28"/>
          <w:szCs w:val="28"/>
          <w:bdr w:val="none" w:sz="0" w:space="0" w:color="auto" w:frame="1"/>
        </w:rPr>
        <w:t>"Implementaion Title: "</w:t>
      </w:r>
      <w:r w:rsidRPr="00B150F3">
        <w:rPr>
          <w:rFonts w:ascii="Times New Roman" w:hAnsi="Times New Roman" w:cs="Times New Roman"/>
          <w:i/>
          <w:sz w:val="28"/>
          <w:szCs w:val="28"/>
          <w:bdr w:val="none" w:sz="0" w:space="0" w:color="auto" w:frame="1"/>
        </w:rPr>
        <w:t>+p.getImplementationTitle());  </w:t>
      </w:r>
    </w:p>
    <w:p w:rsidR="00205397" w:rsidRPr="00B150F3" w:rsidRDefault="00205397" w:rsidP="00DC35FE">
      <w:pPr>
        <w:shd w:val="clear" w:color="auto" w:fill="FFFFFF"/>
        <w:spacing w:after="0" w:line="240" w:lineRule="auto"/>
        <w:rPr>
          <w:rFonts w:ascii="Times New Roman" w:hAnsi="Times New Roman" w:cs="Times New Roman"/>
          <w:i/>
          <w:sz w:val="28"/>
          <w:szCs w:val="28"/>
        </w:rPr>
      </w:pPr>
      <w:proofErr w:type="gramStart"/>
      <w:r w:rsidRPr="00B150F3">
        <w:rPr>
          <w:rFonts w:ascii="Times New Roman" w:hAnsi="Times New Roman" w:cs="Times New Roman"/>
          <w:i/>
          <w:sz w:val="28"/>
          <w:szCs w:val="28"/>
          <w:bdr w:val="none" w:sz="0" w:space="0" w:color="auto" w:frame="1"/>
        </w:rPr>
        <w:t>System.out.println(</w:t>
      </w:r>
      <w:proofErr w:type="gramEnd"/>
      <w:r w:rsidRPr="00B150F3">
        <w:rPr>
          <w:rStyle w:val="string"/>
          <w:rFonts w:ascii="Times New Roman" w:hAnsi="Times New Roman" w:cs="Times New Roman"/>
          <w:i/>
          <w:sz w:val="28"/>
          <w:szCs w:val="28"/>
          <w:bdr w:val="none" w:sz="0" w:space="0" w:color="auto" w:frame="1"/>
        </w:rPr>
        <w:t>"Implementation Vendor: "</w:t>
      </w:r>
      <w:r w:rsidRPr="00B150F3">
        <w:rPr>
          <w:rFonts w:ascii="Times New Roman" w:hAnsi="Times New Roman" w:cs="Times New Roman"/>
          <w:i/>
          <w:sz w:val="28"/>
          <w:szCs w:val="28"/>
          <w:bdr w:val="none" w:sz="0" w:space="0" w:color="auto" w:frame="1"/>
        </w:rPr>
        <w:t>+p.getImplementationVendor());  </w:t>
      </w:r>
    </w:p>
    <w:p w:rsidR="00205397" w:rsidRPr="00B150F3" w:rsidRDefault="00205397" w:rsidP="00DC35FE">
      <w:pPr>
        <w:shd w:val="clear" w:color="auto" w:fill="FFFFFF"/>
        <w:spacing w:after="0" w:line="240" w:lineRule="auto"/>
        <w:rPr>
          <w:rFonts w:ascii="Times New Roman" w:hAnsi="Times New Roman" w:cs="Times New Roman"/>
          <w:i/>
          <w:sz w:val="28"/>
          <w:szCs w:val="28"/>
        </w:rPr>
      </w:pPr>
      <w:proofErr w:type="gramStart"/>
      <w:r w:rsidRPr="00B150F3">
        <w:rPr>
          <w:rFonts w:ascii="Times New Roman" w:hAnsi="Times New Roman" w:cs="Times New Roman"/>
          <w:i/>
          <w:sz w:val="28"/>
          <w:szCs w:val="28"/>
          <w:bdr w:val="none" w:sz="0" w:space="0" w:color="auto" w:frame="1"/>
        </w:rPr>
        <w:t>System.out.println(</w:t>
      </w:r>
      <w:proofErr w:type="gramEnd"/>
      <w:r w:rsidRPr="00B150F3">
        <w:rPr>
          <w:rStyle w:val="string"/>
          <w:rFonts w:ascii="Times New Roman" w:hAnsi="Times New Roman" w:cs="Times New Roman"/>
          <w:i/>
          <w:sz w:val="28"/>
          <w:szCs w:val="28"/>
          <w:bdr w:val="none" w:sz="0" w:space="0" w:color="auto" w:frame="1"/>
        </w:rPr>
        <w:t>"Implementation Version: "</w:t>
      </w:r>
      <w:r w:rsidRPr="00B150F3">
        <w:rPr>
          <w:rFonts w:ascii="Times New Roman" w:hAnsi="Times New Roman" w:cs="Times New Roman"/>
          <w:i/>
          <w:sz w:val="28"/>
          <w:szCs w:val="28"/>
          <w:bdr w:val="none" w:sz="0" w:space="0" w:color="auto" w:frame="1"/>
        </w:rPr>
        <w:t>+p.getImplementationVersion());  </w:t>
      </w:r>
    </w:p>
    <w:p w:rsidR="00205397" w:rsidRPr="00B150F3" w:rsidRDefault="00205397" w:rsidP="00DC35FE">
      <w:pPr>
        <w:shd w:val="clear" w:color="auto" w:fill="FFFFFF"/>
        <w:spacing w:after="0" w:line="240" w:lineRule="auto"/>
        <w:rPr>
          <w:rFonts w:ascii="Times New Roman" w:hAnsi="Times New Roman" w:cs="Times New Roman"/>
          <w:i/>
          <w:sz w:val="28"/>
          <w:szCs w:val="28"/>
        </w:rPr>
      </w:pPr>
      <w:proofErr w:type="spellStart"/>
      <w:proofErr w:type="gramStart"/>
      <w:r w:rsidRPr="00B150F3">
        <w:rPr>
          <w:rFonts w:ascii="Times New Roman" w:hAnsi="Times New Roman" w:cs="Times New Roman"/>
          <w:i/>
          <w:sz w:val="28"/>
          <w:szCs w:val="28"/>
          <w:bdr w:val="none" w:sz="0" w:space="0" w:color="auto" w:frame="1"/>
        </w:rPr>
        <w:t>System.out.println</w:t>
      </w:r>
      <w:proofErr w:type="spellEnd"/>
      <w:r w:rsidRPr="00B150F3">
        <w:rPr>
          <w:rFonts w:ascii="Times New Roman" w:hAnsi="Times New Roman" w:cs="Times New Roman"/>
          <w:i/>
          <w:sz w:val="28"/>
          <w:szCs w:val="28"/>
          <w:bdr w:val="none" w:sz="0" w:space="0" w:color="auto" w:frame="1"/>
        </w:rPr>
        <w:t>(</w:t>
      </w:r>
      <w:proofErr w:type="gramEnd"/>
      <w:r w:rsidRPr="00B150F3">
        <w:rPr>
          <w:rStyle w:val="string"/>
          <w:rFonts w:ascii="Times New Roman" w:hAnsi="Times New Roman" w:cs="Times New Roman"/>
          <w:i/>
          <w:sz w:val="28"/>
          <w:szCs w:val="28"/>
          <w:bdr w:val="none" w:sz="0" w:space="0" w:color="auto" w:frame="1"/>
        </w:rPr>
        <w:t>"Is sealed: "</w:t>
      </w:r>
      <w:r w:rsidRPr="00B150F3">
        <w:rPr>
          <w:rFonts w:ascii="Times New Roman" w:hAnsi="Times New Roman" w:cs="Times New Roman"/>
          <w:i/>
          <w:sz w:val="28"/>
          <w:szCs w:val="28"/>
          <w:bdr w:val="none" w:sz="0" w:space="0" w:color="auto" w:frame="1"/>
        </w:rPr>
        <w:t>+</w:t>
      </w:r>
      <w:proofErr w:type="spellStart"/>
      <w:r w:rsidRPr="00B150F3">
        <w:rPr>
          <w:rFonts w:ascii="Times New Roman" w:hAnsi="Times New Roman" w:cs="Times New Roman"/>
          <w:i/>
          <w:sz w:val="28"/>
          <w:szCs w:val="28"/>
          <w:bdr w:val="none" w:sz="0" w:space="0" w:color="auto" w:frame="1"/>
        </w:rPr>
        <w:t>p.isSealed</w:t>
      </w:r>
      <w:proofErr w:type="spellEnd"/>
      <w:r w:rsidRPr="00B150F3">
        <w:rPr>
          <w:rFonts w:ascii="Times New Roman" w:hAnsi="Times New Roman" w:cs="Times New Roman"/>
          <w:i/>
          <w:sz w:val="28"/>
          <w:szCs w:val="28"/>
          <w:bdr w:val="none" w:sz="0" w:space="0" w:color="auto" w:frame="1"/>
        </w:rPr>
        <w:t>());  </w:t>
      </w:r>
    </w:p>
    <w:p w:rsidR="00205397" w:rsidRPr="00B150F3" w:rsidRDefault="00205397" w:rsidP="00DC35FE">
      <w:pPr>
        <w:shd w:val="clear" w:color="auto" w:fill="FFFFFF"/>
        <w:spacing w:after="0" w:line="240" w:lineRule="auto"/>
        <w:rPr>
          <w:rFonts w:ascii="Times New Roman" w:hAnsi="Times New Roman" w:cs="Times New Roman"/>
          <w:i/>
          <w:sz w:val="28"/>
          <w:szCs w:val="28"/>
        </w:rPr>
      </w:pPr>
      <w:r w:rsidRPr="00B150F3">
        <w:rPr>
          <w:rFonts w:ascii="Times New Roman" w:hAnsi="Times New Roman" w:cs="Times New Roman"/>
          <w:i/>
          <w:sz w:val="28"/>
          <w:szCs w:val="28"/>
          <w:bdr w:val="none" w:sz="0" w:space="0" w:color="auto" w:frame="1"/>
        </w:rPr>
        <w:t>   }  </w:t>
      </w:r>
    </w:p>
    <w:p w:rsidR="00DC35FE" w:rsidRPr="00B150F3" w:rsidRDefault="00205397" w:rsidP="00DC35FE">
      <w:pPr>
        <w:shd w:val="clear" w:color="auto" w:fill="FFFFFF"/>
        <w:spacing w:after="0" w:line="240" w:lineRule="auto"/>
        <w:rPr>
          <w:rFonts w:ascii="Times New Roman" w:hAnsi="Times New Roman" w:cs="Times New Roman"/>
          <w:i/>
          <w:sz w:val="28"/>
          <w:szCs w:val="28"/>
          <w:bdr w:val="none" w:sz="0" w:space="0" w:color="auto" w:frame="1"/>
        </w:rPr>
      </w:pPr>
      <w:r w:rsidRPr="00B150F3">
        <w:rPr>
          <w:rFonts w:ascii="Times New Roman" w:hAnsi="Times New Roman" w:cs="Times New Roman"/>
          <w:i/>
          <w:sz w:val="28"/>
          <w:szCs w:val="28"/>
          <w:bdr w:val="none" w:sz="0" w:space="0" w:color="auto" w:frame="1"/>
        </w:rPr>
        <w:t>}  </w:t>
      </w:r>
    </w:p>
    <w:p w:rsidR="00205397" w:rsidRPr="00B150F3" w:rsidRDefault="00205397" w:rsidP="00DC35FE">
      <w:pPr>
        <w:shd w:val="clear" w:color="auto" w:fill="FFFFFF"/>
        <w:spacing w:after="0" w:line="240" w:lineRule="auto"/>
        <w:rPr>
          <w:rFonts w:ascii="Times New Roman" w:hAnsi="Times New Roman" w:cs="Times New Roman"/>
          <w:i/>
          <w:sz w:val="28"/>
          <w:szCs w:val="28"/>
        </w:rPr>
      </w:pPr>
      <w:r w:rsidRPr="00B150F3">
        <w:rPr>
          <w:rStyle w:val="Strong"/>
          <w:rFonts w:ascii="Times New Roman" w:hAnsi="Times New Roman" w:cs="Times New Roman"/>
          <w:sz w:val="28"/>
          <w:szCs w:val="28"/>
          <w:u w:val="single"/>
        </w:rPr>
        <w:t>Output</w:t>
      </w:r>
      <w:r w:rsidRPr="00B150F3">
        <w:rPr>
          <w:rStyle w:val="Strong"/>
          <w:rFonts w:ascii="Times New Roman" w:hAnsi="Times New Roman" w:cs="Times New Roman"/>
          <w:sz w:val="28"/>
          <w:szCs w:val="28"/>
        </w:rPr>
        <w:t>:</w:t>
      </w:r>
      <w:r w:rsidR="00A76FC4" w:rsidRPr="00B150F3">
        <w:rPr>
          <w:rStyle w:val="Strong"/>
          <w:rFonts w:ascii="Times New Roman" w:hAnsi="Times New Roman" w:cs="Times New Roman"/>
          <w:sz w:val="28"/>
          <w:szCs w:val="28"/>
        </w:rPr>
        <w:br/>
      </w:r>
      <w:r w:rsidR="00A76FC4" w:rsidRPr="00B150F3">
        <w:rPr>
          <w:rFonts w:ascii="Times New Roman" w:hAnsi="Times New Roman" w:cs="Times New Roman"/>
          <w:sz w:val="28"/>
          <w:szCs w:val="28"/>
        </w:rPr>
        <w:t xml:space="preserve">       </w:t>
      </w:r>
      <w:r w:rsidRPr="00B150F3">
        <w:rPr>
          <w:rFonts w:ascii="Times New Roman" w:hAnsi="Times New Roman" w:cs="Times New Roman"/>
          <w:sz w:val="28"/>
          <w:szCs w:val="28"/>
        </w:rPr>
        <w:t xml:space="preserve">package name: </w:t>
      </w:r>
      <w:proofErr w:type="spellStart"/>
      <w:r w:rsidRPr="00B150F3">
        <w:rPr>
          <w:rFonts w:ascii="Times New Roman" w:hAnsi="Times New Roman" w:cs="Times New Roman"/>
          <w:sz w:val="28"/>
          <w:szCs w:val="28"/>
        </w:rPr>
        <w:t>java.lang</w:t>
      </w:r>
      <w:proofErr w:type="spellEnd"/>
    </w:p>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sz w:val="28"/>
          <w:szCs w:val="28"/>
        </w:rPr>
        <w:t xml:space="preserve">       Specification Title: Java </w:t>
      </w:r>
      <w:proofErr w:type="spellStart"/>
      <w:r w:rsidRPr="00B150F3">
        <w:rPr>
          <w:rFonts w:ascii="Times New Roman" w:hAnsi="Times New Roman" w:cs="Times New Roman"/>
          <w:sz w:val="28"/>
          <w:szCs w:val="28"/>
        </w:rPr>
        <w:t>Plateform</w:t>
      </w:r>
      <w:proofErr w:type="spellEnd"/>
      <w:r w:rsidRPr="00B150F3">
        <w:rPr>
          <w:rFonts w:ascii="Times New Roman" w:hAnsi="Times New Roman" w:cs="Times New Roman"/>
          <w:sz w:val="28"/>
          <w:szCs w:val="28"/>
        </w:rPr>
        <w:t xml:space="preserve"> API Specification</w:t>
      </w:r>
    </w:p>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sz w:val="28"/>
          <w:szCs w:val="28"/>
        </w:rPr>
        <w:t xml:space="preserve">       Specification Vendor: Sun Microsystems, Inc.</w:t>
      </w:r>
    </w:p>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sz w:val="28"/>
          <w:szCs w:val="28"/>
        </w:rPr>
        <w:t xml:space="preserve">       Specification Version: 1.6</w:t>
      </w:r>
    </w:p>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Implemenation</w:t>
      </w:r>
      <w:proofErr w:type="spellEnd"/>
      <w:r w:rsidRPr="00B150F3">
        <w:rPr>
          <w:rFonts w:ascii="Times New Roman" w:hAnsi="Times New Roman" w:cs="Times New Roman"/>
          <w:sz w:val="28"/>
          <w:szCs w:val="28"/>
        </w:rPr>
        <w:t xml:space="preserve"> Title: Java Runtime Environment</w:t>
      </w:r>
    </w:p>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Implemenation</w:t>
      </w:r>
      <w:proofErr w:type="spellEnd"/>
      <w:r w:rsidRPr="00B150F3">
        <w:rPr>
          <w:rFonts w:ascii="Times New Roman" w:hAnsi="Times New Roman" w:cs="Times New Roman"/>
          <w:sz w:val="28"/>
          <w:szCs w:val="28"/>
        </w:rPr>
        <w:t xml:space="preserve"> Vendor: Sun Microsystems, Inc.</w:t>
      </w:r>
    </w:p>
    <w:p w:rsidR="00205397" w:rsidRPr="00B150F3" w:rsidRDefault="00205397" w:rsidP="00205397">
      <w:pPr>
        <w:pStyle w:val="HTMLPreformatted"/>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Implemenation</w:t>
      </w:r>
      <w:proofErr w:type="spellEnd"/>
      <w:r w:rsidRPr="00B150F3">
        <w:rPr>
          <w:rFonts w:ascii="Times New Roman" w:hAnsi="Times New Roman" w:cs="Times New Roman"/>
          <w:sz w:val="28"/>
          <w:szCs w:val="28"/>
        </w:rPr>
        <w:t xml:space="preserve"> Version: 1.6.0_30</w:t>
      </w:r>
    </w:p>
    <w:p w:rsidR="00205397" w:rsidRPr="00B150F3" w:rsidRDefault="00205397" w:rsidP="00205397">
      <w:pPr>
        <w:pStyle w:val="HTMLPreformatted"/>
        <w:pBdr>
          <w:bottom w:val="double" w:sz="6" w:space="1" w:color="auto"/>
        </w:pBdr>
        <w:shd w:val="clear" w:color="auto" w:fill="F9FBF9"/>
        <w:spacing w:line="265" w:lineRule="atLeast"/>
        <w:rPr>
          <w:rFonts w:ascii="Times New Roman" w:hAnsi="Times New Roman" w:cs="Times New Roman"/>
          <w:sz w:val="28"/>
          <w:szCs w:val="28"/>
        </w:rPr>
      </w:pPr>
      <w:r w:rsidRPr="00B150F3">
        <w:rPr>
          <w:rFonts w:ascii="Times New Roman" w:hAnsi="Times New Roman" w:cs="Times New Roman"/>
          <w:sz w:val="28"/>
          <w:szCs w:val="28"/>
        </w:rPr>
        <w:t xml:space="preserve">       IS sealed: false</w:t>
      </w:r>
    </w:p>
    <w:p w:rsidR="004C483B" w:rsidRPr="00B150F3" w:rsidRDefault="004C483B" w:rsidP="004C483B">
      <w:pPr>
        <w:pStyle w:val="NormalWeb"/>
        <w:shd w:val="clear" w:color="auto" w:fill="FFFFFF"/>
        <w:spacing w:before="0" w:beforeAutospacing="0" w:after="0" w:afterAutospacing="0" w:line="276" w:lineRule="atLeast"/>
        <w:textAlignment w:val="baseline"/>
        <w:rPr>
          <w:sz w:val="28"/>
          <w:szCs w:val="28"/>
          <w:u w:val="single"/>
        </w:rPr>
      </w:pPr>
      <w:r w:rsidRPr="00B150F3">
        <w:rPr>
          <w:rStyle w:val="Strong"/>
          <w:sz w:val="28"/>
          <w:szCs w:val="28"/>
          <w:u w:val="single"/>
          <w:bdr w:val="none" w:sz="0" w:space="0" w:color="auto" w:frame="1"/>
        </w:rPr>
        <w:t>Resolving Namespace Problems</w:t>
      </w:r>
    </w:p>
    <w:p w:rsidR="004C483B" w:rsidRPr="00B150F3" w:rsidRDefault="004C483B" w:rsidP="004C483B">
      <w:pPr>
        <w:pStyle w:val="NormalWeb"/>
        <w:shd w:val="clear" w:color="auto" w:fill="FFFFFF"/>
        <w:spacing w:before="0" w:beforeAutospacing="0" w:after="0" w:afterAutospacing="0" w:line="276" w:lineRule="atLeast"/>
        <w:textAlignment w:val="baseline"/>
        <w:rPr>
          <w:sz w:val="28"/>
          <w:szCs w:val="28"/>
        </w:rPr>
      </w:pPr>
    </w:p>
    <w:p w:rsidR="004C483B" w:rsidRPr="00B150F3" w:rsidRDefault="004C483B" w:rsidP="004C483B">
      <w:pPr>
        <w:pStyle w:val="NormalWeb"/>
        <w:shd w:val="clear" w:color="auto" w:fill="FFFFFF"/>
        <w:spacing w:before="0" w:beforeAutospacing="0" w:after="0" w:afterAutospacing="0" w:line="276" w:lineRule="atLeast"/>
        <w:ind w:firstLine="720"/>
        <w:textAlignment w:val="baseline"/>
        <w:rPr>
          <w:sz w:val="28"/>
          <w:szCs w:val="28"/>
        </w:rPr>
      </w:pPr>
      <w:r w:rsidRPr="00B150F3">
        <w:rPr>
          <w:sz w:val="28"/>
          <w:szCs w:val="28"/>
        </w:rPr>
        <w:t xml:space="preserve"> By placing the same class in two different packages, which Java permits, namespace problems can be solved.</w:t>
      </w:r>
      <w:r w:rsidRPr="00B150F3">
        <w:rPr>
          <w:rStyle w:val="apple-converted-space"/>
          <w:sz w:val="28"/>
          <w:szCs w:val="28"/>
        </w:rPr>
        <w:t> </w:t>
      </w:r>
      <w:r w:rsidRPr="00B150F3">
        <w:rPr>
          <w:rStyle w:val="Strong"/>
          <w:sz w:val="28"/>
          <w:szCs w:val="28"/>
          <w:bdr w:val="none" w:sz="0" w:space="0" w:color="auto" w:frame="1"/>
        </w:rPr>
        <w:t>Namespace is the area of execution of a program in RAM</w:t>
      </w:r>
      <w:r w:rsidRPr="00B150F3">
        <w:rPr>
          <w:sz w:val="28"/>
          <w:szCs w:val="28"/>
        </w:rPr>
        <w:t>. The</w:t>
      </w:r>
      <w:r w:rsidRPr="00B150F3">
        <w:rPr>
          <w:rStyle w:val="apple-converted-space"/>
          <w:sz w:val="28"/>
          <w:szCs w:val="28"/>
        </w:rPr>
        <w:t> </w:t>
      </w:r>
      <w:r w:rsidRPr="00B150F3">
        <w:rPr>
          <w:rStyle w:val="Strong"/>
          <w:sz w:val="28"/>
          <w:szCs w:val="28"/>
          <w:bdr w:val="none" w:sz="0" w:space="0" w:color="auto" w:frame="1"/>
        </w:rPr>
        <w:t>Date</w:t>
      </w:r>
      <w:r w:rsidRPr="00B150F3">
        <w:rPr>
          <w:rStyle w:val="apple-converted-space"/>
          <w:sz w:val="28"/>
          <w:szCs w:val="28"/>
        </w:rPr>
        <w:t> </w:t>
      </w:r>
      <w:r w:rsidRPr="00B150F3">
        <w:rPr>
          <w:sz w:val="28"/>
          <w:szCs w:val="28"/>
        </w:rPr>
        <w:t>class exists in two packages –</w:t>
      </w:r>
      <w:r w:rsidRPr="00B150F3">
        <w:rPr>
          <w:rStyle w:val="apple-converted-space"/>
          <w:sz w:val="28"/>
          <w:szCs w:val="28"/>
        </w:rPr>
        <w:t> </w:t>
      </w:r>
      <w:proofErr w:type="spellStart"/>
      <w:r w:rsidRPr="00B150F3">
        <w:rPr>
          <w:rStyle w:val="Strong"/>
          <w:sz w:val="28"/>
          <w:szCs w:val="28"/>
          <w:bdr w:val="none" w:sz="0" w:space="0" w:color="auto" w:frame="1"/>
        </w:rPr>
        <w:t>java.util</w:t>
      </w:r>
      <w:proofErr w:type="spellEnd"/>
      <w:r w:rsidRPr="00B150F3">
        <w:rPr>
          <w:rStyle w:val="apple-converted-space"/>
          <w:sz w:val="28"/>
          <w:szCs w:val="28"/>
        </w:rPr>
        <w:t> </w:t>
      </w:r>
      <w:r w:rsidRPr="00B150F3">
        <w:rPr>
          <w:sz w:val="28"/>
          <w:szCs w:val="28"/>
        </w:rPr>
        <w:t>and</w:t>
      </w:r>
      <w:r w:rsidRPr="00B150F3">
        <w:rPr>
          <w:rStyle w:val="apple-converted-space"/>
          <w:sz w:val="28"/>
          <w:szCs w:val="28"/>
        </w:rPr>
        <w:t> </w:t>
      </w:r>
      <w:proofErr w:type="spellStart"/>
      <w:r w:rsidRPr="00B150F3">
        <w:rPr>
          <w:rStyle w:val="Strong"/>
          <w:sz w:val="28"/>
          <w:szCs w:val="28"/>
          <w:bdr w:val="none" w:sz="0" w:space="0" w:color="auto" w:frame="1"/>
        </w:rPr>
        <w:t>java.sql</w:t>
      </w:r>
      <w:proofErr w:type="spellEnd"/>
      <w:r w:rsidRPr="00B150F3">
        <w:rPr>
          <w:sz w:val="28"/>
          <w:szCs w:val="28"/>
        </w:rPr>
        <w:t xml:space="preserve">. </w:t>
      </w:r>
      <w:proofErr w:type="gramStart"/>
      <w:r w:rsidRPr="00B150F3">
        <w:rPr>
          <w:sz w:val="28"/>
          <w:szCs w:val="28"/>
        </w:rPr>
        <w:lastRenderedPageBreak/>
        <w:t xml:space="preserve">Importing these two packages in a program </w:t>
      </w:r>
      <w:proofErr w:type="spellStart"/>
      <w:r w:rsidRPr="00B150F3">
        <w:rPr>
          <w:sz w:val="28"/>
          <w:szCs w:val="28"/>
        </w:rPr>
        <w:t>gives</w:t>
      </w:r>
      <w:r w:rsidRPr="00B150F3">
        <w:rPr>
          <w:rStyle w:val="Strong"/>
          <w:sz w:val="28"/>
          <w:szCs w:val="28"/>
          <w:bdr w:val="none" w:sz="0" w:space="0" w:color="auto" w:frame="1"/>
        </w:rPr>
        <w:t>ambiguity</w:t>
      </w:r>
      <w:proofErr w:type="spellEnd"/>
      <w:r w:rsidRPr="00B150F3">
        <w:rPr>
          <w:rStyle w:val="apple-converted-space"/>
          <w:b/>
          <w:bCs/>
          <w:sz w:val="28"/>
          <w:szCs w:val="28"/>
          <w:bdr w:val="none" w:sz="0" w:space="0" w:color="auto" w:frame="1"/>
        </w:rPr>
        <w:t> </w:t>
      </w:r>
      <w:r w:rsidRPr="00B150F3">
        <w:rPr>
          <w:sz w:val="28"/>
          <w:szCs w:val="28"/>
        </w:rPr>
        <w:t>problem to the compiler.</w:t>
      </w:r>
      <w:proofErr w:type="gramEnd"/>
      <w:r w:rsidRPr="00B150F3">
        <w:rPr>
          <w:sz w:val="28"/>
          <w:szCs w:val="28"/>
        </w:rPr>
        <w:t xml:space="preserve"> In the following program compiler gets ambiguity problem and is solved with fully-qualified name.</w:t>
      </w:r>
    </w:p>
    <w:p w:rsidR="00361AB3" w:rsidRPr="00B150F3" w:rsidRDefault="00361AB3">
      <w:pPr>
        <w:rPr>
          <w:rFonts w:ascii="Times New Roman" w:hAnsi="Times New Roman" w:cs="Times New Roman"/>
          <w:sz w:val="28"/>
          <w:szCs w:val="28"/>
        </w:rPr>
      </w:pP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81"/>
        <w:gridCol w:w="7130"/>
      </w:tblGrid>
      <w:tr w:rsidR="00073188" w:rsidRPr="00B150F3" w:rsidTr="004C483B">
        <w:trPr>
          <w:tblCellSpacing w:w="15" w:type="dxa"/>
        </w:trPr>
        <w:tc>
          <w:tcPr>
            <w:tcW w:w="0" w:type="auto"/>
            <w:tcBorders>
              <w:top w:val="nil"/>
              <w:left w:val="nil"/>
              <w:bottom w:val="nil"/>
              <w:right w:val="nil"/>
            </w:tcBorders>
            <w:shd w:val="clear" w:color="auto" w:fill="FDFDFD"/>
            <w:vAlign w:val="center"/>
            <w:hideMark/>
          </w:tcPr>
          <w:p w:rsidR="004C483B" w:rsidRPr="00B150F3" w:rsidRDefault="004C483B" w:rsidP="004C483B">
            <w:pPr>
              <w:spacing w:after="0" w:line="173" w:lineRule="atLeast"/>
              <w:jc w:val="center"/>
              <w:textAlignment w:val="baseline"/>
              <w:rPr>
                <w:rFonts w:ascii="Times New Roman" w:eastAsia="Times New Roman" w:hAnsi="Times New Roman" w:cs="Times New Roman"/>
                <w:b/>
                <w:i/>
                <w:sz w:val="32"/>
                <w:szCs w:val="28"/>
              </w:rPr>
            </w:pPr>
          </w:p>
        </w:tc>
        <w:tc>
          <w:tcPr>
            <w:tcW w:w="7085" w:type="dxa"/>
            <w:tcBorders>
              <w:top w:val="nil"/>
              <w:left w:val="nil"/>
              <w:bottom w:val="nil"/>
              <w:right w:val="nil"/>
            </w:tcBorders>
            <w:shd w:val="clear" w:color="auto" w:fill="FDFDFD"/>
            <w:vAlign w:val="center"/>
            <w:hideMark/>
          </w:tcPr>
          <w:p w:rsidR="004C483B" w:rsidRPr="00B150F3" w:rsidRDefault="004C483B" w:rsidP="004C483B">
            <w:pPr>
              <w:spacing w:after="0" w:line="173" w:lineRule="atLeast"/>
              <w:textAlignment w:val="baseline"/>
              <w:rPr>
                <w:rFonts w:ascii="Times New Roman" w:eastAsia="Times New Roman" w:hAnsi="Times New Roman" w:cs="Times New Roman"/>
                <w:b/>
                <w:i/>
                <w:sz w:val="32"/>
                <w:szCs w:val="28"/>
              </w:rPr>
            </w:pPr>
            <w:proofErr w:type="gramStart"/>
            <w:r w:rsidRPr="00B150F3">
              <w:rPr>
                <w:rFonts w:ascii="Times New Roman" w:eastAsia="Times New Roman" w:hAnsi="Times New Roman" w:cs="Times New Roman"/>
                <w:b/>
                <w:i/>
                <w:sz w:val="32"/>
                <w:szCs w:val="28"/>
              </w:rPr>
              <w:t>import</w:t>
            </w:r>
            <w:proofErr w:type="gramEnd"/>
            <w:r w:rsidRPr="00B150F3">
              <w:rPr>
                <w:rFonts w:ascii="Times New Roman" w:eastAsia="Times New Roman" w:hAnsi="Times New Roman" w:cs="Times New Roman"/>
                <w:b/>
                <w:i/>
                <w:sz w:val="32"/>
                <w:szCs w:val="28"/>
              </w:rPr>
              <w:t xml:space="preserve"> </w:t>
            </w:r>
            <w:proofErr w:type="spellStart"/>
            <w:r w:rsidRPr="00B150F3">
              <w:rPr>
                <w:rFonts w:ascii="Times New Roman" w:eastAsia="Times New Roman" w:hAnsi="Times New Roman" w:cs="Times New Roman"/>
                <w:b/>
                <w:i/>
                <w:sz w:val="32"/>
                <w:szCs w:val="28"/>
              </w:rPr>
              <w:t>java.util</w:t>
            </w:r>
            <w:proofErr w:type="spellEnd"/>
            <w:r w:rsidRPr="00B150F3">
              <w:rPr>
                <w:rFonts w:ascii="Times New Roman" w:eastAsia="Times New Roman" w:hAnsi="Times New Roman" w:cs="Times New Roman"/>
                <w:b/>
                <w:i/>
                <w:sz w:val="32"/>
                <w:szCs w:val="28"/>
              </w:rPr>
              <w:t>.*;</w:t>
            </w:r>
          </w:p>
          <w:p w:rsidR="004C483B" w:rsidRPr="00B150F3" w:rsidRDefault="004C483B" w:rsidP="004C483B">
            <w:pPr>
              <w:spacing w:after="0" w:line="173" w:lineRule="atLeast"/>
              <w:textAlignment w:val="baseline"/>
              <w:rPr>
                <w:rFonts w:ascii="Times New Roman" w:eastAsia="Times New Roman" w:hAnsi="Times New Roman" w:cs="Times New Roman"/>
                <w:b/>
                <w:i/>
                <w:sz w:val="32"/>
                <w:szCs w:val="28"/>
              </w:rPr>
            </w:pPr>
            <w:proofErr w:type="gramStart"/>
            <w:r w:rsidRPr="00B150F3">
              <w:rPr>
                <w:rFonts w:ascii="Times New Roman" w:eastAsia="Times New Roman" w:hAnsi="Times New Roman" w:cs="Times New Roman"/>
                <w:b/>
                <w:i/>
                <w:sz w:val="32"/>
                <w:szCs w:val="28"/>
              </w:rPr>
              <w:t>import</w:t>
            </w:r>
            <w:proofErr w:type="gramEnd"/>
            <w:r w:rsidRPr="00B150F3">
              <w:rPr>
                <w:rFonts w:ascii="Times New Roman" w:eastAsia="Times New Roman" w:hAnsi="Times New Roman" w:cs="Times New Roman"/>
                <w:b/>
                <w:i/>
                <w:sz w:val="32"/>
                <w:szCs w:val="28"/>
              </w:rPr>
              <w:t xml:space="preserve"> </w:t>
            </w:r>
            <w:proofErr w:type="spellStart"/>
            <w:r w:rsidRPr="00B150F3">
              <w:rPr>
                <w:rFonts w:ascii="Times New Roman" w:eastAsia="Times New Roman" w:hAnsi="Times New Roman" w:cs="Times New Roman"/>
                <w:b/>
                <w:i/>
                <w:sz w:val="32"/>
                <w:szCs w:val="28"/>
              </w:rPr>
              <w:t>java.sql</w:t>
            </w:r>
            <w:proofErr w:type="spellEnd"/>
            <w:r w:rsidRPr="00B150F3">
              <w:rPr>
                <w:rFonts w:ascii="Times New Roman" w:eastAsia="Times New Roman" w:hAnsi="Times New Roman" w:cs="Times New Roman"/>
                <w:b/>
                <w:i/>
                <w:sz w:val="32"/>
                <w:szCs w:val="28"/>
              </w:rPr>
              <w:t>.*; </w:t>
            </w:r>
          </w:p>
          <w:p w:rsidR="004C483B" w:rsidRPr="00B150F3" w:rsidRDefault="004C483B" w:rsidP="004C483B">
            <w:pPr>
              <w:spacing w:after="0" w:line="173" w:lineRule="atLeast"/>
              <w:textAlignment w:val="baseline"/>
              <w:rPr>
                <w:rFonts w:ascii="Times New Roman" w:eastAsia="Times New Roman" w:hAnsi="Times New Roman" w:cs="Times New Roman"/>
                <w:b/>
                <w:i/>
                <w:sz w:val="32"/>
                <w:szCs w:val="28"/>
              </w:rPr>
            </w:pPr>
            <w:r w:rsidRPr="00B150F3">
              <w:rPr>
                <w:rFonts w:ascii="Times New Roman" w:eastAsia="Times New Roman" w:hAnsi="Times New Roman" w:cs="Times New Roman"/>
                <w:b/>
                <w:i/>
                <w:sz w:val="32"/>
                <w:szCs w:val="28"/>
              </w:rPr>
              <w:t xml:space="preserve">public class </w:t>
            </w:r>
            <w:proofErr w:type="spellStart"/>
            <w:r w:rsidRPr="00B150F3">
              <w:rPr>
                <w:rFonts w:ascii="Times New Roman" w:eastAsia="Times New Roman" w:hAnsi="Times New Roman" w:cs="Times New Roman"/>
                <w:b/>
                <w:i/>
                <w:sz w:val="32"/>
                <w:szCs w:val="28"/>
              </w:rPr>
              <w:t>NSProblem</w:t>
            </w:r>
            <w:proofErr w:type="spellEnd"/>
            <w:r w:rsidRPr="00B150F3">
              <w:rPr>
                <w:rFonts w:ascii="Times New Roman" w:eastAsia="Times New Roman" w:hAnsi="Times New Roman" w:cs="Times New Roman"/>
                <w:b/>
                <w:i/>
                <w:sz w:val="32"/>
                <w:szCs w:val="28"/>
              </w:rPr>
              <w:t>{</w:t>
            </w:r>
          </w:p>
          <w:p w:rsidR="004C483B" w:rsidRPr="00B150F3" w:rsidRDefault="004C483B" w:rsidP="004C483B">
            <w:pPr>
              <w:spacing w:after="0" w:line="173" w:lineRule="atLeast"/>
              <w:textAlignment w:val="baseline"/>
              <w:rPr>
                <w:rFonts w:ascii="Times New Roman" w:eastAsia="Times New Roman" w:hAnsi="Times New Roman" w:cs="Times New Roman"/>
                <w:b/>
                <w:i/>
                <w:sz w:val="32"/>
                <w:szCs w:val="28"/>
              </w:rPr>
            </w:pPr>
            <w:r w:rsidRPr="00B150F3">
              <w:rPr>
                <w:rFonts w:ascii="Times New Roman" w:eastAsia="Times New Roman" w:hAnsi="Times New Roman" w:cs="Times New Roman"/>
                <w:b/>
                <w:i/>
                <w:sz w:val="32"/>
                <w:szCs w:val="28"/>
              </w:rPr>
              <w:t>     public static void main(String args[])     {</w:t>
            </w:r>
          </w:p>
          <w:p w:rsidR="004C483B" w:rsidRPr="00B150F3" w:rsidRDefault="004C483B" w:rsidP="004C483B">
            <w:pPr>
              <w:shd w:val="clear" w:color="auto" w:fill="D9D9D9" w:themeFill="background1" w:themeFillShade="D9"/>
              <w:spacing w:after="0" w:line="173" w:lineRule="atLeast"/>
              <w:textAlignment w:val="baseline"/>
              <w:rPr>
                <w:rFonts w:ascii="Times New Roman" w:eastAsia="Times New Roman" w:hAnsi="Times New Roman" w:cs="Times New Roman"/>
                <w:b/>
                <w:i/>
                <w:sz w:val="32"/>
                <w:szCs w:val="28"/>
              </w:rPr>
            </w:pPr>
            <w:r w:rsidRPr="00B150F3">
              <w:rPr>
                <w:rFonts w:ascii="Times New Roman" w:eastAsia="Times New Roman" w:hAnsi="Times New Roman" w:cs="Times New Roman"/>
                <w:b/>
                <w:i/>
                <w:sz w:val="32"/>
                <w:szCs w:val="28"/>
              </w:rPr>
              <w:t>           //   Date d1 = new Date();   </w:t>
            </w:r>
            <w:r w:rsidRPr="00B150F3">
              <w:rPr>
                <w:rFonts w:ascii="Times New Roman" w:eastAsia="Times New Roman" w:hAnsi="Times New Roman" w:cs="Times New Roman"/>
                <w:b/>
                <w:i/>
                <w:sz w:val="32"/>
                <w:szCs w:val="28"/>
              </w:rPr>
              <w:br/>
              <w:t>         // raises compilation error</w:t>
            </w:r>
          </w:p>
          <w:p w:rsidR="004C483B" w:rsidRPr="00B150F3" w:rsidRDefault="004C483B" w:rsidP="004C483B">
            <w:pPr>
              <w:spacing w:after="0" w:line="173" w:lineRule="atLeast"/>
              <w:textAlignment w:val="baseline"/>
              <w:rPr>
                <w:rFonts w:ascii="Times New Roman" w:eastAsia="Times New Roman" w:hAnsi="Times New Roman" w:cs="Times New Roman"/>
                <w:b/>
                <w:i/>
                <w:sz w:val="32"/>
                <w:szCs w:val="28"/>
              </w:rPr>
            </w:pPr>
            <w:r w:rsidRPr="00B150F3">
              <w:rPr>
                <w:rFonts w:ascii="Times New Roman" w:eastAsia="Times New Roman" w:hAnsi="Times New Roman" w:cs="Times New Roman"/>
                <w:b/>
                <w:i/>
                <w:sz w:val="32"/>
                <w:szCs w:val="28"/>
              </w:rPr>
              <w:t>                </w:t>
            </w:r>
            <w:proofErr w:type="spellStart"/>
            <w:r w:rsidRPr="00B150F3">
              <w:rPr>
                <w:rFonts w:ascii="Times New Roman" w:eastAsia="Times New Roman" w:hAnsi="Times New Roman" w:cs="Times New Roman"/>
                <w:b/>
                <w:i/>
                <w:sz w:val="32"/>
                <w:szCs w:val="28"/>
              </w:rPr>
              <w:t>java.util.Date</w:t>
            </w:r>
            <w:proofErr w:type="spellEnd"/>
            <w:r w:rsidRPr="00B150F3">
              <w:rPr>
                <w:rFonts w:ascii="Times New Roman" w:eastAsia="Times New Roman" w:hAnsi="Times New Roman" w:cs="Times New Roman"/>
                <w:b/>
                <w:i/>
                <w:sz w:val="32"/>
                <w:szCs w:val="28"/>
              </w:rPr>
              <w:t xml:space="preserve"> d1 = new </w:t>
            </w:r>
            <w:proofErr w:type="spellStart"/>
            <w:r w:rsidRPr="00B150F3">
              <w:rPr>
                <w:rFonts w:ascii="Times New Roman" w:eastAsia="Times New Roman" w:hAnsi="Times New Roman" w:cs="Times New Roman"/>
                <w:b/>
                <w:i/>
                <w:sz w:val="32"/>
                <w:szCs w:val="28"/>
              </w:rPr>
              <w:t>java.util.Date</w:t>
            </w:r>
            <w:proofErr w:type="spellEnd"/>
            <w:r w:rsidRPr="00B150F3">
              <w:rPr>
                <w:rFonts w:ascii="Times New Roman" w:eastAsia="Times New Roman" w:hAnsi="Times New Roman" w:cs="Times New Roman"/>
                <w:b/>
                <w:i/>
                <w:sz w:val="32"/>
                <w:szCs w:val="28"/>
              </w:rPr>
              <w:t xml:space="preserve">(); </w:t>
            </w:r>
          </w:p>
          <w:p w:rsidR="004C483B" w:rsidRPr="00B150F3" w:rsidRDefault="004C483B" w:rsidP="004C483B">
            <w:pPr>
              <w:spacing w:after="0" w:line="173" w:lineRule="atLeast"/>
              <w:textAlignment w:val="baseline"/>
              <w:rPr>
                <w:rFonts w:ascii="Times New Roman" w:eastAsia="Times New Roman" w:hAnsi="Times New Roman" w:cs="Times New Roman"/>
                <w:b/>
                <w:i/>
                <w:sz w:val="32"/>
                <w:szCs w:val="28"/>
              </w:rPr>
            </w:pPr>
            <w:r w:rsidRPr="00B150F3">
              <w:rPr>
                <w:rFonts w:ascii="Times New Roman" w:eastAsia="Times New Roman" w:hAnsi="Times New Roman" w:cs="Times New Roman"/>
                <w:b/>
                <w:i/>
                <w:sz w:val="32"/>
                <w:szCs w:val="28"/>
              </w:rPr>
              <w:t xml:space="preserve">       // no error</w:t>
            </w:r>
          </w:p>
          <w:p w:rsidR="004C483B" w:rsidRPr="00B150F3" w:rsidRDefault="004C483B" w:rsidP="004C483B">
            <w:pPr>
              <w:spacing w:after="0" w:line="173" w:lineRule="atLeast"/>
              <w:textAlignment w:val="baseline"/>
              <w:rPr>
                <w:rFonts w:ascii="Times New Roman" w:eastAsia="Times New Roman" w:hAnsi="Times New Roman" w:cs="Times New Roman"/>
                <w:b/>
                <w:i/>
                <w:sz w:val="32"/>
                <w:szCs w:val="28"/>
              </w:rPr>
            </w:pPr>
            <w:r w:rsidRPr="00B150F3">
              <w:rPr>
                <w:rFonts w:ascii="Times New Roman" w:eastAsia="Times New Roman" w:hAnsi="Times New Roman" w:cs="Times New Roman"/>
                <w:b/>
                <w:i/>
                <w:sz w:val="32"/>
                <w:szCs w:val="28"/>
              </w:rPr>
              <w:t>                </w:t>
            </w:r>
            <w:proofErr w:type="spellStart"/>
            <w:r w:rsidRPr="00B150F3">
              <w:rPr>
                <w:rFonts w:ascii="Times New Roman" w:eastAsia="Times New Roman" w:hAnsi="Times New Roman" w:cs="Times New Roman"/>
                <w:b/>
                <w:i/>
                <w:sz w:val="32"/>
                <w:szCs w:val="28"/>
              </w:rPr>
              <w:t>System.out.println</w:t>
            </w:r>
            <w:proofErr w:type="spellEnd"/>
            <w:r w:rsidRPr="00B150F3">
              <w:rPr>
                <w:rFonts w:ascii="Times New Roman" w:eastAsia="Times New Roman" w:hAnsi="Times New Roman" w:cs="Times New Roman"/>
                <w:b/>
                <w:i/>
                <w:sz w:val="32"/>
                <w:szCs w:val="28"/>
              </w:rPr>
              <w:t>("Today is: " + d1);</w:t>
            </w:r>
          </w:p>
          <w:p w:rsidR="004C483B" w:rsidRPr="00B150F3" w:rsidRDefault="004C483B" w:rsidP="004C483B">
            <w:pPr>
              <w:spacing w:after="0" w:line="173" w:lineRule="atLeast"/>
              <w:textAlignment w:val="baseline"/>
              <w:rPr>
                <w:rFonts w:ascii="Times New Roman" w:eastAsia="Times New Roman" w:hAnsi="Times New Roman" w:cs="Times New Roman"/>
                <w:b/>
                <w:i/>
                <w:sz w:val="32"/>
                <w:szCs w:val="28"/>
              </w:rPr>
            </w:pPr>
            <w:r w:rsidRPr="00B150F3">
              <w:rPr>
                <w:rFonts w:ascii="Times New Roman" w:eastAsia="Times New Roman" w:hAnsi="Times New Roman" w:cs="Times New Roman"/>
                <w:b/>
                <w:i/>
                <w:sz w:val="32"/>
                <w:szCs w:val="28"/>
              </w:rPr>
              <w:t>      }</w:t>
            </w:r>
          </w:p>
          <w:p w:rsidR="004C483B" w:rsidRPr="00B150F3" w:rsidRDefault="004C483B" w:rsidP="004C483B">
            <w:pPr>
              <w:pBdr>
                <w:bottom w:val="double" w:sz="6" w:space="1" w:color="auto"/>
              </w:pBdr>
              <w:spacing w:after="0" w:line="173" w:lineRule="atLeast"/>
              <w:textAlignment w:val="baseline"/>
              <w:rPr>
                <w:rFonts w:ascii="Times New Roman" w:eastAsia="Times New Roman" w:hAnsi="Times New Roman" w:cs="Times New Roman"/>
                <w:b/>
                <w:i/>
                <w:sz w:val="32"/>
                <w:szCs w:val="28"/>
              </w:rPr>
            </w:pPr>
            <w:r w:rsidRPr="00B150F3">
              <w:rPr>
                <w:rFonts w:ascii="Times New Roman" w:eastAsia="Times New Roman" w:hAnsi="Times New Roman" w:cs="Times New Roman"/>
                <w:b/>
                <w:i/>
                <w:sz w:val="32"/>
                <w:szCs w:val="28"/>
              </w:rPr>
              <w:t>}</w:t>
            </w:r>
          </w:p>
          <w:p w:rsidR="00903C9C" w:rsidRPr="00B150F3" w:rsidRDefault="00903C9C" w:rsidP="004C483B">
            <w:pPr>
              <w:spacing w:after="0" w:line="173" w:lineRule="atLeast"/>
              <w:textAlignment w:val="baseline"/>
              <w:rPr>
                <w:rFonts w:ascii="Times New Roman" w:eastAsia="Times New Roman" w:hAnsi="Times New Roman" w:cs="Times New Roman"/>
                <w:b/>
                <w:i/>
                <w:sz w:val="32"/>
                <w:szCs w:val="28"/>
              </w:rPr>
            </w:pPr>
          </w:p>
        </w:tc>
      </w:tr>
    </w:tbl>
    <w:p w:rsidR="00F02465" w:rsidRPr="00B150F3" w:rsidRDefault="00F02465" w:rsidP="00F02465">
      <w:pPr>
        <w:pStyle w:val="Heading6"/>
        <w:shd w:val="clear" w:color="auto" w:fill="FFFFFF"/>
        <w:spacing w:before="0" w:line="276" w:lineRule="atLeast"/>
        <w:textAlignment w:val="baseline"/>
        <w:rPr>
          <w:rFonts w:ascii="Times New Roman" w:hAnsi="Times New Roman" w:cs="Times New Roman"/>
          <w:b/>
          <w:color w:val="auto"/>
          <w:sz w:val="36"/>
          <w:szCs w:val="28"/>
          <w:u w:val="single"/>
        </w:rPr>
      </w:pPr>
      <w:r w:rsidRPr="00B150F3">
        <w:rPr>
          <w:rFonts w:ascii="Times New Roman" w:hAnsi="Times New Roman" w:cs="Times New Roman"/>
          <w:b/>
          <w:color w:val="auto"/>
          <w:sz w:val="36"/>
          <w:szCs w:val="28"/>
          <w:u w:val="single"/>
        </w:rPr>
        <w:t xml:space="preserve">Java Class Libraries </w:t>
      </w:r>
      <w:proofErr w:type="gramStart"/>
      <w:r w:rsidRPr="00B150F3">
        <w:rPr>
          <w:rFonts w:ascii="Times New Roman" w:hAnsi="Times New Roman" w:cs="Times New Roman"/>
          <w:b/>
          <w:color w:val="auto"/>
          <w:sz w:val="36"/>
          <w:szCs w:val="28"/>
          <w:u w:val="single"/>
        </w:rPr>
        <w:t>– :</w:t>
      </w:r>
      <w:proofErr w:type="gramEnd"/>
      <w:r w:rsidRPr="00B150F3">
        <w:rPr>
          <w:rFonts w:ascii="Times New Roman" w:hAnsi="Times New Roman" w:cs="Times New Roman"/>
          <w:b/>
          <w:color w:val="auto"/>
          <w:sz w:val="36"/>
          <w:szCs w:val="28"/>
          <w:u w:val="single"/>
        </w:rPr>
        <w:t xml:space="preserve"> Predefined Packages Java API</w:t>
      </w:r>
    </w:p>
    <w:p w:rsidR="00F02465" w:rsidRPr="00B150F3" w:rsidRDefault="00F02465" w:rsidP="00F02465">
      <w:pPr>
        <w:pStyle w:val="NormalWeb"/>
        <w:shd w:val="clear" w:color="auto" w:fill="FFFFFF"/>
        <w:spacing w:before="0" w:beforeAutospacing="0" w:after="0" w:afterAutospacing="0" w:line="276" w:lineRule="atLeast"/>
        <w:ind w:firstLine="720"/>
        <w:textAlignment w:val="baseline"/>
        <w:rPr>
          <w:sz w:val="28"/>
          <w:szCs w:val="28"/>
        </w:rPr>
      </w:pPr>
      <w:r w:rsidRPr="00B150F3">
        <w:rPr>
          <w:sz w:val="28"/>
          <w:szCs w:val="28"/>
        </w:rPr>
        <w:t xml:space="preserve"> All the classes and interfaces that come with the installation of JDK are put together are known as</w:t>
      </w:r>
      <w:r w:rsidRPr="00B150F3">
        <w:rPr>
          <w:rStyle w:val="apple-converted-space"/>
          <w:sz w:val="28"/>
          <w:szCs w:val="28"/>
        </w:rPr>
        <w:t> </w:t>
      </w:r>
      <w:r w:rsidRPr="00B150F3">
        <w:rPr>
          <w:rStyle w:val="Strong"/>
          <w:rFonts w:eastAsiaTheme="majorEastAsia"/>
          <w:sz w:val="28"/>
          <w:szCs w:val="28"/>
          <w:bdr w:val="none" w:sz="0" w:space="0" w:color="auto" w:frame="1"/>
        </w:rPr>
        <w:t>Java API (Application Programming Interface</w:t>
      </w:r>
      <w:r w:rsidRPr="00B150F3">
        <w:rPr>
          <w:sz w:val="28"/>
          <w:szCs w:val="28"/>
        </w:rPr>
        <w:t>). All the Java API packages are prefixed with</w:t>
      </w:r>
      <w:r w:rsidRPr="00B150F3">
        <w:rPr>
          <w:rStyle w:val="apple-converted-space"/>
          <w:sz w:val="28"/>
          <w:szCs w:val="28"/>
        </w:rPr>
        <w:t> </w:t>
      </w:r>
      <w:r w:rsidRPr="00B150F3">
        <w:rPr>
          <w:rStyle w:val="Strong"/>
          <w:rFonts w:eastAsiaTheme="majorEastAsia"/>
          <w:sz w:val="28"/>
          <w:szCs w:val="28"/>
          <w:bdr w:val="none" w:sz="0" w:space="0" w:color="auto" w:frame="1"/>
        </w:rPr>
        <w:t>jav</w:t>
      </w:r>
      <w:r w:rsidRPr="00B150F3">
        <w:rPr>
          <w:sz w:val="28"/>
          <w:szCs w:val="28"/>
        </w:rPr>
        <w:t>a or</w:t>
      </w:r>
      <w:r w:rsidRPr="00B150F3">
        <w:rPr>
          <w:rStyle w:val="apple-converted-space"/>
          <w:sz w:val="28"/>
          <w:szCs w:val="28"/>
        </w:rPr>
        <w:t> </w:t>
      </w:r>
      <w:proofErr w:type="spellStart"/>
      <w:r w:rsidRPr="00B150F3">
        <w:rPr>
          <w:rStyle w:val="Strong"/>
          <w:rFonts w:eastAsiaTheme="majorEastAsia"/>
          <w:sz w:val="28"/>
          <w:szCs w:val="28"/>
          <w:bdr w:val="none" w:sz="0" w:space="0" w:color="auto" w:frame="1"/>
        </w:rPr>
        <w:t>javax</w:t>
      </w:r>
      <w:proofErr w:type="spellEnd"/>
      <w:r w:rsidRPr="00B150F3">
        <w:rPr>
          <w:sz w:val="28"/>
          <w:szCs w:val="28"/>
        </w:rPr>
        <w:t>. Following table gives some important packages, a few prominent classes and their functionality.</w:t>
      </w:r>
    </w:p>
    <w:p w:rsidR="00F02465" w:rsidRPr="00B150F3" w:rsidRDefault="00F02465" w:rsidP="00F02465">
      <w:pPr>
        <w:pStyle w:val="Heading6"/>
        <w:shd w:val="clear" w:color="auto" w:fill="FFFFFF"/>
        <w:spacing w:before="0" w:line="276" w:lineRule="atLeast"/>
        <w:textAlignment w:val="baseline"/>
        <w:rPr>
          <w:rFonts w:ascii="Times New Roman" w:hAnsi="Times New Roman" w:cs="Times New Roman"/>
          <w:color w:val="auto"/>
          <w:sz w:val="28"/>
          <w:szCs w:val="28"/>
        </w:rPr>
      </w:pPr>
      <w:r w:rsidRPr="00B150F3">
        <w:rPr>
          <w:rFonts w:ascii="Times New Roman" w:hAnsi="Times New Roman" w:cs="Times New Roman"/>
          <w:color w:val="auto"/>
          <w:sz w:val="28"/>
          <w:szCs w:val="28"/>
        </w:rPr>
        <w:t>Following table gives frequently used Predefined Packages Java supports</w:t>
      </w:r>
    </w:p>
    <w:p w:rsidR="00F02465" w:rsidRPr="00B150F3" w:rsidRDefault="00F02465" w:rsidP="00F02465">
      <w:pPr>
        <w:pStyle w:val="NormalWeb"/>
        <w:shd w:val="clear" w:color="auto" w:fill="FFFFFF"/>
        <w:spacing w:before="0" w:beforeAutospacing="0" w:after="173" w:afterAutospacing="0" w:line="276" w:lineRule="atLeast"/>
        <w:textAlignment w:val="baseline"/>
        <w:rPr>
          <w:sz w:val="28"/>
          <w:szCs w:val="28"/>
        </w:rPr>
      </w:pPr>
      <w:r w:rsidRPr="00B150F3">
        <w:rPr>
          <w:sz w:val="28"/>
          <w:szCs w:val="28"/>
        </w:rPr>
        <w:t xml:space="preserve">Random, Date, </w:t>
      </w:r>
      <w:proofErr w:type="spellStart"/>
      <w:r w:rsidRPr="00B150F3">
        <w:rPr>
          <w:sz w:val="28"/>
          <w:szCs w:val="28"/>
        </w:rPr>
        <w:t>GregorianCalendar</w:t>
      </w:r>
      <w:proofErr w:type="spellEnd"/>
      <w:r w:rsidRPr="00B150F3">
        <w:rPr>
          <w:sz w:val="28"/>
          <w:szCs w:val="28"/>
        </w:rPr>
        <w:t xml:space="preserve"> and the DS like Stack</w:t>
      </w:r>
      <w:proofErr w:type="gramStart"/>
      <w:r w:rsidRPr="00B150F3">
        <w:rPr>
          <w:sz w:val="28"/>
          <w:szCs w:val="28"/>
        </w:rPr>
        <w:t>,</w:t>
      </w:r>
      <w:proofErr w:type="gramEnd"/>
      <w:r w:rsidRPr="00B150F3">
        <w:rPr>
          <w:sz w:val="28"/>
          <w:szCs w:val="28"/>
        </w:rPr>
        <w:br/>
        <w:t xml:space="preserve">Vector, </w:t>
      </w:r>
      <w:proofErr w:type="spellStart"/>
      <w:r w:rsidRPr="00B150F3">
        <w:rPr>
          <w:sz w:val="28"/>
          <w:szCs w:val="28"/>
        </w:rPr>
        <w:t>LinkedList</w:t>
      </w:r>
      <w:proofErr w:type="spellEnd"/>
      <w:r w:rsidRPr="00B150F3">
        <w:rPr>
          <w:sz w:val="28"/>
          <w:szCs w:val="28"/>
        </w:rPr>
        <w:t xml:space="preserve">, </w:t>
      </w:r>
      <w:proofErr w:type="spellStart"/>
      <w:r w:rsidRPr="00B150F3">
        <w:rPr>
          <w:sz w:val="28"/>
          <w:szCs w:val="28"/>
        </w:rPr>
        <w:t>HashMap</w:t>
      </w:r>
      <w:proofErr w:type="spellEnd"/>
      <w:r w:rsidRPr="00B150F3">
        <w:rPr>
          <w:sz w:val="28"/>
          <w:szCs w:val="28"/>
        </w:rPr>
        <w:t xml:space="preserve"> etc.</w:t>
      </w:r>
    </w:p>
    <w:tbl>
      <w:tblPr>
        <w:tblW w:w="9596" w:type="dxa"/>
        <w:tblCellSpacing w:w="15"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024"/>
        <w:gridCol w:w="3656"/>
        <w:gridCol w:w="3916"/>
      </w:tblGrid>
      <w:tr w:rsidR="00073188" w:rsidRPr="00B150F3" w:rsidTr="004B651E">
        <w:trPr>
          <w:trHeight w:val="223"/>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caps/>
                <w:sz w:val="28"/>
                <w:szCs w:val="28"/>
              </w:rPr>
            </w:pPr>
            <w:r w:rsidRPr="00B150F3">
              <w:rPr>
                <w:rFonts w:ascii="Times New Roman" w:hAnsi="Times New Roman" w:cs="Times New Roman"/>
                <w:caps/>
                <w:sz w:val="28"/>
                <w:szCs w:val="28"/>
              </w:rPr>
              <w:t>PACKAGE NAME</w:t>
            </w:r>
          </w:p>
        </w:tc>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caps/>
                <w:sz w:val="28"/>
                <w:szCs w:val="28"/>
              </w:rPr>
            </w:pPr>
            <w:r w:rsidRPr="00B150F3">
              <w:rPr>
                <w:rFonts w:ascii="Times New Roman" w:hAnsi="Times New Roman" w:cs="Times New Roman"/>
                <w:caps/>
                <w:sz w:val="28"/>
                <w:szCs w:val="28"/>
              </w:rPr>
              <w:t>EXAMPLE CLASSES</w:t>
            </w:r>
          </w:p>
        </w:tc>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caps/>
                <w:sz w:val="28"/>
                <w:szCs w:val="28"/>
              </w:rPr>
            </w:pPr>
            <w:r w:rsidRPr="00B150F3">
              <w:rPr>
                <w:rFonts w:ascii="Times New Roman" w:hAnsi="Times New Roman" w:cs="Times New Roman"/>
                <w:caps/>
                <w:sz w:val="28"/>
                <w:szCs w:val="28"/>
              </w:rPr>
              <w:t>FUNCTIONALITY (PURPOSE)</w:t>
            </w:r>
          </w:p>
        </w:tc>
      </w:tr>
      <w:tr w:rsidR="00073188" w:rsidRPr="00B150F3" w:rsidTr="004B651E">
        <w:trPr>
          <w:trHeight w:val="223"/>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b/>
                <w:sz w:val="28"/>
                <w:szCs w:val="28"/>
              </w:rPr>
            </w:pPr>
            <w:proofErr w:type="spellStart"/>
            <w:r w:rsidRPr="00B150F3">
              <w:rPr>
                <w:rFonts w:ascii="Times New Roman" w:hAnsi="Times New Roman" w:cs="Times New Roman"/>
                <w:b/>
                <w:sz w:val="28"/>
                <w:szCs w:val="28"/>
              </w:rPr>
              <w:t>java.lang</w:t>
            </w:r>
            <w:proofErr w:type="spellEnd"/>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System, String, Object, Thread, Exception etc.</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These classes are indispensable for every Java program. For this reason, even if this package is not imported, JVM automatically imports.</w:t>
            </w:r>
          </w:p>
        </w:tc>
      </w:tr>
      <w:tr w:rsidR="00073188" w:rsidRPr="00B150F3" w:rsidTr="004B651E">
        <w:trPr>
          <w:trHeight w:val="223"/>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b/>
                <w:sz w:val="28"/>
                <w:szCs w:val="28"/>
              </w:rPr>
            </w:pPr>
            <w:proofErr w:type="spellStart"/>
            <w:r w:rsidRPr="00B150F3">
              <w:rPr>
                <w:rFonts w:ascii="Times New Roman" w:hAnsi="Times New Roman" w:cs="Times New Roman"/>
                <w:b/>
                <w:sz w:val="28"/>
                <w:szCs w:val="28"/>
              </w:rPr>
              <w:t>java.util</w:t>
            </w:r>
            <w:proofErr w:type="spellEnd"/>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 xml:space="preserve">These are called as utility </w:t>
            </w:r>
            <w:r w:rsidRPr="00B150F3">
              <w:rPr>
                <w:rFonts w:ascii="Times New Roman" w:hAnsi="Times New Roman" w:cs="Times New Roman"/>
                <w:sz w:val="28"/>
                <w:szCs w:val="28"/>
              </w:rPr>
              <w:lastRenderedPageBreak/>
              <w:t>(service) classes and are used very frequently in coding.</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p>
        </w:tc>
      </w:tr>
      <w:tr w:rsidR="00073188" w:rsidRPr="00B150F3" w:rsidTr="004B651E">
        <w:trPr>
          <w:trHeight w:val="223"/>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b/>
                <w:sz w:val="28"/>
                <w:szCs w:val="28"/>
              </w:rPr>
            </w:pPr>
            <w:r w:rsidRPr="00B150F3">
              <w:rPr>
                <w:rFonts w:ascii="Times New Roman" w:hAnsi="Times New Roman" w:cs="Times New Roman"/>
                <w:b/>
                <w:sz w:val="28"/>
                <w:szCs w:val="28"/>
              </w:rPr>
              <w:lastRenderedPageBreak/>
              <w:t>java.io</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proofErr w:type="spellStart"/>
            <w:r w:rsidRPr="00B150F3">
              <w:rPr>
                <w:rFonts w:ascii="Times New Roman" w:hAnsi="Times New Roman" w:cs="Times New Roman"/>
                <w:sz w:val="28"/>
                <w:szCs w:val="28"/>
              </w:rPr>
              <w:t>FileInputStream</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FileOutputStream</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FileReader</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FileWriter</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RandomAccessFile</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BufferedReader</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BufferedWriter</w:t>
            </w:r>
            <w:proofErr w:type="spellEnd"/>
            <w:r w:rsidRPr="00B150F3">
              <w:rPr>
                <w:rFonts w:ascii="Times New Roman" w:hAnsi="Times New Roman" w:cs="Times New Roman"/>
                <w:sz w:val="28"/>
                <w:szCs w:val="28"/>
              </w:rPr>
              <w:t xml:space="preserve"> etc.</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These classes are used in all I/O operations including keyboard input.</w:t>
            </w:r>
          </w:p>
        </w:tc>
      </w:tr>
      <w:tr w:rsidR="00073188" w:rsidRPr="00B150F3" w:rsidTr="004B651E">
        <w:trPr>
          <w:trHeight w:val="223"/>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b/>
                <w:sz w:val="28"/>
                <w:szCs w:val="28"/>
              </w:rPr>
            </w:pPr>
            <w:r w:rsidRPr="00B150F3">
              <w:rPr>
                <w:rFonts w:ascii="Times New Roman" w:hAnsi="Times New Roman" w:cs="Times New Roman"/>
                <w:b/>
                <w:sz w:val="28"/>
                <w:szCs w:val="28"/>
              </w:rPr>
              <w:t>java.net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 xml:space="preserve">URL, </w:t>
            </w:r>
            <w:proofErr w:type="spellStart"/>
            <w:r w:rsidRPr="00B150F3">
              <w:rPr>
                <w:rFonts w:ascii="Times New Roman" w:hAnsi="Times New Roman" w:cs="Times New Roman"/>
                <w:sz w:val="28"/>
                <w:szCs w:val="28"/>
              </w:rPr>
              <w:t>ServerSocket</w:t>
            </w:r>
            <w:proofErr w:type="spellEnd"/>
            <w:r w:rsidRPr="00B150F3">
              <w:rPr>
                <w:rFonts w:ascii="Times New Roman" w:hAnsi="Times New Roman" w:cs="Times New Roman"/>
                <w:sz w:val="28"/>
                <w:szCs w:val="28"/>
              </w:rPr>
              <w:t xml:space="preserve">, Socket, </w:t>
            </w:r>
            <w:proofErr w:type="spellStart"/>
            <w:r w:rsidRPr="00B150F3">
              <w:rPr>
                <w:rFonts w:ascii="Times New Roman" w:hAnsi="Times New Roman" w:cs="Times New Roman"/>
                <w:sz w:val="28"/>
                <w:szCs w:val="28"/>
              </w:rPr>
              <w:t>DatagramPacket</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DatagramSocket</w:t>
            </w:r>
            <w:proofErr w:type="spellEnd"/>
            <w:r w:rsidRPr="00B150F3">
              <w:rPr>
                <w:rFonts w:ascii="Times New Roman" w:hAnsi="Times New Roman" w:cs="Times New Roman"/>
                <w:sz w:val="28"/>
                <w:szCs w:val="28"/>
              </w:rPr>
              <w:t xml:space="preserve"> etc.</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Useful for writing socket programming (LAN communication).</w:t>
            </w:r>
          </w:p>
        </w:tc>
      </w:tr>
      <w:tr w:rsidR="00073188" w:rsidRPr="00B150F3" w:rsidTr="004B651E">
        <w:trPr>
          <w:trHeight w:val="223"/>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b/>
                <w:sz w:val="28"/>
                <w:szCs w:val="28"/>
              </w:rPr>
            </w:pPr>
            <w:proofErr w:type="spellStart"/>
            <w:r w:rsidRPr="00B150F3">
              <w:rPr>
                <w:rFonts w:ascii="Times New Roman" w:hAnsi="Times New Roman" w:cs="Times New Roman"/>
                <w:b/>
                <w:sz w:val="28"/>
                <w:szCs w:val="28"/>
              </w:rPr>
              <w:t>java.applet</w:t>
            </w:r>
            <w:proofErr w:type="spellEnd"/>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proofErr w:type="spellStart"/>
            <w:r w:rsidRPr="00B150F3">
              <w:rPr>
                <w:rFonts w:ascii="Times New Roman" w:hAnsi="Times New Roman" w:cs="Times New Roman"/>
                <w:sz w:val="28"/>
                <w:szCs w:val="28"/>
              </w:rPr>
              <w:t>AppletContext</w:t>
            </w:r>
            <w:proofErr w:type="spellEnd"/>
            <w:r w:rsidRPr="00B150F3">
              <w:rPr>
                <w:rFonts w:ascii="Times New Roman" w:hAnsi="Times New Roman" w:cs="Times New Roman"/>
                <w:sz w:val="28"/>
                <w:szCs w:val="28"/>
              </w:rPr>
              <w:t xml:space="preserve">, Applet, </w:t>
            </w:r>
            <w:proofErr w:type="spellStart"/>
            <w:r w:rsidRPr="00B150F3">
              <w:rPr>
                <w:rFonts w:ascii="Times New Roman" w:hAnsi="Times New Roman" w:cs="Times New Roman"/>
                <w:sz w:val="28"/>
                <w:szCs w:val="28"/>
              </w:rPr>
              <w:t>AudioStub</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AudioClip</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etc</w:t>
            </w:r>
            <w:proofErr w:type="spellEnd"/>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Required for developing applets that participate on client-side in Internet (Web) programming.</w:t>
            </w:r>
          </w:p>
        </w:tc>
      </w:tr>
      <w:tr w:rsidR="00073188" w:rsidRPr="00B150F3" w:rsidTr="004B651E">
        <w:trPr>
          <w:trHeight w:val="223"/>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b/>
                <w:sz w:val="28"/>
                <w:szCs w:val="28"/>
              </w:rPr>
            </w:pPr>
            <w:proofErr w:type="spellStart"/>
            <w:r w:rsidRPr="00B150F3">
              <w:rPr>
                <w:rFonts w:ascii="Times New Roman" w:hAnsi="Times New Roman" w:cs="Times New Roman"/>
                <w:b/>
                <w:sz w:val="28"/>
                <w:szCs w:val="28"/>
              </w:rPr>
              <w:t>java.awt</w:t>
            </w:r>
            <w:proofErr w:type="spellEnd"/>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 xml:space="preserve">Button, Choice, </w:t>
            </w:r>
            <w:proofErr w:type="spellStart"/>
            <w:r w:rsidRPr="00B150F3">
              <w:rPr>
                <w:rFonts w:ascii="Times New Roman" w:hAnsi="Times New Roman" w:cs="Times New Roman"/>
                <w:sz w:val="28"/>
                <w:szCs w:val="28"/>
              </w:rPr>
              <w:t>TextField</w:t>
            </w:r>
            <w:proofErr w:type="spellEnd"/>
            <w:r w:rsidRPr="00B150F3">
              <w:rPr>
                <w:rFonts w:ascii="Times New Roman" w:hAnsi="Times New Roman" w:cs="Times New Roman"/>
                <w:sz w:val="28"/>
                <w:szCs w:val="28"/>
              </w:rPr>
              <w:t>, Frame, List, Checkbox etc.</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Essential for developing GUI applications.</w:t>
            </w:r>
          </w:p>
        </w:tc>
      </w:tr>
      <w:tr w:rsidR="00073188" w:rsidRPr="00B150F3" w:rsidTr="004B651E">
        <w:trPr>
          <w:trHeight w:val="223"/>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b/>
                <w:sz w:val="28"/>
                <w:szCs w:val="28"/>
              </w:rPr>
            </w:pPr>
            <w:proofErr w:type="spellStart"/>
            <w:r w:rsidRPr="00B150F3">
              <w:rPr>
                <w:rFonts w:ascii="Times New Roman" w:hAnsi="Times New Roman" w:cs="Times New Roman"/>
                <w:b/>
                <w:sz w:val="28"/>
                <w:szCs w:val="28"/>
              </w:rPr>
              <w:t>java.awt.event</w:t>
            </w:r>
            <w:proofErr w:type="spellEnd"/>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proofErr w:type="spellStart"/>
            <w:r w:rsidRPr="00B150F3">
              <w:rPr>
                <w:rFonts w:ascii="Times New Roman" w:hAnsi="Times New Roman" w:cs="Times New Roman"/>
                <w:sz w:val="28"/>
                <w:szCs w:val="28"/>
              </w:rPr>
              <w:t>MouseListener</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ActionListener</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ActionEvent</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WindowAdapter</w:t>
            </w:r>
            <w:proofErr w:type="spellEnd"/>
            <w:r w:rsidRPr="00B150F3">
              <w:rPr>
                <w:rFonts w:ascii="Times New Roman" w:hAnsi="Times New Roman" w:cs="Times New Roman"/>
                <w:sz w:val="28"/>
                <w:szCs w:val="28"/>
              </w:rPr>
              <w:t xml:space="preserve"> etc.</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Without these classes, it is impossible to handle events generated by GUI components</w:t>
            </w:r>
          </w:p>
        </w:tc>
      </w:tr>
      <w:tr w:rsidR="00073188" w:rsidRPr="00B150F3" w:rsidTr="004B651E">
        <w:trPr>
          <w:trHeight w:val="2317"/>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b/>
                <w:sz w:val="28"/>
                <w:szCs w:val="28"/>
              </w:rPr>
            </w:pPr>
            <w:proofErr w:type="spellStart"/>
            <w:r w:rsidRPr="00B150F3">
              <w:rPr>
                <w:rFonts w:ascii="Times New Roman" w:hAnsi="Times New Roman" w:cs="Times New Roman"/>
                <w:b/>
                <w:sz w:val="28"/>
                <w:szCs w:val="28"/>
              </w:rPr>
              <w:t>java.sql</w:t>
            </w:r>
            <w:proofErr w:type="spellEnd"/>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proofErr w:type="spellStart"/>
            <w:r w:rsidRPr="00B150F3">
              <w:rPr>
                <w:rFonts w:ascii="Times New Roman" w:hAnsi="Times New Roman" w:cs="Times New Roman"/>
                <w:sz w:val="28"/>
                <w:szCs w:val="28"/>
              </w:rPr>
              <w:t>DriverManager</w:t>
            </w:r>
            <w:proofErr w:type="spellEnd"/>
            <w:r w:rsidRPr="00B150F3">
              <w:rPr>
                <w:rFonts w:ascii="Times New Roman" w:hAnsi="Times New Roman" w:cs="Times New Roman"/>
                <w:sz w:val="28"/>
                <w:szCs w:val="28"/>
              </w:rPr>
              <w:t xml:space="preserve">, Statement, Connection, </w:t>
            </w:r>
            <w:proofErr w:type="spellStart"/>
            <w:r w:rsidRPr="00B150F3">
              <w:rPr>
                <w:rFonts w:ascii="Times New Roman" w:hAnsi="Times New Roman" w:cs="Times New Roman"/>
                <w:sz w:val="28"/>
                <w:szCs w:val="28"/>
              </w:rPr>
              <w:t>ResultSet</w:t>
            </w:r>
            <w:proofErr w:type="spellEnd"/>
            <w:r w:rsidRPr="00B150F3">
              <w:rPr>
                <w:rFonts w:ascii="Times New Roman" w:hAnsi="Times New Roman" w:cs="Times New Roman"/>
                <w:sz w:val="28"/>
                <w:szCs w:val="28"/>
              </w:rPr>
              <w:t xml:space="preserve"> </w:t>
            </w:r>
            <w:proofErr w:type="spellStart"/>
            <w:r w:rsidRPr="00B150F3">
              <w:rPr>
                <w:rFonts w:ascii="Times New Roman" w:hAnsi="Times New Roman" w:cs="Times New Roman"/>
                <w:sz w:val="28"/>
                <w:szCs w:val="28"/>
              </w:rPr>
              <w:t>etc</w:t>
            </w:r>
            <w:proofErr w:type="spellEnd"/>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F02465" w:rsidRPr="00B150F3" w:rsidRDefault="00F02465">
            <w:pPr>
              <w:spacing w:line="276" w:lineRule="atLeast"/>
              <w:rPr>
                <w:rFonts w:ascii="Times New Roman" w:hAnsi="Times New Roman" w:cs="Times New Roman"/>
                <w:sz w:val="28"/>
                <w:szCs w:val="28"/>
              </w:rPr>
            </w:pPr>
            <w:r w:rsidRPr="00B150F3">
              <w:rPr>
                <w:rFonts w:ascii="Times New Roman" w:hAnsi="Times New Roman" w:cs="Times New Roman"/>
                <w:sz w:val="28"/>
                <w:szCs w:val="28"/>
              </w:rPr>
              <w:t>Required for database access in JDBC applications.</w:t>
            </w:r>
          </w:p>
        </w:tc>
      </w:tr>
    </w:tbl>
    <w:p w:rsidR="004C483B" w:rsidRPr="00B150F3" w:rsidRDefault="00F02465" w:rsidP="000A3E37">
      <w:pPr>
        <w:shd w:val="clear" w:color="auto" w:fill="FFFFFF"/>
        <w:spacing w:line="276" w:lineRule="atLeast"/>
        <w:ind w:left="720" w:firstLine="720"/>
        <w:rPr>
          <w:rFonts w:ascii="Times New Roman" w:hAnsi="Times New Roman" w:cs="Times New Roman"/>
          <w:b/>
          <w:i/>
          <w:sz w:val="32"/>
          <w:szCs w:val="28"/>
        </w:rPr>
      </w:pPr>
      <w:r w:rsidRPr="00B150F3">
        <w:rPr>
          <w:rFonts w:ascii="Times New Roman" w:hAnsi="Times New Roman" w:cs="Times New Roman"/>
          <w:b/>
          <w:sz w:val="28"/>
          <w:szCs w:val="28"/>
        </w:rPr>
        <w:t xml:space="preserve">Table: Predefined Packages Java </w:t>
      </w:r>
      <w:proofErr w:type="spellStart"/>
      <w:r w:rsidRPr="00B150F3">
        <w:rPr>
          <w:rFonts w:ascii="Times New Roman" w:hAnsi="Times New Roman" w:cs="Times New Roman"/>
          <w:b/>
          <w:sz w:val="28"/>
          <w:szCs w:val="28"/>
        </w:rPr>
        <w:t>Java</w:t>
      </w:r>
      <w:proofErr w:type="spellEnd"/>
      <w:r w:rsidRPr="00B150F3">
        <w:rPr>
          <w:rFonts w:ascii="Times New Roman" w:hAnsi="Times New Roman" w:cs="Times New Roman"/>
          <w:b/>
          <w:sz w:val="28"/>
          <w:szCs w:val="28"/>
        </w:rPr>
        <w:t xml:space="preserve"> API</w:t>
      </w:r>
    </w:p>
    <w:p w:rsidR="000A3E37" w:rsidRPr="00B150F3" w:rsidRDefault="000A3E37">
      <w:pPr>
        <w:rPr>
          <w:rFonts w:ascii="Times New Roman" w:hAnsi="Times New Roman" w:cs="Times New Roman"/>
          <w:b/>
          <w:sz w:val="28"/>
          <w:szCs w:val="28"/>
          <w:shd w:val="clear" w:color="auto" w:fill="FFFFFF"/>
        </w:rPr>
      </w:pPr>
      <w:r w:rsidRPr="00B150F3">
        <w:rPr>
          <w:rFonts w:ascii="Times New Roman" w:hAnsi="Times New Roman" w:cs="Times New Roman"/>
          <w:b/>
          <w:sz w:val="28"/>
          <w:szCs w:val="28"/>
          <w:shd w:val="clear" w:color="auto" w:fill="FFFFFF"/>
        </w:rPr>
        <w:t>What is the difference between Java API package and User-defined packages?</w:t>
      </w:r>
    </w:p>
    <w:p w:rsidR="000A3E37" w:rsidRPr="00B150F3" w:rsidRDefault="000A3E37">
      <w:pPr>
        <w:pBdr>
          <w:bottom w:val="double" w:sz="6" w:space="1" w:color="auto"/>
        </w:pBdr>
        <w:rPr>
          <w:rFonts w:ascii="Times New Roman" w:hAnsi="Times New Roman" w:cs="Times New Roman"/>
          <w:sz w:val="28"/>
          <w:szCs w:val="28"/>
          <w:shd w:val="clear" w:color="auto" w:fill="FFFFFF"/>
        </w:rPr>
      </w:pPr>
      <w:r w:rsidRPr="00B150F3">
        <w:rPr>
          <w:rFonts w:ascii="Times New Roman" w:hAnsi="Times New Roman" w:cs="Times New Roman"/>
          <w:sz w:val="28"/>
          <w:szCs w:val="28"/>
          <w:shd w:val="clear" w:color="auto" w:fill="FFFFFF"/>
        </w:rPr>
        <w:lastRenderedPageBreak/>
        <w:t>Java API comes with JDK installation. User defined, you are creating. Basically, both are packages and classes and methods.</w:t>
      </w:r>
    </w:p>
    <w:p w:rsidR="00B04496" w:rsidRPr="00B150F3" w:rsidRDefault="00B04496" w:rsidP="00B04496">
      <w:pPr>
        <w:pStyle w:val="Heading3"/>
        <w:pBdr>
          <w:bottom w:val="single" w:sz="6" w:space="0" w:color="0075A2"/>
        </w:pBdr>
        <w:spacing w:before="0" w:line="399" w:lineRule="atLeast"/>
        <w:jc w:val="both"/>
        <w:rPr>
          <w:rFonts w:ascii="Times New Roman" w:hAnsi="Times New Roman" w:cs="Times New Roman"/>
          <w:color w:val="auto"/>
          <w:spacing w:val="15"/>
          <w:sz w:val="29"/>
          <w:szCs w:val="29"/>
        </w:rPr>
      </w:pPr>
      <w:r w:rsidRPr="00B150F3">
        <w:rPr>
          <w:rFonts w:ascii="Times New Roman" w:hAnsi="Times New Roman" w:cs="Times New Roman"/>
          <w:color w:val="auto"/>
          <w:spacing w:val="15"/>
          <w:sz w:val="29"/>
          <w:szCs w:val="29"/>
        </w:rPr>
        <w:t>CLASSPATH - For Locating Classes</w:t>
      </w:r>
    </w:p>
    <w:p w:rsidR="00B04496" w:rsidRPr="00B150F3" w:rsidRDefault="00B04496" w:rsidP="00B04496">
      <w:pPr>
        <w:pStyle w:val="NormalWeb"/>
        <w:spacing w:before="0" w:beforeAutospacing="0" w:after="0" w:afterAutospacing="0" w:line="294" w:lineRule="atLeast"/>
        <w:jc w:val="both"/>
        <w:rPr>
          <w:rStyle w:val="HTMLCode"/>
          <w:rFonts w:ascii="Times New Roman" w:hAnsi="Times New Roman" w:cs="Times New Roman"/>
          <w:sz w:val="28"/>
          <w:szCs w:val="28"/>
        </w:rPr>
      </w:pPr>
    </w:p>
    <w:p w:rsidR="00B04496" w:rsidRPr="00B150F3" w:rsidRDefault="00B04496" w:rsidP="00B04496">
      <w:pPr>
        <w:pStyle w:val="NormalWeb"/>
        <w:spacing w:before="0" w:beforeAutospacing="0" w:after="0" w:afterAutospacing="0" w:line="294" w:lineRule="atLeast"/>
        <w:jc w:val="both"/>
        <w:rPr>
          <w:sz w:val="28"/>
          <w:szCs w:val="28"/>
        </w:rPr>
      </w:pPr>
      <w:r w:rsidRPr="00B150F3">
        <w:rPr>
          <w:rStyle w:val="HTMLCode"/>
          <w:rFonts w:ascii="Times New Roman" w:hAnsi="Times New Roman" w:cs="Times New Roman"/>
          <w:sz w:val="28"/>
          <w:szCs w:val="28"/>
        </w:rPr>
        <w:t>CLASSPATH</w:t>
      </w:r>
      <w:r w:rsidRPr="00B150F3">
        <w:rPr>
          <w:rStyle w:val="apple-converted-space"/>
          <w:rFonts w:eastAsiaTheme="majorEastAsia"/>
          <w:sz w:val="28"/>
          <w:szCs w:val="28"/>
        </w:rPr>
        <w:t> </w:t>
      </w:r>
      <w:r w:rsidRPr="00B150F3">
        <w:rPr>
          <w:sz w:val="28"/>
          <w:szCs w:val="28"/>
        </w:rPr>
        <w:t>is an environment variable (i.e., global variables of the operating system available to all the processes) needed for the Java compiler and runtime to locate the Java packages used in a Java program. (Why not call</w:t>
      </w:r>
      <w:r w:rsidRPr="00B150F3">
        <w:rPr>
          <w:rStyle w:val="apple-converted-space"/>
          <w:rFonts w:eastAsiaTheme="majorEastAsia"/>
          <w:sz w:val="28"/>
          <w:szCs w:val="28"/>
        </w:rPr>
        <w:t> </w:t>
      </w:r>
      <w:r w:rsidRPr="00B150F3">
        <w:rPr>
          <w:rStyle w:val="HTMLCode"/>
          <w:rFonts w:ascii="Times New Roman" w:hAnsi="Times New Roman" w:cs="Times New Roman"/>
          <w:sz w:val="28"/>
          <w:szCs w:val="28"/>
        </w:rPr>
        <w:t>PACKAGEPATH</w:t>
      </w:r>
      <w:r w:rsidRPr="00B150F3">
        <w:rPr>
          <w:sz w:val="28"/>
          <w:szCs w:val="28"/>
        </w:rPr>
        <w:t>?) This is similar to another environment variable</w:t>
      </w:r>
      <w:r w:rsidRPr="00B150F3">
        <w:rPr>
          <w:rStyle w:val="apple-converted-space"/>
          <w:rFonts w:eastAsiaTheme="majorEastAsia"/>
          <w:sz w:val="28"/>
          <w:szCs w:val="28"/>
        </w:rPr>
        <w:t> </w:t>
      </w:r>
      <w:r w:rsidRPr="00B150F3">
        <w:rPr>
          <w:rStyle w:val="HTMLCode"/>
          <w:rFonts w:ascii="Times New Roman" w:hAnsi="Times New Roman" w:cs="Times New Roman"/>
          <w:sz w:val="28"/>
          <w:szCs w:val="28"/>
        </w:rPr>
        <w:t>PATH</w:t>
      </w:r>
      <w:r w:rsidRPr="00B150F3">
        <w:rPr>
          <w:sz w:val="28"/>
          <w:szCs w:val="28"/>
        </w:rPr>
        <w:t>, which is used by the CMD shell to find the executable programs.</w:t>
      </w:r>
    </w:p>
    <w:p w:rsidR="00B04496" w:rsidRPr="00B150F3" w:rsidRDefault="00B04496" w:rsidP="00B04496">
      <w:pPr>
        <w:pStyle w:val="NormalWeb"/>
        <w:spacing w:before="0" w:beforeAutospacing="0" w:after="0" w:afterAutospacing="0" w:line="294" w:lineRule="atLeast"/>
        <w:jc w:val="both"/>
        <w:rPr>
          <w:rStyle w:val="HTMLCode"/>
          <w:rFonts w:ascii="Times New Roman" w:hAnsi="Times New Roman" w:cs="Times New Roman"/>
          <w:sz w:val="28"/>
          <w:szCs w:val="28"/>
        </w:rPr>
      </w:pPr>
    </w:p>
    <w:p w:rsidR="00B04496" w:rsidRPr="00B150F3" w:rsidRDefault="00B04496" w:rsidP="00B04496">
      <w:pPr>
        <w:pStyle w:val="NormalWeb"/>
        <w:spacing w:before="0" w:beforeAutospacing="0" w:after="0" w:afterAutospacing="0" w:line="294" w:lineRule="atLeast"/>
        <w:jc w:val="both"/>
        <w:rPr>
          <w:b/>
          <w:sz w:val="28"/>
          <w:szCs w:val="28"/>
          <w:u w:val="single"/>
        </w:rPr>
      </w:pPr>
      <w:r w:rsidRPr="00B150F3">
        <w:rPr>
          <w:rStyle w:val="HTMLCode"/>
          <w:rFonts w:ascii="Times New Roman" w:hAnsi="Times New Roman" w:cs="Times New Roman"/>
          <w:b/>
          <w:sz w:val="28"/>
          <w:szCs w:val="28"/>
          <w:u w:val="single"/>
        </w:rPr>
        <w:t>CLASSPATH</w:t>
      </w:r>
      <w:r w:rsidRPr="00B150F3">
        <w:rPr>
          <w:rStyle w:val="apple-converted-space"/>
          <w:rFonts w:eastAsiaTheme="majorEastAsia"/>
          <w:b/>
          <w:sz w:val="28"/>
          <w:szCs w:val="28"/>
          <w:u w:val="single"/>
        </w:rPr>
        <w:t> </w:t>
      </w:r>
      <w:r w:rsidRPr="00B150F3">
        <w:rPr>
          <w:b/>
          <w:sz w:val="28"/>
          <w:szCs w:val="28"/>
          <w:u w:val="single"/>
        </w:rPr>
        <w:t>can be set in one of the following ways:</w:t>
      </w:r>
    </w:p>
    <w:p w:rsidR="00B04496" w:rsidRPr="00B150F3" w:rsidRDefault="00B04496" w:rsidP="00B04496">
      <w:pPr>
        <w:pStyle w:val="NormalWeb"/>
        <w:spacing w:before="0" w:beforeAutospacing="0" w:after="0" w:afterAutospacing="0" w:line="294" w:lineRule="atLeast"/>
        <w:jc w:val="both"/>
        <w:rPr>
          <w:sz w:val="28"/>
          <w:szCs w:val="28"/>
        </w:rPr>
      </w:pPr>
    </w:p>
    <w:p w:rsidR="00B04496" w:rsidRPr="00B150F3" w:rsidRDefault="00B04496" w:rsidP="00B04496">
      <w:pPr>
        <w:numPr>
          <w:ilvl w:val="0"/>
          <w:numId w:val="30"/>
        </w:numPr>
        <w:spacing w:after="0" w:line="294" w:lineRule="atLeast"/>
        <w:ind w:left="600"/>
        <w:jc w:val="both"/>
        <w:rPr>
          <w:rFonts w:ascii="Times New Roman" w:hAnsi="Times New Roman" w:cs="Times New Roman"/>
          <w:sz w:val="28"/>
          <w:szCs w:val="28"/>
        </w:rPr>
      </w:pPr>
      <w:r w:rsidRPr="00B150F3">
        <w:rPr>
          <w:rStyle w:val="HTMLCode"/>
          <w:rFonts w:ascii="Times New Roman" w:eastAsiaTheme="minorHAnsi" w:hAnsi="Times New Roman" w:cs="Times New Roman"/>
          <w:sz w:val="28"/>
          <w:szCs w:val="28"/>
        </w:rPr>
        <w:t>CLASSPATH</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 xml:space="preserve">can be set permanently in the environment: In Windows, choose control panel </w:t>
      </w:r>
      <w:r w:rsidRPr="00B150F3">
        <w:rPr>
          <w:rFonts w:ascii="Cambria Math" w:hAnsi="Cambria Math" w:cs="Cambria Math"/>
          <w:sz w:val="28"/>
          <w:szCs w:val="28"/>
        </w:rPr>
        <w:t>⇒</w:t>
      </w:r>
      <w:r w:rsidRPr="00B150F3">
        <w:rPr>
          <w:rFonts w:ascii="Times New Roman" w:hAnsi="Times New Roman" w:cs="Times New Roman"/>
          <w:sz w:val="28"/>
          <w:szCs w:val="28"/>
        </w:rPr>
        <w:t xml:space="preserve"> System </w:t>
      </w:r>
      <w:r w:rsidRPr="00B150F3">
        <w:rPr>
          <w:rFonts w:ascii="Cambria Math" w:hAnsi="Cambria Math" w:cs="Cambria Math"/>
          <w:sz w:val="28"/>
          <w:szCs w:val="28"/>
        </w:rPr>
        <w:t>⇒</w:t>
      </w:r>
      <w:r w:rsidRPr="00B150F3">
        <w:rPr>
          <w:rFonts w:ascii="Times New Roman" w:hAnsi="Times New Roman" w:cs="Times New Roman"/>
          <w:sz w:val="28"/>
          <w:szCs w:val="28"/>
        </w:rPr>
        <w:t xml:space="preserve"> Advanced </w:t>
      </w:r>
      <w:r w:rsidRPr="00B150F3">
        <w:rPr>
          <w:rFonts w:ascii="Cambria Math" w:hAnsi="Cambria Math" w:cs="Cambria Math"/>
          <w:sz w:val="28"/>
          <w:szCs w:val="28"/>
        </w:rPr>
        <w:t>⇒</w:t>
      </w:r>
      <w:r w:rsidRPr="00B150F3">
        <w:rPr>
          <w:rFonts w:ascii="Times New Roman" w:hAnsi="Times New Roman" w:cs="Times New Roman"/>
          <w:sz w:val="28"/>
          <w:szCs w:val="28"/>
        </w:rPr>
        <w:t xml:space="preserve"> Environment Variables </w:t>
      </w:r>
      <w:r w:rsidRPr="00B150F3">
        <w:rPr>
          <w:rFonts w:ascii="Cambria Math" w:hAnsi="Cambria Math" w:cs="Cambria Math"/>
          <w:sz w:val="28"/>
          <w:szCs w:val="28"/>
        </w:rPr>
        <w:t>⇒</w:t>
      </w:r>
      <w:r w:rsidRPr="00B150F3">
        <w:rPr>
          <w:rFonts w:ascii="Times New Roman" w:hAnsi="Times New Roman" w:cs="Times New Roman"/>
          <w:sz w:val="28"/>
          <w:szCs w:val="28"/>
        </w:rPr>
        <w:t xml:space="preserve"> choose "System Variables" (for all the users) or "User Variables" (only the currently login user) </w:t>
      </w:r>
      <w:r w:rsidRPr="00B150F3">
        <w:rPr>
          <w:rFonts w:ascii="Cambria Math" w:hAnsi="Cambria Math" w:cs="Cambria Math"/>
          <w:sz w:val="28"/>
          <w:szCs w:val="28"/>
        </w:rPr>
        <w:t>⇒</w:t>
      </w:r>
      <w:r w:rsidRPr="00B150F3">
        <w:rPr>
          <w:rFonts w:ascii="Times New Roman" w:hAnsi="Times New Roman" w:cs="Times New Roman"/>
          <w:sz w:val="28"/>
          <w:szCs w:val="28"/>
        </w:rPr>
        <w:t xml:space="preserve"> choose "Edit" (if</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CLASSPATH</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 xml:space="preserve">already exists) or "New" </w:t>
      </w:r>
      <w:r w:rsidRPr="00B150F3">
        <w:rPr>
          <w:rFonts w:ascii="Cambria Math" w:hAnsi="Cambria Math" w:cs="Cambria Math"/>
          <w:sz w:val="28"/>
          <w:szCs w:val="28"/>
        </w:rPr>
        <w:t>⇒</w:t>
      </w:r>
      <w:r w:rsidRPr="00B150F3">
        <w:rPr>
          <w:rFonts w:ascii="Times New Roman" w:hAnsi="Times New Roman" w:cs="Times New Roman"/>
          <w:sz w:val="28"/>
          <w:szCs w:val="28"/>
        </w:rPr>
        <w:t xml:space="preserve"> Enter "</w:t>
      </w:r>
      <w:r w:rsidRPr="00B150F3">
        <w:rPr>
          <w:rStyle w:val="HTMLCode"/>
          <w:rFonts w:ascii="Times New Roman" w:eastAsiaTheme="minorHAnsi" w:hAnsi="Times New Roman" w:cs="Times New Roman"/>
          <w:sz w:val="28"/>
          <w:szCs w:val="28"/>
        </w:rPr>
        <w:t>CLASSPATH</w:t>
      </w:r>
      <w:r w:rsidRPr="00B150F3">
        <w:rPr>
          <w:rFonts w:ascii="Times New Roman" w:hAnsi="Times New Roman" w:cs="Times New Roman"/>
          <w:sz w:val="28"/>
          <w:szCs w:val="28"/>
        </w:rPr>
        <w:t xml:space="preserve">" as the variable name </w:t>
      </w:r>
      <w:r w:rsidRPr="00B150F3">
        <w:rPr>
          <w:rFonts w:ascii="Cambria Math" w:hAnsi="Cambria Math" w:cs="Cambria Math"/>
          <w:sz w:val="28"/>
          <w:szCs w:val="28"/>
        </w:rPr>
        <w:t>⇒</w:t>
      </w:r>
      <w:r w:rsidRPr="00B150F3">
        <w:rPr>
          <w:rFonts w:ascii="Times New Roman" w:hAnsi="Times New Roman" w:cs="Times New Roman"/>
          <w:sz w:val="28"/>
          <w:szCs w:val="28"/>
        </w:rPr>
        <w:t xml:space="preserve"> Enter the required directories and JAR files (separated by semicolons) as the value (e.g., "</w:t>
      </w:r>
      <w:r w:rsidRPr="00B150F3">
        <w:rPr>
          <w:rStyle w:val="HTMLCode"/>
          <w:rFonts w:ascii="Times New Roman" w:eastAsiaTheme="minorHAnsi" w:hAnsi="Times New Roman" w:cs="Times New Roman"/>
          <w:sz w:val="28"/>
          <w:szCs w:val="28"/>
        </w:rPr>
        <w:t>.;c:\</w:t>
      </w:r>
      <w:proofErr w:type="spellStart"/>
      <w:r w:rsidRPr="00B150F3">
        <w:rPr>
          <w:rStyle w:val="HTMLCode"/>
          <w:rFonts w:ascii="Times New Roman" w:eastAsiaTheme="minorHAnsi" w:hAnsi="Times New Roman" w:cs="Times New Roman"/>
          <w:sz w:val="28"/>
          <w:szCs w:val="28"/>
        </w:rPr>
        <w:t>javaproject</w:t>
      </w:r>
      <w:proofErr w:type="spellEnd"/>
      <w:r w:rsidRPr="00B150F3">
        <w:rPr>
          <w:rStyle w:val="HTMLCode"/>
          <w:rFonts w:ascii="Times New Roman" w:eastAsiaTheme="minorHAnsi" w:hAnsi="Times New Roman" w:cs="Times New Roman"/>
          <w:sz w:val="28"/>
          <w:szCs w:val="28"/>
        </w:rPr>
        <w:t>\</w:t>
      </w:r>
      <w:proofErr w:type="spellStart"/>
      <w:r w:rsidRPr="00B150F3">
        <w:rPr>
          <w:rStyle w:val="HTMLCode"/>
          <w:rFonts w:ascii="Times New Roman" w:eastAsiaTheme="minorHAnsi" w:hAnsi="Times New Roman" w:cs="Times New Roman"/>
          <w:sz w:val="28"/>
          <w:szCs w:val="28"/>
        </w:rPr>
        <w:t>classes;d</w:t>
      </w:r>
      <w:proofErr w:type="spellEnd"/>
      <w:r w:rsidRPr="00B150F3">
        <w:rPr>
          <w:rStyle w:val="HTMLCode"/>
          <w:rFonts w:ascii="Times New Roman" w:eastAsiaTheme="minorHAnsi" w:hAnsi="Times New Roman" w:cs="Times New Roman"/>
          <w:sz w:val="28"/>
          <w:szCs w:val="28"/>
        </w:rPr>
        <w:t>:\tomcat\lib\servlet-api.jar</w:t>
      </w:r>
      <w:r w:rsidRPr="00B150F3">
        <w:rPr>
          <w:rFonts w:ascii="Times New Roman" w:hAnsi="Times New Roman" w:cs="Times New Roman"/>
          <w:sz w:val="28"/>
          <w:szCs w:val="28"/>
        </w:rPr>
        <w:t>"). Take note that you need to include the current working directory (denoted by</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w:t>
      </w:r>
      <w:r w:rsidRPr="00B150F3">
        <w:rPr>
          <w:rFonts w:ascii="Times New Roman" w:hAnsi="Times New Roman" w:cs="Times New Roman"/>
          <w:sz w:val="28"/>
          <w:szCs w:val="28"/>
        </w:rPr>
        <w:t xml:space="preserve">) in </w:t>
      </w:r>
      <w:proofErr w:type="spellStart"/>
      <w:r w:rsidRPr="00B150F3">
        <w:rPr>
          <w:rFonts w:ascii="Times New Roman" w:hAnsi="Times New Roman" w:cs="Times New Roman"/>
          <w:sz w:val="28"/>
          <w:szCs w:val="28"/>
        </w:rPr>
        <w:t>the</w:t>
      </w:r>
      <w:r w:rsidRPr="00B150F3">
        <w:rPr>
          <w:rStyle w:val="HTMLCode"/>
          <w:rFonts w:ascii="Times New Roman" w:eastAsiaTheme="minorHAnsi" w:hAnsi="Times New Roman" w:cs="Times New Roman"/>
          <w:sz w:val="28"/>
          <w:szCs w:val="28"/>
        </w:rPr>
        <w:t>CLASSPATH</w:t>
      </w:r>
      <w:proofErr w:type="spellEnd"/>
      <w:r w:rsidRPr="00B150F3">
        <w:rPr>
          <w:rFonts w:ascii="Times New Roman" w:hAnsi="Times New Roman" w:cs="Times New Roman"/>
          <w:sz w:val="28"/>
          <w:szCs w:val="28"/>
        </w:rPr>
        <w:t>.</w:t>
      </w:r>
    </w:p>
    <w:p w:rsidR="00B04496" w:rsidRPr="00B150F3" w:rsidRDefault="00B04496" w:rsidP="00B04496">
      <w:pPr>
        <w:pStyle w:val="NormalWeb"/>
        <w:spacing w:before="0" w:beforeAutospacing="0" w:after="0" w:afterAutospacing="0" w:line="294" w:lineRule="atLeast"/>
        <w:ind w:left="600"/>
        <w:jc w:val="both"/>
        <w:rPr>
          <w:sz w:val="28"/>
          <w:szCs w:val="28"/>
        </w:rPr>
      </w:pPr>
      <w:r w:rsidRPr="00B150F3">
        <w:rPr>
          <w:sz w:val="28"/>
          <w:szCs w:val="28"/>
        </w:rPr>
        <w:t>To check the current setting of the</w:t>
      </w:r>
      <w:r w:rsidRPr="00B150F3">
        <w:rPr>
          <w:rStyle w:val="apple-converted-space"/>
          <w:rFonts w:eastAsiaTheme="majorEastAsia"/>
          <w:sz w:val="28"/>
          <w:szCs w:val="28"/>
        </w:rPr>
        <w:t> </w:t>
      </w:r>
      <w:r w:rsidRPr="00B150F3">
        <w:rPr>
          <w:rStyle w:val="HTMLCode"/>
          <w:rFonts w:ascii="Times New Roman" w:hAnsi="Times New Roman" w:cs="Times New Roman"/>
          <w:sz w:val="28"/>
          <w:szCs w:val="28"/>
        </w:rPr>
        <w:t>CLASSPATH</w:t>
      </w:r>
      <w:r w:rsidRPr="00B150F3">
        <w:rPr>
          <w:sz w:val="28"/>
          <w:szCs w:val="28"/>
        </w:rPr>
        <w:t>, issue the following command:</w:t>
      </w:r>
    </w:p>
    <w:p w:rsidR="00B04496" w:rsidRPr="00B150F3" w:rsidRDefault="00B04496" w:rsidP="00B04496">
      <w:pPr>
        <w:pStyle w:val="HTMLPreformatted"/>
        <w:pBdr>
          <w:top w:val="single" w:sz="12" w:space="2" w:color="F8FFFF"/>
          <w:left w:val="single" w:sz="12" w:space="8" w:color="F8FFFF"/>
          <w:bottom w:val="single" w:sz="12" w:space="2" w:color="F8FFFF"/>
          <w:right w:val="single" w:sz="12" w:space="8" w:color="F8FFFF"/>
        </w:pBdr>
        <w:shd w:val="clear" w:color="auto" w:fill="C4EEFF"/>
        <w:spacing w:before="75" w:after="90" w:line="254" w:lineRule="atLeast"/>
        <w:ind w:left="600"/>
        <w:rPr>
          <w:rFonts w:ascii="Times New Roman" w:hAnsi="Times New Roman" w:cs="Times New Roman"/>
          <w:sz w:val="28"/>
          <w:szCs w:val="28"/>
        </w:rPr>
      </w:pPr>
      <w:r w:rsidRPr="00B150F3">
        <w:rPr>
          <w:rFonts w:ascii="Times New Roman" w:hAnsi="Times New Roman" w:cs="Times New Roman"/>
          <w:sz w:val="28"/>
          <w:szCs w:val="28"/>
        </w:rPr>
        <w:t>&gt; SET CLASSPATH</w:t>
      </w:r>
    </w:p>
    <w:p w:rsidR="00B04496" w:rsidRPr="00B150F3" w:rsidRDefault="00B04496" w:rsidP="00B04496">
      <w:pPr>
        <w:numPr>
          <w:ilvl w:val="0"/>
          <w:numId w:val="30"/>
        </w:numPr>
        <w:spacing w:after="0" w:line="294" w:lineRule="atLeast"/>
        <w:ind w:left="600"/>
        <w:jc w:val="both"/>
        <w:rPr>
          <w:rFonts w:ascii="Times New Roman" w:hAnsi="Times New Roman" w:cs="Times New Roman"/>
          <w:sz w:val="28"/>
          <w:szCs w:val="28"/>
        </w:rPr>
      </w:pPr>
      <w:r w:rsidRPr="00B150F3">
        <w:rPr>
          <w:rStyle w:val="HTMLCode"/>
          <w:rFonts w:ascii="Times New Roman" w:eastAsiaTheme="minorHAnsi" w:hAnsi="Times New Roman" w:cs="Times New Roman"/>
          <w:sz w:val="28"/>
          <w:szCs w:val="28"/>
        </w:rPr>
        <w:t>CLASSPATH</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can be set temporarily for that particular CMD shell session by issuing the following command:</w:t>
      </w:r>
    </w:p>
    <w:p w:rsidR="00B04496" w:rsidRPr="00B150F3" w:rsidRDefault="00B04496" w:rsidP="00636FB5">
      <w:pPr>
        <w:pStyle w:val="HTMLPreformatted"/>
        <w:pBdr>
          <w:top w:val="single" w:sz="12" w:space="2" w:color="F8FFFF"/>
          <w:left w:val="single" w:sz="12" w:space="8" w:color="F8FFFF"/>
          <w:bottom w:val="single" w:sz="12" w:space="2" w:color="F8FFFF"/>
          <w:right w:val="single" w:sz="12" w:space="8" w:color="F8FFFF"/>
        </w:pBdr>
        <w:shd w:val="clear" w:color="auto" w:fill="C4EEFF"/>
        <w:spacing w:before="75" w:after="90" w:line="254" w:lineRule="atLeast"/>
        <w:ind w:left="600"/>
        <w:rPr>
          <w:rFonts w:ascii="Times New Roman" w:hAnsi="Times New Roman" w:cs="Times New Roman"/>
          <w:sz w:val="28"/>
          <w:szCs w:val="28"/>
        </w:rPr>
      </w:pPr>
      <w:r w:rsidRPr="00B150F3">
        <w:rPr>
          <w:rFonts w:ascii="Times New Roman" w:hAnsi="Times New Roman" w:cs="Times New Roman"/>
          <w:sz w:val="28"/>
          <w:szCs w:val="28"/>
        </w:rPr>
        <w:t>&gt; SET CLASSPATH=.;c:\</w:t>
      </w:r>
      <w:proofErr w:type="spellStart"/>
      <w:r w:rsidRPr="00B150F3">
        <w:rPr>
          <w:rFonts w:ascii="Times New Roman" w:hAnsi="Times New Roman" w:cs="Times New Roman"/>
          <w:sz w:val="28"/>
          <w:szCs w:val="28"/>
        </w:rPr>
        <w:t>javaproject</w:t>
      </w:r>
      <w:proofErr w:type="spellEnd"/>
      <w:r w:rsidRPr="00B150F3">
        <w:rPr>
          <w:rFonts w:ascii="Times New Roman" w:hAnsi="Times New Roman" w:cs="Times New Roman"/>
          <w:sz w:val="28"/>
          <w:szCs w:val="28"/>
        </w:rPr>
        <w:t>\</w:t>
      </w:r>
      <w:proofErr w:type="spellStart"/>
      <w:r w:rsidRPr="00B150F3">
        <w:rPr>
          <w:rFonts w:ascii="Times New Roman" w:hAnsi="Times New Roman" w:cs="Times New Roman"/>
          <w:sz w:val="28"/>
          <w:szCs w:val="28"/>
        </w:rPr>
        <w:t>classes;d</w:t>
      </w:r>
      <w:proofErr w:type="spellEnd"/>
      <w:r w:rsidRPr="00B150F3">
        <w:rPr>
          <w:rFonts w:ascii="Times New Roman" w:hAnsi="Times New Roman" w:cs="Times New Roman"/>
          <w:sz w:val="28"/>
          <w:szCs w:val="28"/>
        </w:rPr>
        <w:t>:\tomcat\lib\servlet-api.jar</w:t>
      </w:r>
    </w:p>
    <w:p w:rsidR="00B04496" w:rsidRPr="00B150F3" w:rsidRDefault="00B04496" w:rsidP="00B04496">
      <w:pPr>
        <w:numPr>
          <w:ilvl w:val="0"/>
          <w:numId w:val="30"/>
        </w:numPr>
        <w:spacing w:after="0" w:line="294" w:lineRule="atLeast"/>
        <w:ind w:left="600"/>
        <w:jc w:val="both"/>
        <w:rPr>
          <w:rFonts w:ascii="Times New Roman" w:hAnsi="Times New Roman" w:cs="Times New Roman"/>
          <w:sz w:val="28"/>
          <w:szCs w:val="28"/>
        </w:rPr>
      </w:pPr>
      <w:r w:rsidRPr="00B150F3">
        <w:rPr>
          <w:rFonts w:ascii="Times New Roman" w:hAnsi="Times New Roman" w:cs="Times New Roman"/>
          <w:sz w:val="28"/>
          <w:szCs w:val="28"/>
        </w:rPr>
        <w:t>Instead of using the</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CLASSPATH</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environment variable, you can also use the command-line option</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-classpath</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or</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w:t>
      </w:r>
      <w:proofErr w:type="spellStart"/>
      <w:r w:rsidRPr="00B150F3">
        <w:rPr>
          <w:rStyle w:val="HTMLCode"/>
          <w:rFonts w:ascii="Times New Roman" w:eastAsiaTheme="minorHAnsi" w:hAnsi="Times New Roman" w:cs="Times New Roman"/>
          <w:sz w:val="28"/>
          <w:szCs w:val="28"/>
        </w:rPr>
        <w:t>cp</w:t>
      </w:r>
      <w:proofErr w:type="spellEnd"/>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of the</w:t>
      </w:r>
      <w:r w:rsidRPr="00B150F3">
        <w:rPr>
          <w:rStyle w:val="apple-converted-space"/>
          <w:rFonts w:ascii="Times New Roman" w:hAnsi="Times New Roman" w:cs="Times New Roman"/>
          <w:sz w:val="28"/>
          <w:szCs w:val="28"/>
        </w:rPr>
        <w:t> </w:t>
      </w:r>
      <w:proofErr w:type="spellStart"/>
      <w:r w:rsidRPr="00B150F3">
        <w:rPr>
          <w:rStyle w:val="HTMLCode"/>
          <w:rFonts w:ascii="Times New Roman" w:eastAsiaTheme="minorHAnsi" w:hAnsi="Times New Roman" w:cs="Times New Roman"/>
          <w:sz w:val="28"/>
          <w:szCs w:val="28"/>
        </w:rPr>
        <w:t>javac</w:t>
      </w:r>
      <w:proofErr w:type="spellEnd"/>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and</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java</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commands, for example,</w:t>
      </w:r>
    </w:p>
    <w:p w:rsidR="00B04496" w:rsidRPr="00B150F3" w:rsidRDefault="00B04496" w:rsidP="00636FB5">
      <w:pPr>
        <w:pStyle w:val="HTMLPreformatted"/>
        <w:pBdr>
          <w:top w:val="single" w:sz="12" w:space="2" w:color="F8FFFF"/>
          <w:left w:val="single" w:sz="12" w:space="8" w:color="F8FFFF"/>
          <w:bottom w:val="single" w:sz="12" w:space="2" w:color="F8FFFF"/>
          <w:right w:val="single" w:sz="12" w:space="8" w:color="F8FFFF"/>
        </w:pBdr>
        <w:shd w:val="clear" w:color="auto" w:fill="C4EEFF"/>
        <w:spacing w:before="75" w:after="90" w:line="254" w:lineRule="atLeast"/>
        <w:ind w:left="600"/>
        <w:rPr>
          <w:rFonts w:ascii="Times New Roman" w:hAnsi="Times New Roman" w:cs="Times New Roman"/>
          <w:sz w:val="28"/>
          <w:szCs w:val="28"/>
        </w:rPr>
      </w:pPr>
      <w:r w:rsidRPr="00B150F3">
        <w:rPr>
          <w:rFonts w:ascii="Times New Roman" w:hAnsi="Times New Roman" w:cs="Times New Roman"/>
          <w:sz w:val="28"/>
          <w:szCs w:val="28"/>
        </w:rPr>
        <w:t xml:space="preserve">&gt; </w:t>
      </w:r>
      <w:proofErr w:type="gramStart"/>
      <w:r w:rsidRPr="00B150F3">
        <w:rPr>
          <w:rFonts w:ascii="Times New Roman" w:hAnsi="Times New Roman" w:cs="Times New Roman"/>
          <w:sz w:val="28"/>
          <w:szCs w:val="28"/>
        </w:rPr>
        <w:t>java</w:t>
      </w:r>
      <w:proofErr w:type="gramEnd"/>
      <w:r w:rsidRPr="00B150F3">
        <w:rPr>
          <w:rFonts w:ascii="Times New Roman" w:hAnsi="Times New Roman" w:cs="Times New Roman"/>
          <w:sz w:val="28"/>
          <w:szCs w:val="28"/>
        </w:rPr>
        <w:t xml:space="preserve"> –classpath c:\javaproject\classes com.abc.project1.subproject2.MyClass3</w:t>
      </w:r>
    </w:p>
    <w:p w:rsidR="00636FB5" w:rsidRPr="00B150F3" w:rsidRDefault="00636FB5" w:rsidP="00B04496">
      <w:pPr>
        <w:pStyle w:val="Heading3"/>
        <w:pBdr>
          <w:bottom w:val="single" w:sz="6" w:space="0" w:color="0075A2"/>
        </w:pBdr>
        <w:spacing w:before="0" w:line="399" w:lineRule="atLeast"/>
        <w:jc w:val="both"/>
        <w:rPr>
          <w:rFonts w:ascii="Times New Roman" w:hAnsi="Times New Roman" w:cs="Times New Roman"/>
          <w:color w:val="auto"/>
          <w:spacing w:val="15"/>
          <w:sz w:val="28"/>
          <w:szCs w:val="28"/>
        </w:rPr>
      </w:pPr>
    </w:p>
    <w:p w:rsidR="00636FB5" w:rsidRPr="00B150F3" w:rsidRDefault="00636FB5" w:rsidP="00636FB5">
      <w:pPr>
        <w:rPr>
          <w:rFonts w:ascii="Times New Roman" w:hAnsi="Times New Roman" w:cs="Times New Roman"/>
        </w:rPr>
      </w:pPr>
      <w:r w:rsidRPr="00B150F3">
        <w:rPr>
          <w:rFonts w:ascii="Times New Roman" w:hAnsi="Times New Roman" w:cs="Times New Roman"/>
          <w:noProof/>
        </w:rPr>
        <w:drawing>
          <wp:inline distT="0" distB="0" distL="0" distR="0" wp14:anchorId="5BF428F7" wp14:editId="40D4789A">
            <wp:extent cx="5943600" cy="1434834"/>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srcRect/>
                    <a:stretch>
                      <a:fillRect/>
                    </a:stretch>
                  </pic:blipFill>
                  <pic:spPr bwMode="auto">
                    <a:xfrm>
                      <a:off x="0" y="0"/>
                      <a:ext cx="5943600" cy="1434834"/>
                    </a:xfrm>
                    <a:prstGeom prst="rect">
                      <a:avLst/>
                    </a:prstGeom>
                    <a:noFill/>
                    <a:ln w="9525">
                      <a:noFill/>
                      <a:miter lim="800000"/>
                      <a:headEnd/>
                      <a:tailEnd/>
                    </a:ln>
                  </pic:spPr>
                </pic:pic>
              </a:graphicData>
            </a:graphic>
          </wp:inline>
        </w:drawing>
      </w:r>
    </w:p>
    <w:p w:rsidR="00636FB5" w:rsidRPr="00B150F3" w:rsidRDefault="00636FB5" w:rsidP="00636FB5">
      <w:pPr>
        <w:rPr>
          <w:rFonts w:ascii="Times New Roman" w:hAnsi="Times New Roman" w:cs="Times New Roman"/>
          <w:noProof/>
        </w:rPr>
      </w:pPr>
      <w:r w:rsidRPr="00B150F3">
        <w:rPr>
          <w:rFonts w:ascii="Times New Roman" w:hAnsi="Times New Roman" w:cs="Times New Roman"/>
          <w:noProof/>
        </w:rPr>
        <w:drawing>
          <wp:inline distT="0" distB="0" distL="0" distR="0" wp14:anchorId="322382DD" wp14:editId="176026BD">
            <wp:extent cx="5943600" cy="689267"/>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srcRect/>
                    <a:stretch>
                      <a:fillRect/>
                    </a:stretch>
                  </pic:blipFill>
                  <pic:spPr bwMode="auto">
                    <a:xfrm>
                      <a:off x="0" y="0"/>
                      <a:ext cx="5943600" cy="689267"/>
                    </a:xfrm>
                    <a:prstGeom prst="rect">
                      <a:avLst/>
                    </a:prstGeom>
                    <a:noFill/>
                    <a:ln w="9525">
                      <a:noFill/>
                      <a:miter lim="800000"/>
                      <a:headEnd/>
                      <a:tailEnd/>
                    </a:ln>
                  </pic:spPr>
                </pic:pic>
              </a:graphicData>
            </a:graphic>
          </wp:inline>
        </w:drawing>
      </w:r>
    </w:p>
    <w:p w:rsidR="00636FB5" w:rsidRPr="00B150F3" w:rsidRDefault="00FB6F97" w:rsidP="00636FB5">
      <w:pPr>
        <w:rPr>
          <w:rFonts w:ascii="Times New Roman" w:hAnsi="Times New Roman" w:cs="Times New Roman"/>
        </w:rPr>
      </w:pPr>
      <w:r w:rsidRPr="00B150F3">
        <w:rPr>
          <w:rFonts w:ascii="Times New Roman" w:hAnsi="Times New Roman" w:cs="Times New Roman"/>
          <w:noProof/>
        </w:rPr>
        <w:drawing>
          <wp:inline distT="0" distB="0" distL="0" distR="0" wp14:anchorId="5EBADAF4" wp14:editId="416EA89E">
            <wp:extent cx="3723640" cy="24796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srcRect/>
                    <a:stretch>
                      <a:fillRect/>
                    </a:stretch>
                  </pic:blipFill>
                  <pic:spPr bwMode="auto">
                    <a:xfrm>
                      <a:off x="0" y="0"/>
                      <a:ext cx="3723640" cy="2479675"/>
                    </a:xfrm>
                    <a:prstGeom prst="rect">
                      <a:avLst/>
                    </a:prstGeom>
                    <a:noFill/>
                    <a:ln w="9525">
                      <a:noFill/>
                      <a:miter lim="800000"/>
                      <a:headEnd/>
                      <a:tailEnd/>
                    </a:ln>
                  </pic:spPr>
                </pic:pic>
              </a:graphicData>
            </a:graphic>
          </wp:inline>
        </w:drawing>
      </w:r>
    </w:p>
    <w:p w:rsidR="00FB6F97" w:rsidRPr="00B150F3" w:rsidRDefault="00FB6F97" w:rsidP="00636FB5">
      <w:pPr>
        <w:rPr>
          <w:rFonts w:ascii="Times New Roman" w:hAnsi="Times New Roman" w:cs="Times New Roman"/>
        </w:rPr>
      </w:pPr>
      <w:r w:rsidRPr="00B150F3">
        <w:rPr>
          <w:rFonts w:ascii="Times New Roman" w:hAnsi="Times New Roman" w:cs="Times New Roman"/>
          <w:noProof/>
        </w:rPr>
        <w:drawing>
          <wp:inline distT="0" distB="0" distL="0" distR="0" wp14:anchorId="4D479767" wp14:editId="4E883ABC">
            <wp:extent cx="2735580" cy="943610"/>
            <wp:effectExtent l="1905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srcRect/>
                    <a:stretch>
                      <a:fillRect/>
                    </a:stretch>
                  </pic:blipFill>
                  <pic:spPr bwMode="auto">
                    <a:xfrm>
                      <a:off x="0" y="0"/>
                      <a:ext cx="2735580" cy="943610"/>
                    </a:xfrm>
                    <a:prstGeom prst="rect">
                      <a:avLst/>
                    </a:prstGeom>
                    <a:noFill/>
                    <a:ln w="9525">
                      <a:noFill/>
                      <a:miter lim="800000"/>
                      <a:headEnd/>
                      <a:tailEnd/>
                    </a:ln>
                  </pic:spPr>
                </pic:pic>
              </a:graphicData>
            </a:graphic>
          </wp:inline>
        </w:drawing>
      </w:r>
    </w:p>
    <w:p w:rsidR="00B04496" w:rsidRPr="00B150F3" w:rsidRDefault="00B04496" w:rsidP="00B04496">
      <w:pPr>
        <w:pStyle w:val="Heading3"/>
        <w:pBdr>
          <w:bottom w:val="single" w:sz="6" w:space="0" w:color="0075A2"/>
        </w:pBdr>
        <w:spacing w:before="0" w:line="399" w:lineRule="atLeast"/>
        <w:jc w:val="both"/>
        <w:rPr>
          <w:rFonts w:ascii="Times New Roman" w:hAnsi="Times New Roman" w:cs="Times New Roman"/>
          <w:color w:val="auto"/>
          <w:spacing w:val="15"/>
          <w:sz w:val="28"/>
          <w:szCs w:val="28"/>
        </w:rPr>
      </w:pPr>
      <w:r w:rsidRPr="00B150F3">
        <w:rPr>
          <w:rFonts w:ascii="Times New Roman" w:hAnsi="Times New Roman" w:cs="Times New Roman"/>
          <w:color w:val="auto"/>
          <w:spacing w:val="15"/>
          <w:sz w:val="28"/>
          <w:szCs w:val="28"/>
        </w:rPr>
        <w:t xml:space="preserve">How Classes are </w:t>
      </w:r>
      <w:proofErr w:type="gramStart"/>
      <w:r w:rsidRPr="00B150F3">
        <w:rPr>
          <w:rFonts w:ascii="Times New Roman" w:hAnsi="Times New Roman" w:cs="Times New Roman"/>
          <w:color w:val="auto"/>
          <w:spacing w:val="15"/>
          <w:sz w:val="28"/>
          <w:szCs w:val="28"/>
        </w:rPr>
        <w:t>Found</w:t>
      </w:r>
      <w:proofErr w:type="gramEnd"/>
      <w:r w:rsidRPr="00B150F3">
        <w:rPr>
          <w:rFonts w:ascii="Times New Roman" w:hAnsi="Times New Roman" w:cs="Times New Roman"/>
          <w:color w:val="auto"/>
          <w:spacing w:val="15"/>
          <w:sz w:val="28"/>
          <w:szCs w:val="28"/>
        </w:rPr>
        <w:t>?</w:t>
      </w:r>
    </w:p>
    <w:p w:rsidR="00B04496" w:rsidRPr="00B150F3" w:rsidRDefault="00B04496" w:rsidP="00B04496">
      <w:pPr>
        <w:pStyle w:val="NormalWeb"/>
        <w:spacing w:before="168" w:beforeAutospacing="0" w:after="72" w:afterAutospacing="0" w:line="294" w:lineRule="atLeast"/>
        <w:jc w:val="both"/>
        <w:rPr>
          <w:b/>
          <w:sz w:val="28"/>
          <w:szCs w:val="28"/>
        </w:rPr>
      </w:pPr>
      <w:r w:rsidRPr="00B150F3">
        <w:rPr>
          <w:b/>
          <w:sz w:val="28"/>
          <w:szCs w:val="28"/>
        </w:rPr>
        <w:t>The Java Virtual Machine (JVM) searches for and loads classes in this order:</w:t>
      </w:r>
    </w:p>
    <w:p w:rsidR="00B04496" w:rsidRPr="00B150F3" w:rsidRDefault="00B04496" w:rsidP="00B04496">
      <w:pPr>
        <w:numPr>
          <w:ilvl w:val="0"/>
          <w:numId w:val="31"/>
        </w:numPr>
        <w:spacing w:after="0" w:line="294" w:lineRule="atLeast"/>
        <w:ind w:left="600"/>
        <w:jc w:val="both"/>
        <w:rPr>
          <w:rFonts w:ascii="Times New Roman" w:hAnsi="Times New Roman" w:cs="Times New Roman"/>
          <w:sz w:val="28"/>
          <w:szCs w:val="28"/>
        </w:rPr>
      </w:pPr>
      <w:r w:rsidRPr="00B150F3">
        <w:rPr>
          <w:rStyle w:val="Emphasis"/>
          <w:rFonts w:ascii="Times New Roman" w:hAnsi="Times New Roman" w:cs="Times New Roman"/>
          <w:b/>
          <w:sz w:val="28"/>
          <w:szCs w:val="28"/>
          <w:u w:val="single"/>
        </w:rPr>
        <w:t>Bootstrap Classes</w:t>
      </w:r>
      <w:r w:rsidRPr="00B150F3">
        <w:rPr>
          <w:rFonts w:ascii="Times New Roman" w:hAnsi="Times New Roman" w:cs="Times New Roman"/>
          <w:b/>
          <w:sz w:val="28"/>
          <w:szCs w:val="28"/>
          <w:u w:val="single"/>
        </w:rPr>
        <w:t>:</w:t>
      </w:r>
      <w:r w:rsidRPr="00B150F3">
        <w:rPr>
          <w:rFonts w:ascii="Times New Roman" w:hAnsi="Times New Roman" w:cs="Times New Roman"/>
          <w:sz w:val="28"/>
          <w:szCs w:val="28"/>
        </w:rPr>
        <w:t xml:space="preserve"> include</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rt.jar</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(runtime), and other classes specified in the</w:t>
      </w:r>
      <w:r w:rsidRPr="00B150F3">
        <w:rPr>
          <w:rStyle w:val="apple-converted-space"/>
          <w:rFonts w:ascii="Times New Roman" w:hAnsi="Times New Roman" w:cs="Times New Roman"/>
          <w:sz w:val="28"/>
          <w:szCs w:val="28"/>
        </w:rPr>
        <w:t> </w:t>
      </w:r>
      <w:proofErr w:type="spellStart"/>
      <w:r w:rsidRPr="00B150F3">
        <w:rPr>
          <w:rStyle w:val="HTMLCode"/>
          <w:rFonts w:ascii="Times New Roman" w:eastAsiaTheme="minorHAnsi" w:hAnsi="Times New Roman" w:cs="Times New Roman"/>
          <w:sz w:val="28"/>
          <w:szCs w:val="28"/>
        </w:rPr>
        <w:t>sun.boot.class.path</w:t>
      </w:r>
      <w:proofErr w:type="spellEnd"/>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system property, which could include</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i18n.jar</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(internationalization),</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sunrsasign.jar</w:t>
      </w:r>
      <w:proofErr w:type="gramStart"/>
      <w:r w:rsidRPr="00B150F3">
        <w:rPr>
          <w:rFonts w:ascii="Times New Roman" w:hAnsi="Times New Roman" w:cs="Times New Roman"/>
          <w:sz w:val="28"/>
          <w:szCs w:val="28"/>
        </w:rPr>
        <w:t>,</w:t>
      </w:r>
      <w:r w:rsidRPr="00B150F3">
        <w:rPr>
          <w:rStyle w:val="HTMLCode"/>
          <w:rFonts w:ascii="Times New Roman" w:eastAsiaTheme="minorHAnsi" w:hAnsi="Times New Roman" w:cs="Times New Roman"/>
          <w:sz w:val="28"/>
          <w:szCs w:val="28"/>
        </w:rPr>
        <w:t>jsse.jar</w:t>
      </w:r>
      <w:proofErr w:type="gramEnd"/>
      <w:r w:rsidRPr="00B150F3">
        <w:rPr>
          <w:rFonts w:ascii="Times New Roman" w:hAnsi="Times New Roman" w:cs="Times New Roman"/>
          <w:sz w:val="28"/>
          <w:szCs w:val="28"/>
        </w:rPr>
        <w:t>,</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jce.jar</w:t>
      </w:r>
      <w:r w:rsidRPr="00B150F3">
        <w:rPr>
          <w:rFonts w:ascii="Times New Roman" w:hAnsi="Times New Roman" w:cs="Times New Roman"/>
          <w:sz w:val="28"/>
          <w:szCs w:val="28"/>
        </w:rPr>
        <w:t>,</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charsets.jar</w:t>
      </w:r>
      <w:r w:rsidRPr="00B150F3">
        <w:rPr>
          <w:rFonts w:ascii="Times New Roman" w:hAnsi="Times New Roman" w:cs="Times New Roman"/>
          <w:sz w:val="28"/>
          <w:szCs w:val="28"/>
        </w:rPr>
        <w:t>, and</w:t>
      </w:r>
      <w:r w:rsidRPr="00B150F3">
        <w:rPr>
          <w:rStyle w:val="apple-converted-space"/>
          <w:rFonts w:ascii="Times New Roman" w:hAnsi="Times New Roman" w:cs="Times New Roman"/>
          <w:sz w:val="28"/>
          <w:szCs w:val="28"/>
        </w:rPr>
        <w:t> </w:t>
      </w:r>
      <w:proofErr w:type="spellStart"/>
      <w:r w:rsidRPr="00B150F3">
        <w:rPr>
          <w:rStyle w:val="HTMLCode"/>
          <w:rFonts w:ascii="Times New Roman" w:eastAsiaTheme="minorHAnsi" w:hAnsi="Times New Roman" w:cs="Times New Roman"/>
          <w:sz w:val="28"/>
          <w:szCs w:val="28"/>
        </w:rPr>
        <w:t>jre</w:t>
      </w:r>
      <w:proofErr w:type="spellEnd"/>
      <w:r w:rsidRPr="00B150F3">
        <w:rPr>
          <w:rStyle w:val="HTMLCode"/>
          <w:rFonts w:ascii="Times New Roman" w:eastAsiaTheme="minorHAnsi" w:hAnsi="Times New Roman" w:cs="Times New Roman"/>
          <w:sz w:val="28"/>
          <w:szCs w:val="28"/>
        </w:rPr>
        <w:t>/classes</w:t>
      </w:r>
      <w:r w:rsidRPr="00B150F3">
        <w:rPr>
          <w:rFonts w:ascii="Times New Roman" w:hAnsi="Times New Roman" w:cs="Times New Roman"/>
          <w:sz w:val="28"/>
          <w:szCs w:val="28"/>
        </w:rPr>
        <w:t>.</w:t>
      </w:r>
    </w:p>
    <w:p w:rsidR="00B04496" w:rsidRPr="00B150F3" w:rsidRDefault="00B04496" w:rsidP="00B04496">
      <w:pPr>
        <w:numPr>
          <w:ilvl w:val="0"/>
          <w:numId w:val="31"/>
        </w:numPr>
        <w:spacing w:after="0" w:line="294" w:lineRule="atLeast"/>
        <w:ind w:left="600"/>
        <w:jc w:val="both"/>
        <w:rPr>
          <w:rFonts w:ascii="Times New Roman" w:hAnsi="Times New Roman" w:cs="Times New Roman"/>
          <w:sz w:val="28"/>
          <w:szCs w:val="28"/>
        </w:rPr>
      </w:pPr>
      <w:r w:rsidRPr="00B150F3">
        <w:rPr>
          <w:rStyle w:val="Emphasis"/>
          <w:rFonts w:ascii="Times New Roman" w:hAnsi="Times New Roman" w:cs="Times New Roman"/>
          <w:b/>
          <w:sz w:val="28"/>
          <w:szCs w:val="28"/>
          <w:u w:val="single"/>
        </w:rPr>
        <w:lastRenderedPageBreak/>
        <w:t>Extension Classes</w:t>
      </w:r>
      <w:r w:rsidRPr="00B150F3">
        <w:rPr>
          <w:rStyle w:val="apple-converted-space"/>
          <w:rFonts w:ascii="Times New Roman" w:hAnsi="Times New Roman" w:cs="Times New Roman"/>
          <w:b/>
          <w:sz w:val="28"/>
          <w:szCs w:val="28"/>
          <w:u w:val="single"/>
        </w:rPr>
        <w:t> </w:t>
      </w:r>
      <w:r w:rsidRPr="00B150F3">
        <w:rPr>
          <w:rFonts w:ascii="Times New Roman" w:hAnsi="Times New Roman" w:cs="Times New Roman"/>
          <w:b/>
          <w:sz w:val="28"/>
          <w:szCs w:val="28"/>
          <w:u w:val="single"/>
        </w:rPr>
        <w:t>via</w:t>
      </w:r>
      <w:r w:rsidRPr="00B150F3">
        <w:rPr>
          <w:rStyle w:val="apple-converted-space"/>
          <w:rFonts w:ascii="Times New Roman" w:hAnsi="Times New Roman" w:cs="Times New Roman"/>
          <w:b/>
          <w:sz w:val="28"/>
          <w:szCs w:val="28"/>
          <w:u w:val="single"/>
        </w:rPr>
        <w:t> </w:t>
      </w:r>
      <w:r w:rsidRPr="00B150F3">
        <w:rPr>
          <w:rStyle w:val="Emphasis"/>
          <w:rFonts w:ascii="Times New Roman" w:hAnsi="Times New Roman" w:cs="Times New Roman"/>
          <w:b/>
          <w:sz w:val="28"/>
          <w:szCs w:val="28"/>
          <w:u w:val="single"/>
        </w:rPr>
        <w:t>Java Extension mechanism</w:t>
      </w:r>
      <w:r w:rsidRPr="00B150F3">
        <w:rPr>
          <w:rFonts w:ascii="Times New Roman" w:hAnsi="Times New Roman" w:cs="Times New Roman"/>
          <w:b/>
          <w:sz w:val="28"/>
          <w:szCs w:val="28"/>
          <w:u w:val="single"/>
        </w:rPr>
        <w:t>:</w:t>
      </w:r>
      <w:r w:rsidRPr="00B150F3">
        <w:rPr>
          <w:rFonts w:ascii="Times New Roman" w:hAnsi="Times New Roman" w:cs="Times New Roman"/>
          <w:sz w:val="28"/>
          <w:szCs w:val="28"/>
        </w:rPr>
        <w:t xml:space="preserve"> classes bundled as JAR file and kept in the "</w:t>
      </w:r>
      <w:r w:rsidRPr="00B150F3">
        <w:rPr>
          <w:rStyle w:val="HTMLCode"/>
          <w:rFonts w:ascii="Times New Roman" w:eastAsiaTheme="minorHAnsi" w:hAnsi="Times New Roman" w:cs="Times New Roman"/>
          <w:sz w:val="28"/>
          <w:szCs w:val="28"/>
        </w:rPr>
        <w:t>$JAVA_HOME/</w:t>
      </w:r>
      <w:proofErr w:type="spellStart"/>
      <w:r w:rsidRPr="00B150F3">
        <w:rPr>
          <w:rStyle w:val="HTMLCode"/>
          <w:rFonts w:ascii="Times New Roman" w:eastAsiaTheme="minorHAnsi" w:hAnsi="Times New Roman" w:cs="Times New Roman"/>
          <w:sz w:val="28"/>
          <w:szCs w:val="28"/>
        </w:rPr>
        <w:t>jre</w:t>
      </w:r>
      <w:proofErr w:type="spellEnd"/>
      <w:r w:rsidRPr="00B150F3">
        <w:rPr>
          <w:rStyle w:val="HTMLCode"/>
          <w:rFonts w:ascii="Times New Roman" w:eastAsiaTheme="minorHAnsi" w:hAnsi="Times New Roman" w:cs="Times New Roman"/>
          <w:sz w:val="28"/>
          <w:szCs w:val="28"/>
        </w:rPr>
        <w:t>/lib/</w:t>
      </w:r>
      <w:proofErr w:type="spellStart"/>
      <w:r w:rsidRPr="00B150F3">
        <w:rPr>
          <w:rStyle w:val="HTMLCode"/>
          <w:rFonts w:ascii="Times New Roman" w:eastAsiaTheme="minorHAnsi" w:hAnsi="Times New Roman" w:cs="Times New Roman"/>
          <w:sz w:val="28"/>
          <w:szCs w:val="28"/>
        </w:rPr>
        <w:t>ext</w:t>
      </w:r>
      <w:proofErr w:type="spellEnd"/>
      <w:r w:rsidRPr="00B150F3">
        <w:rPr>
          <w:rFonts w:ascii="Times New Roman" w:hAnsi="Times New Roman" w:cs="Times New Roman"/>
          <w:sz w:val="28"/>
          <w:szCs w:val="28"/>
        </w:rPr>
        <w:t>" directory.</w:t>
      </w:r>
    </w:p>
    <w:p w:rsidR="00B04496" w:rsidRPr="00B150F3" w:rsidRDefault="00B04496" w:rsidP="00B04496">
      <w:pPr>
        <w:numPr>
          <w:ilvl w:val="0"/>
          <w:numId w:val="31"/>
        </w:numPr>
        <w:spacing w:after="0" w:line="294" w:lineRule="atLeast"/>
        <w:ind w:left="600"/>
        <w:jc w:val="both"/>
        <w:rPr>
          <w:rFonts w:ascii="Times New Roman" w:hAnsi="Times New Roman" w:cs="Times New Roman"/>
          <w:sz w:val="28"/>
          <w:szCs w:val="28"/>
        </w:rPr>
      </w:pPr>
      <w:r w:rsidRPr="00B150F3">
        <w:rPr>
          <w:rStyle w:val="Emphasis"/>
          <w:rFonts w:ascii="Times New Roman" w:hAnsi="Times New Roman" w:cs="Times New Roman"/>
          <w:b/>
          <w:sz w:val="28"/>
          <w:szCs w:val="28"/>
          <w:u w:val="single"/>
        </w:rPr>
        <w:t>User Classes</w:t>
      </w:r>
      <w:r w:rsidRPr="00B150F3">
        <w:rPr>
          <w:rFonts w:ascii="Times New Roman" w:hAnsi="Times New Roman" w:cs="Times New Roman"/>
          <w:b/>
          <w:sz w:val="28"/>
          <w:szCs w:val="28"/>
          <w:u w:val="single"/>
        </w:rPr>
        <w:t>:</w:t>
      </w:r>
      <w:r w:rsidRPr="00B150F3">
        <w:rPr>
          <w:rFonts w:ascii="Times New Roman" w:hAnsi="Times New Roman" w:cs="Times New Roman"/>
          <w:sz w:val="28"/>
          <w:szCs w:val="28"/>
        </w:rPr>
        <w:t xml:space="preserve"> located via</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–classpath</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or</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w:t>
      </w:r>
      <w:proofErr w:type="spellStart"/>
      <w:r w:rsidRPr="00B150F3">
        <w:rPr>
          <w:rStyle w:val="HTMLCode"/>
          <w:rFonts w:ascii="Times New Roman" w:eastAsiaTheme="minorHAnsi" w:hAnsi="Times New Roman" w:cs="Times New Roman"/>
          <w:sz w:val="28"/>
          <w:szCs w:val="28"/>
        </w:rPr>
        <w:t>cp</w:t>
      </w:r>
      <w:proofErr w:type="spellEnd"/>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command-line option or CLASSPATH environment variable.</w:t>
      </w:r>
    </w:p>
    <w:p w:rsidR="00B04496" w:rsidRPr="00B150F3" w:rsidRDefault="00B04496" w:rsidP="00B04496">
      <w:pPr>
        <w:spacing w:after="0" w:line="294" w:lineRule="atLeast"/>
        <w:ind w:left="600"/>
        <w:jc w:val="both"/>
        <w:rPr>
          <w:rFonts w:ascii="Times New Roman" w:hAnsi="Times New Roman" w:cs="Times New Roman"/>
          <w:sz w:val="28"/>
          <w:szCs w:val="28"/>
        </w:rPr>
      </w:pPr>
    </w:p>
    <w:p w:rsidR="00B04496" w:rsidRPr="00B150F3" w:rsidRDefault="00B04496" w:rsidP="00B04496">
      <w:pPr>
        <w:pStyle w:val="NormalWeb"/>
        <w:spacing w:before="0" w:beforeAutospacing="0" w:after="0" w:afterAutospacing="0" w:line="294" w:lineRule="atLeast"/>
        <w:jc w:val="both"/>
        <w:rPr>
          <w:sz w:val="28"/>
          <w:szCs w:val="28"/>
        </w:rPr>
      </w:pPr>
      <w:r w:rsidRPr="00B150F3">
        <w:rPr>
          <w:sz w:val="28"/>
          <w:szCs w:val="28"/>
        </w:rPr>
        <w:t>Normal users need not concern about bootstrap and extension classes. User classes are found though the so-called</w:t>
      </w:r>
      <w:r w:rsidRPr="00B150F3">
        <w:rPr>
          <w:rStyle w:val="apple-converted-space"/>
          <w:rFonts w:eastAsiaTheme="majorEastAsia"/>
          <w:sz w:val="28"/>
          <w:szCs w:val="28"/>
        </w:rPr>
        <w:t> </w:t>
      </w:r>
      <w:r w:rsidRPr="00B150F3">
        <w:rPr>
          <w:rStyle w:val="Emphasis"/>
          <w:sz w:val="28"/>
          <w:szCs w:val="28"/>
        </w:rPr>
        <w:t>user class path</w:t>
      </w:r>
      <w:r w:rsidRPr="00B150F3">
        <w:rPr>
          <w:rStyle w:val="apple-converted-space"/>
          <w:rFonts w:eastAsiaTheme="majorEastAsia"/>
          <w:sz w:val="28"/>
          <w:szCs w:val="28"/>
        </w:rPr>
        <w:t> </w:t>
      </w:r>
      <w:r w:rsidRPr="00B150F3">
        <w:rPr>
          <w:sz w:val="28"/>
          <w:szCs w:val="28"/>
        </w:rPr>
        <w:t>- a list of directories and JAR files which contain class files. The directories and JAR files in the user class path are separated with a semi-colon</w:t>
      </w:r>
      <w:r w:rsidRPr="00B150F3">
        <w:rPr>
          <w:rStyle w:val="apple-converted-space"/>
          <w:rFonts w:eastAsiaTheme="majorEastAsia"/>
          <w:sz w:val="28"/>
          <w:szCs w:val="28"/>
        </w:rPr>
        <w:t> </w:t>
      </w:r>
      <w:r w:rsidRPr="00B150F3">
        <w:rPr>
          <w:rStyle w:val="HTMLCode"/>
          <w:rFonts w:ascii="Times New Roman" w:hAnsi="Times New Roman" w:cs="Times New Roman"/>
          <w:sz w:val="28"/>
          <w:szCs w:val="28"/>
        </w:rPr>
        <w:t>';'</w:t>
      </w:r>
      <w:r w:rsidRPr="00B150F3">
        <w:rPr>
          <w:rStyle w:val="apple-converted-space"/>
          <w:rFonts w:eastAsiaTheme="majorEastAsia"/>
          <w:sz w:val="28"/>
          <w:szCs w:val="28"/>
        </w:rPr>
        <w:t> </w:t>
      </w:r>
      <w:r w:rsidRPr="00B150F3">
        <w:rPr>
          <w:sz w:val="28"/>
          <w:szCs w:val="28"/>
        </w:rPr>
        <w:t xml:space="preserve">for Windows </w:t>
      </w:r>
      <w:proofErr w:type="gramStart"/>
      <w:r w:rsidRPr="00B150F3">
        <w:rPr>
          <w:sz w:val="28"/>
          <w:szCs w:val="28"/>
        </w:rPr>
        <w:t>systems,</w:t>
      </w:r>
      <w:proofErr w:type="gramEnd"/>
      <w:r w:rsidRPr="00B150F3">
        <w:rPr>
          <w:sz w:val="28"/>
          <w:szCs w:val="28"/>
        </w:rPr>
        <w:t xml:space="preserve"> or colon</w:t>
      </w:r>
      <w:r w:rsidRPr="00B150F3">
        <w:rPr>
          <w:rStyle w:val="apple-converted-space"/>
          <w:rFonts w:eastAsiaTheme="majorEastAsia"/>
          <w:sz w:val="28"/>
          <w:szCs w:val="28"/>
        </w:rPr>
        <w:t> </w:t>
      </w:r>
      <w:r w:rsidRPr="00B150F3">
        <w:rPr>
          <w:rStyle w:val="HTMLCode"/>
          <w:rFonts w:ascii="Times New Roman" w:hAnsi="Times New Roman" w:cs="Times New Roman"/>
          <w:sz w:val="28"/>
          <w:szCs w:val="28"/>
        </w:rPr>
        <w:t>':'</w:t>
      </w:r>
      <w:r w:rsidRPr="00B150F3">
        <w:rPr>
          <w:rStyle w:val="apple-converted-space"/>
          <w:rFonts w:eastAsiaTheme="majorEastAsia"/>
          <w:sz w:val="28"/>
          <w:szCs w:val="28"/>
        </w:rPr>
        <w:t> </w:t>
      </w:r>
      <w:r w:rsidRPr="00B150F3">
        <w:rPr>
          <w:sz w:val="28"/>
          <w:szCs w:val="28"/>
        </w:rPr>
        <w:t>for UNIX systems. The user class path is kept in the System Property</w:t>
      </w:r>
      <w:r w:rsidRPr="00B150F3">
        <w:rPr>
          <w:rStyle w:val="apple-converted-space"/>
          <w:rFonts w:eastAsiaTheme="majorEastAsia"/>
          <w:sz w:val="28"/>
          <w:szCs w:val="28"/>
        </w:rPr>
        <w:t> </w:t>
      </w:r>
      <w:proofErr w:type="spellStart"/>
      <w:r w:rsidRPr="00B150F3">
        <w:rPr>
          <w:rStyle w:val="HTMLCode"/>
          <w:rFonts w:ascii="Times New Roman" w:hAnsi="Times New Roman" w:cs="Times New Roman"/>
          <w:sz w:val="28"/>
          <w:szCs w:val="28"/>
        </w:rPr>
        <w:t>java.class.path</w:t>
      </w:r>
      <w:proofErr w:type="spellEnd"/>
      <w:r w:rsidRPr="00B150F3">
        <w:rPr>
          <w:sz w:val="28"/>
          <w:szCs w:val="28"/>
        </w:rPr>
        <w:t>. The value is obtained from:</w:t>
      </w:r>
    </w:p>
    <w:p w:rsidR="00B04496" w:rsidRPr="00B150F3" w:rsidRDefault="00B04496" w:rsidP="00B04496">
      <w:pPr>
        <w:pStyle w:val="NormalWeb"/>
        <w:spacing w:before="0" w:beforeAutospacing="0" w:after="0" w:afterAutospacing="0" w:line="294" w:lineRule="atLeast"/>
        <w:jc w:val="both"/>
        <w:rPr>
          <w:sz w:val="28"/>
          <w:szCs w:val="28"/>
        </w:rPr>
      </w:pPr>
    </w:p>
    <w:p w:rsidR="00B04496" w:rsidRPr="00B150F3" w:rsidRDefault="00B04496" w:rsidP="00B04496">
      <w:pPr>
        <w:numPr>
          <w:ilvl w:val="0"/>
          <w:numId w:val="32"/>
        </w:numPr>
        <w:spacing w:after="0" w:line="294" w:lineRule="atLeast"/>
        <w:ind w:left="600"/>
        <w:jc w:val="both"/>
        <w:rPr>
          <w:rFonts w:ascii="Times New Roman" w:hAnsi="Times New Roman" w:cs="Times New Roman"/>
          <w:sz w:val="28"/>
          <w:szCs w:val="28"/>
        </w:rPr>
      </w:pPr>
      <w:r w:rsidRPr="00B150F3">
        <w:rPr>
          <w:rFonts w:ascii="Times New Roman" w:hAnsi="Times New Roman" w:cs="Times New Roman"/>
          <w:sz w:val="28"/>
          <w:szCs w:val="28"/>
        </w:rPr>
        <w:t>The default value</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or current working directory.</w:t>
      </w:r>
    </w:p>
    <w:p w:rsidR="00B04496" w:rsidRPr="00B150F3" w:rsidRDefault="00B04496" w:rsidP="00B04496">
      <w:pPr>
        <w:numPr>
          <w:ilvl w:val="0"/>
          <w:numId w:val="32"/>
        </w:numPr>
        <w:spacing w:after="0" w:line="294" w:lineRule="atLeast"/>
        <w:ind w:left="600"/>
        <w:jc w:val="both"/>
        <w:rPr>
          <w:rFonts w:ascii="Times New Roman" w:hAnsi="Times New Roman" w:cs="Times New Roman"/>
          <w:sz w:val="28"/>
          <w:szCs w:val="28"/>
        </w:rPr>
      </w:pPr>
      <w:r w:rsidRPr="00B150F3">
        <w:rPr>
          <w:rFonts w:ascii="Times New Roman" w:hAnsi="Times New Roman" w:cs="Times New Roman"/>
          <w:sz w:val="28"/>
          <w:szCs w:val="28"/>
        </w:rPr>
        <w:t>The value of the</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CLASSPATH</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environment variable, which overrides the default value.</w:t>
      </w:r>
    </w:p>
    <w:p w:rsidR="00B04496" w:rsidRPr="00B150F3" w:rsidRDefault="00B04496" w:rsidP="00B04496">
      <w:pPr>
        <w:numPr>
          <w:ilvl w:val="0"/>
          <w:numId w:val="32"/>
        </w:numPr>
        <w:spacing w:after="0" w:line="294" w:lineRule="atLeast"/>
        <w:ind w:left="600"/>
        <w:jc w:val="both"/>
        <w:rPr>
          <w:rFonts w:ascii="Times New Roman" w:hAnsi="Times New Roman" w:cs="Times New Roman"/>
          <w:sz w:val="28"/>
          <w:szCs w:val="28"/>
        </w:rPr>
      </w:pPr>
      <w:r w:rsidRPr="00B150F3">
        <w:rPr>
          <w:rFonts w:ascii="Times New Roman" w:hAnsi="Times New Roman" w:cs="Times New Roman"/>
          <w:sz w:val="28"/>
          <w:szCs w:val="28"/>
        </w:rPr>
        <w:t>The value of</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–classpath</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or</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w:t>
      </w:r>
      <w:proofErr w:type="spellStart"/>
      <w:r w:rsidRPr="00B150F3">
        <w:rPr>
          <w:rStyle w:val="HTMLCode"/>
          <w:rFonts w:ascii="Times New Roman" w:eastAsiaTheme="minorHAnsi" w:hAnsi="Times New Roman" w:cs="Times New Roman"/>
          <w:sz w:val="28"/>
          <w:szCs w:val="28"/>
        </w:rPr>
        <w:t>cp</w:t>
      </w:r>
      <w:proofErr w:type="spellEnd"/>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command-line option, which overrides both the default value and the CLASSPATH value.</w:t>
      </w:r>
    </w:p>
    <w:p w:rsidR="00B04496" w:rsidRPr="00B150F3" w:rsidRDefault="00B04496" w:rsidP="00B04496">
      <w:pPr>
        <w:numPr>
          <w:ilvl w:val="0"/>
          <w:numId w:val="32"/>
        </w:numPr>
        <w:pBdr>
          <w:bottom w:val="double" w:sz="6" w:space="1" w:color="auto"/>
        </w:pBdr>
        <w:spacing w:after="0" w:line="294" w:lineRule="atLeast"/>
        <w:ind w:left="600"/>
        <w:jc w:val="both"/>
        <w:rPr>
          <w:rFonts w:ascii="Times New Roman" w:hAnsi="Times New Roman" w:cs="Times New Roman"/>
          <w:sz w:val="28"/>
          <w:szCs w:val="28"/>
        </w:rPr>
      </w:pPr>
      <w:r w:rsidRPr="00B150F3">
        <w:rPr>
          <w:rFonts w:ascii="Times New Roman" w:hAnsi="Times New Roman" w:cs="Times New Roman"/>
          <w:sz w:val="28"/>
          <w:szCs w:val="28"/>
        </w:rPr>
        <w:t>The JAR files in the</w:t>
      </w:r>
      <w:r w:rsidRPr="00B150F3">
        <w:rPr>
          <w:rStyle w:val="apple-converted-space"/>
          <w:rFonts w:ascii="Times New Roman" w:hAnsi="Times New Roman" w:cs="Times New Roman"/>
          <w:sz w:val="28"/>
          <w:szCs w:val="28"/>
        </w:rPr>
        <w:t> </w:t>
      </w:r>
      <w:r w:rsidRPr="00B150F3">
        <w:rPr>
          <w:rStyle w:val="HTMLCode"/>
          <w:rFonts w:ascii="Times New Roman" w:eastAsiaTheme="minorHAnsi" w:hAnsi="Times New Roman" w:cs="Times New Roman"/>
          <w:sz w:val="28"/>
          <w:szCs w:val="28"/>
        </w:rPr>
        <w:t>-jar</w:t>
      </w:r>
      <w:r w:rsidRPr="00B150F3">
        <w:rPr>
          <w:rStyle w:val="apple-converted-space"/>
          <w:rFonts w:ascii="Times New Roman" w:hAnsi="Times New Roman" w:cs="Times New Roman"/>
          <w:sz w:val="28"/>
          <w:szCs w:val="28"/>
        </w:rPr>
        <w:t> </w:t>
      </w:r>
      <w:r w:rsidRPr="00B150F3">
        <w:rPr>
          <w:rFonts w:ascii="Times New Roman" w:hAnsi="Times New Roman" w:cs="Times New Roman"/>
          <w:sz w:val="28"/>
          <w:szCs w:val="28"/>
        </w:rPr>
        <w:t>command line option, which overrides all other values.</w:t>
      </w:r>
    </w:p>
    <w:p w:rsidR="00B04496" w:rsidRPr="00B150F3" w:rsidRDefault="00FB6F97">
      <w:pPr>
        <w:rPr>
          <w:rFonts w:ascii="Times New Roman" w:hAnsi="Times New Roman" w:cs="Times New Roman"/>
          <w:b/>
          <w:i/>
          <w:sz w:val="28"/>
          <w:szCs w:val="28"/>
        </w:rPr>
      </w:pPr>
      <w:r w:rsidRPr="00B150F3">
        <w:rPr>
          <w:rFonts w:ascii="Times New Roman" w:hAnsi="Times New Roman" w:cs="Times New Roman"/>
          <w:b/>
          <w:i/>
          <w:noProof/>
          <w:sz w:val="28"/>
          <w:szCs w:val="28"/>
        </w:rPr>
        <w:drawing>
          <wp:inline distT="0" distB="0" distL="0" distR="0" wp14:anchorId="5B4222D9" wp14:editId="133FD5E5">
            <wp:extent cx="5943600" cy="443178"/>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srcRect/>
                    <a:stretch>
                      <a:fillRect/>
                    </a:stretch>
                  </pic:blipFill>
                  <pic:spPr bwMode="auto">
                    <a:xfrm>
                      <a:off x="0" y="0"/>
                      <a:ext cx="5943600" cy="443178"/>
                    </a:xfrm>
                    <a:prstGeom prst="rect">
                      <a:avLst/>
                    </a:prstGeom>
                    <a:noFill/>
                    <a:ln w="9525">
                      <a:noFill/>
                      <a:miter lim="800000"/>
                      <a:headEnd/>
                      <a:tailEnd/>
                    </a:ln>
                  </pic:spPr>
                </pic:pic>
              </a:graphicData>
            </a:graphic>
          </wp:inline>
        </w:drawing>
      </w:r>
    </w:p>
    <w:p w:rsidR="00FB6F97" w:rsidRPr="00B150F3" w:rsidRDefault="00FB6F97">
      <w:pPr>
        <w:rPr>
          <w:rFonts w:ascii="Times New Roman" w:hAnsi="Times New Roman" w:cs="Times New Roman"/>
          <w:b/>
          <w:i/>
          <w:sz w:val="28"/>
          <w:szCs w:val="28"/>
        </w:rPr>
      </w:pPr>
      <w:r w:rsidRPr="00B150F3">
        <w:rPr>
          <w:rFonts w:ascii="Times New Roman" w:hAnsi="Times New Roman" w:cs="Times New Roman"/>
          <w:b/>
          <w:i/>
          <w:noProof/>
          <w:sz w:val="28"/>
          <w:szCs w:val="28"/>
        </w:rPr>
        <w:drawing>
          <wp:inline distT="0" distB="0" distL="0" distR="0" wp14:anchorId="12FD7DB9" wp14:editId="21CCD948">
            <wp:extent cx="5943600" cy="1231646"/>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5943600" cy="1231646"/>
                    </a:xfrm>
                    <a:prstGeom prst="rect">
                      <a:avLst/>
                    </a:prstGeom>
                    <a:noFill/>
                    <a:ln w="9525">
                      <a:noFill/>
                      <a:miter lim="800000"/>
                      <a:headEnd/>
                      <a:tailEnd/>
                    </a:ln>
                  </pic:spPr>
                </pic:pic>
              </a:graphicData>
            </a:graphic>
          </wp:inline>
        </w:drawing>
      </w:r>
      <w:r w:rsidRPr="00B150F3">
        <w:rPr>
          <w:rFonts w:ascii="Times New Roman" w:hAnsi="Times New Roman" w:cs="Times New Roman"/>
          <w:b/>
          <w:i/>
          <w:noProof/>
          <w:sz w:val="28"/>
          <w:szCs w:val="28"/>
        </w:rPr>
        <w:drawing>
          <wp:inline distT="0" distB="0" distL="0" distR="0" wp14:anchorId="4AB8660A" wp14:editId="1F2F6108">
            <wp:extent cx="5943600" cy="1028139"/>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srcRect/>
                    <a:stretch>
                      <a:fillRect/>
                    </a:stretch>
                  </pic:blipFill>
                  <pic:spPr bwMode="auto">
                    <a:xfrm>
                      <a:off x="0" y="0"/>
                      <a:ext cx="5943600" cy="1028139"/>
                    </a:xfrm>
                    <a:prstGeom prst="rect">
                      <a:avLst/>
                    </a:prstGeom>
                    <a:noFill/>
                    <a:ln w="9525">
                      <a:noFill/>
                      <a:miter lim="800000"/>
                      <a:headEnd/>
                      <a:tailEnd/>
                    </a:ln>
                  </pic:spPr>
                </pic:pic>
              </a:graphicData>
            </a:graphic>
          </wp:inline>
        </w:drawing>
      </w:r>
      <w:r w:rsidR="0073051B" w:rsidRPr="00B150F3">
        <w:rPr>
          <w:rFonts w:ascii="Times New Roman" w:hAnsi="Times New Roman" w:cs="Times New Roman"/>
          <w:b/>
          <w:i/>
          <w:noProof/>
          <w:sz w:val="28"/>
          <w:szCs w:val="28"/>
        </w:rPr>
        <w:lastRenderedPageBreak/>
        <w:drawing>
          <wp:inline distT="0" distB="0" distL="0" distR="0" wp14:anchorId="77AA29BF" wp14:editId="56108D48">
            <wp:extent cx="5943600" cy="200594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srcRect/>
                    <a:stretch>
                      <a:fillRect/>
                    </a:stretch>
                  </pic:blipFill>
                  <pic:spPr bwMode="auto">
                    <a:xfrm>
                      <a:off x="0" y="0"/>
                      <a:ext cx="5943600" cy="2005940"/>
                    </a:xfrm>
                    <a:prstGeom prst="rect">
                      <a:avLst/>
                    </a:prstGeom>
                    <a:noFill/>
                    <a:ln w="9525">
                      <a:noFill/>
                      <a:miter lim="800000"/>
                      <a:headEnd/>
                      <a:tailEnd/>
                    </a:ln>
                  </pic:spPr>
                </pic:pic>
              </a:graphicData>
            </a:graphic>
          </wp:inline>
        </w:drawing>
      </w:r>
      <w:r w:rsidR="0073051B" w:rsidRPr="00B150F3">
        <w:rPr>
          <w:rFonts w:ascii="Times New Roman" w:hAnsi="Times New Roman" w:cs="Times New Roman"/>
          <w:b/>
          <w:i/>
          <w:noProof/>
          <w:sz w:val="28"/>
          <w:szCs w:val="28"/>
        </w:rPr>
        <w:drawing>
          <wp:inline distT="0" distB="0" distL="0" distR="0" wp14:anchorId="5408D799" wp14:editId="7243FD9E">
            <wp:extent cx="5943600" cy="885823"/>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srcRect/>
                    <a:stretch>
                      <a:fillRect/>
                    </a:stretch>
                  </pic:blipFill>
                  <pic:spPr bwMode="auto">
                    <a:xfrm>
                      <a:off x="0" y="0"/>
                      <a:ext cx="5943600" cy="885823"/>
                    </a:xfrm>
                    <a:prstGeom prst="rect">
                      <a:avLst/>
                    </a:prstGeom>
                    <a:noFill/>
                    <a:ln w="9525">
                      <a:noFill/>
                      <a:miter lim="800000"/>
                      <a:headEnd/>
                      <a:tailEnd/>
                    </a:ln>
                  </pic:spPr>
                </pic:pic>
              </a:graphicData>
            </a:graphic>
          </wp:inline>
        </w:drawing>
      </w:r>
      <w:r w:rsidR="0073051B" w:rsidRPr="00B150F3">
        <w:rPr>
          <w:rFonts w:ascii="Times New Roman" w:hAnsi="Times New Roman" w:cs="Times New Roman"/>
          <w:b/>
          <w:i/>
          <w:noProof/>
          <w:sz w:val="28"/>
          <w:szCs w:val="28"/>
        </w:rPr>
        <w:drawing>
          <wp:inline distT="0" distB="0" distL="0" distR="0" wp14:anchorId="35658BF6" wp14:editId="13B7360F">
            <wp:extent cx="5943600" cy="1610628"/>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a:srcRect/>
                    <a:stretch>
                      <a:fillRect/>
                    </a:stretch>
                  </pic:blipFill>
                  <pic:spPr bwMode="auto">
                    <a:xfrm>
                      <a:off x="0" y="0"/>
                      <a:ext cx="5943600" cy="1610628"/>
                    </a:xfrm>
                    <a:prstGeom prst="rect">
                      <a:avLst/>
                    </a:prstGeom>
                    <a:noFill/>
                    <a:ln w="9525">
                      <a:noFill/>
                      <a:miter lim="800000"/>
                      <a:headEnd/>
                      <a:tailEnd/>
                    </a:ln>
                  </pic:spPr>
                </pic:pic>
              </a:graphicData>
            </a:graphic>
          </wp:inline>
        </w:drawing>
      </w:r>
      <w:r w:rsidR="0073051B" w:rsidRPr="00B150F3">
        <w:rPr>
          <w:rFonts w:ascii="Times New Roman" w:hAnsi="Times New Roman" w:cs="Times New Roman"/>
          <w:b/>
          <w:i/>
          <w:noProof/>
          <w:sz w:val="28"/>
          <w:szCs w:val="28"/>
        </w:rPr>
        <w:drawing>
          <wp:inline distT="0" distB="0" distL="0" distR="0" wp14:anchorId="76A1A12E" wp14:editId="31B169B5">
            <wp:extent cx="5943600" cy="84772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srcRect/>
                    <a:stretch>
                      <a:fillRect/>
                    </a:stretch>
                  </pic:blipFill>
                  <pic:spPr bwMode="auto">
                    <a:xfrm>
                      <a:off x="0" y="0"/>
                      <a:ext cx="5943600" cy="847720"/>
                    </a:xfrm>
                    <a:prstGeom prst="rect">
                      <a:avLst/>
                    </a:prstGeom>
                    <a:noFill/>
                    <a:ln w="9525">
                      <a:noFill/>
                      <a:miter lim="800000"/>
                      <a:headEnd/>
                      <a:tailEnd/>
                    </a:ln>
                  </pic:spPr>
                </pic:pic>
              </a:graphicData>
            </a:graphic>
          </wp:inline>
        </w:drawing>
      </w:r>
    </w:p>
    <w:p w:rsidR="0073051B" w:rsidRPr="00B150F3" w:rsidRDefault="0073051B">
      <w:pPr>
        <w:rPr>
          <w:rFonts w:ascii="Times New Roman" w:hAnsi="Times New Roman" w:cs="Times New Roman"/>
          <w:b/>
          <w:i/>
          <w:sz w:val="28"/>
          <w:szCs w:val="28"/>
        </w:rPr>
      </w:pPr>
      <w:r w:rsidRPr="00B150F3">
        <w:rPr>
          <w:rFonts w:ascii="Times New Roman" w:hAnsi="Times New Roman" w:cs="Times New Roman"/>
          <w:b/>
          <w:i/>
          <w:noProof/>
          <w:sz w:val="28"/>
          <w:szCs w:val="28"/>
        </w:rPr>
        <w:lastRenderedPageBreak/>
        <w:drawing>
          <wp:inline distT="0" distB="0" distL="0" distR="0" wp14:anchorId="7E31124D" wp14:editId="3B98141A">
            <wp:extent cx="5943600" cy="43311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srcRect/>
                    <a:stretch>
                      <a:fillRect/>
                    </a:stretch>
                  </pic:blipFill>
                  <pic:spPr bwMode="auto">
                    <a:xfrm>
                      <a:off x="0" y="0"/>
                      <a:ext cx="5943600" cy="433115"/>
                    </a:xfrm>
                    <a:prstGeom prst="rect">
                      <a:avLst/>
                    </a:prstGeom>
                    <a:noFill/>
                    <a:ln w="9525">
                      <a:noFill/>
                      <a:miter lim="800000"/>
                      <a:headEnd/>
                      <a:tailEnd/>
                    </a:ln>
                  </pic:spPr>
                </pic:pic>
              </a:graphicData>
            </a:graphic>
          </wp:inline>
        </w:drawing>
      </w:r>
      <w:r w:rsidRPr="00B150F3">
        <w:rPr>
          <w:rFonts w:ascii="Times New Roman" w:hAnsi="Times New Roman" w:cs="Times New Roman"/>
          <w:b/>
          <w:i/>
          <w:noProof/>
          <w:sz w:val="28"/>
          <w:szCs w:val="28"/>
        </w:rPr>
        <w:drawing>
          <wp:inline distT="0" distB="0" distL="0" distR="0" wp14:anchorId="5447F44C" wp14:editId="6773F30E">
            <wp:extent cx="5943600" cy="656058"/>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srcRect/>
                    <a:stretch>
                      <a:fillRect/>
                    </a:stretch>
                  </pic:blipFill>
                  <pic:spPr bwMode="auto">
                    <a:xfrm>
                      <a:off x="0" y="0"/>
                      <a:ext cx="5943600" cy="656058"/>
                    </a:xfrm>
                    <a:prstGeom prst="rect">
                      <a:avLst/>
                    </a:prstGeom>
                    <a:noFill/>
                    <a:ln w="9525">
                      <a:noFill/>
                      <a:miter lim="800000"/>
                      <a:headEnd/>
                      <a:tailEnd/>
                    </a:ln>
                  </pic:spPr>
                </pic:pic>
              </a:graphicData>
            </a:graphic>
          </wp:inline>
        </w:drawing>
      </w:r>
      <w:r w:rsidRPr="00B150F3">
        <w:rPr>
          <w:rFonts w:ascii="Times New Roman" w:hAnsi="Times New Roman" w:cs="Times New Roman"/>
          <w:b/>
          <w:i/>
          <w:noProof/>
          <w:sz w:val="28"/>
          <w:szCs w:val="28"/>
        </w:rPr>
        <w:drawing>
          <wp:inline distT="0" distB="0" distL="0" distR="0" wp14:anchorId="66404C0E" wp14:editId="4BB2AB79">
            <wp:extent cx="5943600" cy="175724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srcRect/>
                    <a:stretch>
                      <a:fillRect/>
                    </a:stretch>
                  </pic:blipFill>
                  <pic:spPr bwMode="auto">
                    <a:xfrm>
                      <a:off x="0" y="0"/>
                      <a:ext cx="5943600" cy="1757245"/>
                    </a:xfrm>
                    <a:prstGeom prst="rect">
                      <a:avLst/>
                    </a:prstGeom>
                    <a:noFill/>
                    <a:ln w="9525">
                      <a:noFill/>
                      <a:miter lim="800000"/>
                      <a:headEnd/>
                      <a:tailEnd/>
                    </a:ln>
                  </pic:spPr>
                </pic:pic>
              </a:graphicData>
            </a:graphic>
          </wp:inline>
        </w:drawing>
      </w:r>
    </w:p>
    <w:p w:rsidR="0073051B" w:rsidRPr="00B150F3" w:rsidRDefault="0073051B">
      <w:pPr>
        <w:rPr>
          <w:rFonts w:ascii="Times New Roman" w:hAnsi="Times New Roman" w:cs="Times New Roman"/>
          <w:b/>
          <w:i/>
          <w:sz w:val="28"/>
          <w:szCs w:val="28"/>
        </w:rPr>
      </w:pPr>
      <w:r w:rsidRPr="00B150F3">
        <w:rPr>
          <w:rFonts w:ascii="Times New Roman" w:hAnsi="Times New Roman" w:cs="Times New Roman"/>
          <w:b/>
          <w:i/>
          <w:noProof/>
          <w:sz w:val="28"/>
          <w:szCs w:val="28"/>
        </w:rPr>
        <w:drawing>
          <wp:inline distT="0" distB="0" distL="0" distR="0" wp14:anchorId="20691A80" wp14:editId="7B2A564C">
            <wp:extent cx="5943600" cy="175294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srcRect/>
                    <a:stretch>
                      <a:fillRect/>
                    </a:stretch>
                  </pic:blipFill>
                  <pic:spPr bwMode="auto">
                    <a:xfrm>
                      <a:off x="0" y="0"/>
                      <a:ext cx="5943600" cy="1752949"/>
                    </a:xfrm>
                    <a:prstGeom prst="rect">
                      <a:avLst/>
                    </a:prstGeom>
                    <a:noFill/>
                    <a:ln w="9525">
                      <a:noFill/>
                      <a:miter lim="800000"/>
                      <a:headEnd/>
                      <a:tailEnd/>
                    </a:ln>
                  </pic:spPr>
                </pic:pic>
              </a:graphicData>
            </a:graphic>
          </wp:inline>
        </w:drawing>
      </w:r>
      <w:r w:rsidRPr="00B150F3">
        <w:rPr>
          <w:rFonts w:ascii="Times New Roman" w:hAnsi="Times New Roman" w:cs="Times New Roman"/>
          <w:b/>
          <w:i/>
          <w:noProof/>
          <w:sz w:val="28"/>
          <w:szCs w:val="28"/>
        </w:rPr>
        <w:drawing>
          <wp:inline distT="0" distB="0" distL="0" distR="0" wp14:anchorId="223D8B7C" wp14:editId="2E1CE0DA">
            <wp:extent cx="5943600" cy="589592"/>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4"/>
                    <a:srcRect/>
                    <a:stretch>
                      <a:fillRect/>
                    </a:stretch>
                  </pic:blipFill>
                  <pic:spPr bwMode="auto">
                    <a:xfrm>
                      <a:off x="0" y="0"/>
                      <a:ext cx="5943600" cy="589592"/>
                    </a:xfrm>
                    <a:prstGeom prst="rect">
                      <a:avLst/>
                    </a:prstGeom>
                    <a:noFill/>
                    <a:ln w="9525">
                      <a:noFill/>
                      <a:miter lim="800000"/>
                      <a:headEnd/>
                      <a:tailEnd/>
                    </a:ln>
                  </pic:spPr>
                </pic:pic>
              </a:graphicData>
            </a:graphic>
          </wp:inline>
        </w:drawing>
      </w:r>
    </w:p>
    <w:p w:rsidR="0073051B" w:rsidRPr="00B150F3" w:rsidRDefault="0073051B">
      <w:pPr>
        <w:rPr>
          <w:rFonts w:ascii="Times New Roman" w:hAnsi="Times New Roman" w:cs="Times New Roman"/>
          <w:b/>
          <w:i/>
          <w:sz w:val="28"/>
          <w:szCs w:val="28"/>
        </w:rPr>
      </w:pPr>
      <w:r w:rsidRPr="00B150F3">
        <w:rPr>
          <w:rFonts w:ascii="Times New Roman" w:hAnsi="Times New Roman" w:cs="Times New Roman"/>
          <w:b/>
          <w:i/>
          <w:noProof/>
          <w:sz w:val="28"/>
          <w:szCs w:val="28"/>
        </w:rPr>
        <w:drawing>
          <wp:inline distT="0" distB="0" distL="0" distR="0" wp14:anchorId="24EAC5A4" wp14:editId="5DACF221">
            <wp:extent cx="5943600" cy="2534298"/>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srcRect/>
                    <a:stretch>
                      <a:fillRect/>
                    </a:stretch>
                  </pic:blipFill>
                  <pic:spPr bwMode="auto">
                    <a:xfrm>
                      <a:off x="0" y="0"/>
                      <a:ext cx="5943600" cy="2534298"/>
                    </a:xfrm>
                    <a:prstGeom prst="rect">
                      <a:avLst/>
                    </a:prstGeom>
                    <a:noFill/>
                    <a:ln w="9525">
                      <a:noFill/>
                      <a:miter lim="800000"/>
                      <a:headEnd/>
                      <a:tailEnd/>
                    </a:ln>
                  </pic:spPr>
                </pic:pic>
              </a:graphicData>
            </a:graphic>
          </wp:inline>
        </w:drawing>
      </w:r>
    </w:p>
    <w:p w:rsidR="0073051B" w:rsidRPr="00B150F3" w:rsidRDefault="0073051B">
      <w:pPr>
        <w:rPr>
          <w:rFonts w:ascii="Times New Roman" w:hAnsi="Times New Roman" w:cs="Times New Roman"/>
          <w:b/>
          <w:i/>
          <w:sz w:val="28"/>
          <w:szCs w:val="28"/>
        </w:rPr>
      </w:pPr>
      <w:r w:rsidRPr="00B150F3">
        <w:rPr>
          <w:rFonts w:ascii="Times New Roman" w:hAnsi="Times New Roman" w:cs="Times New Roman"/>
          <w:b/>
          <w:i/>
          <w:noProof/>
          <w:sz w:val="28"/>
          <w:szCs w:val="28"/>
        </w:rPr>
        <w:lastRenderedPageBreak/>
        <w:drawing>
          <wp:inline distT="0" distB="0" distL="0" distR="0" wp14:anchorId="4ED1B5C0" wp14:editId="5E3677D1">
            <wp:extent cx="5943600" cy="1937466"/>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srcRect/>
                    <a:stretch>
                      <a:fillRect/>
                    </a:stretch>
                  </pic:blipFill>
                  <pic:spPr bwMode="auto">
                    <a:xfrm>
                      <a:off x="0" y="0"/>
                      <a:ext cx="5943600" cy="1937466"/>
                    </a:xfrm>
                    <a:prstGeom prst="rect">
                      <a:avLst/>
                    </a:prstGeom>
                    <a:noFill/>
                    <a:ln w="9525">
                      <a:noFill/>
                      <a:miter lim="800000"/>
                      <a:headEnd/>
                      <a:tailEnd/>
                    </a:ln>
                  </pic:spPr>
                </pic:pic>
              </a:graphicData>
            </a:graphic>
          </wp:inline>
        </w:drawing>
      </w:r>
    </w:p>
    <w:p w:rsidR="0073051B" w:rsidRPr="00B150F3" w:rsidRDefault="0073051B">
      <w:pPr>
        <w:pBdr>
          <w:bottom w:val="double" w:sz="6" w:space="1" w:color="auto"/>
        </w:pBdr>
        <w:rPr>
          <w:rFonts w:ascii="Times New Roman" w:hAnsi="Times New Roman" w:cs="Times New Roman"/>
          <w:b/>
          <w:i/>
          <w:sz w:val="28"/>
          <w:szCs w:val="28"/>
        </w:rPr>
      </w:pPr>
      <w:r w:rsidRPr="00B150F3">
        <w:rPr>
          <w:rFonts w:ascii="Times New Roman" w:hAnsi="Times New Roman" w:cs="Times New Roman"/>
          <w:b/>
          <w:i/>
          <w:noProof/>
          <w:sz w:val="28"/>
          <w:szCs w:val="28"/>
        </w:rPr>
        <w:drawing>
          <wp:inline distT="0" distB="0" distL="0" distR="0" wp14:anchorId="6A9F6A6F" wp14:editId="00C3188B">
            <wp:extent cx="5943600" cy="1912764"/>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
                    <a:srcRect/>
                    <a:stretch>
                      <a:fillRect/>
                    </a:stretch>
                  </pic:blipFill>
                  <pic:spPr bwMode="auto">
                    <a:xfrm>
                      <a:off x="0" y="0"/>
                      <a:ext cx="5943600" cy="1912764"/>
                    </a:xfrm>
                    <a:prstGeom prst="rect">
                      <a:avLst/>
                    </a:prstGeom>
                    <a:noFill/>
                    <a:ln w="9525">
                      <a:noFill/>
                      <a:miter lim="800000"/>
                      <a:headEnd/>
                      <a:tailEnd/>
                    </a:ln>
                  </pic:spPr>
                </pic:pic>
              </a:graphicData>
            </a:graphic>
          </wp:inline>
        </w:drawing>
      </w:r>
      <w:r w:rsidRPr="00B150F3">
        <w:rPr>
          <w:rFonts w:ascii="Times New Roman" w:hAnsi="Times New Roman" w:cs="Times New Roman"/>
          <w:b/>
          <w:i/>
          <w:noProof/>
          <w:sz w:val="28"/>
          <w:szCs w:val="28"/>
        </w:rPr>
        <w:drawing>
          <wp:inline distT="0" distB="0" distL="0" distR="0" wp14:anchorId="57913568" wp14:editId="78BAB75D">
            <wp:extent cx="5943600" cy="486943"/>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srcRect/>
                    <a:stretch>
                      <a:fillRect/>
                    </a:stretch>
                  </pic:blipFill>
                  <pic:spPr bwMode="auto">
                    <a:xfrm>
                      <a:off x="0" y="0"/>
                      <a:ext cx="5943600" cy="486943"/>
                    </a:xfrm>
                    <a:prstGeom prst="rect">
                      <a:avLst/>
                    </a:prstGeom>
                    <a:noFill/>
                    <a:ln w="9525">
                      <a:noFill/>
                      <a:miter lim="800000"/>
                      <a:headEnd/>
                      <a:tailEnd/>
                    </a:ln>
                  </pic:spPr>
                </pic:pic>
              </a:graphicData>
            </a:graphic>
          </wp:inline>
        </w:drawing>
      </w:r>
    </w:p>
    <w:p w:rsidR="00A41EAF" w:rsidRPr="00B150F3" w:rsidRDefault="00A41EAF">
      <w:pPr>
        <w:rPr>
          <w:rFonts w:ascii="Times New Roman" w:hAnsi="Times New Roman" w:cs="Times New Roman"/>
          <w:b/>
          <w:i/>
          <w:sz w:val="36"/>
          <w:szCs w:val="28"/>
          <w:u w:val="single"/>
        </w:rPr>
      </w:pPr>
      <w:r w:rsidRPr="00B150F3">
        <w:rPr>
          <w:rFonts w:ascii="Times New Roman" w:hAnsi="Times New Roman" w:cs="Times New Roman"/>
          <w:b/>
          <w:i/>
          <w:sz w:val="36"/>
          <w:szCs w:val="28"/>
          <w:u w:val="single"/>
        </w:rPr>
        <w:t>SCJP:</w:t>
      </w:r>
    </w:p>
    <w:p w:rsidR="00A41EAF" w:rsidRPr="00B150F3" w:rsidRDefault="00247263">
      <w:pPr>
        <w:rPr>
          <w:rFonts w:ascii="Times New Roman" w:hAnsi="Times New Roman" w:cs="Times New Roman"/>
          <w:b/>
          <w:bCs/>
          <w:i/>
          <w:sz w:val="28"/>
          <w:szCs w:val="25"/>
          <w:u w:val="single"/>
        </w:rPr>
      </w:pPr>
      <w:r w:rsidRPr="00B150F3">
        <w:rPr>
          <w:rFonts w:ascii="Times New Roman" w:hAnsi="Times New Roman" w:cs="Times New Roman"/>
          <w:b/>
          <w:bCs/>
          <w:i/>
          <w:sz w:val="28"/>
          <w:szCs w:val="25"/>
          <w:u w:val="single"/>
        </w:rPr>
        <w:t>Package statement:</w:t>
      </w:r>
    </w:p>
    <w:p w:rsidR="00247263" w:rsidRPr="00B150F3" w:rsidRDefault="00247263" w:rsidP="00247263">
      <w:pPr>
        <w:autoSpaceDE w:val="0"/>
        <w:autoSpaceDN w:val="0"/>
        <w:adjustRightInd w:val="0"/>
        <w:spacing w:after="0" w:line="240" w:lineRule="auto"/>
        <w:rPr>
          <w:rFonts w:ascii="Times New Roman" w:hAnsi="Times New Roman" w:cs="Times New Roman"/>
          <w:bCs/>
          <w:sz w:val="28"/>
          <w:szCs w:val="28"/>
        </w:rPr>
      </w:pPr>
      <w:r w:rsidRPr="00B150F3">
        <w:rPr>
          <w:rFonts w:ascii="Times New Roman" w:hAnsi="Times New Roman" w:cs="Times New Roman"/>
          <w:bCs/>
          <w:sz w:val="28"/>
          <w:szCs w:val="28"/>
        </w:rPr>
        <w:t>It is an encapsulation mechanism to group related classes and interfaces into a single module.</w:t>
      </w:r>
    </w:p>
    <w:p w:rsidR="00247263" w:rsidRPr="00B150F3" w:rsidRDefault="00247263" w:rsidP="00247263">
      <w:pPr>
        <w:autoSpaceDE w:val="0"/>
        <w:autoSpaceDN w:val="0"/>
        <w:adjustRightInd w:val="0"/>
        <w:spacing w:after="0" w:line="240" w:lineRule="auto"/>
        <w:rPr>
          <w:rFonts w:ascii="Times New Roman" w:hAnsi="Times New Roman" w:cs="Times New Roman"/>
          <w:bCs/>
          <w:sz w:val="28"/>
          <w:szCs w:val="28"/>
        </w:rPr>
      </w:pPr>
    </w:p>
    <w:p w:rsidR="00247263" w:rsidRPr="00B150F3" w:rsidRDefault="00247263" w:rsidP="00247263">
      <w:pPr>
        <w:autoSpaceDE w:val="0"/>
        <w:autoSpaceDN w:val="0"/>
        <w:adjustRightInd w:val="0"/>
        <w:spacing w:after="0" w:line="240" w:lineRule="auto"/>
        <w:rPr>
          <w:rFonts w:ascii="Times New Roman" w:hAnsi="Times New Roman" w:cs="Times New Roman"/>
          <w:b/>
          <w:bCs/>
          <w:sz w:val="28"/>
          <w:szCs w:val="28"/>
        </w:rPr>
      </w:pPr>
      <w:r w:rsidRPr="00B150F3">
        <w:rPr>
          <w:rFonts w:ascii="Times New Roman" w:hAnsi="Times New Roman" w:cs="Times New Roman"/>
          <w:b/>
          <w:bCs/>
          <w:sz w:val="28"/>
          <w:szCs w:val="28"/>
        </w:rPr>
        <w:t>The main objectives of packages are:</w:t>
      </w:r>
    </w:p>
    <w:p w:rsidR="00247263" w:rsidRPr="00B150F3" w:rsidRDefault="00247263" w:rsidP="00247263">
      <w:pPr>
        <w:autoSpaceDE w:val="0"/>
        <w:autoSpaceDN w:val="0"/>
        <w:adjustRightInd w:val="0"/>
        <w:spacing w:after="0" w:line="240" w:lineRule="auto"/>
        <w:rPr>
          <w:rFonts w:ascii="Times New Roman" w:eastAsia="Arial Unicode MS" w:hAnsi="Times New Roman" w:cs="Times New Roman"/>
          <w:sz w:val="28"/>
          <w:szCs w:val="28"/>
        </w:rPr>
      </w:pPr>
    </w:p>
    <w:p w:rsidR="00247263" w:rsidRPr="00B150F3" w:rsidRDefault="00247263" w:rsidP="00247263">
      <w:pPr>
        <w:pStyle w:val="ListParagraph"/>
        <w:numPr>
          <w:ilvl w:val="0"/>
          <w:numId w:val="33"/>
        </w:numPr>
        <w:autoSpaceDE w:val="0"/>
        <w:autoSpaceDN w:val="0"/>
        <w:adjustRightInd w:val="0"/>
        <w:spacing w:after="0" w:line="240" w:lineRule="auto"/>
        <w:rPr>
          <w:rFonts w:ascii="Times New Roman" w:hAnsi="Times New Roman" w:cs="Times New Roman"/>
          <w:bCs/>
          <w:sz w:val="28"/>
          <w:szCs w:val="28"/>
        </w:rPr>
      </w:pPr>
      <w:r w:rsidRPr="00B150F3">
        <w:rPr>
          <w:rFonts w:ascii="Times New Roman" w:hAnsi="Times New Roman" w:cs="Times New Roman"/>
          <w:bCs/>
          <w:sz w:val="28"/>
          <w:szCs w:val="28"/>
        </w:rPr>
        <w:t>To resolve name confects.</w:t>
      </w:r>
    </w:p>
    <w:p w:rsidR="00247263" w:rsidRPr="00B150F3" w:rsidRDefault="00247263" w:rsidP="00247263">
      <w:pPr>
        <w:pStyle w:val="ListParagraph"/>
        <w:numPr>
          <w:ilvl w:val="0"/>
          <w:numId w:val="33"/>
        </w:numPr>
        <w:autoSpaceDE w:val="0"/>
        <w:autoSpaceDN w:val="0"/>
        <w:adjustRightInd w:val="0"/>
        <w:spacing w:after="0" w:line="240" w:lineRule="auto"/>
        <w:rPr>
          <w:rFonts w:ascii="Times New Roman" w:hAnsi="Times New Roman" w:cs="Times New Roman"/>
          <w:bCs/>
          <w:sz w:val="28"/>
          <w:szCs w:val="28"/>
        </w:rPr>
      </w:pPr>
      <w:r w:rsidRPr="00B150F3">
        <w:rPr>
          <w:rFonts w:ascii="Times New Roman" w:hAnsi="Times New Roman" w:cs="Times New Roman"/>
          <w:bCs/>
          <w:sz w:val="28"/>
          <w:szCs w:val="28"/>
        </w:rPr>
        <w:t>To improve modularity of the application.</w:t>
      </w:r>
    </w:p>
    <w:p w:rsidR="00247263" w:rsidRPr="00B150F3" w:rsidRDefault="00247263" w:rsidP="00247263">
      <w:pPr>
        <w:pStyle w:val="ListParagraph"/>
        <w:numPr>
          <w:ilvl w:val="0"/>
          <w:numId w:val="33"/>
        </w:numPr>
        <w:autoSpaceDE w:val="0"/>
        <w:autoSpaceDN w:val="0"/>
        <w:adjustRightInd w:val="0"/>
        <w:spacing w:after="0" w:line="240" w:lineRule="auto"/>
        <w:rPr>
          <w:rFonts w:ascii="Times New Roman" w:hAnsi="Times New Roman" w:cs="Times New Roman"/>
          <w:bCs/>
          <w:sz w:val="28"/>
          <w:szCs w:val="28"/>
        </w:rPr>
      </w:pPr>
      <w:r w:rsidRPr="00B150F3">
        <w:rPr>
          <w:rFonts w:ascii="Times New Roman" w:hAnsi="Times New Roman" w:cs="Times New Roman"/>
          <w:bCs/>
          <w:sz w:val="28"/>
          <w:szCs w:val="28"/>
        </w:rPr>
        <w:t>To provide security.</w:t>
      </w:r>
    </w:p>
    <w:p w:rsidR="00247263" w:rsidRPr="00B150F3" w:rsidRDefault="00247263" w:rsidP="00247263">
      <w:pPr>
        <w:pStyle w:val="ListParagraph"/>
        <w:numPr>
          <w:ilvl w:val="0"/>
          <w:numId w:val="33"/>
        </w:numPr>
        <w:autoSpaceDE w:val="0"/>
        <w:autoSpaceDN w:val="0"/>
        <w:adjustRightInd w:val="0"/>
        <w:spacing w:after="0" w:line="240" w:lineRule="auto"/>
        <w:rPr>
          <w:rFonts w:ascii="Times New Roman" w:hAnsi="Times New Roman" w:cs="Times New Roman"/>
          <w:i/>
          <w:sz w:val="28"/>
          <w:szCs w:val="28"/>
          <w:u w:val="single"/>
        </w:rPr>
      </w:pPr>
      <w:r w:rsidRPr="00B150F3">
        <w:rPr>
          <w:rFonts w:ascii="Times New Roman" w:hAnsi="Times New Roman" w:cs="Times New Roman"/>
          <w:bCs/>
          <w:sz w:val="28"/>
          <w:szCs w:val="28"/>
        </w:rPr>
        <w:t>There is one universally accepted naming conversion for packages that is to use internet domain name in reverse.</w:t>
      </w:r>
    </w:p>
    <w:p w:rsidR="00247263" w:rsidRPr="00B150F3" w:rsidRDefault="00247263" w:rsidP="00247263">
      <w:pPr>
        <w:autoSpaceDE w:val="0"/>
        <w:autoSpaceDN w:val="0"/>
        <w:adjustRightInd w:val="0"/>
        <w:spacing w:after="0" w:line="240" w:lineRule="auto"/>
        <w:rPr>
          <w:rFonts w:ascii="Times New Roman" w:hAnsi="Times New Roman" w:cs="Times New Roman"/>
          <w:i/>
          <w:sz w:val="28"/>
          <w:szCs w:val="28"/>
          <w:u w:val="single"/>
        </w:rPr>
      </w:pPr>
    </w:p>
    <w:p w:rsidR="00247263" w:rsidRPr="00B150F3" w:rsidRDefault="007555D5" w:rsidP="00247263">
      <w:pPr>
        <w:autoSpaceDE w:val="0"/>
        <w:autoSpaceDN w:val="0"/>
        <w:adjustRightInd w:val="0"/>
        <w:spacing w:after="0" w:line="240" w:lineRule="auto"/>
        <w:rPr>
          <w:rFonts w:ascii="Times New Roman" w:hAnsi="Times New Roman" w:cs="Times New Roman"/>
          <w:b/>
          <w:bCs/>
          <w:sz w:val="28"/>
          <w:szCs w:val="23"/>
          <w:u w:val="single"/>
        </w:rPr>
      </w:pPr>
      <w:r w:rsidRPr="00B150F3">
        <w:rPr>
          <w:rFonts w:ascii="Times New Roman" w:hAnsi="Times New Roman" w:cs="Times New Roman"/>
          <w:b/>
          <w:bCs/>
          <w:sz w:val="28"/>
          <w:szCs w:val="23"/>
          <w:u w:val="single"/>
        </w:rPr>
        <w:t>Example:</w:t>
      </w:r>
    </w:p>
    <w:p w:rsidR="007555D5" w:rsidRPr="00B150F3" w:rsidRDefault="007555D5" w:rsidP="00247263">
      <w:pPr>
        <w:autoSpaceDE w:val="0"/>
        <w:autoSpaceDN w:val="0"/>
        <w:adjustRightInd w:val="0"/>
        <w:spacing w:after="0" w:line="240" w:lineRule="auto"/>
        <w:rPr>
          <w:rFonts w:ascii="Times New Roman" w:hAnsi="Times New Roman" w:cs="Times New Roman"/>
          <w:i/>
          <w:sz w:val="36"/>
          <w:szCs w:val="28"/>
          <w:u w:val="single"/>
        </w:rPr>
      </w:pPr>
      <w:r w:rsidRPr="00B150F3">
        <w:rPr>
          <w:rFonts w:ascii="Times New Roman" w:hAnsi="Times New Roman" w:cs="Times New Roman"/>
          <w:i/>
          <w:noProof/>
          <w:sz w:val="36"/>
          <w:szCs w:val="28"/>
          <w:u w:val="single"/>
        </w:rPr>
        <w:lastRenderedPageBreak/>
        <w:drawing>
          <wp:inline distT="0" distB="0" distL="0" distR="0" wp14:anchorId="2E195542" wp14:editId="1CE8A32A">
            <wp:extent cx="5943600" cy="2265411"/>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5943600" cy="2265411"/>
                    </a:xfrm>
                    <a:prstGeom prst="rect">
                      <a:avLst/>
                    </a:prstGeom>
                    <a:noFill/>
                    <a:ln w="9525">
                      <a:noFill/>
                      <a:miter lim="800000"/>
                      <a:headEnd/>
                      <a:tailEnd/>
                    </a:ln>
                  </pic:spPr>
                </pic:pic>
              </a:graphicData>
            </a:graphic>
          </wp:inline>
        </w:drawing>
      </w:r>
    </w:p>
    <w:p w:rsidR="00FC70D7" w:rsidRPr="00B150F3" w:rsidRDefault="00FC70D7" w:rsidP="00FC70D7">
      <w:pPr>
        <w:autoSpaceDE w:val="0"/>
        <w:autoSpaceDN w:val="0"/>
        <w:adjustRightInd w:val="0"/>
        <w:spacing w:after="0" w:line="240" w:lineRule="auto"/>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How to compile package Program:</w:t>
      </w:r>
    </w:p>
    <w:p w:rsidR="00FC70D7" w:rsidRPr="00B150F3" w:rsidRDefault="00FC70D7" w:rsidP="00FC70D7">
      <w:pPr>
        <w:autoSpaceDE w:val="0"/>
        <w:autoSpaceDN w:val="0"/>
        <w:adjustRightInd w:val="0"/>
        <w:spacing w:after="0" w:line="240" w:lineRule="auto"/>
        <w:rPr>
          <w:rFonts w:ascii="Times New Roman" w:hAnsi="Times New Roman" w:cs="Times New Roman"/>
          <w:b/>
          <w:bCs/>
          <w:sz w:val="23"/>
          <w:szCs w:val="23"/>
        </w:rPr>
      </w:pPr>
    </w:p>
    <w:p w:rsidR="00FC70D7" w:rsidRPr="00B150F3" w:rsidRDefault="00FC70D7" w:rsidP="00FC70D7">
      <w:pPr>
        <w:autoSpaceDE w:val="0"/>
        <w:autoSpaceDN w:val="0"/>
        <w:adjustRightInd w:val="0"/>
        <w:spacing w:after="0" w:line="240" w:lineRule="auto"/>
        <w:rPr>
          <w:rFonts w:ascii="Times New Roman" w:hAnsi="Times New Roman" w:cs="Times New Roman"/>
          <w:b/>
          <w:bCs/>
          <w:sz w:val="36"/>
          <w:szCs w:val="23"/>
          <w:u w:val="single"/>
        </w:rPr>
      </w:pPr>
      <w:r w:rsidRPr="00B150F3">
        <w:rPr>
          <w:rFonts w:ascii="Times New Roman" w:hAnsi="Times New Roman" w:cs="Times New Roman"/>
          <w:b/>
          <w:bCs/>
          <w:sz w:val="36"/>
          <w:szCs w:val="23"/>
          <w:u w:val="single"/>
        </w:rPr>
        <w:t>Example:</w:t>
      </w:r>
    </w:p>
    <w:p w:rsidR="00FC70D7" w:rsidRPr="00B150F3" w:rsidRDefault="00FC70D7" w:rsidP="00FC70D7">
      <w:pPr>
        <w:autoSpaceDE w:val="0"/>
        <w:autoSpaceDN w:val="0"/>
        <w:adjustRightInd w:val="0"/>
        <w:spacing w:after="0" w:line="240" w:lineRule="auto"/>
        <w:rPr>
          <w:rFonts w:ascii="Times New Roman" w:hAnsi="Times New Roman" w:cs="Times New Roman"/>
          <w:b/>
          <w:bCs/>
          <w:sz w:val="28"/>
          <w:szCs w:val="23"/>
          <w:u w:val="single"/>
        </w:rPr>
      </w:pPr>
    </w:p>
    <w:p w:rsidR="00FC70D7" w:rsidRPr="00B150F3" w:rsidRDefault="00FC70D7" w:rsidP="00FC70D7">
      <w:pPr>
        <w:autoSpaceDE w:val="0"/>
        <w:autoSpaceDN w:val="0"/>
        <w:adjustRightInd w:val="0"/>
        <w:spacing w:after="0" w:line="240" w:lineRule="auto"/>
        <w:rPr>
          <w:rFonts w:ascii="Times New Roman" w:hAnsi="Times New Roman" w:cs="Times New Roman"/>
          <w:b/>
          <w:bCs/>
          <w:sz w:val="36"/>
          <w:szCs w:val="28"/>
        </w:rPr>
      </w:pPr>
      <w:proofErr w:type="gramStart"/>
      <w:r w:rsidRPr="00B150F3">
        <w:rPr>
          <w:rFonts w:ascii="Times New Roman" w:hAnsi="Times New Roman" w:cs="Times New Roman"/>
          <w:b/>
          <w:bCs/>
          <w:sz w:val="36"/>
          <w:szCs w:val="28"/>
        </w:rPr>
        <w:t>package</w:t>
      </w:r>
      <w:proofErr w:type="gramEnd"/>
      <w:r w:rsidRPr="00B150F3">
        <w:rPr>
          <w:rFonts w:ascii="Times New Roman" w:hAnsi="Times New Roman" w:cs="Times New Roman"/>
          <w:b/>
          <w:bCs/>
          <w:sz w:val="36"/>
          <w:szCs w:val="28"/>
        </w:rPr>
        <w:t xml:space="preserve"> </w:t>
      </w:r>
      <w:proofErr w:type="spellStart"/>
      <w:r w:rsidRPr="00B150F3">
        <w:rPr>
          <w:rFonts w:ascii="Times New Roman" w:hAnsi="Times New Roman" w:cs="Times New Roman"/>
          <w:b/>
          <w:bCs/>
          <w:sz w:val="36"/>
          <w:szCs w:val="28"/>
        </w:rPr>
        <w:t>com.durgajobs.itjobs</w:t>
      </w:r>
      <w:proofErr w:type="spellEnd"/>
      <w:r w:rsidRPr="00B150F3">
        <w:rPr>
          <w:rFonts w:ascii="Times New Roman" w:hAnsi="Times New Roman" w:cs="Times New Roman"/>
          <w:b/>
          <w:bCs/>
          <w:sz w:val="36"/>
          <w:szCs w:val="28"/>
        </w:rPr>
        <w:t>;</w:t>
      </w:r>
    </w:p>
    <w:p w:rsidR="00FC70D7" w:rsidRPr="00B150F3" w:rsidRDefault="00FC70D7" w:rsidP="00FC70D7">
      <w:pPr>
        <w:autoSpaceDE w:val="0"/>
        <w:autoSpaceDN w:val="0"/>
        <w:adjustRightInd w:val="0"/>
        <w:spacing w:after="0" w:line="240" w:lineRule="auto"/>
        <w:rPr>
          <w:rFonts w:ascii="Times New Roman" w:hAnsi="Times New Roman" w:cs="Times New Roman"/>
          <w:b/>
          <w:bCs/>
          <w:sz w:val="36"/>
          <w:szCs w:val="28"/>
        </w:rPr>
      </w:pPr>
      <w:proofErr w:type="gramStart"/>
      <w:r w:rsidRPr="00B150F3">
        <w:rPr>
          <w:rFonts w:ascii="Times New Roman" w:hAnsi="Times New Roman" w:cs="Times New Roman"/>
          <w:b/>
          <w:bCs/>
          <w:sz w:val="36"/>
          <w:szCs w:val="28"/>
        </w:rPr>
        <w:t>class</w:t>
      </w:r>
      <w:proofErr w:type="gramEnd"/>
      <w:r w:rsidRPr="00B150F3">
        <w:rPr>
          <w:rFonts w:ascii="Times New Roman" w:hAnsi="Times New Roman" w:cs="Times New Roman"/>
          <w:b/>
          <w:bCs/>
          <w:sz w:val="36"/>
          <w:szCs w:val="28"/>
        </w:rPr>
        <w:t xml:space="preserve"> </w:t>
      </w:r>
      <w:proofErr w:type="spellStart"/>
      <w:r w:rsidRPr="00B150F3">
        <w:rPr>
          <w:rFonts w:ascii="Times New Roman" w:hAnsi="Times New Roman" w:cs="Times New Roman"/>
          <w:b/>
          <w:bCs/>
          <w:sz w:val="36"/>
          <w:szCs w:val="28"/>
        </w:rPr>
        <w:t>HydJobs</w:t>
      </w:r>
      <w:proofErr w:type="spellEnd"/>
      <w:r w:rsidRPr="00B150F3">
        <w:rPr>
          <w:rFonts w:ascii="Times New Roman" w:hAnsi="Times New Roman" w:cs="Times New Roman"/>
          <w:b/>
          <w:bCs/>
          <w:sz w:val="36"/>
          <w:szCs w:val="28"/>
        </w:rPr>
        <w:t>{</w:t>
      </w:r>
    </w:p>
    <w:p w:rsidR="00FC70D7" w:rsidRPr="00B150F3" w:rsidRDefault="00FC70D7" w:rsidP="00FC70D7">
      <w:pPr>
        <w:autoSpaceDE w:val="0"/>
        <w:autoSpaceDN w:val="0"/>
        <w:adjustRightInd w:val="0"/>
        <w:spacing w:after="0" w:line="240" w:lineRule="auto"/>
        <w:ind w:left="720"/>
        <w:rPr>
          <w:rFonts w:ascii="Times New Roman" w:hAnsi="Times New Roman" w:cs="Times New Roman"/>
          <w:b/>
          <w:bCs/>
          <w:sz w:val="36"/>
          <w:szCs w:val="28"/>
        </w:rPr>
      </w:pPr>
      <w:proofErr w:type="gramStart"/>
      <w:r w:rsidRPr="00B150F3">
        <w:rPr>
          <w:rFonts w:ascii="Times New Roman" w:hAnsi="Times New Roman" w:cs="Times New Roman"/>
          <w:b/>
          <w:bCs/>
          <w:sz w:val="36"/>
          <w:szCs w:val="28"/>
        </w:rPr>
        <w:t>public</w:t>
      </w:r>
      <w:proofErr w:type="gramEnd"/>
      <w:r w:rsidRPr="00B150F3">
        <w:rPr>
          <w:rFonts w:ascii="Times New Roman" w:hAnsi="Times New Roman" w:cs="Times New Roman"/>
          <w:b/>
          <w:bCs/>
          <w:sz w:val="36"/>
          <w:szCs w:val="28"/>
        </w:rPr>
        <w:t xml:space="preserve"> static void main(String args[]){</w:t>
      </w:r>
    </w:p>
    <w:p w:rsidR="00FC70D7" w:rsidRPr="00B150F3" w:rsidRDefault="00FC70D7" w:rsidP="00FC70D7">
      <w:pPr>
        <w:autoSpaceDE w:val="0"/>
        <w:autoSpaceDN w:val="0"/>
        <w:adjustRightInd w:val="0"/>
        <w:spacing w:after="0" w:line="240" w:lineRule="auto"/>
        <w:ind w:left="720"/>
        <w:rPr>
          <w:rFonts w:ascii="Times New Roman" w:hAnsi="Times New Roman" w:cs="Times New Roman"/>
          <w:b/>
          <w:bCs/>
          <w:sz w:val="36"/>
          <w:szCs w:val="28"/>
        </w:rPr>
      </w:pPr>
      <w:proofErr w:type="spellStart"/>
      <w:proofErr w:type="gramStart"/>
      <w:r w:rsidRPr="00B150F3">
        <w:rPr>
          <w:rFonts w:ascii="Times New Roman" w:hAnsi="Times New Roman" w:cs="Times New Roman"/>
          <w:b/>
          <w:bCs/>
          <w:sz w:val="36"/>
          <w:szCs w:val="28"/>
        </w:rPr>
        <w:t>System.out.println</w:t>
      </w:r>
      <w:proofErr w:type="spellEnd"/>
      <w:r w:rsidRPr="00B150F3">
        <w:rPr>
          <w:rFonts w:ascii="Times New Roman" w:hAnsi="Times New Roman" w:cs="Times New Roman"/>
          <w:b/>
          <w:bCs/>
          <w:sz w:val="36"/>
          <w:szCs w:val="28"/>
        </w:rPr>
        <w:t>(</w:t>
      </w:r>
      <w:proofErr w:type="gramEnd"/>
      <w:r w:rsidRPr="00B150F3">
        <w:rPr>
          <w:rFonts w:ascii="Times New Roman" w:hAnsi="Times New Roman" w:cs="Times New Roman"/>
          <w:b/>
          <w:bCs/>
          <w:sz w:val="36"/>
          <w:szCs w:val="28"/>
        </w:rPr>
        <w:t>"package demo");</w:t>
      </w:r>
    </w:p>
    <w:p w:rsidR="00FC70D7" w:rsidRPr="00B150F3" w:rsidRDefault="00FC70D7" w:rsidP="00FC70D7">
      <w:pPr>
        <w:autoSpaceDE w:val="0"/>
        <w:autoSpaceDN w:val="0"/>
        <w:adjustRightInd w:val="0"/>
        <w:spacing w:after="0" w:line="240" w:lineRule="auto"/>
        <w:ind w:left="720"/>
        <w:rPr>
          <w:rFonts w:ascii="Times New Roman" w:hAnsi="Times New Roman" w:cs="Times New Roman"/>
          <w:b/>
          <w:bCs/>
          <w:sz w:val="36"/>
          <w:szCs w:val="28"/>
        </w:rPr>
      </w:pPr>
      <w:r w:rsidRPr="00B150F3">
        <w:rPr>
          <w:rFonts w:ascii="Times New Roman" w:hAnsi="Times New Roman" w:cs="Times New Roman"/>
          <w:b/>
          <w:bCs/>
          <w:sz w:val="36"/>
          <w:szCs w:val="28"/>
        </w:rPr>
        <w:t>}</w:t>
      </w:r>
    </w:p>
    <w:p w:rsidR="00FC70D7" w:rsidRPr="00B150F3" w:rsidRDefault="00FC70D7" w:rsidP="00FC70D7">
      <w:pPr>
        <w:autoSpaceDE w:val="0"/>
        <w:autoSpaceDN w:val="0"/>
        <w:adjustRightInd w:val="0"/>
        <w:spacing w:after="0" w:line="240" w:lineRule="auto"/>
        <w:rPr>
          <w:rFonts w:ascii="Times New Roman" w:hAnsi="Times New Roman" w:cs="Times New Roman"/>
          <w:b/>
          <w:bCs/>
          <w:sz w:val="36"/>
          <w:szCs w:val="28"/>
        </w:rPr>
      </w:pPr>
      <w:r w:rsidRPr="00B150F3">
        <w:rPr>
          <w:rFonts w:ascii="Times New Roman" w:hAnsi="Times New Roman" w:cs="Times New Roman"/>
          <w:b/>
          <w:bCs/>
          <w:sz w:val="36"/>
          <w:szCs w:val="28"/>
        </w:rPr>
        <w:t>}</w:t>
      </w:r>
    </w:p>
    <w:p w:rsidR="00FC70D7" w:rsidRPr="00B150F3" w:rsidRDefault="00FC70D7" w:rsidP="00FC70D7">
      <w:pPr>
        <w:autoSpaceDE w:val="0"/>
        <w:autoSpaceDN w:val="0"/>
        <w:adjustRightInd w:val="0"/>
        <w:spacing w:after="0" w:line="240" w:lineRule="auto"/>
        <w:rPr>
          <w:rFonts w:ascii="Times New Roman" w:hAnsi="Times New Roman" w:cs="Times New Roman"/>
          <w:b/>
          <w:bCs/>
          <w:sz w:val="23"/>
          <w:szCs w:val="23"/>
        </w:rPr>
      </w:pPr>
    </w:p>
    <w:p w:rsidR="00FC70D7" w:rsidRPr="00B150F3" w:rsidRDefault="00FC70D7" w:rsidP="00FC70D7">
      <w:pPr>
        <w:autoSpaceDE w:val="0"/>
        <w:autoSpaceDN w:val="0"/>
        <w:adjustRightInd w:val="0"/>
        <w:spacing w:after="0" w:line="240" w:lineRule="auto"/>
        <w:rPr>
          <w:rFonts w:ascii="Times New Roman" w:hAnsi="Times New Roman" w:cs="Times New Roman"/>
          <w:b/>
          <w:bCs/>
          <w:sz w:val="28"/>
          <w:szCs w:val="23"/>
        </w:rPr>
      </w:pPr>
      <w:proofErr w:type="spellStart"/>
      <w:r w:rsidRPr="00B150F3">
        <w:rPr>
          <w:rFonts w:ascii="Times New Roman" w:hAnsi="Times New Roman" w:cs="Times New Roman"/>
          <w:b/>
          <w:bCs/>
          <w:sz w:val="28"/>
          <w:szCs w:val="23"/>
        </w:rPr>
        <w:t>Javac</w:t>
      </w:r>
      <w:proofErr w:type="spellEnd"/>
      <w:r w:rsidRPr="00B150F3">
        <w:rPr>
          <w:rFonts w:ascii="Times New Roman" w:hAnsi="Times New Roman" w:cs="Times New Roman"/>
          <w:b/>
          <w:bCs/>
          <w:sz w:val="28"/>
          <w:szCs w:val="23"/>
        </w:rPr>
        <w:t xml:space="preserve"> HydJobs.java generated </w:t>
      </w:r>
      <w:proofErr w:type="gramStart"/>
      <w:r w:rsidRPr="00B150F3">
        <w:rPr>
          <w:rFonts w:ascii="Times New Roman" w:hAnsi="Times New Roman" w:cs="Times New Roman"/>
          <w:b/>
          <w:bCs/>
          <w:sz w:val="28"/>
          <w:szCs w:val="23"/>
        </w:rPr>
        <w:t>class file</w:t>
      </w:r>
      <w:proofErr w:type="gramEnd"/>
      <w:r w:rsidRPr="00B150F3">
        <w:rPr>
          <w:rFonts w:ascii="Times New Roman" w:hAnsi="Times New Roman" w:cs="Times New Roman"/>
          <w:b/>
          <w:bCs/>
          <w:sz w:val="28"/>
          <w:szCs w:val="23"/>
        </w:rPr>
        <w:t xml:space="preserve"> will be placed in current working directory.</w:t>
      </w:r>
    </w:p>
    <w:p w:rsidR="00FC70D7" w:rsidRPr="00B150F3" w:rsidRDefault="00FC70D7" w:rsidP="00FC70D7">
      <w:pPr>
        <w:autoSpaceDE w:val="0"/>
        <w:autoSpaceDN w:val="0"/>
        <w:adjustRightInd w:val="0"/>
        <w:spacing w:after="0" w:line="240" w:lineRule="auto"/>
        <w:rPr>
          <w:rFonts w:ascii="Times New Roman" w:hAnsi="Times New Roman" w:cs="Times New Roman"/>
          <w:b/>
          <w:bCs/>
          <w:sz w:val="28"/>
          <w:szCs w:val="23"/>
        </w:rPr>
      </w:pPr>
    </w:p>
    <w:p w:rsidR="007555D5" w:rsidRPr="00B150F3" w:rsidRDefault="00FC70D7" w:rsidP="00FC70D7">
      <w:pPr>
        <w:autoSpaceDE w:val="0"/>
        <w:autoSpaceDN w:val="0"/>
        <w:adjustRightInd w:val="0"/>
        <w:spacing w:after="0" w:line="240" w:lineRule="auto"/>
        <w:rPr>
          <w:rFonts w:ascii="Times New Roman" w:hAnsi="Times New Roman" w:cs="Times New Roman"/>
          <w:b/>
          <w:bCs/>
          <w:sz w:val="28"/>
          <w:szCs w:val="23"/>
          <w:u w:val="single"/>
        </w:rPr>
      </w:pPr>
      <w:r w:rsidRPr="00B150F3">
        <w:rPr>
          <w:rFonts w:ascii="Times New Roman" w:hAnsi="Times New Roman" w:cs="Times New Roman"/>
          <w:b/>
          <w:bCs/>
          <w:sz w:val="28"/>
          <w:szCs w:val="23"/>
          <w:u w:val="single"/>
        </w:rPr>
        <w:t>Diagram:</w:t>
      </w:r>
    </w:p>
    <w:p w:rsidR="00FC70D7" w:rsidRPr="00B150F3" w:rsidRDefault="00DD3A2F" w:rsidP="00FC70D7">
      <w:pPr>
        <w:autoSpaceDE w:val="0"/>
        <w:autoSpaceDN w:val="0"/>
        <w:adjustRightInd w:val="0"/>
        <w:spacing w:after="0" w:line="240" w:lineRule="auto"/>
        <w:rPr>
          <w:rFonts w:ascii="Times New Roman" w:hAnsi="Times New Roman" w:cs="Times New Roman"/>
          <w:i/>
          <w:sz w:val="44"/>
          <w:szCs w:val="28"/>
          <w:u w:val="single"/>
        </w:rPr>
      </w:pPr>
      <w:r w:rsidRPr="00B150F3">
        <w:rPr>
          <w:rFonts w:ascii="Times New Roman" w:hAnsi="Times New Roman" w:cs="Times New Roman"/>
          <w:i/>
          <w:noProof/>
          <w:sz w:val="44"/>
          <w:szCs w:val="28"/>
          <w:u w:val="single"/>
        </w:rPr>
        <w:drawing>
          <wp:inline distT="0" distB="0" distL="0" distR="0" wp14:anchorId="23C84219" wp14:editId="549C89A1">
            <wp:extent cx="3569970" cy="1587500"/>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3569970" cy="1587500"/>
                    </a:xfrm>
                    <a:prstGeom prst="rect">
                      <a:avLst/>
                    </a:prstGeom>
                    <a:noFill/>
                    <a:ln w="9525">
                      <a:noFill/>
                      <a:miter lim="800000"/>
                      <a:headEnd/>
                      <a:tailEnd/>
                    </a:ln>
                  </pic:spPr>
                </pic:pic>
              </a:graphicData>
            </a:graphic>
          </wp:inline>
        </w:drawing>
      </w:r>
    </w:p>
    <w:p w:rsidR="00DD3A2F" w:rsidRPr="00B150F3" w:rsidRDefault="00DD3A2F" w:rsidP="00DD3A2F">
      <w:pPr>
        <w:pStyle w:val="ListParagraph"/>
        <w:numPr>
          <w:ilvl w:val="0"/>
          <w:numId w:val="34"/>
        </w:numPr>
        <w:autoSpaceDE w:val="0"/>
        <w:autoSpaceDN w:val="0"/>
        <w:adjustRightInd w:val="0"/>
        <w:spacing w:after="0" w:line="240" w:lineRule="auto"/>
        <w:rPr>
          <w:rFonts w:ascii="Times New Roman" w:eastAsia="SymbolMT" w:hAnsi="Times New Roman" w:cs="Times New Roman"/>
          <w:bCs/>
          <w:sz w:val="28"/>
          <w:szCs w:val="28"/>
        </w:rPr>
      </w:pPr>
      <w:proofErr w:type="spellStart"/>
      <w:r w:rsidRPr="00B150F3">
        <w:rPr>
          <w:rFonts w:ascii="Times New Roman" w:eastAsia="SymbolMT" w:hAnsi="Times New Roman" w:cs="Times New Roman"/>
          <w:bCs/>
          <w:sz w:val="28"/>
          <w:szCs w:val="28"/>
        </w:rPr>
        <w:t>Javac</w:t>
      </w:r>
      <w:proofErr w:type="spellEnd"/>
      <w:r w:rsidRPr="00B150F3">
        <w:rPr>
          <w:rFonts w:ascii="Times New Roman" w:eastAsia="SymbolMT" w:hAnsi="Times New Roman" w:cs="Times New Roman"/>
          <w:bCs/>
          <w:sz w:val="28"/>
          <w:szCs w:val="28"/>
        </w:rPr>
        <w:t xml:space="preserve"> -</w:t>
      </w:r>
      <w:proofErr w:type="gramStart"/>
      <w:r w:rsidRPr="00B150F3">
        <w:rPr>
          <w:rFonts w:ascii="Times New Roman" w:eastAsia="SymbolMT" w:hAnsi="Times New Roman" w:cs="Times New Roman"/>
          <w:bCs/>
          <w:sz w:val="28"/>
          <w:szCs w:val="28"/>
        </w:rPr>
        <w:t>d .</w:t>
      </w:r>
      <w:proofErr w:type="gramEnd"/>
      <w:r w:rsidRPr="00B150F3">
        <w:rPr>
          <w:rFonts w:ascii="Times New Roman" w:eastAsia="SymbolMT" w:hAnsi="Times New Roman" w:cs="Times New Roman"/>
          <w:bCs/>
          <w:sz w:val="28"/>
          <w:szCs w:val="28"/>
        </w:rPr>
        <w:t xml:space="preserve"> HydJobs.java</w:t>
      </w:r>
    </w:p>
    <w:p w:rsidR="00DD3A2F" w:rsidRPr="00B150F3" w:rsidRDefault="00DD3A2F" w:rsidP="00DD3A2F">
      <w:pPr>
        <w:pStyle w:val="ListParagraph"/>
        <w:numPr>
          <w:ilvl w:val="0"/>
          <w:numId w:val="34"/>
        </w:numPr>
        <w:autoSpaceDE w:val="0"/>
        <w:autoSpaceDN w:val="0"/>
        <w:adjustRightInd w:val="0"/>
        <w:spacing w:after="0" w:line="240" w:lineRule="auto"/>
        <w:rPr>
          <w:rFonts w:ascii="Times New Roman" w:eastAsia="SymbolMT" w:hAnsi="Times New Roman" w:cs="Times New Roman"/>
          <w:bCs/>
          <w:sz w:val="28"/>
          <w:szCs w:val="28"/>
        </w:rPr>
      </w:pPr>
      <w:r w:rsidRPr="00B150F3">
        <w:rPr>
          <w:rFonts w:ascii="Times New Roman" w:eastAsia="SymbolMT" w:hAnsi="Times New Roman" w:cs="Times New Roman"/>
          <w:bCs/>
          <w:sz w:val="28"/>
          <w:szCs w:val="28"/>
        </w:rPr>
        <w:t>-d means destination to place generated class files "." means current working</w:t>
      </w:r>
    </w:p>
    <w:p w:rsidR="00DD3A2F" w:rsidRPr="00B150F3" w:rsidRDefault="00DD3A2F" w:rsidP="00DD3A2F">
      <w:pPr>
        <w:pStyle w:val="ListParagraph"/>
        <w:numPr>
          <w:ilvl w:val="0"/>
          <w:numId w:val="34"/>
        </w:numPr>
        <w:autoSpaceDE w:val="0"/>
        <w:autoSpaceDN w:val="0"/>
        <w:adjustRightInd w:val="0"/>
        <w:spacing w:after="0" w:line="240" w:lineRule="auto"/>
        <w:rPr>
          <w:rFonts w:ascii="Times New Roman" w:eastAsia="SymbolMT" w:hAnsi="Times New Roman" w:cs="Times New Roman"/>
          <w:bCs/>
          <w:sz w:val="28"/>
          <w:szCs w:val="28"/>
        </w:rPr>
      </w:pPr>
      <w:proofErr w:type="gramStart"/>
      <w:r w:rsidRPr="00B150F3">
        <w:rPr>
          <w:rFonts w:ascii="Times New Roman" w:eastAsia="SymbolMT" w:hAnsi="Times New Roman" w:cs="Times New Roman"/>
          <w:bCs/>
          <w:sz w:val="28"/>
          <w:szCs w:val="28"/>
        </w:rPr>
        <w:t>directory</w:t>
      </w:r>
      <w:proofErr w:type="gramEnd"/>
      <w:r w:rsidRPr="00B150F3">
        <w:rPr>
          <w:rFonts w:ascii="Times New Roman" w:eastAsia="SymbolMT" w:hAnsi="Times New Roman" w:cs="Times New Roman"/>
          <w:bCs/>
          <w:sz w:val="28"/>
          <w:szCs w:val="28"/>
        </w:rPr>
        <w:t>.</w:t>
      </w:r>
    </w:p>
    <w:p w:rsidR="00DD3A2F" w:rsidRPr="00B150F3" w:rsidRDefault="00DD3A2F" w:rsidP="00DD3A2F">
      <w:pPr>
        <w:pStyle w:val="ListParagraph"/>
        <w:numPr>
          <w:ilvl w:val="0"/>
          <w:numId w:val="34"/>
        </w:numPr>
        <w:autoSpaceDE w:val="0"/>
        <w:autoSpaceDN w:val="0"/>
        <w:adjustRightInd w:val="0"/>
        <w:spacing w:after="0" w:line="240" w:lineRule="auto"/>
        <w:rPr>
          <w:rFonts w:ascii="Times New Roman" w:hAnsi="Times New Roman" w:cs="Times New Roman"/>
          <w:i/>
          <w:sz w:val="28"/>
          <w:szCs w:val="28"/>
          <w:u w:val="single"/>
        </w:rPr>
      </w:pPr>
      <w:r w:rsidRPr="00B150F3">
        <w:rPr>
          <w:rFonts w:ascii="Times New Roman" w:eastAsia="SymbolMT" w:hAnsi="Times New Roman" w:cs="Times New Roman"/>
          <w:bCs/>
          <w:sz w:val="28"/>
          <w:szCs w:val="28"/>
        </w:rPr>
        <w:lastRenderedPageBreak/>
        <w:t>Generated class file will be placed into corresponding package structure.</w:t>
      </w:r>
    </w:p>
    <w:p w:rsidR="00DD3A2F" w:rsidRPr="00B150F3" w:rsidRDefault="008B6FE7" w:rsidP="00DD3A2F">
      <w:pPr>
        <w:autoSpaceDE w:val="0"/>
        <w:autoSpaceDN w:val="0"/>
        <w:adjustRightInd w:val="0"/>
        <w:spacing w:after="0" w:line="240" w:lineRule="auto"/>
        <w:ind w:left="360"/>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Diagram:</w:t>
      </w:r>
    </w:p>
    <w:p w:rsidR="008B6FE7" w:rsidRPr="00B150F3" w:rsidRDefault="008B6FE7" w:rsidP="00DD3A2F">
      <w:pPr>
        <w:autoSpaceDE w:val="0"/>
        <w:autoSpaceDN w:val="0"/>
        <w:adjustRightInd w:val="0"/>
        <w:spacing w:after="0" w:line="240" w:lineRule="auto"/>
        <w:ind w:left="360"/>
        <w:rPr>
          <w:rFonts w:ascii="Times New Roman" w:hAnsi="Times New Roman" w:cs="Times New Roman"/>
          <w:i/>
          <w:sz w:val="28"/>
          <w:szCs w:val="28"/>
          <w:u w:val="single"/>
        </w:rPr>
      </w:pPr>
      <w:r w:rsidRPr="00B150F3">
        <w:rPr>
          <w:rFonts w:ascii="Times New Roman" w:hAnsi="Times New Roman" w:cs="Times New Roman"/>
          <w:i/>
          <w:noProof/>
          <w:sz w:val="28"/>
          <w:szCs w:val="28"/>
          <w:u w:val="single"/>
        </w:rPr>
        <w:drawing>
          <wp:inline distT="0" distB="0" distL="0" distR="0" wp14:anchorId="1458C972" wp14:editId="2D34D9BB">
            <wp:extent cx="5844540" cy="2385060"/>
            <wp:effectExtent l="19050" t="0" r="381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5844540" cy="2385060"/>
                    </a:xfrm>
                    <a:prstGeom prst="rect">
                      <a:avLst/>
                    </a:prstGeom>
                    <a:noFill/>
                    <a:ln w="9525">
                      <a:noFill/>
                      <a:miter lim="800000"/>
                      <a:headEnd/>
                      <a:tailEnd/>
                    </a:ln>
                  </pic:spPr>
                </pic:pic>
              </a:graphicData>
            </a:graphic>
          </wp:inline>
        </w:drawing>
      </w:r>
    </w:p>
    <w:p w:rsidR="00F0421F" w:rsidRPr="00B150F3" w:rsidRDefault="00F0421F" w:rsidP="00F0421F">
      <w:pPr>
        <w:pStyle w:val="ListParagraph"/>
        <w:numPr>
          <w:ilvl w:val="0"/>
          <w:numId w:val="35"/>
        </w:numPr>
        <w:autoSpaceDE w:val="0"/>
        <w:autoSpaceDN w:val="0"/>
        <w:adjustRightInd w:val="0"/>
        <w:spacing w:after="0" w:line="240" w:lineRule="auto"/>
        <w:rPr>
          <w:rFonts w:ascii="Times New Roman" w:eastAsia="SymbolMT" w:hAnsi="Times New Roman" w:cs="Times New Roman"/>
          <w:bCs/>
          <w:sz w:val="28"/>
          <w:szCs w:val="28"/>
        </w:rPr>
      </w:pPr>
      <w:r w:rsidRPr="00B150F3">
        <w:rPr>
          <w:rFonts w:ascii="Times New Roman" w:eastAsia="SymbolMT" w:hAnsi="Times New Roman" w:cs="Times New Roman"/>
          <w:bCs/>
          <w:sz w:val="28"/>
          <w:szCs w:val="28"/>
        </w:rPr>
        <w:t>If the specified package structure is not already available then this command itself will create the required package structure.</w:t>
      </w:r>
    </w:p>
    <w:p w:rsidR="00F0421F" w:rsidRPr="00B150F3" w:rsidRDefault="00F0421F" w:rsidP="00F0421F">
      <w:pPr>
        <w:pStyle w:val="ListParagraph"/>
        <w:numPr>
          <w:ilvl w:val="0"/>
          <w:numId w:val="35"/>
        </w:numPr>
        <w:autoSpaceDE w:val="0"/>
        <w:autoSpaceDN w:val="0"/>
        <w:adjustRightInd w:val="0"/>
        <w:spacing w:after="0" w:line="240" w:lineRule="auto"/>
        <w:rPr>
          <w:rFonts w:ascii="Times New Roman" w:eastAsia="SymbolMT" w:hAnsi="Times New Roman" w:cs="Times New Roman"/>
          <w:bCs/>
          <w:sz w:val="28"/>
          <w:szCs w:val="28"/>
        </w:rPr>
      </w:pPr>
      <w:r w:rsidRPr="00B150F3">
        <w:rPr>
          <w:rFonts w:ascii="Times New Roman" w:eastAsia="SymbolMT" w:hAnsi="Times New Roman" w:cs="Times New Roman"/>
          <w:bCs/>
          <w:sz w:val="28"/>
          <w:szCs w:val="28"/>
        </w:rPr>
        <w:t>As the destination we can use any valid directory.</w:t>
      </w:r>
    </w:p>
    <w:p w:rsidR="00F0421F" w:rsidRPr="00B150F3" w:rsidRDefault="00F0421F" w:rsidP="00F0421F">
      <w:pPr>
        <w:pStyle w:val="ListParagraph"/>
        <w:numPr>
          <w:ilvl w:val="0"/>
          <w:numId w:val="35"/>
        </w:numPr>
        <w:autoSpaceDE w:val="0"/>
        <w:autoSpaceDN w:val="0"/>
        <w:adjustRightInd w:val="0"/>
        <w:spacing w:after="0" w:line="240" w:lineRule="auto"/>
        <w:rPr>
          <w:rFonts w:ascii="Times New Roman" w:eastAsia="SymbolMT" w:hAnsi="Times New Roman" w:cs="Times New Roman"/>
          <w:bCs/>
          <w:sz w:val="28"/>
          <w:szCs w:val="28"/>
        </w:rPr>
      </w:pPr>
      <w:r w:rsidRPr="00B150F3">
        <w:rPr>
          <w:rFonts w:ascii="Times New Roman" w:eastAsia="SymbolMT" w:hAnsi="Times New Roman" w:cs="Times New Roman"/>
          <w:bCs/>
          <w:sz w:val="28"/>
          <w:szCs w:val="28"/>
        </w:rPr>
        <w:t>If the specified destination is not available then we will get compile time error.</w:t>
      </w:r>
    </w:p>
    <w:p w:rsidR="00F0421F" w:rsidRPr="00B150F3" w:rsidRDefault="00F0421F" w:rsidP="00F0421F">
      <w:pPr>
        <w:pStyle w:val="ListParagraph"/>
        <w:autoSpaceDE w:val="0"/>
        <w:autoSpaceDN w:val="0"/>
        <w:adjustRightInd w:val="0"/>
        <w:spacing w:after="0" w:line="240" w:lineRule="auto"/>
        <w:rPr>
          <w:rFonts w:ascii="Times New Roman" w:eastAsia="SymbolMT" w:hAnsi="Times New Roman" w:cs="Times New Roman"/>
          <w:b/>
          <w:bCs/>
          <w:sz w:val="28"/>
          <w:szCs w:val="28"/>
        </w:rPr>
      </w:pPr>
    </w:p>
    <w:p w:rsidR="00F0421F" w:rsidRPr="00B150F3" w:rsidRDefault="00F0421F" w:rsidP="00F0421F">
      <w:pPr>
        <w:autoSpaceDE w:val="0"/>
        <w:autoSpaceDN w:val="0"/>
        <w:adjustRightInd w:val="0"/>
        <w:spacing w:after="0" w:line="240" w:lineRule="auto"/>
        <w:rPr>
          <w:rFonts w:ascii="Times New Roman" w:eastAsia="SymbolMT" w:hAnsi="Times New Roman" w:cs="Times New Roman"/>
          <w:b/>
          <w:bCs/>
          <w:sz w:val="28"/>
          <w:szCs w:val="28"/>
          <w:u w:val="single"/>
        </w:rPr>
      </w:pPr>
      <w:r w:rsidRPr="00B150F3">
        <w:rPr>
          <w:rFonts w:ascii="Times New Roman" w:eastAsia="SymbolMT" w:hAnsi="Times New Roman" w:cs="Times New Roman"/>
          <w:b/>
          <w:bCs/>
          <w:sz w:val="28"/>
          <w:szCs w:val="28"/>
          <w:u w:val="single"/>
        </w:rPr>
        <w:t>Example:</w:t>
      </w:r>
    </w:p>
    <w:p w:rsidR="00F0421F" w:rsidRPr="00B150F3" w:rsidRDefault="00F0421F" w:rsidP="00F27D52">
      <w:pPr>
        <w:autoSpaceDE w:val="0"/>
        <w:autoSpaceDN w:val="0"/>
        <w:adjustRightInd w:val="0"/>
        <w:spacing w:after="0" w:line="240" w:lineRule="auto"/>
        <w:ind w:firstLine="360"/>
        <w:rPr>
          <w:rFonts w:ascii="Times New Roman" w:eastAsia="SymbolMT" w:hAnsi="Times New Roman" w:cs="Times New Roman"/>
          <w:b/>
          <w:bCs/>
          <w:sz w:val="28"/>
          <w:szCs w:val="28"/>
        </w:rPr>
      </w:pPr>
      <w:r w:rsidRPr="00B150F3">
        <w:rPr>
          <w:rFonts w:ascii="Times New Roman" w:eastAsia="SymbolMT" w:hAnsi="Times New Roman" w:cs="Times New Roman"/>
          <w:b/>
          <w:bCs/>
          <w:sz w:val="28"/>
          <w:szCs w:val="28"/>
        </w:rPr>
        <w:t>D:\Java&gt;javac -d c: HydJobs.java</w:t>
      </w:r>
    </w:p>
    <w:p w:rsidR="00F27D52" w:rsidRPr="00B150F3" w:rsidRDefault="00F27D52" w:rsidP="00F27D52">
      <w:pPr>
        <w:autoSpaceDE w:val="0"/>
        <w:autoSpaceDN w:val="0"/>
        <w:adjustRightInd w:val="0"/>
        <w:spacing w:after="0" w:line="240" w:lineRule="auto"/>
        <w:rPr>
          <w:rFonts w:ascii="Times New Roman" w:eastAsia="SymbolMT" w:hAnsi="Times New Roman" w:cs="Times New Roman"/>
          <w:b/>
          <w:bCs/>
          <w:sz w:val="28"/>
          <w:szCs w:val="28"/>
        </w:rPr>
      </w:pPr>
    </w:p>
    <w:p w:rsidR="008B6FE7" w:rsidRPr="00B150F3" w:rsidRDefault="00F0421F" w:rsidP="00F27D52">
      <w:pPr>
        <w:autoSpaceDE w:val="0"/>
        <w:autoSpaceDN w:val="0"/>
        <w:adjustRightInd w:val="0"/>
        <w:spacing w:after="0" w:line="240" w:lineRule="auto"/>
        <w:rPr>
          <w:rFonts w:ascii="Times New Roman" w:eastAsia="SymbolMT" w:hAnsi="Times New Roman" w:cs="Times New Roman"/>
          <w:b/>
          <w:bCs/>
          <w:sz w:val="28"/>
          <w:szCs w:val="28"/>
          <w:u w:val="single"/>
        </w:rPr>
      </w:pPr>
      <w:r w:rsidRPr="00B150F3">
        <w:rPr>
          <w:rFonts w:ascii="Times New Roman" w:eastAsia="SymbolMT" w:hAnsi="Times New Roman" w:cs="Times New Roman"/>
          <w:b/>
          <w:bCs/>
          <w:sz w:val="28"/>
          <w:szCs w:val="28"/>
          <w:u w:val="single"/>
        </w:rPr>
        <w:t>Diagram:</w:t>
      </w:r>
    </w:p>
    <w:p w:rsidR="00F27D52" w:rsidRPr="00B150F3" w:rsidRDefault="00C628FA" w:rsidP="00F27D52">
      <w:pPr>
        <w:autoSpaceDE w:val="0"/>
        <w:autoSpaceDN w:val="0"/>
        <w:adjustRightInd w:val="0"/>
        <w:spacing w:after="0" w:line="240" w:lineRule="auto"/>
        <w:rPr>
          <w:rFonts w:ascii="Times New Roman" w:hAnsi="Times New Roman" w:cs="Times New Roman"/>
          <w:i/>
          <w:sz w:val="28"/>
          <w:szCs w:val="28"/>
          <w:u w:val="single"/>
        </w:rPr>
      </w:pPr>
      <w:r w:rsidRPr="00B150F3">
        <w:rPr>
          <w:rFonts w:ascii="Times New Roman" w:hAnsi="Times New Roman" w:cs="Times New Roman"/>
          <w:i/>
          <w:noProof/>
          <w:sz w:val="28"/>
          <w:szCs w:val="28"/>
          <w:u w:val="single"/>
        </w:rPr>
        <w:drawing>
          <wp:inline distT="0" distB="0" distL="0" distR="0" wp14:anchorId="5F91A111" wp14:editId="70DCE39D">
            <wp:extent cx="5713095" cy="2399665"/>
            <wp:effectExtent l="19050" t="0" r="1905"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5713095" cy="2399665"/>
                    </a:xfrm>
                    <a:prstGeom prst="rect">
                      <a:avLst/>
                    </a:prstGeom>
                    <a:noFill/>
                    <a:ln w="9525">
                      <a:noFill/>
                      <a:miter lim="800000"/>
                      <a:headEnd/>
                      <a:tailEnd/>
                    </a:ln>
                  </pic:spPr>
                </pic:pic>
              </a:graphicData>
            </a:graphic>
          </wp:inline>
        </w:drawing>
      </w:r>
    </w:p>
    <w:p w:rsidR="00945FF8" w:rsidRPr="00B150F3" w:rsidRDefault="00945FF8" w:rsidP="00945FF8">
      <w:pPr>
        <w:autoSpaceDE w:val="0"/>
        <w:autoSpaceDN w:val="0"/>
        <w:adjustRightInd w:val="0"/>
        <w:spacing w:after="0" w:line="240" w:lineRule="auto"/>
        <w:rPr>
          <w:rFonts w:ascii="Times New Roman" w:hAnsi="Times New Roman" w:cs="Times New Roman"/>
          <w:bCs/>
          <w:sz w:val="28"/>
          <w:szCs w:val="28"/>
        </w:rPr>
      </w:pPr>
      <w:r w:rsidRPr="00B150F3">
        <w:rPr>
          <w:rFonts w:ascii="Times New Roman" w:hAnsi="Times New Roman" w:cs="Times New Roman"/>
          <w:bCs/>
          <w:sz w:val="28"/>
          <w:szCs w:val="28"/>
        </w:rPr>
        <w:t>If the specified destination is not available then we will get compile time error.</w:t>
      </w:r>
    </w:p>
    <w:p w:rsidR="00945FF8" w:rsidRPr="00B150F3" w:rsidRDefault="00945FF8" w:rsidP="00945FF8">
      <w:pPr>
        <w:autoSpaceDE w:val="0"/>
        <w:autoSpaceDN w:val="0"/>
        <w:adjustRightInd w:val="0"/>
        <w:spacing w:after="0" w:line="240" w:lineRule="auto"/>
        <w:rPr>
          <w:rFonts w:ascii="Times New Roman" w:hAnsi="Times New Roman" w:cs="Times New Roman"/>
          <w:bCs/>
          <w:sz w:val="28"/>
          <w:szCs w:val="28"/>
        </w:rPr>
      </w:pPr>
    </w:p>
    <w:p w:rsidR="00945FF8" w:rsidRPr="00B150F3" w:rsidRDefault="00945FF8" w:rsidP="00945FF8">
      <w:pPr>
        <w:autoSpaceDE w:val="0"/>
        <w:autoSpaceDN w:val="0"/>
        <w:adjustRightInd w:val="0"/>
        <w:spacing w:after="0" w:line="240" w:lineRule="auto"/>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Example:</w:t>
      </w:r>
    </w:p>
    <w:p w:rsidR="00945FF8" w:rsidRPr="00B150F3" w:rsidRDefault="00945FF8" w:rsidP="00945FF8">
      <w:pPr>
        <w:autoSpaceDE w:val="0"/>
        <w:autoSpaceDN w:val="0"/>
        <w:adjustRightInd w:val="0"/>
        <w:spacing w:after="0" w:line="240" w:lineRule="auto"/>
        <w:rPr>
          <w:rFonts w:ascii="Times New Roman" w:hAnsi="Times New Roman" w:cs="Times New Roman"/>
          <w:b/>
          <w:bCs/>
          <w:sz w:val="28"/>
          <w:szCs w:val="28"/>
          <w:u w:val="single"/>
        </w:rPr>
      </w:pPr>
    </w:p>
    <w:p w:rsidR="00945FF8" w:rsidRPr="00B150F3" w:rsidRDefault="00945FF8" w:rsidP="00945FF8">
      <w:pPr>
        <w:autoSpaceDE w:val="0"/>
        <w:autoSpaceDN w:val="0"/>
        <w:adjustRightInd w:val="0"/>
        <w:spacing w:after="0" w:line="240" w:lineRule="auto"/>
        <w:ind w:left="720"/>
        <w:rPr>
          <w:rFonts w:ascii="Times New Roman" w:hAnsi="Times New Roman" w:cs="Times New Roman"/>
          <w:b/>
          <w:bCs/>
          <w:sz w:val="28"/>
          <w:szCs w:val="28"/>
        </w:rPr>
      </w:pPr>
      <w:proofErr w:type="spellStart"/>
      <w:proofErr w:type="gramStart"/>
      <w:r w:rsidRPr="00B150F3">
        <w:rPr>
          <w:rFonts w:ascii="Times New Roman" w:hAnsi="Times New Roman" w:cs="Times New Roman"/>
          <w:b/>
          <w:bCs/>
          <w:sz w:val="28"/>
          <w:szCs w:val="28"/>
        </w:rPr>
        <w:lastRenderedPageBreak/>
        <w:t>javac</w:t>
      </w:r>
      <w:proofErr w:type="spellEnd"/>
      <w:proofErr w:type="gramEnd"/>
      <w:r w:rsidRPr="00B150F3">
        <w:rPr>
          <w:rFonts w:ascii="Times New Roman" w:hAnsi="Times New Roman" w:cs="Times New Roman"/>
          <w:b/>
          <w:bCs/>
          <w:sz w:val="28"/>
          <w:szCs w:val="28"/>
        </w:rPr>
        <w:t xml:space="preserve"> -d z: HydJobs.java</w:t>
      </w:r>
    </w:p>
    <w:p w:rsidR="00C628FA" w:rsidRPr="00B150F3" w:rsidRDefault="00945FF8" w:rsidP="00945FF8">
      <w:pPr>
        <w:autoSpaceDE w:val="0"/>
        <w:autoSpaceDN w:val="0"/>
        <w:adjustRightInd w:val="0"/>
        <w:spacing w:after="0" w:line="240" w:lineRule="auto"/>
        <w:rPr>
          <w:rFonts w:ascii="Times New Roman" w:hAnsi="Times New Roman" w:cs="Times New Roman"/>
          <w:bCs/>
          <w:sz w:val="28"/>
          <w:szCs w:val="28"/>
        </w:rPr>
      </w:pPr>
      <w:r w:rsidRPr="00B150F3">
        <w:rPr>
          <w:rFonts w:ascii="Times New Roman" w:hAnsi="Times New Roman" w:cs="Times New Roman"/>
          <w:bCs/>
          <w:sz w:val="28"/>
          <w:szCs w:val="28"/>
        </w:rPr>
        <w:t>If Z: is not available then we will get compile time error.</w:t>
      </w:r>
    </w:p>
    <w:p w:rsidR="00945FF8" w:rsidRPr="00B150F3" w:rsidRDefault="00945FF8" w:rsidP="00945FF8">
      <w:pPr>
        <w:autoSpaceDE w:val="0"/>
        <w:autoSpaceDN w:val="0"/>
        <w:adjustRightInd w:val="0"/>
        <w:spacing w:after="0" w:line="240" w:lineRule="auto"/>
        <w:rPr>
          <w:rFonts w:ascii="Times New Roman" w:hAnsi="Times New Roman" w:cs="Times New Roman"/>
          <w:bCs/>
          <w:sz w:val="28"/>
          <w:szCs w:val="28"/>
        </w:rPr>
      </w:pPr>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How to execute package Program:</w:t>
      </w:r>
    </w:p>
    <w:p w:rsidR="002C22A3" w:rsidRPr="00B150F3" w:rsidRDefault="002C22A3" w:rsidP="002C22A3">
      <w:pPr>
        <w:autoSpaceDE w:val="0"/>
        <w:autoSpaceDN w:val="0"/>
        <w:adjustRightInd w:val="0"/>
        <w:spacing w:after="0" w:line="240" w:lineRule="auto"/>
        <w:ind w:firstLine="720"/>
        <w:rPr>
          <w:rFonts w:ascii="Times New Roman" w:hAnsi="Times New Roman" w:cs="Times New Roman"/>
          <w:b/>
          <w:bCs/>
          <w:sz w:val="28"/>
          <w:szCs w:val="28"/>
        </w:rPr>
      </w:pPr>
    </w:p>
    <w:p w:rsidR="002C22A3" w:rsidRPr="00B150F3" w:rsidRDefault="002C22A3" w:rsidP="002C22A3">
      <w:pPr>
        <w:autoSpaceDE w:val="0"/>
        <w:autoSpaceDN w:val="0"/>
        <w:adjustRightInd w:val="0"/>
        <w:spacing w:after="0" w:line="240" w:lineRule="auto"/>
        <w:ind w:firstLine="720"/>
        <w:rPr>
          <w:rFonts w:ascii="Times New Roman" w:hAnsi="Times New Roman" w:cs="Times New Roman"/>
          <w:b/>
          <w:bCs/>
          <w:sz w:val="28"/>
          <w:szCs w:val="28"/>
        </w:rPr>
      </w:pPr>
      <w:proofErr w:type="gramStart"/>
      <w:r w:rsidRPr="00B150F3">
        <w:rPr>
          <w:rFonts w:ascii="Times New Roman" w:hAnsi="Times New Roman" w:cs="Times New Roman"/>
          <w:b/>
          <w:bCs/>
          <w:sz w:val="28"/>
          <w:szCs w:val="28"/>
        </w:rPr>
        <w:t>java</w:t>
      </w:r>
      <w:proofErr w:type="gramEnd"/>
      <w:r w:rsidRPr="00B150F3">
        <w:rPr>
          <w:rFonts w:ascii="Times New Roman" w:hAnsi="Times New Roman" w:cs="Times New Roman"/>
          <w:b/>
          <w:bCs/>
          <w:sz w:val="28"/>
          <w:szCs w:val="28"/>
        </w:rPr>
        <w:t xml:space="preserve"> </w:t>
      </w:r>
      <w:proofErr w:type="spellStart"/>
      <w:r w:rsidRPr="00B150F3">
        <w:rPr>
          <w:rFonts w:ascii="Times New Roman" w:hAnsi="Times New Roman" w:cs="Times New Roman"/>
          <w:b/>
          <w:bCs/>
          <w:sz w:val="28"/>
          <w:szCs w:val="28"/>
        </w:rPr>
        <w:t>com.durgajobs.itjobs.HydJobs</w:t>
      </w:r>
      <w:proofErr w:type="spellEnd"/>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rPr>
      </w:pPr>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rPr>
      </w:pPr>
      <w:r w:rsidRPr="00B150F3">
        <w:rPr>
          <w:rFonts w:ascii="Times New Roman" w:hAnsi="Times New Roman" w:cs="Times New Roman"/>
          <w:b/>
          <w:bCs/>
          <w:sz w:val="28"/>
          <w:szCs w:val="28"/>
        </w:rPr>
        <w:t>At the time of execution compulsory we should provide fully qualified name.</w:t>
      </w:r>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u w:val="single"/>
        </w:rPr>
      </w:pPr>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Conclusion 1:</w:t>
      </w:r>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rPr>
      </w:pPr>
    </w:p>
    <w:p w:rsidR="002C22A3" w:rsidRPr="00B150F3" w:rsidRDefault="002C22A3" w:rsidP="002C22A3">
      <w:pPr>
        <w:autoSpaceDE w:val="0"/>
        <w:autoSpaceDN w:val="0"/>
        <w:adjustRightInd w:val="0"/>
        <w:spacing w:after="0" w:line="240" w:lineRule="auto"/>
        <w:ind w:firstLine="720"/>
        <w:rPr>
          <w:rFonts w:ascii="Times New Roman" w:hAnsi="Times New Roman" w:cs="Times New Roman"/>
          <w:b/>
          <w:bCs/>
          <w:sz w:val="28"/>
          <w:szCs w:val="28"/>
        </w:rPr>
      </w:pPr>
      <w:r w:rsidRPr="00B150F3">
        <w:rPr>
          <w:rFonts w:ascii="Times New Roman" w:hAnsi="Times New Roman" w:cs="Times New Roman"/>
          <w:b/>
          <w:bCs/>
          <w:sz w:val="28"/>
          <w:szCs w:val="28"/>
        </w:rPr>
        <w:t xml:space="preserve"> In any java Program there should be at most one package statement that is if we are taking more than one package statement we will get compile time error.</w:t>
      </w:r>
    </w:p>
    <w:p w:rsidR="002C22A3" w:rsidRPr="00B150F3" w:rsidRDefault="002C22A3" w:rsidP="002C22A3">
      <w:pPr>
        <w:autoSpaceDE w:val="0"/>
        <w:autoSpaceDN w:val="0"/>
        <w:adjustRightInd w:val="0"/>
        <w:spacing w:after="0" w:line="240" w:lineRule="auto"/>
        <w:ind w:firstLine="720"/>
        <w:rPr>
          <w:rFonts w:ascii="Times New Roman" w:hAnsi="Times New Roman" w:cs="Times New Roman"/>
          <w:b/>
          <w:bCs/>
          <w:sz w:val="28"/>
          <w:szCs w:val="28"/>
        </w:rPr>
      </w:pPr>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Example:</w:t>
      </w:r>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rPr>
      </w:pPr>
    </w:p>
    <w:p w:rsidR="002C22A3" w:rsidRPr="00B150F3" w:rsidRDefault="002C22A3" w:rsidP="002C22A3">
      <w:pPr>
        <w:autoSpaceDE w:val="0"/>
        <w:autoSpaceDN w:val="0"/>
        <w:adjustRightInd w:val="0"/>
        <w:spacing w:after="0" w:line="240" w:lineRule="auto"/>
        <w:ind w:left="720"/>
        <w:rPr>
          <w:rFonts w:ascii="Times New Roman" w:hAnsi="Times New Roman" w:cs="Times New Roman"/>
          <w:bCs/>
          <w:i/>
          <w:sz w:val="36"/>
          <w:szCs w:val="28"/>
        </w:rPr>
      </w:pPr>
      <w:proofErr w:type="gramStart"/>
      <w:r w:rsidRPr="00B150F3">
        <w:rPr>
          <w:rFonts w:ascii="Times New Roman" w:hAnsi="Times New Roman" w:cs="Times New Roman"/>
          <w:bCs/>
          <w:i/>
          <w:sz w:val="36"/>
          <w:szCs w:val="28"/>
        </w:rPr>
        <w:t>package</w:t>
      </w:r>
      <w:proofErr w:type="gramEnd"/>
      <w:r w:rsidRPr="00B150F3">
        <w:rPr>
          <w:rFonts w:ascii="Times New Roman" w:hAnsi="Times New Roman" w:cs="Times New Roman"/>
          <w:bCs/>
          <w:i/>
          <w:sz w:val="36"/>
          <w:szCs w:val="28"/>
        </w:rPr>
        <w:t xml:space="preserve"> pack1;</w:t>
      </w:r>
    </w:p>
    <w:p w:rsidR="002C22A3" w:rsidRPr="00B150F3" w:rsidRDefault="002C22A3" w:rsidP="002C22A3">
      <w:pPr>
        <w:autoSpaceDE w:val="0"/>
        <w:autoSpaceDN w:val="0"/>
        <w:adjustRightInd w:val="0"/>
        <w:spacing w:after="0" w:line="240" w:lineRule="auto"/>
        <w:ind w:left="720"/>
        <w:rPr>
          <w:rFonts w:ascii="Times New Roman" w:hAnsi="Times New Roman" w:cs="Times New Roman"/>
          <w:bCs/>
          <w:i/>
          <w:sz w:val="36"/>
          <w:szCs w:val="28"/>
        </w:rPr>
      </w:pPr>
      <w:proofErr w:type="gramStart"/>
      <w:r w:rsidRPr="00B150F3">
        <w:rPr>
          <w:rFonts w:ascii="Times New Roman" w:hAnsi="Times New Roman" w:cs="Times New Roman"/>
          <w:bCs/>
          <w:i/>
          <w:sz w:val="36"/>
          <w:szCs w:val="28"/>
        </w:rPr>
        <w:t>package</w:t>
      </w:r>
      <w:proofErr w:type="gramEnd"/>
      <w:r w:rsidRPr="00B150F3">
        <w:rPr>
          <w:rFonts w:ascii="Times New Roman" w:hAnsi="Times New Roman" w:cs="Times New Roman"/>
          <w:bCs/>
          <w:i/>
          <w:sz w:val="36"/>
          <w:szCs w:val="28"/>
        </w:rPr>
        <w:t xml:space="preserve"> pack2;</w:t>
      </w:r>
    </w:p>
    <w:p w:rsidR="002C22A3" w:rsidRPr="00B150F3" w:rsidRDefault="002C22A3" w:rsidP="002C22A3">
      <w:pPr>
        <w:autoSpaceDE w:val="0"/>
        <w:autoSpaceDN w:val="0"/>
        <w:adjustRightInd w:val="0"/>
        <w:spacing w:after="0" w:line="240" w:lineRule="auto"/>
        <w:ind w:left="720"/>
        <w:rPr>
          <w:rFonts w:ascii="Times New Roman" w:hAnsi="Times New Roman" w:cs="Times New Roman"/>
          <w:bCs/>
          <w:i/>
          <w:sz w:val="36"/>
          <w:szCs w:val="28"/>
        </w:rPr>
      </w:pPr>
      <w:proofErr w:type="gramStart"/>
      <w:r w:rsidRPr="00B150F3">
        <w:rPr>
          <w:rFonts w:ascii="Times New Roman" w:hAnsi="Times New Roman" w:cs="Times New Roman"/>
          <w:bCs/>
          <w:i/>
          <w:sz w:val="36"/>
          <w:szCs w:val="28"/>
        </w:rPr>
        <w:t>class</w:t>
      </w:r>
      <w:proofErr w:type="gramEnd"/>
      <w:r w:rsidRPr="00B150F3">
        <w:rPr>
          <w:rFonts w:ascii="Times New Roman" w:hAnsi="Times New Roman" w:cs="Times New Roman"/>
          <w:bCs/>
          <w:i/>
          <w:sz w:val="36"/>
          <w:szCs w:val="28"/>
        </w:rPr>
        <w:t xml:space="preserve"> A</w:t>
      </w:r>
    </w:p>
    <w:p w:rsidR="002C22A3" w:rsidRPr="00B150F3" w:rsidRDefault="002C22A3" w:rsidP="002C22A3">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w:t>
      </w:r>
    </w:p>
    <w:p w:rsidR="002C22A3" w:rsidRPr="00B150F3" w:rsidRDefault="002C22A3" w:rsidP="002C22A3">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w:t>
      </w:r>
    </w:p>
    <w:p w:rsidR="002C22A3" w:rsidRPr="00B150F3" w:rsidRDefault="002C22A3" w:rsidP="002C22A3">
      <w:pPr>
        <w:autoSpaceDE w:val="0"/>
        <w:autoSpaceDN w:val="0"/>
        <w:adjustRightInd w:val="0"/>
        <w:spacing w:after="0" w:line="240" w:lineRule="auto"/>
        <w:ind w:left="720"/>
        <w:rPr>
          <w:rFonts w:ascii="Times New Roman" w:hAnsi="Times New Roman" w:cs="Times New Roman"/>
          <w:b/>
          <w:bCs/>
          <w:i/>
          <w:sz w:val="36"/>
          <w:szCs w:val="28"/>
        </w:rPr>
      </w:pPr>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Output:</w:t>
      </w:r>
    </w:p>
    <w:p w:rsidR="002C22A3" w:rsidRPr="00B150F3" w:rsidRDefault="002C22A3" w:rsidP="002C22A3">
      <w:pPr>
        <w:autoSpaceDE w:val="0"/>
        <w:autoSpaceDN w:val="0"/>
        <w:adjustRightInd w:val="0"/>
        <w:spacing w:after="0" w:line="240" w:lineRule="auto"/>
        <w:rPr>
          <w:rFonts w:ascii="Times New Roman" w:hAnsi="Times New Roman" w:cs="Times New Roman"/>
          <w:b/>
          <w:bCs/>
          <w:sz w:val="28"/>
          <w:szCs w:val="28"/>
        </w:rPr>
      </w:pPr>
    </w:p>
    <w:p w:rsidR="002C22A3" w:rsidRPr="00B150F3" w:rsidRDefault="002C22A3" w:rsidP="002C22A3">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Compile time error.</w:t>
      </w:r>
    </w:p>
    <w:p w:rsidR="002C22A3" w:rsidRPr="00B150F3" w:rsidRDefault="002C22A3" w:rsidP="002C22A3">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D:\Java&gt;javac A.java</w:t>
      </w:r>
    </w:p>
    <w:p w:rsidR="002C22A3" w:rsidRPr="00B150F3" w:rsidRDefault="002C22A3" w:rsidP="002C22A3">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 xml:space="preserve">A.java:2: class, interface, or </w:t>
      </w:r>
      <w:proofErr w:type="spellStart"/>
      <w:r w:rsidRPr="00B150F3">
        <w:rPr>
          <w:rFonts w:ascii="Times New Roman" w:hAnsi="Times New Roman" w:cs="Times New Roman"/>
          <w:bCs/>
          <w:i/>
          <w:sz w:val="36"/>
          <w:szCs w:val="28"/>
        </w:rPr>
        <w:t>enum</w:t>
      </w:r>
      <w:proofErr w:type="spellEnd"/>
      <w:r w:rsidRPr="00B150F3">
        <w:rPr>
          <w:rFonts w:ascii="Times New Roman" w:hAnsi="Times New Roman" w:cs="Times New Roman"/>
          <w:bCs/>
          <w:i/>
          <w:sz w:val="36"/>
          <w:szCs w:val="28"/>
        </w:rPr>
        <w:t xml:space="preserve"> expected</w:t>
      </w:r>
    </w:p>
    <w:p w:rsidR="002C22A3" w:rsidRPr="00B150F3" w:rsidRDefault="002C22A3" w:rsidP="002C22A3">
      <w:pPr>
        <w:autoSpaceDE w:val="0"/>
        <w:autoSpaceDN w:val="0"/>
        <w:adjustRightInd w:val="0"/>
        <w:spacing w:after="0" w:line="240" w:lineRule="auto"/>
        <w:ind w:left="720"/>
        <w:rPr>
          <w:rFonts w:ascii="Times New Roman" w:hAnsi="Times New Roman" w:cs="Times New Roman"/>
          <w:bCs/>
          <w:i/>
          <w:sz w:val="36"/>
          <w:szCs w:val="28"/>
        </w:rPr>
      </w:pPr>
      <w:proofErr w:type="gramStart"/>
      <w:r w:rsidRPr="00B150F3">
        <w:rPr>
          <w:rFonts w:ascii="Times New Roman" w:hAnsi="Times New Roman" w:cs="Times New Roman"/>
          <w:bCs/>
          <w:i/>
          <w:sz w:val="36"/>
          <w:szCs w:val="28"/>
        </w:rPr>
        <w:t>package</w:t>
      </w:r>
      <w:proofErr w:type="gramEnd"/>
      <w:r w:rsidRPr="00B150F3">
        <w:rPr>
          <w:rFonts w:ascii="Times New Roman" w:hAnsi="Times New Roman" w:cs="Times New Roman"/>
          <w:bCs/>
          <w:i/>
          <w:sz w:val="36"/>
          <w:szCs w:val="28"/>
        </w:rPr>
        <w:t xml:space="preserve"> pack2;</w:t>
      </w:r>
    </w:p>
    <w:p w:rsidR="002C22A3" w:rsidRPr="00B150F3" w:rsidRDefault="002C22A3" w:rsidP="002C22A3">
      <w:pPr>
        <w:autoSpaceDE w:val="0"/>
        <w:autoSpaceDN w:val="0"/>
        <w:adjustRightInd w:val="0"/>
        <w:spacing w:after="0" w:line="240" w:lineRule="auto"/>
        <w:rPr>
          <w:rFonts w:ascii="Times New Roman" w:hAnsi="Times New Roman" w:cs="Times New Roman"/>
          <w:bCs/>
          <w:i/>
          <w:sz w:val="36"/>
          <w:szCs w:val="28"/>
        </w:rPr>
      </w:pPr>
    </w:p>
    <w:p w:rsidR="005A1838" w:rsidRPr="00B150F3" w:rsidRDefault="005A1838" w:rsidP="005A1838">
      <w:pPr>
        <w:autoSpaceDE w:val="0"/>
        <w:autoSpaceDN w:val="0"/>
        <w:adjustRightInd w:val="0"/>
        <w:spacing w:after="0" w:line="240" w:lineRule="auto"/>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Conclusion 2:</w:t>
      </w:r>
    </w:p>
    <w:p w:rsidR="005A1838" w:rsidRPr="00B150F3" w:rsidRDefault="005A1838" w:rsidP="005A1838">
      <w:pPr>
        <w:autoSpaceDE w:val="0"/>
        <w:autoSpaceDN w:val="0"/>
        <w:adjustRightInd w:val="0"/>
        <w:spacing w:after="0" w:line="240" w:lineRule="auto"/>
        <w:ind w:firstLine="720"/>
        <w:rPr>
          <w:rFonts w:ascii="Times New Roman" w:hAnsi="Times New Roman" w:cs="Times New Roman"/>
          <w:b/>
          <w:bCs/>
          <w:sz w:val="28"/>
          <w:szCs w:val="28"/>
        </w:rPr>
      </w:pPr>
    </w:p>
    <w:p w:rsidR="005A1838" w:rsidRPr="00B150F3" w:rsidRDefault="005A1838" w:rsidP="005A1838">
      <w:pPr>
        <w:autoSpaceDE w:val="0"/>
        <w:autoSpaceDN w:val="0"/>
        <w:adjustRightInd w:val="0"/>
        <w:spacing w:after="0" w:line="240" w:lineRule="auto"/>
        <w:ind w:firstLine="720"/>
        <w:rPr>
          <w:rFonts w:ascii="Times New Roman" w:hAnsi="Times New Roman" w:cs="Times New Roman"/>
          <w:bCs/>
          <w:sz w:val="28"/>
          <w:szCs w:val="28"/>
        </w:rPr>
      </w:pPr>
      <w:r w:rsidRPr="00B150F3">
        <w:rPr>
          <w:rFonts w:ascii="Times New Roman" w:hAnsi="Times New Roman" w:cs="Times New Roman"/>
          <w:bCs/>
          <w:sz w:val="28"/>
          <w:szCs w:val="28"/>
        </w:rPr>
        <w:t>In any java Program the 1st non comment statement should be package statement [if it is available] otherwise we will get compile time error.</w:t>
      </w:r>
    </w:p>
    <w:p w:rsidR="005A1838" w:rsidRPr="00B150F3" w:rsidRDefault="005A1838" w:rsidP="005A1838">
      <w:pPr>
        <w:autoSpaceDE w:val="0"/>
        <w:autoSpaceDN w:val="0"/>
        <w:adjustRightInd w:val="0"/>
        <w:spacing w:after="0" w:line="240" w:lineRule="auto"/>
        <w:rPr>
          <w:rFonts w:ascii="Times New Roman" w:hAnsi="Times New Roman" w:cs="Times New Roman"/>
          <w:b/>
          <w:bCs/>
          <w:sz w:val="28"/>
          <w:szCs w:val="28"/>
        </w:rPr>
      </w:pPr>
    </w:p>
    <w:p w:rsidR="005A1838" w:rsidRPr="00B150F3" w:rsidRDefault="005A1838" w:rsidP="005A1838">
      <w:pPr>
        <w:autoSpaceDE w:val="0"/>
        <w:autoSpaceDN w:val="0"/>
        <w:adjustRightInd w:val="0"/>
        <w:spacing w:after="0" w:line="240" w:lineRule="auto"/>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Example:</w:t>
      </w:r>
    </w:p>
    <w:p w:rsidR="005A1838"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proofErr w:type="gramStart"/>
      <w:r w:rsidRPr="00B150F3">
        <w:rPr>
          <w:rFonts w:ascii="Times New Roman" w:hAnsi="Times New Roman" w:cs="Times New Roman"/>
          <w:bCs/>
          <w:i/>
          <w:sz w:val="36"/>
          <w:szCs w:val="28"/>
        </w:rPr>
        <w:lastRenderedPageBreak/>
        <w:t>import</w:t>
      </w:r>
      <w:proofErr w:type="gramEnd"/>
      <w:r w:rsidRPr="00B150F3">
        <w:rPr>
          <w:rFonts w:ascii="Times New Roman" w:hAnsi="Times New Roman" w:cs="Times New Roman"/>
          <w:bCs/>
          <w:i/>
          <w:sz w:val="36"/>
          <w:szCs w:val="28"/>
        </w:rPr>
        <w:t xml:space="preserve"> </w:t>
      </w:r>
      <w:proofErr w:type="spellStart"/>
      <w:r w:rsidRPr="00B150F3">
        <w:rPr>
          <w:rFonts w:ascii="Times New Roman" w:hAnsi="Times New Roman" w:cs="Times New Roman"/>
          <w:bCs/>
          <w:i/>
          <w:sz w:val="36"/>
          <w:szCs w:val="28"/>
        </w:rPr>
        <w:t>java.util</w:t>
      </w:r>
      <w:proofErr w:type="spellEnd"/>
      <w:r w:rsidRPr="00B150F3">
        <w:rPr>
          <w:rFonts w:ascii="Times New Roman" w:hAnsi="Times New Roman" w:cs="Times New Roman"/>
          <w:bCs/>
          <w:i/>
          <w:sz w:val="36"/>
          <w:szCs w:val="28"/>
        </w:rPr>
        <w:t>.*;</w:t>
      </w:r>
    </w:p>
    <w:p w:rsidR="005A1838"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proofErr w:type="gramStart"/>
      <w:r w:rsidRPr="00B150F3">
        <w:rPr>
          <w:rFonts w:ascii="Times New Roman" w:hAnsi="Times New Roman" w:cs="Times New Roman"/>
          <w:bCs/>
          <w:i/>
          <w:sz w:val="36"/>
          <w:szCs w:val="28"/>
        </w:rPr>
        <w:t>package</w:t>
      </w:r>
      <w:proofErr w:type="gramEnd"/>
      <w:r w:rsidRPr="00B150F3">
        <w:rPr>
          <w:rFonts w:ascii="Times New Roman" w:hAnsi="Times New Roman" w:cs="Times New Roman"/>
          <w:bCs/>
          <w:i/>
          <w:sz w:val="36"/>
          <w:szCs w:val="28"/>
        </w:rPr>
        <w:t xml:space="preserve"> pack1;</w:t>
      </w:r>
    </w:p>
    <w:p w:rsidR="005A1838"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proofErr w:type="gramStart"/>
      <w:r w:rsidRPr="00B150F3">
        <w:rPr>
          <w:rFonts w:ascii="Times New Roman" w:hAnsi="Times New Roman" w:cs="Times New Roman"/>
          <w:bCs/>
          <w:i/>
          <w:sz w:val="36"/>
          <w:szCs w:val="28"/>
        </w:rPr>
        <w:t>class</w:t>
      </w:r>
      <w:proofErr w:type="gramEnd"/>
      <w:r w:rsidRPr="00B150F3">
        <w:rPr>
          <w:rFonts w:ascii="Times New Roman" w:hAnsi="Times New Roman" w:cs="Times New Roman"/>
          <w:bCs/>
          <w:i/>
          <w:sz w:val="36"/>
          <w:szCs w:val="28"/>
        </w:rPr>
        <w:t xml:space="preserve"> A</w:t>
      </w:r>
    </w:p>
    <w:p w:rsidR="005A1838"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w:t>
      </w:r>
    </w:p>
    <w:p w:rsidR="005A1838"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w:t>
      </w:r>
    </w:p>
    <w:p w:rsidR="005A1838"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p>
    <w:p w:rsidR="005A1838" w:rsidRPr="00B150F3" w:rsidRDefault="005A1838" w:rsidP="005A1838">
      <w:pPr>
        <w:autoSpaceDE w:val="0"/>
        <w:autoSpaceDN w:val="0"/>
        <w:adjustRightInd w:val="0"/>
        <w:spacing w:after="0" w:line="240" w:lineRule="auto"/>
        <w:rPr>
          <w:rFonts w:ascii="Times New Roman" w:hAnsi="Times New Roman" w:cs="Times New Roman"/>
          <w:b/>
          <w:bCs/>
          <w:sz w:val="28"/>
          <w:szCs w:val="28"/>
          <w:u w:val="single"/>
        </w:rPr>
      </w:pPr>
      <w:r w:rsidRPr="00B150F3">
        <w:rPr>
          <w:rFonts w:ascii="Times New Roman" w:hAnsi="Times New Roman" w:cs="Times New Roman"/>
          <w:b/>
          <w:bCs/>
          <w:sz w:val="28"/>
          <w:szCs w:val="28"/>
          <w:u w:val="single"/>
        </w:rPr>
        <w:t>Output:</w:t>
      </w:r>
    </w:p>
    <w:p w:rsidR="005A1838" w:rsidRPr="00B150F3" w:rsidRDefault="005A1838" w:rsidP="005A1838">
      <w:pPr>
        <w:autoSpaceDE w:val="0"/>
        <w:autoSpaceDN w:val="0"/>
        <w:adjustRightInd w:val="0"/>
        <w:spacing w:after="0" w:line="240" w:lineRule="auto"/>
        <w:rPr>
          <w:rFonts w:ascii="Times New Roman" w:hAnsi="Times New Roman" w:cs="Times New Roman"/>
          <w:b/>
          <w:bCs/>
          <w:sz w:val="28"/>
          <w:szCs w:val="28"/>
        </w:rPr>
      </w:pPr>
    </w:p>
    <w:p w:rsidR="005A1838"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Compile time error.</w:t>
      </w:r>
    </w:p>
    <w:p w:rsidR="005A1838"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D:\Java&gt;javac A.java</w:t>
      </w:r>
    </w:p>
    <w:p w:rsidR="005A1838"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r w:rsidRPr="00B150F3">
        <w:rPr>
          <w:rFonts w:ascii="Times New Roman" w:hAnsi="Times New Roman" w:cs="Times New Roman"/>
          <w:bCs/>
          <w:i/>
          <w:sz w:val="36"/>
          <w:szCs w:val="28"/>
        </w:rPr>
        <w:t xml:space="preserve">A.java:2: class, interface, or </w:t>
      </w:r>
      <w:proofErr w:type="spellStart"/>
      <w:r w:rsidRPr="00B150F3">
        <w:rPr>
          <w:rFonts w:ascii="Times New Roman" w:hAnsi="Times New Roman" w:cs="Times New Roman"/>
          <w:bCs/>
          <w:i/>
          <w:sz w:val="36"/>
          <w:szCs w:val="28"/>
        </w:rPr>
        <w:t>enum</w:t>
      </w:r>
      <w:proofErr w:type="spellEnd"/>
      <w:r w:rsidRPr="00B150F3">
        <w:rPr>
          <w:rFonts w:ascii="Times New Roman" w:hAnsi="Times New Roman" w:cs="Times New Roman"/>
          <w:bCs/>
          <w:i/>
          <w:sz w:val="36"/>
          <w:szCs w:val="28"/>
        </w:rPr>
        <w:t xml:space="preserve"> expected</w:t>
      </w:r>
    </w:p>
    <w:p w:rsidR="002C22A3" w:rsidRPr="00B150F3" w:rsidRDefault="005A1838" w:rsidP="005A1838">
      <w:pPr>
        <w:autoSpaceDE w:val="0"/>
        <w:autoSpaceDN w:val="0"/>
        <w:adjustRightInd w:val="0"/>
        <w:spacing w:after="0" w:line="240" w:lineRule="auto"/>
        <w:ind w:left="720"/>
        <w:rPr>
          <w:rFonts w:ascii="Times New Roman" w:hAnsi="Times New Roman" w:cs="Times New Roman"/>
          <w:bCs/>
          <w:i/>
          <w:sz w:val="36"/>
          <w:szCs w:val="28"/>
        </w:rPr>
      </w:pPr>
      <w:proofErr w:type="gramStart"/>
      <w:r w:rsidRPr="00B150F3">
        <w:rPr>
          <w:rFonts w:ascii="Times New Roman" w:hAnsi="Times New Roman" w:cs="Times New Roman"/>
          <w:bCs/>
          <w:i/>
          <w:sz w:val="36"/>
          <w:szCs w:val="28"/>
        </w:rPr>
        <w:t>package</w:t>
      </w:r>
      <w:proofErr w:type="gramEnd"/>
      <w:r w:rsidRPr="00B150F3">
        <w:rPr>
          <w:rFonts w:ascii="Times New Roman" w:hAnsi="Times New Roman" w:cs="Times New Roman"/>
          <w:bCs/>
          <w:i/>
          <w:sz w:val="36"/>
          <w:szCs w:val="28"/>
        </w:rPr>
        <w:t xml:space="preserve"> pack1;</w:t>
      </w:r>
    </w:p>
    <w:p w:rsidR="005A1838" w:rsidRPr="00B150F3" w:rsidRDefault="005A1838" w:rsidP="005A1838">
      <w:pPr>
        <w:pBdr>
          <w:bottom w:val="double" w:sz="6" w:space="1" w:color="auto"/>
        </w:pBdr>
        <w:autoSpaceDE w:val="0"/>
        <w:autoSpaceDN w:val="0"/>
        <w:adjustRightInd w:val="0"/>
        <w:spacing w:after="0" w:line="240" w:lineRule="auto"/>
        <w:rPr>
          <w:rFonts w:ascii="Times New Roman" w:hAnsi="Times New Roman" w:cs="Times New Roman"/>
          <w:b/>
          <w:bCs/>
          <w:i/>
          <w:sz w:val="36"/>
          <w:szCs w:val="28"/>
        </w:rPr>
      </w:pPr>
    </w:p>
    <w:p w:rsidR="00EF0DE9" w:rsidRPr="00B150F3" w:rsidRDefault="00EF0DE9" w:rsidP="00EF0DE9">
      <w:pPr>
        <w:rPr>
          <w:rFonts w:ascii="Times New Roman" w:hAnsi="Times New Roman" w:cs="Times New Roman"/>
        </w:rPr>
      </w:pPr>
    </w:p>
    <w:p w:rsidR="00EF0DE9" w:rsidRPr="00B150F3" w:rsidRDefault="00EF0DE9" w:rsidP="00EF0DE9">
      <w:pPr>
        <w:rPr>
          <w:rFonts w:ascii="Times New Roman" w:hAnsi="Times New Roman" w:cs="Times New Roman"/>
          <w:b/>
          <w:sz w:val="32"/>
          <w:u w:val="single"/>
        </w:rPr>
      </w:pPr>
      <w:r w:rsidRPr="00B150F3">
        <w:rPr>
          <w:rFonts w:ascii="Times New Roman" w:hAnsi="Times New Roman" w:cs="Times New Roman"/>
          <w:b/>
          <w:sz w:val="32"/>
          <w:u w:val="single"/>
        </w:rPr>
        <w:t>List of predefined J2SE package:</w:t>
      </w:r>
    </w:p>
    <w:p w:rsidR="00EF0DE9" w:rsidRPr="00B150F3" w:rsidRDefault="00EF0DE9" w:rsidP="00EF0DE9">
      <w:pPr>
        <w:pBdr>
          <w:bottom w:val="double" w:sz="6" w:space="1" w:color="auto"/>
        </w:pBdr>
        <w:rPr>
          <w:rFonts w:ascii="Times New Roman" w:hAnsi="Times New Roman" w:cs="Times New Roman"/>
          <w:sz w:val="32"/>
          <w:u w:val="single"/>
        </w:rPr>
      </w:pPr>
      <w:r w:rsidRPr="00B150F3">
        <w:rPr>
          <w:rFonts w:ascii="Times New Roman" w:hAnsi="Times New Roman" w:cs="Times New Roman"/>
          <w:sz w:val="32"/>
          <w:u w:val="single"/>
        </w:rPr>
        <w:t xml:space="preserve">J2SE contains 8 essential packages. They </w:t>
      </w:r>
      <w:proofErr w:type="gramStart"/>
      <w:r w:rsidRPr="00B150F3">
        <w:rPr>
          <w:rFonts w:ascii="Times New Roman" w:hAnsi="Times New Roman" w:cs="Times New Roman"/>
          <w:sz w:val="32"/>
          <w:u w:val="single"/>
        </w:rPr>
        <w:t>are :</w:t>
      </w:r>
      <w:proofErr w:type="gramEnd"/>
    </w:p>
    <w:p w:rsidR="00EF0DE9" w:rsidRPr="00B150F3" w:rsidRDefault="00EF0DE9" w:rsidP="00EF0DE9">
      <w:pPr>
        <w:pStyle w:val="ListParagraph"/>
        <w:numPr>
          <w:ilvl w:val="1"/>
          <w:numId w:val="31"/>
        </w:numPr>
        <w:pBdr>
          <w:bottom w:val="double" w:sz="6" w:space="1" w:color="auto"/>
        </w:pBdr>
        <w:rPr>
          <w:rFonts w:ascii="Times New Roman" w:hAnsi="Times New Roman" w:cs="Times New Roman"/>
          <w:sz w:val="32"/>
          <w:u w:val="single"/>
        </w:rPr>
      </w:pPr>
      <w:proofErr w:type="spellStart"/>
      <w:r w:rsidRPr="00B150F3">
        <w:rPr>
          <w:rFonts w:ascii="Times New Roman" w:hAnsi="Times New Roman" w:cs="Times New Roman"/>
          <w:sz w:val="32"/>
          <w:u w:val="single"/>
        </w:rPr>
        <w:t>Java.lang</w:t>
      </w:r>
      <w:proofErr w:type="spellEnd"/>
      <w:r w:rsidRPr="00B150F3">
        <w:rPr>
          <w:rFonts w:ascii="Times New Roman" w:hAnsi="Times New Roman" w:cs="Times New Roman"/>
          <w:sz w:val="32"/>
          <w:u w:val="single"/>
        </w:rPr>
        <w:t>.*:</w:t>
      </w:r>
    </w:p>
    <w:p w:rsidR="003859A7" w:rsidRPr="00B150F3" w:rsidRDefault="003859A7" w:rsidP="003859A7">
      <w:pPr>
        <w:pBdr>
          <w:bottom w:val="double" w:sz="6" w:space="1" w:color="auto"/>
        </w:pBdr>
        <w:ind w:left="1080"/>
        <w:rPr>
          <w:rFonts w:ascii="Times New Roman" w:hAnsi="Times New Roman" w:cs="Times New Roman"/>
          <w:sz w:val="28"/>
          <w:szCs w:val="28"/>
        </w:rPr>
      </w:pPr>
      <w:r w:rsidRPr="00B150F3">
        <w:rPr>
          <w:rFonts w:ascii="Times New Roman" w:hAnsi="Times New Roman" w:cs="Times New Roman"/>
          <w:sz w:val="28"/>
          <w:szCs w:val="28"/>
        </w:rPr>
        <w:t xml:space="preserve">It is one of the predefined </w:t>
      </w:r>
      <w:proofErr w:type="gramStart"/>
      <w:r w:rsidRPr="00B150F3">
        <w:rPr>
          <w:rFonts w:ascii="Times New Roman" w:hAnsi="Times New Roman" w:cs="Times New Roman"/>
          <w:sz w:val="28"/>
          <w:szCs w:val="28"/>
        </w:rPr>
        <w:t>package</w:t>
      </w:r>
      <w:proofErr w:type="gramEnd"/>
      <w:r w:rsidRPr="00B150F3">
        <w:rPr>
          <w:rFonts w:ascii="Times New Roman" w:hAnsi="Times New Roman" w:cs="Times New Roman"/>
          <w:sz w:val="28"/>
          <w:szCs w:val="28"/>
        </w:rPr>
        <w:t xml:space="preserve"> and it is always used for obtaining language facilities/ services.</w:t>
      </w:r>
    </w:p>
    <w:p w:rsidR="003859A7" w:rsidRPr="00B150F3" w:rsidRDefault="003859A7" w:rsidP="003859A7">
      <w:pPr>
        <w:pBdr>
          <w:bottom w:val="double" w:sz="6" w:space="1" w:color="auto"/>
        </w:pBdr>
        <w:ind w:left="1080"/>
        <w:rPr>
          <w:rFonts w:ascii="Times New Roman" w:hAnsi="Times New Roman" w:cs="Times New Roman"/>
          <w:b/>
          <w:sz w:val="28"/>
          <w:szCs w:val="28"/>
        </w:rPr>
      </w:pPr>
      <w:r w:rsidRPr="00B150F3">
        <w:rPr>
          <w:rFonts w:ascii="Times New Roman" w:hAnsi="Times New Roman" w:cs="Times New Roman"/>
          <w:b/>
          <w:sz w:val="28"/>
          <w:szCs w:val="28"/>
        </w:rPr>
        <w:t>Some of the facilities are:</w:t>
      </w:r>
    </w:p>
    <w:p w:rsidR="003859A7" w:rsidRPr="00B150F3" w:rsidRDefault="003859A7" w:rsidP="003859A7">
      <w:pPr>
        <w:pBdr>
          <w:bottom w:val="double" w:sz="6" w:space="1" w:color="auto"/>
        </w:pBdr>
        <w:ind w:left="1080"/>
        <w:rPr>
          <w:rFonts w:ascii="Times New Roman" w:hAnsi="Times New Roman" w:cs="Times New Roman"/>
          <w:sz w:val="28"/>
          <w:szCs w:val="28"/>
        </w:rPr>
      </w:pPr>
      <w:proofErr w:type="spellStart"/>
      <w:r w:rsidRPr="00B150F3">
        <w:rPr>
          <w:rFonts w:ascii="Times New Roman" w:hAnsi="Times New Roman" w:cs="Times New Roman"/>
          <w:sz w:val="28"/>
          <w:szCs w:val="28"/>
        </w:rPr>
        <w:t>i</w:t>
      </w:r>
      <w:proofErr w:type="spellEnd"/>
      <w:r w:rsidRPr="00B150F3">
        <w:rPr>
          <w:rFonts w:ascii="Times New Roman" w:hAnsi="Times New Roman" w:cs="Times New Roman"/>
          <w:sz w:val="28"/>
          <w:szCs w:val="28"/>
        </w:rPr>
        <w:t>. Accepting command line arguments.</w:t>
      </w:r>
    </w:p>
    <w:p w:rsidR="003859A7" w:rsidRPr="00B150F3" w:rsidRDefault="003859A7" w:rsidP="003859A7">
      <w:pPr>
        <w:pBdr>
          <w:bottom w:val="double" w:sz="6" w:space="1" w:color="auto"/>
        </w:pBdr>
        <w:ind w:left="1080"/>
        <w:rPr>
          <w:rFonts w:ascii="Times New Roman" w:hAnsi="Times New Roman" w:cs="Times New Roman"/>
          <w:sz w:val="28"/>
          <w:szCs w:val="28"/>
        </w:rPr>
      </w:pPr>
      <w:proofErr w:type="gramStart"/>
      <w:r w:rsidRPr="00B150F3">
        <w:rPr>
          <w:rFonts w:ascii="Times New Roman" w:hAnsi="Times New Roman" w:cs="Times New Roman"/>
          <w:sz w:val="28"/>
          <w:szCs w:val="28"/>
        </w:rPr>
        <w:t>ii</w:t>
      </w:r>
      <w:proofErr w:type="gramEnd"/>
      <w:r w:rsidRPr="00B150F3">
        <w:rPr>
          <w:rFonts w:ascii="Times New Roman" w:hAnsi="Times New Roman" w:cs="Times New Roman"/>
          <w:sz w:val="28"/>
          <w:szCs w:val="28"/>
        </w:rPr>
        <w:t>. Data Conversions.</w:t>
      </w:r>
    </w:p>
    <w:p w:rsidR="003859A7" w:rsidRPr="00B150F3" w:rsidRDefault="003859A7" w:rsidP="003859A7">
      <w:pPr>
        <w:pBdr>
          <w:bottom w:val="double" w:sz="6" w:space="1" w:color="auto"/>
        </w:pBdr>
        <w:ind w:left="1080"/>
        <w:rPr>
          <w:rFonts w:ascii="Times New Roman" w:hAnsi="Times New Roman" w:cs="Times New Roman"/>
          <w:sz w:val="28"/>
          <w:szCs w:val="28"/>
        </w:rPr>
      </w:pPr>
      <w:r w:rsidRPr="00B150F3">
        <w:rPr>
          <w:rFonts w:ascii="Times New Roman" w:hAnsi="Times New Roman" w:cs="Times New Roman"/>
          <w:sz w:val="28"/>
          <w:szCs w:val="28"/>
        </w:rPr>
        <w:t>iii. Obtaining garbage collection facilities.</w:t>
      </w:r>
    </w:p>
    <w:p w:rsidR="003859A7" w:rsidRPr="00B150F3" w:rsidRDefault="003859A7" w:rsidP="003859A7">
      <w:pPr>
        <w:pBdr>
          <w:bottom w:val="double" w:sz="6" w:space="1" w:color="auto"/>
        </w:pBdr>
        <w:ind w:left="1080"/>
        <w:rPr>
          <w:rFonts w:ascii="Times New Roman" w:hAnsi="Times New Roman" w:cs="Times New Roman"/>
          <w:sz w:val="28"/>
          <w:szCs w:val="28"/>
        </w:rPr>
      </w:pPr>
      <w:r w:rsidRPr="00B150F3">
        <w:rPr>
          <w:rFonts w:ascii="Times New Roman" w:hAnsi="Times New Roman" w:cs="Times New Roman"/>
          <w:sz w:val="28"/>
          <w:szCs w:val="28"/>
        </w:rPr>
        <w:t>iv. Developing the thread based applications.</w:t>
      </w:r>
    </w:p>
    <w:p w:rsidR="003859A7" w:rsidRPr="00B150F3" w:rsidRDefault="003859A7" w:rsidP="003859A7">
      <w:pPr>
        <w:pBdr>
          <w:bottom w:val="double" w:sz="6" w:space="1" w:color="auto"/>
        </w:pBdr>
        <w:ind w:left="1080"/>
        <w:rPr>
          <w:rFonts w:ascii="Times New Roman" w:hAnsi="Times New Roman" w:cs="Times New Roman"/>
          <w:sz w:val="28"/>
          <w:szCs w:val="28"/>
        </w:rPr>
      </w:pPr>
      <w:r w:rsidRPr="00B150F3">
        <w:rPr>
          <w:rFonts w:ascii="Times New Roman" w:hAnsi="Times New Roman" w:cs="Times New Roman"/>
          <w:sz w:val="28"/>
          <w:szCs w:val="28"/>
        </w:rPr>
        <w:t>v. Developing the exception based applications etc</w:t>
      </w:r>
      <w:proofErr w:type="gramStart"/>
      <w:r w:rsidRPr="00B150F3">
        <w:rPr>
          <w:rFonts w:ascii="Times New Roman" w:hAnsi="Times New Roman" w:cs="Times New Roman"/>
          <w:sz w:val="28"/>
          <w:szCs w:val="28"/>
        </w:rPr>
        <w:t>.,</w:t>
      </w:r>
      <w:proofErr w:type="gramEnd"/>
    </w:p>
    <w:p w:rsidR="00AE3E66" w:rsidRPr="00B150F3" w:rsidRDefault="003859A7" w:rsidP="00AE3E66">
      <w:pPr>
        <w:spacing w:before="2" w:after="2" w:line="288" w:lineRule="exact"/>
        <w:ind w:left="720"/>
        <w:rPr>
          <w:rFonts w:ascii="Times New Roman" w:hAnsi="Times New Roman" w:cs="Times New Roman"/>
          <w:b/>
          <w:sz w:val="28"/>
          <w:szCs w:val="28"/>
          <w:u w:val="single"/>
        </w:rPr>
      </w:pPr>
      <w:r w:rsidRPr="00B150F3">
        <w:rPr>
          <w:rFonts w:ascii="Times New Roman" w:hAnsi="Times New Roman" w:cs="Times New Roman"/>
          <w:sz w:val="28"/>
          <w:szCs w:val="28"/>
        </w:rPr>
        <w:lastRenderedPageBreak/>
        <w:t xml:space="preserve">By default this package is imported to each and every Java program and </w:t>
      </w:r>
      <w:r w:rsidR="00BF1D74" w:rsidRPr="00B150F3">
        <w:rPr>
          <w:rFonts w:ascii="Times New Roman" w:hAnsi="Times New Roman" w:cs="Times New Roman"/>
          <w:sz w:val="28"/>
          <w:szCs w:val="28"/>
        </w:rPr>
        <w:t>hence this package is called “Default Package.</w:t>
      </w:r>
      <w:r w:rsidR="00BF1D74" w:rsidRPr="00B150F3">
        <w:rPr>
          <w:rFonts w:ascii="Times New Roman" w:hAnsi="Times New Roman" w:cs="Times New Roman"/>
          <w:b/>
          <w:sz w:val="32"/>
        </w:rPr>
        <w:t>”</w:t>
      </w:r>
      <w:r w:rsidRPr="00B150F3">
        <w:rPr>
          <w:rFonts w:ascii="Times New Roman" w:hAnsi="Times New Roman" w:cs="Times New Roman"/>
          <w:b/>
          <w:sz w:val="32"/>
        </w:rPr>
        <w:t xml:space="preserve"> </w:t>
      </w:r>
      <w:r w:rsidR="00AE3E66" w:rsidRPr="00B150F3">
        <w:rPr>
          <w:rFonts w:ascii="Times New Roman" w:hAnsi="Times New Roman" w:cs="Times New Roman"/>
          <w:b/>
          <w:sz w:val="32"/>
        </w:rPr>
        <w:br/>
      </w:r>
      <w:r w:rsidR="00AE3E66" w:rsidRPr="00B150F3">
        <w:rPr>
          <w:rFonts w:ascii="Times New Roman" w:hAnsi="Times New Roman" w:cs="Times New Roman"/>
          <w:b/>
          <w:sz w:val="28"/>
          <w:szCs w:val="28"/>
          <w:u w:val="single"/>
        </w:rPr>
        <w:t>Note:</w:t>
      </w:r>
    </w:p>
    <w:p w:rsidR="00AE3E66" w:rsidRPr="00B150F3" w:rsidRDefault="00AE3E66" w:rsidP="00AE3E66">
      <w:pPr>
        <w:spacing w:before="2" w:after="2" w:line="288" w:lineRule="exact"/>
        <w:ind w:left="1440"/>
        <w:rPr>
          <w:rFonts w:ascii="Times New Roman" w:hAnsi="Times New Roman" w:cs="Times New Roman"/>
          <w:sz w:val="28"/>
          <w:szCs w:val="28"/>
        </w:rPr>
      </w:pPr>
      <w:r w:rsidRPr="00B150F3">
        <w:rPr>
          <w:rFonts w:ascii="Times New Roman" w:hAnsi="Times New Roman" w:cs="Times New Roman"/>
          <w:sz w:val="28"/>
          <w:szCs w:val="28"/>
        </w:rPr>
        <w:t>In java, for every java program following 2 packages are available by default.</w:t>
      </w:r>
    </w:p>
    <w:p w:rsidR="00AE3E66" w:rsidRPr="00B150F3" w:rsidRDefault="00AE3E66" w:rsidP="004E3F4A">
      <w:pPr>
        <w:spacing w:before="2" w:after="2" w:line="288" w:lineRule="exact"/>
        <w:ind w:left="2160"/>
        <w:rPr>
          <w:rFonts w:ascii="Times New Roman" w:hAnsi="Times New Roman" w:cs="Times New Roman"/>
          <w:b/>
          <w:sz w:val="28"/>
          <w:szCs w:val="28"/>
        </w:rPr>
      </w:pPr>
      <w:r w:rsidRPr="00B150F3">
        <w:rPr>
          <w:rFonts w:ascii="Times New Roman" w:hAnsi="Times New Roman" w:cs="Times New Roman"/>
          <w:b/>
          <w:sz w:val="28"/>
          <w:szCs w:val="28"/>
        </w:rPr>
        <w:t xml:space="preserve">    1. </w:t>
      </w:r>
      <w:proofErr w:type="spellStart"/>
      <w:proofErr w:type="gramStart"/>
      <w:r w:rsidRPr="00B150F3">
        <w:rPr>
          <w:rFonts w:ascii="Times New Roman" w:hAnsi="Times New Roman" w:cs="Times New Roman"/>
          <w:b/>
          <w:sz w:val="28"/>
          <w:szCs w:val="28"/>
        </w:rPr>
        <w:t>java.lang</w:t>
      </w:r>
      <w:proofErr w:type="spellEnd"/>
      <w:proofErr w:type="gramEnd"/>
    </w:p>
    <w:p w:rsidR="00AE3E66" w:rsidRPr="00B150F3" w:rsidRDefault="00AE3E66" w:rsidP="004E3F4A">
      <w:pPr>
        <w:spacing w:before="2" w:after="2" w:line="288" w:lineRule="exact"/>
        <w:ind w:left="2160"/>
        <w:rPr>
          <w:rFonts w:ascii="Times New Roman" w:hAnsi="Times New Roman" w:cs="Times New Roman"/>
          <w:b/>
          <w:sz w:val="28"/>
          <w:szCs w:val="28"/>
        </w:rPr>
      </w:pPr>
      <w:r w:rsidRPr="00B150F3">
        <w:rPr>
          <w:rFonts w:ascii="Times New Roman" w:hAnsi="Times New Roman" w:cs="Times New Roman"/>
          <w:b/>
          <w:sz w:val="28"/>
          <w:szCs w:val="28"/>
        </w:rPr>
        <w:t xml:space="preserve">    2. </w:t>
      </w:r>
      <w:proofErr w:type="gramStart"/>
      <w:r w:rsidRPr="00B150F3">
        <w:rPr>
          <w:rFonts w:ascii="Times New Roman" w:hAnsi="Times New Roman" w:cs="Times New Roman"/>
          <w:b/>
          <w:sz w:val="28"/>
          <w:szCs w:val="28"/>
        </w:rPr>
        <w:t>current</w:t>
      </w:r>
      <w:proofErr w:type="gramEnd"/>
      <w:r w:rsidRPr="00B150F3">
        <w:rPr>
          <w:rFonts w:ascii="Times New Roman" w:hAnsi="Times New Roman" w:cs="Times New Roman"/>
          <w:b/>
          <w:sz w:val="28"/>
          <w:szCs w:val="28"/>
        </w:rPr>
        <w:t xml:space="preserve"> working directory</w:t>
      </w:r>
    </w:p>
    <w:p w:rsidR="00EF0DE9" w:rsidRPr="00B150F3" w:rsidRDefault="00EF0DE9" w:rsidP="00EF0DE9">
      <w:pPr>
        <w:pStyle w:val="ListParagraph"/>
        <w:numPr>
          <w:ilvl w:val="1"/>
          <w:numId w:val="31"/>
        </w:numPr>
        <w:pBdr>
          <w:bottom w:val="double" w:sz="6" w:space="1" w:color="auto"/>
        </w:pBdr>
        <w:rPr>
          <w:rFonts w:ascii="Times New Roman" w:hAnsi="Times New Roman" w:cs="Times New Roman"/>
          <w:b/>
          <w:sz w:val="32"/>
          <w:u w:val="single"/>
        </w:rPr>
      </w:pPr>
      <w:proofErr w:type="spellStart"/>
      <w:r w:rsidRPr="00B150F3">
        <w:rPr>
          <w:rFonts w:ascii="Times New Roman" w:hAnsi="Times New Roman" w:cs="Times New Roman"/>
          <w:b/>
          <w:sz w:val="32"/>
          <w:u w:val="single"/>
        </w:rPr>
        <w:t>Java.awt</w:t>
      </w:r>
      <w:proofErr w:type="spellEnd"/>
      <w:r w:rsidRPr="00B150F3">
        <w:rPr>
          <w:rFonts w:ascii="Times New Roman" w:hAnsi="Times New Roman" w:cs="Times New Roman"/>
          <w:b/>
          <w:sz w:val="32"/>
          <w:u w:val="single"/>
        </w:rPr>
        <w:t>.*;</w:t>
      </w:r>
      <w:r w:rsidR="00BF1D74" w:rsidRPr="00B150F3">
        <w:rPr>
          <w:rFonts w:ascii="Times New Roman" w:hAnsi="Times New Roman" w:cs="Times New Roman"/>
          <w:b/>
          <w:sz w:val="32"/>
          <w:u w:val="single"/>
        </w:rPr>
        <w:t xml:space="preserve"> [Abstract Window Tool Kit]</w:t>
      </w:r>
    </w:p>
    <w:p w:rsidR="00BF1D74" w:rsidRPr="00B150F3" w:rsidRDefault="00BF1D74" w:rsidP="00BF1D74">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The purpose of this package is to design GUI applications. To design the GUI applications, we need GUI components which are available in the form of pre-defined classes.</w:t>
      </w:r>
    </w:p>
    <w:p w:rsidR="00BF1D74" w:rsidRPr="00B150F3" w:rsidRDefault="00B150F3" w:rsidP="00BF1D74">
      <w:pPr>
        <w:pBdr>
          <w:bottom w:val="double" w:sz="6" w:space="1" w:color="auto"/>
        </w:pBdr>
        <w:ind w:left="1080"/>
        <w:rPr>
          <w:rFonts w:ascii="Times New Roman" w:hAnsi="Times New Roman" w:cs="Times New Roman"/>
          <w:sz w:val="28"/>
        </w:rPr>
      </w:pPr>
      <w:r>
        <w:rPr>
          <w:rFonts w:ascii="Times New Roman" w:hAnsi="Times New Roman" w:cs="Times New Roman"/>
          <w:b/>
          <w:sz w:val="28"/>
          <w:u w:val="single"/>
        </w:rPr>
        <w:t>Example:</w:t>
      </w:r>
      <w:r w:rsidR="00BF1D74" w:rsidRPr="00B150F3">
        <w:rPr>
          <w:rFonts w:ascii="Times New Roman" w:hAnsi="Times New Roman" w:cs="Times New Roman"/>
        </w:rPr>
        <w:t xml:space="preserve">  </w:t>
      </w:r>
      <w:r w:rsidR="00BF1D74" w:rsidRPr="00B150F3">
        <w:rPr>
          <w:rFonts w:ascii="Times New Roman" w:hAnsi="Times New Roman" w:cs="Times New Roman"/>
          <w:sz w:val="28"/>
        </w:rPr>
        <w:t>Label, Button, Checkbox, Text field etc.</w:t>
      </w:r>
    </w:p>
    <w:p w:rsidR="00BF1D74" w:rsidRPr="00B150F3" w:rsidRDefault="00BF1D74" w:rsidP="00BF1D74">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Creating a GUI component is nothing but creating an object of an appropriate pre-defined class.</w:t>
      </w:r>
    </w:p>
    <w:p w:rsidR="00BF1D74" w:rsidRPr="00B150F3" w:rsidRDefault="00BF1D74" w:rsidP="00BF1D74">
      <w:pPr>
        <w:pBdr>
          <w:bottom w:val="double" w:sz="6" w:space="1" w:color="auto"/>
        </w:pBdr>
        <w:ind w:left="1080"/>
        <w:rPr>
          <w:rFonts w:ascii="Times New Roman" w:hAnsi="Times New Roman" w:cs="Times New Roman"/>
          <w:sz w:val="28"/>
        </w:rPr>
      </w:pPr>
      <w:r w:rsidRPr="00B150F3">
        <w:rPr>
          <w:rFonts w:ascii="Times New Roman" w:hAnsi="Times New Roman" w:cs="Times New Roman"/>
          <w:b/>
          <w:sz w:val="28"/>
          <w:u w:val="single"/>
        </w:rPr>
        <w:t>Example:</w:t>
      </w:r>
      <w:r w:rsidR="00B150F3" w:rsidRPr="00B150F3">
        <w:rPr>
          <w:rFonts w:ascii="Times New Roman" w:hAnsi="Times New Roman" w:cs="Times New Roman"/>
          <w:b/>
          <w:sz w:val="28"/>
        </w:rPr>
        <w:t xml:space="preserve"> </w:t>
      </w:r>
      <w:r w:rsidRPr="00B150F3">
        <w:rPr>
          <w:rFonts w:ascii="Times New Roman" w:hAnsi="Times New Roman" w:cs="Times New Roman"/>
          <w:sz w:val="28"/>
        </w:rPr>
        <w:t>Create a button with a name “Save”.</w:t>
      </w:r>
    </w:p>
    <w:p w:rsidR="00BF1D74" w:rsidRPr="00B150F3" w:rsidRDefault="00BF1D74" w:rsidP="00BF1D74">
      <w:pPr>
        <w:pBdr>
          <w:bottom w:val="double" w:sz="6" w:space="1" w:color="auto"/>
        </w:pBdr>
        <w:ind w:left="1080"/>
        <w:rPr>
          <w:rFonts w:ascii="Times New Roman" w:hAnsi="Times New Roman" w:cs="Times New Roman"/>
          <w:b/>
        </w:rPr>
      </w:pPr>
      <w:r w:rsidRPr="00B150F3">
        <w:rPr>
          <w:rFonts w:ascii="Times New Roman" w:hAnsi="Times New Roman" w:cs="Times New Roman"/>
          <w:b/>
          <w:sz w:val="28"/>
        </w:rPr>
        <w:t xml:space="preserve">                   Button b1=new </w:t>
      </w:r>
      <w:proofErr w:type="gramStart"/>
      <w:r w:rsidRPr="00B150F3">
        <w:rPr>
          <w:rFonts w:ascii="Times New Roman" w:hAnsi="Times New Roman" w:cs="Times New Roman"/>
          <w:b/>
          <w:sz w:val="28"/>
        </w:rPr>
        <w:t>Button(</w:t>
      </w:r>
      <w:proofErr w:type="gramEnd"/>
      <w:r w:rsidRPr="00B150F3">
        <w:rPr>
          <w:rFonts w:ascii="Times New Roman" w:hAnsi="Times New Roman" w:cs="Times New Roman"/>
          <w:b/>
          <w:sz w:val="28"/>
        </w:rPr>
        <w:t xml:space="preserve">“Save”);   </w:t>
      </w:r>
    </w:p>
    <w:p w:rsidR="00EF0DE9" w:rsidRPr="00B150F3" w:rsidRDefault="00606E04" w:rsidP="00EF0DE9">
      <w:pPr>
        <w:pStyle w:val="ListParagraph"/>
        <w:numPr>
          <w:ilvl w:val="1"/>
          <w:numId w:val="31"/>
        </w:numPr>
        <w:pBdr>
          <w:bottom w:val="double" w:sz="6" w:space="1" w:color="auto"/>
        </w:pBdr>
        <w:rPr>
          <w:rFonts w:ascii="Times New Roman" w:hAnsi="Times New Roman" w:cs="Times New Roman"/>
          <w:b/>
          <w:sz w:val="32"/>
          <w:u w:val="single"/>
        </w:rPr>
      </w:pPr>
      <w:proofErr w:type="spellStart"/>
      <w:r w:rsidRPr="00B150F3">
        <w:rPr>
          <w:rFonts w:ascii="Times New Roman" w:hAnsi="Times New Roman" w:cs="Times New Roman"/>
          <w:b/>
          <w:sz w:val="32"/>
          <w:u w:val="single"/>
        </w:rPr>
        <w:t>Java.awt.event</w:t>
      </w:r>
      <w:proofErr w:type="spellEnd"/>
      <w:r w:rsidRPr="00B150F3">
        <w:rPr>
          <w:rFonts w:ascii="Times New Roman" w:hAnsi="Times New Roman" w:cs="Times New Roman"/>
          <w:b/>
          <w:sz w:val="32"/>
          <w:u w:val="single"/>
        </w:rPr>
        <w:t>.*;</w:t>
      </w:r>
    </w:p>
    <w:p w:rsidR="00606E04" w:rsidRPr="00B150F3" w:rsidRDefault="00606E04" w:rsidP="00606E04">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 xml:space="preserve">Here event is the sub-package of </w:t>
      </w:r>
      <w:proofErr w:type="spellStart"/>
      <w:r w:rsidRPr="00B150F3">
        <w:rPr>
          <w:rFonts w:ascii="Times New Roman" w:hAnsi="Times New Roman" w:cs="Times New Roman"/>
          <w:sz w:val="28"/>
        </w:rPr>
        <w:t>awt</w:t>
      </w:r>
      <w:proofErr w:type="spellEnd"/>
      <w:r w:rsidRPr="00B150F3">
        <w:rPr>
          <w:rFonts w:ascii="Times New Roman" w:hAnsi="Times New Roman" w:cs="Times New Roman"/>
          <w:sz w:val="28"/>
        </w:rPr>
        <w:t xml:space="preserve"> package. Event package contains collection of classes, interfaces. They provide functionality/behavior to the GUI applications.</w:t>
      </w:r>
    </w:p>
    <w:p w:rsidR="00606E04" w:rsidRPr="00B150F3" w:rsidRDefault="00606E04" w:rsidP="00606E04">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ab/>
        <w:t xml:space="preserve">To develop the complete GUI application we must import java.awt.* and </w:t>
      </w:r>
      <w:proofErr w:type="spellStart"/>
      <w:r w:rsidRPr="00B150F3">
        <w:rPr>
          <w:rFonts w:ascii="Times New Roman" w:hAnsi="Times New Roman" w:cs="Times New Roman"/>
          <w:sz w:val="28"/>
        </w:rPr>
        <w:t>java.awt.event</w:t>
      </w:r>
      <w:proofErr w:type="spellEnd"/>
      <w:r w:rsidRPr="00B150F3">
        <w:rPr>
          <w:rFonts w:ascii="Times New Roman" w:hAnsi="Times New Roman" w:cs="Times New Roman"/>
          <w:sz w:val="28"/>
        </w:rPr>
        <w:t xml:space="preserve">.*. </w:t>
      </w:r>
    </w:p>
    <w:p w:rsidR="00EF0DE9" w:rsidRPr="00B150F3" w:rsidRDefault="00EF0DE9" w:rsidP="00EF0DE9">
      <w:pPr>
        <w:pStyle w:val="ListParagraph"/>
        <w:numPr>
          <w:ilvl w:val="1"/>
          <w:numId w:val="31"/>
        </w:numPr>
        <w:pBdr>
          <w:bottom w:val="double" w:sz="6" w:space="1" w:color="auto"/>
        </w:pBdr>
        <w:rPr>
          <w:rFonts w:ascii="Times New Roman" w:hAnsi="Times New Roman" w:cs="Times New Roman"/>
          <w:b/>
          <w:sz w:val="32"/>
          <w:u w:val="single"/>
        </w:rPr>
      </w:pPr>
      <w:r w:rsidRPr="00B150F3">
        <w:rPr>
          <w:rFonts w:ascii="Times New Roman" w:hAnsi="Times New Roman" w:cs="Times New Roman"/>
          <w:b/>
          <w:sz w:val="32"/>
          <w:u w:val="single"/>
        </w:rPr>
        <w:t>Java.io.*;</w:t>
      </w:r>
      <w:r w:rsidR="00FC3630" w:rsidRPr="00B150F3">
        <w:rPr>
          <w:rFonts w:ascii="Times New Roman" w:hAnsi="Times New Roman" w:cs="Times New Roman"/>
          <w:b/>
          <w:sz w:val="32"/>
          <w:u w:val="single"/>
        </w:rPr>
        <w:t xml:space="preserve"> [File Programming]</w:t>
      </w:r>
    </w:p>
    <w:p w:rsidR="00FC3630" w:rsidRPr="00B150F3" w:rsidRDefault="00FC3630" w:rsidP="00FC3630">
      <w:pPr>
        <w:pBdr>
          <w:bottom w:val="double" w:sz="6" w:space="1" w:color="auto"/>
        </w:pBdr>
        <w:ind w:left="1080"/>
        <w:rPr>
          <w:rFonts w:ascii="Times New Roman" w:hAnsi="Times New Roman" w:cs="Times New Roman"/>
          <w:sz w:val="32"/>
        </w:rPr>
      </w:pPr>
      <w:r w:rsidRPr="00B150F3">
        <w:rPr>
          <w:rFonts w:ascii="Times New Roman" w:hAnsi="Times New Roman" w:cs="Times New Roman"/>
          <w:sz w:val="32"/>
        </w:rPr>
        <w:t>The purpose of this package is to achieve the data persistency by using the concept of files</w:t>
      </w:r>
    </w:p>
    <w:p w:rsidR="00B150F3" w:rsidRDefault="00FC3630" w:rsidP="00FC3630">
      <w:pPr>
        <w:pBdr>
          <w:bottom w:val="double" w:sz="6" w:space="1" w:color="auto"/>
        </w:pBdr>
        <w:ind w:left="1080"/>
        <w:rPr>
          <w:rFonts w:ascii="Times New Roman" w:hAnsi="Times New Roman" w:cs="Times New Roman"/>
          <w:sz w:val="28"/>
        </w:rPr>
      </w:pPr>
      <w:r w:rsidRPr="00B150F3">
        <w:rPr>
          <w:rFonts w:ascii="Times New Roman" w:hAnsi="Times New Roman" w:cs="Times New Roman"/>
          <w:b/>
          <w:sz w:val="32"/>
          <w:u w:val="single"/>
        </w:rPr>
        <w:t>Definition of Stream:</w:t>
      </w:r>
      <w:r w:rsidRPr="00B150F3">
        <w:rPr>
          <w:rFonts w:ascii="Times New Roman" w:hAnsi="Times New Roman" w:cs="Times New Roman"/>
          <w:b/>
          <w:sz w:val="32"/>
        </w:rPr>
        <w:t xml:space="preserve"> </w:t>
      </w:r>
    </w:p>
    <w:p w:rsidR="00FC3630" w:rsidRPr="00B150F3" w:rsidRDefault="00FC3630" w:rsidP="00FC3630">
      <w:pPr>
        <w:pBdr>
          <w:bottom w:val="double" w:sz="6" w:space="1" w:color="auto"/>
        </w:pBdr>
        <w:ind w:left="1080"/>
        <w:rPr>
          <w:rFonts w:ascii="Times New Roman" w:hAnsi="Times New Roman" w:cs="Times New Roman"/>
          <w:b/>
          <w:sz w:val="32"/>
          <w:u w:val="single"/>
        </w:rPr>
      </w:pPr>
      <w:r w:rsidRPr="00B150F3">
        <w:rPr>
          <w:rFonts w:ascii="Times New Roman" w:hAnsi="Times New Roman" w:cs="Times New Roman"/>
          <w:sz w:val="28"/>
        </w:rPr>
        <w:t>The flow of data between main memory and secondary memory is called Stream.</w:t>
      </w:r>
      <w:r w:rsidRPr="00B150F3">
        <w:rPr>
          <w:rFonts w:ascii="Times New Roman" w:hAnsi="Times New Roman" w:cs="Times New Roman"/>
          <w:b/>
          <w:sz w:val="32"/>
          <w:u w:val="single"/>
        </w:rPr>
        <w:t xml:space="preserve">  </w:t>
      </w:r>
    </w:p>
    <w:p w:rsidR="008A62DA" w:rsidRPr="00B150F3" w:rsidRDefault="00EF0DE9" w:rsidP="008A62DA">
      <w:pPr>
        <w:pStyle w:val="ListParagraph"/>
        <w:numPr>
          <w:ilvl w:val="1"/>
          <w:numId w:val="31"/>
        </w:numPr>
        <w:pBdr>
          <w:bottom w:val="double" w:sz="6" w:space="1" w:color="auto"/>
        </w:pBdr>
        <w:rPr>
          <w:rFonts w:ascii="Times New Roman" w:hAnsi="Times New Roman" w:cs="Times New Roman"/>
          <w:b/>
          <w:sz w:val="32"/>
          <w:u w:val="single"/>
        </w:rPr>
      </w:pPr>
      <w:proofErr w:type="spellStart"/>
      <w:r w:rsidRPr="00B150F3">
        <w:rPr>
          <w:rFonts w:ascii="Times New Roman" w:hAnsi="Times New Roman" w:cs="Times New Roman"/>
          <w:b/>
          <w:sz w:val="32"/>
          <w:u w:val="single"/>
        </w:rPr>
        <w:lastRenderedPageBreak/>
        <w:t>Java.applet</w:t>
      </w:r>
      <w:proofErr w:type="spellEnd"/>
      <w:r w:rsidRPr="00B150F3">
        <w:rPr>
          <w:rFonts w:ascii="Times New Roman" w:hAnsi="Times New Roman" w:cs="Times New Roman"/>
          <w:b/>
          <w:sz w:val="32"/>
          <w:u w:val="single"/>
        </w:rPr>
        <w:t>.*;</w:t>
      </w:r>
      <w:r w:rsidR="00FC3630" w:rsidRPr="00B150F3">
        <w:rPr>
          <w:rFonts w:ascii="Times New Roman" w:hAnsi="Times New Roman" w:cs="Times New Roman"/>
          <w:b/>
          <w:sz w:val="32"/>
          <w:u w:val="single"/>
        </w:rPr>
        <w:t xml:space="preserve"> [Applet Programming]</w:t>
      </w:r>
    </w:p>
    <w:p w:rsidR="008A62DA" w:rsidRPr="00B150F3" w:rsidRDefault="008A62DA" w:rsidP="008A62DA">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The purpose of this package is to develop distributed applications where they can run in the context of browser and whose results are sharable across the universe.</w:t>
      </w:r>
    </w:p>
    <w:p w:rsidR="008A62DA" w:rsidRPr="00B150F3" w:rsidRDefault="008A62DA" w:rsidP="008A62DA">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ab/>
        <w:t xml:space="preserve">To develop the distributed applications, in the initial versions of Java SUN has developed a concept called </w:t>
      </w:r>
      <w:r w:rsidRPr="00B150F3">
        <w:rPr>
          <w:rFonts w:ascii="Times New Roman" w:hAnsi="Times New Roman" w:cs="Times New Roman"/>
          <w:b/>
          <w:sz w:val="28"/>
          <w:u w:val="single"/>
        </w:rPr>
        <w:t>applets</w:t>
      </w:r>
      <w:r w:rsidRPr="00B150F3">
        <w:rPr>
          <w:rFonts w:ascii="Times New Roman" w:hAnsi="Times New Roman" w:cs="Times New Roman"/>
          <w:sz w:val="28"/>
        </w:rPr>
        <w:t xml:space="preserve">. </w:t>
      </w:r>
    </w:p>
    <w:p w:rsidR="00FC3630" w:rsidRPr="00B150F3" w:rsidRDefault="008A62DA" w:rsidP="00FC3630">
      <w:pPr>
        <w:pBdr>
          <w:bottom w:val="double" w:sz="6" w:space="1" w:color="auto"/>
        </w:pBdr>
        <w:ind w:left="1080"/>
        <w:rPr>
          <w:rFonts w:ascii="Times New Roman" w:hAnsi="Times New Roman" w:cs="Times New Roman"/>
          <w:b/>
          <w:sz w:val="32"/>
          <w:u w:val="single"/>
        </w:rPr>
      </w:pPr>
      <w:r w:rsidRPr="00B150F3">
        <w:rPr>
          <w:rFonts w:ascii="Times New Roman" w:hAnsi="Times New Roman" w:cs="Times New Roman"/>
          <w:sz w:val="28"/>
        </w:rPr>
        <w:t xml:space="preserve">To fulfill the concept of applets, we have predefined class called </w:t>
      </w:r>
      <w:r w:rsidRPr="00B150F3">
        <w:rPr>
          <w:rFonts w:ascii="Times New Roman" w:hAnsi="Times New Roman" w:cs="Times New Roman"/>
          <w:b/>
          <w:sz w:val="28"/>
        </w:rPr>
        <w:t xml:space="preserve">Applet </w:t>
      </w:r>
      <w:r w:rsidRPr="00B150F3">
        <w:rPr>
          <w:rFonts w:ascii="Times New Roman" w:hAnsi="Times New Roman" w:cs="Times New Roman"/>
          <w:sz w:val="28"/>
        </w:rPr>
        <w:t xml:space="preserve">present in </w:t>
      </w:r>
      <w:proofErr w:type="spellStart"/>
      <w:r w:rsidRPr="00B150F3">
        <w:rPr>
          <w:rFonts w:ascii="Times New Roman" w:hAnsi="Times New Roman" w:cs="Times New Roman"/>
          <w:sz w:val="28"/>
        </w:rPr>
        <w:t>Java.applet</w:t>
      </w:r>
      <w:proofErr w:type="spellEnd"/>
      <w:r w:rsidRPr="00B150F3">
        <w:rPr>
          <w:rFonts w:ascii="Times New Roman" w:hAnsi="Times New Roman" w:cs="Times New Roman"/>
          <w:sz w:val="28"/>
        </w:rPr>
        <w:t>.*.</w:t>
      </w:r>
    </w:p>
    <w:p w:rsidR="00EF0DE9" w:rsidRPr="00B150F3" w:rsidRDefault="00EF0DE9" w:rsidP="00EF0DE9">
      <w:pPr>
        <w:pStyle w:val="ListParagraph"/>
        <w:numPr>
          <w:ilvl w:val="1"/>
          <w:numId w:val="31"/>
        </w:numPr>
        <w:pBdr>
          <w:bottom w:val="double" w:sz="6" w:space="1" w:color="auto"/>
        </w:pBdr>
        <w:rPr>
          <w:rFonts w:ascii="Times New Roman" w:hAnsi="Times New Roman" w:cs="Times New Roman"/>
          <w:b/>
          <w:sz w:val="32"/>
          <w:u w:val="single"/>
        </w:rPr>
      </w:pPr>
      <w:r w:rsidRPr="00B150F3">
        <w:rPr>
          <w:rFonts w:ascii="Times New Roman" w:hAnsi="Times New Roman" w:cs="Times New Roman"/>
          <w:b/>
          <w:sz w:val="32"/>
          <w:u w:val="single"/>
        </w:rPr>
        <w:t>Java.net.*;</w:t>
      </w:r>
      <w:r w:rsidR="006834EE" w:rsidRPr="00B150F3">
        <w:rPr>
          <w:rFonts w:ascii="Times New Roman" w:hAnsi="Times New Roman" w:cs="Times New Roman"/>
          <w:b/>
          <w:sz w:val="32"/>
          <w:u w:val="single"/>
        </w:rPr>
        <w:t>[Network Programming]</w:t>
      </w:r>
    </w:p>
    <w:p w:rsidR="008A62DA" w:rsidRPr="00B150F3" w:rsidRDefault="006834EE" w:rsidP="008A62DA">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 xml:space="preserve">The purpose of this application is to develop </w:t>
      </w:r>
      <w:r w:rsidR="008324B7" w:rsidRPr="00B150F3">
        <w:rPr>
          <w:rFonts w:ascii="Times New Roman" w:hAnsi="Times New Roman" w:cs="Times New Roman"/>
          <w:sz w:val="28"/>
        </w:rPr>
        <w:t xml:space="preserve">networking applications or client server applications for sharing the data between multiple machines which are located in same network or in different network. </w:t>
      </w:r>
    </w:p>
    <w:p w:rsidR="008324B7" w:rsidRPr="00B150F3" w:rsidRDefault="008324B7" w:rsidP="008A62DA">
      <w:pPr>
        <w:pBdr>
          <w:bottom w:val="double" w:sz="6" w:space="1" w:color="auto"/>
        </w:pBdr>
        <w:ind w:left="1080"/>
        <w:rPr>
          <w:rFonts w:ascii="Times New Roman" w:hAnsi="Times New Roman" w:cs="Times New Roman"/>
          <w:sz w:val="28"/>
        </w:rPr>
      </w:pPr>
      <w:proofErr w:type="gramStart"/>
      <w:r w:rsidRPr="00B150F3">
        <w:rPr>
          <w:rFonts w:ascii="Times New Roman" w:hAnsi="Times New Roman" w:cs="Times New Roman"/>
          <w:sz w:val="28"/>
        </w:rPr>
        <w:t>For developing client and server side applications there exists separate classes and interfaces which are present in java.net.* package.</w:t>
      </w:r>
      <w:proofErr w:type="gramEnd"/>
    </w:p>
    <w:p w:rsidR="00EF0DE9" w:rsidRPr="00B150F3" w:rsidRDefault="00EF0DE9" w:rsidP="00EF0DE9">
      <w:pPr>
        <w:pStyle w:val="ListParagraph"/>
        <w:numPr>
          <w:ilvl w:val="1"/>
          <w:numId w:val="31"/>
        </w:numPr>
        <w:pBdr>
          <w:bottom w:val="double" w:sz="6" w:space="1" w:color="auto"/>
        </w:pBdr>
        <w:rPr>
          <w:rFonts w:ascii="Times New Roman" w:hAnsi="Times New Roman" w:cs="Times New Roman"/>
          <w:b/>
          <w:sz w:val="32"/>
          <w:u w:val="single"/>
        </w:rPr>
      </w:pPr>
      <w:proofErr w:type="spellStart"/>
      <w:r w:rsidRPr="00B150F3">
        <w:rPr>
          <w:rFonts w:ascii="Times New Roman" w:hAnsi="Times New Roman" w:cs="Times New Roman"/>
          <w:b/>
          <w:sz w:val="32"/>
          <w:u w:val="single"/>
        </w:rPr>
        <w:t>Java.util</w:t>
      </w:r>
      <w:proofErr w:type="spellEnd"/>
      <w:r w:rsidRPr="00B150F3">
        <w:rPr>
          <w:rFonts w:ascii="Times New Roman" w:hAnsi="Times New Roman" w:cs="Times New Roman"/>
          <w:b/>
          <w:sz w:val="32"/>
          <w:u w:val="single"/>
        </w:rPr>
        <w:t>.*;</w:t>
      </w:r>
      <w:r w:rsidR="00184C66" w:rsidRPr="00B150F3">
        <w:rPr>
          <w:rFonts w:ascii="Times New Roman" w:hAnsi="Times New Roman" w:cs="Times New Roman"/>
          <w:b/>
          <w:sz w:val="32"/>
          <w:u w:val="single"/>
        </w:rPr>
        <w:t>[ Collection Framework]</w:t>
      </w:r>
    </w:p>
    <w:p w:rsidR="008324B7" w:rsidRPr="00B150F3" w:rsidRDefault="00184C66" w:rsidP="008324B7">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The purpose of this package is to develop high performance java based applications.</w:t>
      </w:r>
    </w:p>
    <w:p w:rsidR="00190D60" w:rsidRDefault="00184C66" w:rsidP="008324B7">
      <w:pPr>
        <w:pBdr>
          <w:bottom w:val="double" w:sz="6" w:space="1" w:color="auto"/>
        </w:pBdr>
        <w:ind w:left="1080"/>
        <w:rPr>
          <w:rFonts w:ascii="Times New Roman" w:hAnsi="Times New Roman" w:cs="Times New Roman"/>
          <w:b/>
          <w:sz w:val="28"/>
          <w:u w:val="single"/>
        </w:rPr>
      </w:pPr>
      <w:r w:rsidRPr="00B150F3">
        <w:rPr>
          <w:rFonts w:ascii="Times New Roman" w:hAnsi="Times New Roman" w:cs="Times New Roman"/>
          <w:b/>
          <w:sz w:val="28"/>
          <w:u w:val="single"/>
        </w:rPr>
        <w:t>Defi</w:t>
      </w:r>
      <w:r w:rsidR="00190D60">
        <w:rPr>
          <w:rFonts w:ascii="Times New Roman" w:hAnsi="Times New Roman" w:cs="Times New Roman"/>
          <w:b/>
          <w:sz w:val="28"/>
          <w:u w:val="single"/>
        </w:rPr>
        <w:t>nition of Collection framework:</w:t>
      </w:r>
    </w:p>
    <w:p w:rsidR="00184C66" w:rsidRPr="00B150F3" w:rsidRDefault="00184C66" w:rsidP="008324B7">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 xml:space="preserve">It is one of the standardized </w:t>
      </w:r>
      <w:r w:rsidR="00190D60" w:rsidRPr="00B150F3">
        <w:rPr>
          <w:rFonts w:ascii="Times New Roman" w:hAnsi="Times New Roman" w:cs="Times New Roman"/>
          <w:sz w:val="28"/>
        </w:rPr>
        <w:t>mechanisms</w:t>
      </w:r>
      <w:r w:rsidRPr="00B150F3">
        <w:rPr>
          <w:rFonts w:ascii="Times New Roman" w:hAnsi="Times New Roman" w:cs="Times New Roman"/>
          <w:sz w:val="28"/>
        </w:rPr>
        <w:t xml:space="preserve"> which </w:t>
      </w:r>
      <w:r w:rsidR="00190D60" w:rsidRPr="00B150F3">
        <w:rPr>
          <w:rFonts w:ascii="Times New Roman" w:hAnsi="Times New Roman" w:cs="Times New Roman"/>
          <w:sz w:val="28"/>
        </w:rPr>
        <w:t>allow</w:t>
      </w:r>
      <w:r w:rsidRPr="00B150F3">
        <w:rPr>
          <w:rFonts w:ascii="Times New Roman" w:hAnsi="Times New Roman" w:cs="Times New Roman"/>
          <w:sz w:val="28"/>
        </w:rPr>
        <w:t xml:space="preserve"> </w:t>
      </w:r>
      <w:r w:rsidR="00190D60" w:rsidRPr="00B150F3">
        <w:rPr>
          <w:rFonts w:ascii="Times New Roman" w:hAnsi="Times New Roman" w:cs="Times New Roman"/>
          <w:sz w:val="28"/>
        </w:rPr>
        <w:t>grouping</w:t>
      </w:r>
      <w:r w:rsidRPr="00B150F3">
        <w:rPr>
          <w:rFonts w:ascii="Times New Roman" w:hAnsi="Times New Roman" w:cs="Times New Roman"/>
          <w:sz w:val="28"/>
        </w:rPr>
        <w:t xml:space="preserve"> multiple values either of same type or different type or both the types in a single variable with a dynamic size. This single variable is called Collection framework variable.</w:t>
      </w:r>
    </w:p>
    <w:p w:rsidR="00EF0DE9" w:rsidRPr="00B150F3" w:rsidRDefault="00EF0DE9" w:rsidP="00EF0DE9">
      <w:pPr>
        <w:pStyle w:val="ListParagraph"/>
        <w:numPr>
          <w:ilvl w:val="1"/>
          <w:numId w:val="31"/>
        </w:numPr>
        <w:pBdr>
          <w:bottom w:val="double" w:sz="6" w:space="1" w:color="auto"/>
        </w:pBdr>
        <w:rPr>
          <w:rFonts w:ascii="Times New Roman" w:hAnsi="Times New Roman" w:cs="Times New Roman"/>
          <w:b/>
          <w:sz w:val="32"/>
          <w:u w:val="single"/>
        </w:rPr>
      </w:pPr>
      <w:proofErr w:type="spellStart"/>
      <w:r w:rsidRPr="00B150F3">
        <w:rPr>
          <w:rFonts w:ascii="Times New Roman" w:hAnsi="Times New Roman" w:cs="Times New Roman"/>
          <w:b/>
          <w:sz w:val="32"/>
          <w:u w:val="single"/>
        </w:rPr>
        <w:t>Java.text</w:t>
      </w:r>
      <w:proofErr w:type="spellEnd"/>
      <w:r w:rsidRPr="00B150F3">
        <w:rPr>
          <w:rFonts w:ascii="Times New Roman" w:hAnsi="Times New Roman" w:cs="Times New Roman"/>
          <w:b/>
          <w:sz w:val="32"/>
          <w:u w:val="single"/>
        </w:rPr>
        <w:t>.*;</w:t>
      </w:r>
      <w:r w:rsidR="00184C66" w:rsidRPr="00B150F3">
        <w:rPr>
          <w:rFonts w:ascii="Times New Roman" w:hAnsi="Times New Roman" w:cs="Times New Roman"/>
          <w:b/>
          <w:sz w:val="32"/>
          <w:u w:val="single"/>
        </w:rPr>
        <w:t xml:space="preserve"> [Text Processing]</w:t>
      </w:r>
    </w:p>
    <w:p w:rsidR="00F50DD3" w:rsidRPr="00B150F3" w:rsidRDefault="00F50DD3" w:rsidP="00F50DD3">
      <w:pPr>
        <w:pBdr>
          <w:bottom w:val="double" w:sz="6" w:space="1" w:color="auto"/>
        </w:pBdr>
        <w:ind w:left="1080"/>
        <w:rPr>
          <w:rFonts w:ascii="Times New Roman" w:hAnsi="Times New Roman" w:cs="Times New Roman"/>
          <w:sz w:val="28"/>
        </w:rPr>
      </w:pPr>
      <w:r w:rsidRPr="00B150F3">
        <w:rPr>
          <w:rFonts w:ascii="Times New Roman" w:hAnsi="Times New Roman" w:cs="Times New Roman"/>
          <w:sz w:val="28"/>
        </w:rPr>
        <w:t>This package is used for 3 purposes. They are</w:t>
      </w:r>
      <w:r w:rsidR="006528EB" w:rsidRPr="00B150F3">
        <w:rPr>
          <w:rFonts w:ascii="Times New Roman" w:hAnsi="Times New Roman" w:cs="Times New Roman"/>
          <w:sz w:val="28"/>
        </w:rPr>
        <w:br/>
      </w:r>
      <w:proofErr w:type="spellStart"/>
      <w:r w:rsidR="006528EB" w:rsidRPr="00B150F3">
        <w:rPr>
          <w:rFonts w:ascii="Times New Roman" w:hAnsi="Times New Roman" w:cs="Times New Roman"/>
          <w:sz w:val="28"/>
        </w:rPr>
        <w:t>i</w:t>
      </w:r>
      <w:proofErr w:type="spellEnd"/>
      <w:r w:rsidR="006528EB" w:rsidRPr="00B150F3">
        <w:rPr>
          <w:rFonts w:ascii="Times New Roman" w:hAnsi="Times New Roman" w:cs="Times New Roman"/>
          <w:sz w:val="28"/>
        </w:rPr>
        <w:t xml:space="preserve">.  </w:t>
      </w:r>
      <w:proofErr w:type="gramStart"/>
      <w:r w:rsidR="006528EB" w:rsidRPr="00B150F3">
        <w:rPr>
          <w:rFonts w:ascii="Times New Roman" w:hAnsi="Times New Roman" w:cs="Times New Roman"/>
          <w:sz w:val="28"/>
        </w:rPr>
        <w:t>Formatting</w:t>
      </w:r>
      <w:r w:rsidRPr="00B150F3">
        <w:rPr>
          <w:rFonts w:ascii="Times New Roman" w:hAnsi="Times New Roman" w:cs="Times New Roman"/>
          <w:sz w:val="28"/>
        </w:rPr>
        <w:t xml:space="preserve"> the dates.</w:t>
      </w:r>
      <w:proofErr w:type="gramEnd"/>
      <w:r w:rsidR="006528EB" w:rsidRPr="00B150F3">
        <w:rPr>
          <w:rFonts w:ascii="Times New Roman" w:hAnsi="Times New Roman" w:cs="Times New Roman"/>
          <w:sz w:val="28"/>
        </w:rPr>
        <w:br/>
      </w:r>
      <w:r w:rsidRPr="00B150F3">
        <w:rPr>
          <w:rFonts w:ascii="Times New Roman" w:hAnsi="Times New Roman" w:cs="Times New Roman"/>
          <w:sz w:val="28"/>
        </w:rPr>
        <w:t>ii. Formatting the times.</w:t>
      </w:r>
      <w:r w:rsidRPr="00B150F3">
        <w:rPr>
          <w:rFonts w:ascii="Times New Roman" w:hAnsi="Times New Roman" w:cs="Times New Roman"/>
          <w:sz w:val="28"/>
        </w:rPr>
        <w:br/>
        <w:t>iii.</w:t>
      </w:r>
      <w:r w:rsidR="006528EB" w:rsidRPr="00B150F3">
        <w:rPr>
          <w:rFonts w:ascii="Times New Roman" w:hAnsi="Times New Roman" w:cs="Times New Roman"/>
          <w:sz w:val="28"/>
        </w:rPr>
        <w:t xml:space="preserve"> Numerical manipulations like truncating, rounding, ceiling, </w:t>
      </w:r>
      <w:proofErr w:type="spellStart"/>
      <w:r w:rsidR="006528EB" w:rsidRPr="00B150F3">
        <w:rPr>
          <w:rFonts w:ascii="Times New Roman" w:hAnsi="Times New Roman" w:cs="Times New Roman"/>
          <w:sz w:val="28"/>
        </w:rPr>
        <w:t>floaring</w:t>
      </w:r>
      <w:proofErr w:type="spellEnd"/>
      <w:r w:rsidR="006528EB" w:rsidRPr="00B150F3">
        <w:rPr>
          <w:rFonts w:ascii="Times New Roman" w:hAnsi="Times New Roman" w:cs="Times New Roman"/>
          <w:sz w:val="28"/>
        </w:rPr>
        <w:t xml:space="preserve"> </w:t>
      </w:r>
      <w:r w:rsidR="006528EB" w:rsidRPr="00B150F3">
        <w:rPr>
          <w:rFonts w:ascii="Times New Roman" w:hAnsi="Times New Roman" w:cs="Times New Roman"/>
          <w:sz w:val="28"/>
        </w:rPr>
        <w:lastRenderedPageBreak/>
        <w:t xml:space="preserve">etc. </w:t>
      </w:r>
      <w:r w:rsidRPr="00B150F3">
        <w:rPr>
          <w:rFonts w:ascii="Times New Roman" w:hAnsi="Times New Roman" w:cs="Times New Roman"/>
          <w:sz w:val="28"/>
        </w:rPr>
        <w:t xml:space="preserve"> </w:t>
      </w:r>
      <w:r w:rsidR="006528EB" w:rsidRPr="00B150F3">
        <w:rPr>
          <w:rFonts w:ascii="Times New Roman" w:hAnsi="Times New Roman" w:cs="Times New Roman"/>
          <w:sz w:val="28"/>
        </w:rPr>
        <w:t xml:space="preserve"> </w:t>
      </w:r>
      <w:r w:rsidR="006528EB" w:rsidRPr="00B150F3">
        <w:rPr>
          <w:rFonts w:ascii="Times New Roman" w:hAnsi="Times New Roman" w:cs="Times New Roman"/>
          <w:sz w:val="28"/>
        </w:rPr>
        <w:br/>
        <w:t>In other words, this package we use most of the times in report generation modules.</w:t>
      </w:r>
    </w:p>
    <w:p w:rsidR="00FA259C" w:rsidRPr="00B150F3" w:rsidRDefault="00FA259C" w:rsidP="00FA259C">
      <w:pPr>
        <w:pStyle w:val="Heading2"/>
        <w:shd w:val="clear" w:color="auto" w:fill="FFFFFF"/>
        <w:spacing w:before="0" w:line="334" w:lineRule="atLeast"/>
        <w:textAlignment w:val="baseline"/>
        <w:rPr>
          <w:rFonts w:ascii="Times New Roman" w:hAnsi="Times New Roman" w:cs="Times New Roman"/>
          <w:bCs w:val="0"/>
          <w:i/>
          <w:color w:val="auto"/>
          <w:sz w:val="36"/>
          <w:szCs w:val="28"/>
          <w:u w:val="single"/>
        </w:rPr>
      </w:pPr>
      <w:r w:rsidRPr="00B150F3">
        <w:rPr>
          <w:rFonts w:ascii="Times New Roman" w:hAnsi="Times New Roman" w:cs="Times New Roman"/>
          <w:bCs w:val="0"/>
          <w:i/>
          <w:color w:val="auto"/>
          <w:sz w:val="36"/>
          <w:szCs w:val="28"/>
          <w:u w:val="single"/>
        </w:rPr>
        <w:t xml:space="preserve">Why both </w:t>
      </w:r>
      <w:proofErr w:type="spellStart"/>
      <w:r w:rsidRPr="00B150F3">
        <w:rPr>
          <w:rFonts w:ascii="Times New Roman" w:hAnsi="Times New Roman" w:cs="Times New Roman"/>
          <w:bCs w:val="0"/>
          <w:i/>
          <w:color w:val="auto"/>
          <w:sz w:val="36"/>
          <w:szCs w:val="28"/>
          <w:u w:val="single"/>
        </w:rPr>
        <w:t>java.awt</w:t>
      </w:r>
      <w:proofErr w:type="spellEnd"/>
      <w:r w:rsidRPr="00B150F3">
        <w:rPr>
          <w:rFonts w:ascii="Times New Roman" w:hAnsi="Times New Roman" w:cs="Times New Roman"/>
          <w:bCs w:val="0"/>
          <w:i/>
          <w:color w:val="auto"/>
          <w:sz w:val="36"/>
          <w:szCs w:val="28"/>
          <w:u w:val="single"/>
        </w:rPr>
        <w:t xml:space="preserve"> and </w:t>
      </w:r>
      <w:proofErr w:type="spellStart"/>
      <w:proofErr w:type="gramStart"/>
      <w:r w:rsidRPr="00B150F3">
        <w:rPr>
          <w:rFonts w:ascii="Times New Roman" w:hAnsi="Times New Roman" w:cs="Times New Roman"/>
          <w:bCs w:val="0"/>
          <w:i/>
          <w:color w:val="auto"/>
          <w:sz w:val="36"/>
          <w:szCs w:val="28"/>
          <w:u w:val="single"/>
        </w:rPr>
        <w:t>java.awt.event</w:t>
      </w:r>
      <w:proofErr w:type="spellEnd"/>
      <w:r w:rsidRPr="00B150F3">
        <w:rPr>
          <w:rFonts w:ascii="Times New Roman" w:hAnsi="Times New Roman" w:cs="Times New Roman"/>
          <w:bCs w:val="0"/>
          <w:i/>
          <w:color w:val="auto"/>
          <w:sz w:val="36"/>
          <w:szCs w:val="28"/>
          <w:u w:val="single"/>
        </w:rPr>
        <w:t xml:space="preserve"> ?</w:t>
      </w:r>
      <w:proofErr w:type="gramEnd"/>
    </w:p>
    <w:p w:rsidR="005A1838" w:rsidRPr="00B150F3" w:rsidRDefault="005A1838" w:rsidP="005A1838">
      <w:pPr>
        <w:autoSpaceDE w:val="0"/>
        <w:autoSpaceDN w:val="0"/>
        <w:adjustRightInd w:val="0"/>
        <w:spacing w:after="0" w:line="240" w:lineRule="auto"/>
        <w:rPr>
          <w:rFonts w:ascii="Times New Roman" w:hAnsi="Times New Roman" w:cs="Times New Roman"/>
          <w:i/>
          <w:sz w:val="28"/>
          <w:szCs w:val="28"/>
          <w:u w:val="single"/>
        </w:rPr>
      </w:pPr>
    </w:p>
    <w:p w:rsidR="00FA259C" w:rsidRPr="00B150F3" w:rsidRDefault="00FA259C" w:rsidP="00FA259C">
      <w:pPr>
        <w:pStyle w:val="NormalWeb"/>
        <w:shd w:val="clear" w:color="auto" w:fill="FFFFFF"/>
        <w:spacing w:before="0" w:beforeAutospacing="0" w:after="0" w:afterAutospacing="0" w:line="276" w:lineRule="atLeast"/>
        <w:textAlignment w:val="baseline"/>
        <w:rPr>
          <w:rStyle w:val="Strong"/>
          <w:sz w:val="28"/>
          <w:szCs w:val="28"/>
          <w:bdr w:val="none" w:sz="0" w:space="0" w:color="auto" w:frame="1"/>
        </w:rPr>
      </w:pPr>
      <w:r w:rsidRPr="00B150F3">
        <w:rPr>
          <w:rStyle w:val="Strong"/>
          <w:sz w:val="28"/>
          <w:szCs w:val="28"/>
          <w:bdr w:val="none" w:sz="0" w:space="0" w:color="auto" w:frame="1"/>
        </w:rPr>
        <w:t xml:space="preserve">Why </w:t>
      </w:r>
      <w:proofErr w:type="spellStart"/>
      <w:r w:rsidRPr="00B150F3">
        <w:rPr>
          <w:rStyle w:val="Strong"/>
          <w:sz w:val="28"/>
          <w:szCs w:val="28"/>
          <w:bdr w:val="none" w:sz="0" w:space="0" w:color="auto" w:frame="1"/>
        </w:rPr>
        <w:t>java.awt.event</w:t>
      </w:r>
      <w:proofErr w:type="spellEnd"/>
      <w:r w:rsidRPr="00B150F3">
        <w:rPr>
          <w:rStyle w:val="Strong"/>
          <w:sz w:val="28"/>
          <w:szCs w:val="28"/>
          <w:bdr w:val="none" w:sz="0" w:space="0" w:color="auto" w:frame="1"/>
        </w:rPr>
        <w:t xml:space="preserve"> is to be imported separately when already </w:t>
      </w:r>
      <w:proofErr w:type="spellStart"/>
      <w:r w:rsidRPr="00B150F3">
        <w:rPr>
          <w:rStyle w:val="Strong"/>
          <w:sz w:val="28"/>
          <w:szCs w:val="28"/>
          <w:bdr w:val="none" w:sz="0" w:space="0" w:color="auto" w:frame="1"/>
        </w:rPr>
        <w:t>java.awt</w:t>
      </w:r>
      <w:proofErr w:type="spellEnd"/>
      <w:r w:rsidRPr="00B150F3">
        <w:rPr>
          <w:rStyle w:val="Strong"/>
          <w:sz w:val="28"/>
          <w:szCs w:val="28"/>
          <w:bdr w:val="none" w:sz="0" w:space="0" w:color="auto" w:frame="1"/>
        </w:rPr>
        <w:t xml:space="preserve"> package is imported?</w:t>
      </w:r>
    </w:p>
    <w:p w:rsidR="00FA259C" w:rsidRPr="00B150F3" w:rsidRDefault="00FA259C" w:rsidP="00FA259C">
      <w:pPr>
        <w:pStyle w:val="NormalWeb"/>
        <w:shd w:val="clear" w:color="auto" w:fill="FFFFFF"/>
        <w:spacing w:before="0" w:beforeAutospacing="0" w:after="0" w:afterAutospacing="0" w:line="276" w:lineRule="atLeast"/>
        <w:textAlignment w:val="baseline"/>
        <w:rPr>
          <w:sz w:val="28"/>
          <w:szCs w:val="28"/>
        </w:rPr>
      </w:pPr>
    </w:p>
    <w:p w:rsidR="00FA259C" w:rsidRPr="00B150F3" w:rsidRDefault="00FA259C" w:rsidP="00FA259C">
      <w:pPr>
        <w:pStyle w:val="NormalWeb"/>
        <w:shd w:val="clear" w:color="auto" w:fill="FFFFFF"/>
        <w:spacing w:before="0" w:beforeAutospacing="0" w:after="0" w:afterAutospacing="0" w:line="276" w:lineRule="atLeast"/>
        <w:ind w:firstLine="720"/>
        <w:textAlignment w:val="baseline"/>
        <w:rPr>
          <w:sz w:val="28"/>
          <w:szCs w:val="28"/>
        </w:rPr>
      </w:pPr>
      <w:r w:rsidRPr="00B150F3">
        <w:rPr>
          <w:sz w:val="28"/>
          <w:szCs w:val="28"/>
        </w:rPr>
        <w:t xml:space="preserve"> It is a very general doubt </w:t>
      </w:r>
      <w:proofErr w:type="spellStart"/>
      <w:r w:rsidRPr="00B150F3">
        <w:rPr>
          <w:sz w:val="28"/>
          <w:szCs w:val="28"/>
        </w:rPr>
        <w:t>uncleared</w:t>
      </w:r>
      <w:proofErr w:type="spellEnd"/>
      <w:r w:rsidRPr="00B150F3">
        <w:rPr>
          <w:sz w:val="28"/>
          <w:szCs w:val="28"/>
        </w:rPr>
        <w:t xml:space="preserve"> in many minds. To get the clear answer, first you must know how the packages are maintained by Java with the </w:t>
      </w:r>
      <w:proofErr w:type="spellStart"/>
      <w:r w:rsidRPr="00B150F3">
        <w:rPr>
          <w:sz w:val="28"/>
          <w:szCs w:val="28"/>
        </w:rPr>
        <w:t>colloboration</w:t>
      </w:r>
      <w:proofErr w:type="spellEnd"/>
      <w:r w:rsidRPr="00B150F3">
        <w:rPr>
          <w:sz w:val="28"/>
          <w:szCs w:val="28"/>
        </w:rPr>
        <w:t xml:space="preserve"> of OS.</w:t>
      </w:r>
      <w:r w:rsidRPr="00B150F3">
        <w:rPr>
          <w:rStyle w:val="apple-converted-space"/>
          <w:sz w:val="28"/>
          <w:szCs w:val="28"/>
        </w:rPr>
        <w:t> </w:t>
      </w:r>
      <w:r w:rsidRPr="00B150F3">
        <w:rPr>
          <w:rStyle w:val="Strong"/>
          <w:sz w:val="28"/>
          <w:szCs w:val="28"/>
          <w:bdr w:val="none" w:sz="0" w:space="0" w:color="auto" w:frame="1"/>
        </w:rPr>
        <w:t>A package of Java is treated as a directory by the OS</w:t>
      </w:r>
      <w:r w:rsidRPr="00B150F3">
        <w:rPr>
          <w:sz w:val="28"/>
          <w:szCs w:val="28"/>
        </w:rPr>
        <w:t>. It is proved with</w:t>
      </w:r>
      <w:r w:rsidRPr="00B150F3">
        <w:rPr>
          <w:rStyle w:val="apple-converted-space"/>
          <w:sz w:val="28"/>
          <w:szCs w:val="28"/>
        </w:rPr>
        <w:t> </w:t>
      </w:r>
      <w:r w:rsidRPr="00B150F3">
        <w:rPr>
          <w:rStyle w:val="Strong"/>
          <w:sz w:val="28"/>
          <w:szCs w:val="28"/>
          <w:bdr w:val="none" w:sz="0" w:space="0" w:color="auto" w:frame="1"/>
        </w:rPr>
        <w:t>-d</w:t>
      </w:r>
      <w:r w:rsidRPr="00B150F3">
        <w:rPr>
          <w:rStyle w:val="apple-converted-space"/>
          <w:sz w:val="28"/>
          <w:szCs w:val="28"/>
        </w:rPr>
        <w:t> </w:t>
      </w:r>
      <w:r w:rsidRPr="00B150F3">
        <w:rPr>
          <w:sz w:val="28"/>
          <w:szCs w:val="28"/>
        </w:rPr>
        <w:t>option of</w:t>
      </w:r>
      <w:r w:rsidRPr="00B150F3">
        <w:rPr>
          <w:rStyle w:val="apple-converted-space"/>
          <w:sz w:val="28"/>
          <w:szCs w:val="28"/>
        </w:rPr>
        <w:t> </w:t>
      </w:r>
      <w:proofErr w:type="spellStart"/>
      <w:r w:rsidRPr="00B150F3">
        <w:rPr>
          <w:rStyle w:val="Strong"/>
          <w:sz w:val="28"/>
          <w:szCs w:val="28"/>
          <w:bdr w:val="none" w:sz="0" w:space="0" w:color="auto" w:frame="1"/>
        </w:rPr>
        <w:t>javac</w:t>
      </w:r>
      <w:proofErr w:type="spellEnd"/>
      <w:r w:rsidRPr="00B150F3">
        <w:rPr>
          <w:rStyle w:val="apple-converted-space"/>
          <w:sz w:val="28"/>
          <w:szCs w:val="28"/>
        </w:rPr>
        <w:t> </w:t>
      </w:r>
      <w:r w:rsidRPr="00B150F3">
        <w:rPr>
          <w:sz w:val="28"/>
          <w:szCs w:val="28"/>
        </w:rPr>
        <w:t>utility. On the name of the package, a directory is created by the OS, which you can see practically.</w:t>
      </w:r>
      <w:r w:rsidRPr="00B150F3">
        <w:rPr>
          <w:rStyle w:val="apple-converted-space"/>
          <w:sz w:val="28"/>
          <w:szCs w:val="28"/>
        </w:rPr>
        <w:t> </w:t>
      </w:r>
    </w:p>
    <w:p w:rsidR="00FA259C" w:rsidRPr="00B150F3" w:rsidRDefault="00FA259C" w:rsidP="005A1838">
      <w:pPr>
        <w:autoSpaceDE w:val="0"/>
        <w:autoSpaceDN w:val="0"/>
        <w:adjustRightInd w:val="0"/>
        <w:spacing w:after="0" w:line="240" w:lineRule="auto"/>
        <w:rPr>
          <w:rFonts w:ascii="Times New Roman" w:hAnsi="Times New Roman" w:cs="Times New Roman"/>
          <w:i/>
          <w:sz w:val="28"/>
          <w:szCs w:val="28"/>
          <w:u w:val="single"/>
        </w:rPr>
      </w:pPr>
    </w:p>
    <w:p w:rsidR="00FA259C" w:rsidRPr="00B150F3" w:rsidRDefault="00FA259C" w:rsidP="005A1838">
      <w:pPr>
        <w:autoSpaceDE w:val="0"/>
        <w:autoSpaceDN w:val="0"/>
        <w:adjustRightInd w:val="0"/>
        <w:spacing w:after="0" w:line="240" w:lineRule="auto"/>
        <w:rPr>
          <w:rFonts w:ascii="Times New Roman" w:hAnsi="Times New Roman" w:cs="Times New Roman"/>
          <w:sz w:val="28"/>
          <w:szCs w:val="28"/>
          <w:shd w:val="clear" w:color="auto" w:fill="FFFFFF"/>
        </w:rPr>
      </w:pPr>
      <w:r w:rsidRPr="00B150F3">
        <w:rPr>
          <w:rFonts w:ascii="Times New Roman" w:hAnsi="Times New Roman" w:cs="Times New Roman"/>
          <w:sz w:val="28"/>
          <w:szCs w:val="28"/>
          <w:shd w:val="clear" w:color="auto" w:fill="FFFFFF"/>
        </w:rPr>
        <w:t>Now come to our point.</w:t>
      </w:r>
    </w:p>
    <w:p w:rsidR="00FA259C" w:rsidRPr="00B150F3" w:rsidRDefault="00FA259C" w:rsidP="00FA259C">
      <w:pPr>
        <w:numPr>
          <w:ilvl w:val="0"/>
          <w:numId w:val="37"/>
        </w:numPr>
        <w:shd w:val="clear" w:color="auto" w:fill="FFFFFF"/>
        <w:spacing w:after="0" w:line="276" w:lineRule="atLeast"/>
        <w:ind w:left="346"/>
        <w:textAlignment w:val="baseline"/>
        <w:rPr>
          <w:rFonts w:ascii="Times New Roman" w:hAnsi="Times New Roman" w:cs="Times New Roman"/>
          <w:b/>
          <w:bCs/>
          <w:sz w:val="28"/>
          <w:szCs w:val="28"/>
          <w:bdr w:val="none" w:sz="0" w:space="0" w:color="auto" w:frame="1"/>
        </w:rPr>
      </w:pPr>
      <w:proofErr w:type="spellStart"/>
      <w:r w:rsidRPr="00B150F3">
        <w:rPr>
          <w:rFonts w:ascii="Times New Roman" w:hAnsi="Times New Roman" w:cs="Times New Roman"/>
          <w:b/>
          <w:bCs/>
          <w:sz w:val="28"/>
          <w:szCs w:val="28"/>
          <w:bdr w:val="none" w:sz="0" w:space="0" w:color="auto" w:frame="1"/>
        </w:rPr>
        <w:t>java.awt</w:t>
      </w:r>
      <w:proofErr w:type="spellEnd"/>
      <w:r w:rsidRPr="00B150F3">
        <w:rPr>
          <w:rFonts w:ascii="Times New Roman" w:hAnsi="Times New Roman" w:cs="Times New Roman"/>
          <w:b/>
          <w:bCs/>
          <w:sz w:val="28"/>
          <w:szCs w:val="28"/>
          <w:bdr w:val="none" w:sz="0" w:space="0" w:color="auto" w:frame="1"/>
        </w:rPr>
        <w:t xml:space="preserve"> is treated as /java/</w:t>
      </w:r>
      <w:proofErr w:type="spellStart"/>
      <w:r w:rsidRPr="00B150F3">
        <w:rPr>
          <w:rFonts w:ascii="Times New Roman" w:hAnsi="Times New Roman" w:cs="Times New Roman"/>
          <w:b/>
          <w:bCs/>
          <w:sz w:val="28"/>
          <w:szCs w:val="28"/>
          <w:bdr w:val="none" w:sz="0" w:space="0" w:color="auto" w:frame="1"/>
        </w:rPr>
        <w:t>awt</w:t>
      </w:r>
      <w:proofErr w:type="spellEnd"/>
      <w:r w:rsidRPr="00B150F3">
        <w:rPr>
          <w:rFonts w:ascii="Times New Roman" w:hAnsi="Times New Roman" w:cs="Times New Roman"/>
          <w:b/>
          <w:bCs/>
          <w:sz w:val="28"/>
          <w:szCs w:val="28"/>
          <w:bdr w:val="none" w:sz="0" w:space="0" w:color="auto" w:frame="1"/>
        </w:rPr>
        <w:t>&gt;</w:t>
      </w:r>
    </w:p>
    <w:p w:rsidR="00FA259C" w:rsidRPr="00B150F3" w:rsidRDefault="00FA259C" w:rsidP="00FA259C">
      <w:pPr>
        <w:numPr>
          <w:ilvl w:val="0"/>
          <w:numId w:val="37"/>
        </w:numPr>
        <w:shd w:val="clear" w:color="auto" w:fill="FFFFFF"/>
        <w:spacing w:after="0" w:line="276" w:lineRule="atLeast"/>
        <w:ind w:left="346"/>
        <w:textAlignment w:val="baseline"/>
        <w:rPr>
          <w:rFonts w:ascii="Times New Roman" w:hAnsi="Times New Roman" w:cs="Times New Roman"/>
          <w:b/>
          <w:bCs/>
          <w:sz w:val="28"/>
          <w:szCs w:val="28"/>
          <w:bdr w:val="none" w:sz="0" w:space="0" w:color="auto" w:frame="1"/>
        </w:rPr>
      </w:pPr>
      <w:proofErr w:type="spellStart"/>
      <w:r w:rsidRPr="00B150F3">
        <w:rPr>
          <w:rFonts w:ascii="Times New Roman" w:hAnsi="Times New Roman" w:cs="Times New Roman"/>
          <w:b/>
          <w:bCs/>
          <w:sz w:val="28"/>
          <w:szCs w:val="28"/>
          <w:bdr w:val="none" w:sz="0" w:space="0" w:color="auto" w:frame="1"/>
        </w:rPr>
        <w:t>java.awt.event</w:t>
      </w:r>
      <w:proofErr w:type="spellEnd"/>
      <w:r w:rsidRPr="00B150F3">
        <w:rPr>
          <w:rFonts w:ascii="Times New Roman" w:hAnsi="Times New Roman" w:cs="Times New Roman"/>
          <w:b/>
          <w:bCs/>
          <w:sz w:val="28"/>
          <w:szCs w:val="28"/>
          <w:bdr w:val="none" w:sz="0" w:space="0" w:color="auto" w:frame="1"/>
        </w:rPr>
        <w:t xml:space="preserve"> is treated as /java/</w:t>
      </w:r>
      <w:proofErr w:type="spellStart"/>
      <w:r w:rsidRPr="00B150F3">
        <w:rPr>
          <w:rFonts w:ascii="Times New Roman" w:hAnsi="Times New Roman" w:cs="Times New Roman"/>
          <w:b/>
          <w:bCs/>
          <w:sz w:val="28"/>
          <w:szCs w:val="28"/>
          <w:bdr w:val="none" w:sz="0" w:space="0" w:color="auto" w:frame="1"/>
        </w:rPr>
        <w:t>awt</w:t>
      </w:r>
      <w:proofErr w:type="spellEnd"/>
      <w:r w:rsidRPr="00B150F3">
        <w:rPr>
          <w:rFonts w:ascii="Times New Roman" w:hAnsi="Times New Roman" w:cs="Times New Roman"/>
          <w:b/>
          <w:bCs/>
          <w:sz w:val="28"/>
          <w:szCs w:val="28"/>
          <w:bdr w:val="none" w:sz="0" w:space="0" w:color="auto" w:frame="1"/>
        </w:rPr>
        <w:t>/event&gt;</w:t>
      </w:r>
    </w:p>
    <w:p w:rsidR="00FA259C" w:rsidRPr="00B150F3" w:rsidRDefault="00FA259C" w:rsidP="00FA259C">
      <w:pPr>
        <w:shd w:val="clear" w:color="auto" w:fill="FFFFFF"/>
        <w:spacing w:after="0" w:line="276" w:lineRule="atLeast"/>
        <w:ind w:left="346"/>
        <w:textAlignment w:val="baseline"/>
        <w:rPr>
          <w:rFonts w:ascii="Times New Roman" w:hAnsi="Times New Roman" w:cs="Times New Roman"/>
          <w:b/>
          <w:bCs/>
          <w:sz w:val="28"/>
          <w:szCs w:val="28"/>
          <w:bdr w:val="none" w:sz="0" w:space="0" w:color="auto" w:frame="1"/>
        </w:rPr>
      </w:pPr>
    </w:p>
    <w:p w:rsidR="00FA259C" w:rsidRPr="00B150F3" w:rsidRDefault="00FA259C" w:rsidP="00FA259C">
      <w:pPr>
        <w:pStyle w:val="Heading6"/>
        <w:shd w:val="clear" w:color="auto" w:fill="FFFFFF"/>
        <w:spacing w:before="0" w:line="276" w:lineRule="atLeast"/>
        <w:textAlignment w:val="baseline"/>
        <w:rPr>
          <w:rFonts w:ascii="Times New Roman" w:hAnsi="Times New Roman" w:cs="Times New Roman"/>
          <w:b/>
          <w:bCs/>
          <w:color w:val="auto"/>
          <w:sz w:val="28"/>
          <w:szCs w:val="28"/>
        </w:rPr>
      </w:pPr>
      <w:r w:rsidRPr="00B150F3">
        <w:rPr>
          <w:rFonts w:ascii="Times New Roman" w:hAnsi="Times New Roman" w:cs="Times New Roman"/>
          <w:b/>
          <w:color w:val="auto"/>
          <w:sz w:val="28"/>
          <w:szCs w:val="28"/>
        </w:rPr>
        <w:t xml:space="preserve">Why both </w:t>
      </w:r>
      <w:proofErr w:type="spellStart"/>
      <w:r w:rsidRPr="00B150F3">
        <w:rPr>
          <w:rFonts w:ascii="Times New Roman" w:hAnsi="Times New Roman" w:cs="Times New Roman"/>
          <w:b/>
          <w:color w:val="auto"/>
          <w:sz w:val="28"/>
          <w:szCs w:val="28"/>
        </w:rPr>
        <w:t>java.awt</w:t>
      </w:r>
      <w:proofErr w:type="spellEnd"/>
      <w:r w:rsidRPr="00B150F3">
        <w:rPr>
          <w:rFonts w:ascii="Times New Roman" w:hAnsi="Times New Roman" w:cs="Times New Roman"/>
          <w:b/>
          <w:color w:val="auto"/>
          <w:sz w:val="28"/>
          <w:szCs w:val="28"/>
        </w:rPr>
        <w:t xml:space="preserve"> </w:t>
      </w:r>
      <w:proofErr w:type="spellStart"/>
      <w:proofErr w:type="gramStart"/>
      <w:r w:rsidRPr="00B150F3">
        <w:rPr>
          <w:rFonts w:ascii="Times New Roman" w:hAnsi="Times New Roman" w:cs="Times New Roman"/>
          <w:b/>
          <w:color w:val="auto"/>
          <w:sz w:val="28"/>
          <w:szCs w:val="28"/>
        </w:rPr>
        <w:t>java.awt.event</w:t>
      </w:r>
      <w:proofErr w:type="spellEnd"/>
      <w:r w:rsidRPr="00B150F3">
        <w:rPr>
          <w:rFonts w:ascii="Times New Roman" w:hAnsi="Times New Roman" w:cs="Times New Roman"/>
          <w:b/>
          <w:color w:val="auto"/>
          <w:sz w:val="28"/>
          <w:szCs w:val="28"/>
        </w:rPr>
        <w:t xml:space="preserve"> ?</w:t>
      </w:r>
      <w:proofErr w:type="gramEnd"/>
    </w:p>
    <w:p w:rsidR="00FA259C" w:rsidRPr="00B150F3" w:rsidRDefault="00FA259C" w:rsidP="00FA259C">
      <w:pPr>
        <w:pStyle w:val="NormalWeb"/>
        <w:shd w:val="clear" w:color="auto" w:fill="FFFFFF"/>
        <w:spacing w:before="0" w:beforeAutospacing="0" w:after="0" w:afterAutospacing="0" w:line="276" w:lineRule="atLeast"/>
        <w:textAlignment w:val="baseline"/>
        <w:rPr>
          <w:sz w:val="28"/>
          <w:szCs w:val="28"/>
        </w:rPr>
      </w:pPr>
    </w:p>
    <w:p w:rsidR="00FA259C" w:rsidRPr="00B150F3" w:rsidRDefault="00FA259C" w:rsidP="00FA259C">
      <w:pPr>
        <w:pStyle w:val="NormalWeb"/>
        <w:shd w:val="clear" w:color="auto" w:fill="FFFFFF"/>
        <w:spacing w:before="0" w:beforeAutospacing="0" w:after="0" w:afterAutospacing="0" w:line="276" w:lineRule="atLeast"/>
        <w:ind w:firstLine="720"/>
        <w:textAlignment w:val="baseline"/>
        <w:rPr>
          <w:sz w:val="28"/>
          <w:szCs w:val="28"/>
        </w:rPr>
      </w:pPr>
      <w:r w:rsidRPr="00B150F3">
        <w:rPr>
          <w:sz w:val="28"/>
          <w:szCs w:val="28"/>
        </w:rPr>
        <w:t>When we look into "</w:t>
      </w:r>
      <w:r w:rsidRPr="00B150F3">
        <w:rPr>
          <w:rStyle w:val="Strong"/>
          <w:sz w:val="28"/>
          <w:szCs w:val="28"/>
          <w:bdr w:val="none" w:sz="0" w:space="0" w:color="auto" w:frame="1"/>
        </w:rPr>
        <w:t>/java/</w:t>
      </w:r>
      <w:proofErr w:type="spellStart"/>
      <w:r w:rsidRPr="00B150F3">
        <w:rPr>
          <w:rStyle w:val="Strong"/>
          <w:sz w:val="28"/>
          <w:szCs w:val="28"/>
          <w:bdr w:val="none" w:sz="0" w:space="0" w:color="auto" w:frame="1"/>
        </w:rPr>
        <w:t>awt</w:t>
      </w:r>
      <w:proofErr w:type="spellEnd"/>
      <w:r w:rsidRPr="00B150F3">
        <w:rPr>
          <w:rStyle w:val="Strong"/>
          <w:sz w:val="28"/>
          <w:szCs w:val="28"/>
          <w:bdr w:val="none" w:sz="0" w:space="0" w:color="auto" w:frame="1"/>
        </w:rPr>
        <w:t>&gt;</w:t>
      </w:r>
      <w:r w:rsidRPr="00B150F3">
        <w:rPr>
          <w:sz w:val="28"/>
          <w:szCs w:val="28"/>
        </w:rPr>
        <w:t>" with</w:t>
      </w:r>
      <w:r w:rsidRPr="00B150F3">
        <w:rPr>
          <w:rStyle w:val="apple-converted-space"/>
          <w:rFonts w:eastAsiaTheme="majorEastAsia"/>
          <w:sz w:val="28"/>
          <w:szCs w:val="28"/>
        </w:rPr>
        <w:t> </w:t>
      </w:r>
      <w:proofErr w:type="spellStart"/>
      <w:r w:rsidRPr="00B150F3">
        <w:rPr>
          <w:rStyle w:val="Strong"/>
          <w:sz w:val="28"/>
          <w:szCs w:val="28"/>
          <w:bdr w:val="none" w:sz="0" w:space="0" w:color="auto" w:frame="1"/>
        </w:rPr>
        <w:t>dir</w:t>
      </w:r>
      <w:proofErr w:type="spellEnd"/>
      <w:r w:rsidRPr="00B150F3">
        <w:rPr>
          <w:rStyle w:val="apple-converted-space"/>
          <w:rFonts w:eastAsiaTheme="majorEastAsia"/>
          <w:sz w:val="28"/>
          <w:szCs w:val="28"/>
        </w:rPr>
        <w:t> </w:t>
      </w:r>
      <w:r w:rsidRPr="00B150F3">
        <w:rPr>
          <w:sz w:val="28"/>
          <w:szCs w:val="28"/>
        </w:rPr>
        <w:t>command, the OS shows the files and subdirectories of</w:t>
      </w:r>
      <w:r w:rsidRPr="00B150F3">
        <w:rPr>
          <w:rStyle w:val="apple-converted-space"/>
          <w:rFonts w:eastAsiaTheme="majorEastAsia"/>
          <w:sz w:val="28"/>
          <w:szCs w:val="28"/>
        </w:rPr>
        <w:t> </w:t>
      </w:r>
      <w:proofErr w:type="spellStart"/>
      <w:r w:rsidRPr="00B150F3">
        <w:rPr>
          <w:rStyle w:val="Strong"/>
          <w:sz w:val="28"/>
          <w:szCs w:val="28"/>
          <w:bdr w:val="none" w:sz="0" w:space="0" w:color="auto" w:frame="1"/>
        </w:rPr>
        <w:t>awt</w:t>
      </w:r>
      <w:proofErr w:type="spellEnd"/>
      <w:r w:rsidRPr="00B150F3">
        <w:rPr>
          <w:sz w:val="28"/>
          <w:szCs w:val="28"/>
        </w:rPr>
        <w:t>. It shows clearly that</w:t>
      </w:r>
      <w:r w:rsidRPr="00B150F3">
        <w:rPr>
          <w:rStyle w:val="apple-converted-space"/>
          <w:rFonts w:eastAsiaTheme="majorEastAsia"/>
          <w:sz w:val="28"/>
          <w:szCs w:val="28"/>
        </w:rPr>
        <w:t> </w:t>
      </w:r>
      <w:r w:rsidRPr="00B150F3">
        <w:rPr>
          <w:rStyle w:val="Strong"/>
          <w:sz w:val="28"/>
          <w:szCs w:val="28"/>
          <w:bdr w:val="none" w:sz="0" w:space="0" w:color="auto" w:frame="1"/>
        </w:rPr>
        <w:t>event</w:t>
      </w:r>
      <w:r w:rsidRPr="00B150F3">
        <w:rPr>
          <w:rStyle w:val="apple-converted-space"/>
          <w:rFonts w:eastAsiaTheme="majorEastAsia"/>
          <w:b/>
          <w:bCs/>
          <w:sz w:val="28"/>
          <w:szCs w:val="28"/>
          <w:bdr w:val="none" w:sz="0" w:space="0" w:color="auto" w:frame="1"/>
        </w:rPr>
        <w:t> </w:t>
      </w:r>
      <w:r w:rsidRPr="00B150F3">
        <w:rPr>
          <w:sz w:val="28"/>
          <w:szCs w:val="28"/>
        </w:rPr>
        <w:t>subdirectory exists; but it is not opened. To see the files of event directory, we must go to "</w:t>
      </w:r>
      <w:r w:rsidRPr="00B150F3">
        <w:rPr>
          <w:rStyle w:val="Strong"/>
          <w:sz w:val="28"/>
          <w:szCs w:val="28"/>
          <w:bdr w:val="none" w:sz="0" w:space="0" w:color="auto" w:frame="1"/>
        </w:rPr>
        <w:t>/java/</w:t>
      </w:r>
      <w:proofErr w:type="spellStart"/>
      <w:r w:rsidRPr="00B150F3">
        <w:rPr>
          <w:rStyle w:val="Strong"/>
          <w:sz w:val="28"/>
          <w:szCs w:val="28"/>
          <w:bdr w:val="none" w:sz="0" w:space="0" w:color="auto" w:frame="1"/>
        </w:rPr>
        <w:t>awt</w:t>
      </w:r>
      <w:proofErr w:type="spellEnd"/>
      <w:r w:rsidRPr="00B150F3">
        <w:rPr>
          <w:rStyle w:val="Strong"/>
          <w:sz w:val="28"/>
          <w:szCs w:val="28"/>
          <w:bdr w:val="none" w:sz="0" w:space="0" w:color="auto" w:frame="1"/>
        </w:rPr>
        <w:t>/event&gt;</w:t>
      </w:r>
      <w:r w:rsidRPr="00B150F3">
        <w:rPr>
          <w:sz w:val="28"/>
          <w:szCs w:val="28"/>
        </w:rPr>
        <w:t>" and give the</w:t>
      </w:r>
      <w:r w:rsidRPr="00B150F3">
        <w:rPr>
          <w:rStyle w:val="apple-converted-space"/>
          <w:rFonts w:eastAsiaTheme="majorEastAsia"/>
          <w:sz w:val="28"/>
          <w:szCs w:val="28"/>
        </w:rPr>
        <w:t> </w:t>
      </w:r>
      <w:proofErr w:type="spellStart"/>
      <w:r w:rsidRPr="00B150F3">
        <w:rPr>
          <w:rStyle w:val="Strong"/>
          <w:sz w:val="28"/>
          <w:szCs w:val="28"/>
          <w:bdr w:val="none" w:sz="0" w:space="0" w:color="auto" w:frame="1"/>
        </w:rPr>
        <w:t>dir</w:t>
      </w:r>
      <w:proofErr w:type="spellEnd"/>
      <w:r w:rsidRPr="00B150F3">
        <w:rPr>
          <w:rStyle w:val="apple-converted-space"/>
          <w:rFonts w:eastAsiaTheme="majorEastAsia"/>
          <w:sz w:val="28"/>
          <w:szCs w:val="28"/>
        </w:rPr>
        <w:t> </w:t>
      </w:r>
      <w:r w:rsidRPr="00B150F3">
        <w:rPr>
          <w:sz w:val="28"/>
          <w:szCs w:val="28"/>
        </w:rPr>
        <w:t>command.</w:t>
      </w:r>
    </w:p>
    <w:p w:rsidR="00FA259C" w:rsidRPr="00B150F3" w:rsidRDefault="00FA259C" w:rsidP="00FA259C">
      <w:pPr>
        <w:pStyle w:val="NormalWeb"/>
        <w:shd w:val="clear" w:color="auto" w:fill="FFFFFF"/>
        <w:spacing w:before="0" w:beforeAutospacing="0" w:after="0" w:afterAutospacing="0" w:line="276" w:lineRule="atLeast"/>
        <w:ind w:firstLine="720"/>
        <w:textAlignment w:val="baseline"/>
        <w:rPr>
          <w:sz w:val="28"/>
          <w:szCs w:val="28"/>
        </w:rPr>
      </w:pPr>
    </w:p>
    <w:p w:rsidR="00FA259C" w:rsidRPr="00B150F3" w:rsidRDefault="00FA259C" w:rsidP="00FA259C">
      <w:pPr>
        <w:pStyle w:val="NormalWeb"/>
        <w:pBdr>
          <w:bottom w:val="double" w:sz="6" w:space="1" w:color="auto"/>
        </w:pBdr>
        <w:shd w:val="clear" w:color="auto" w:fill="FFFFFF"/>
        <w:spacing w:before="0" w:beforeAutospacing="0" w:after="0" w:afterAutospacing="0" w:line="276" w:lineRule="atLeast"/>
        <w:textAlignment w:val="baseline"/>
        <w:rPr>
          <w:sz w:val="28"/>
          <w:szCs w:val="28"/>
        </w:rPr>
      </w:pPr>
      <w:r w:rsidRPr="00B150F3">
        <w:rPr>
          <w:sz w:val="28"/>
          <w:szCs w:val="28"/>
        </w:rPr>
        <w:t>That is, with</w:t>
      </w:r>
      <w:r w:rsidRPr="00B150F3">
        <w:rPr>
          <w:rStyle w:val="apple-converted-space"/>
          <w:rFonts w:eastAsiaTheme="majorEastAsia"/>
          <w:sz w:val="28"/>
          <w:szCs w:val="28"/>
        </w:rPr>
        <w:t> </w:t>
      </w:r>
      <w:proofErr w:type="spellStart"/>
      <w:r w:rsidRPr="00B150F3">
        <w:rPr>
          <w:rStyle w:val="Strong"/>
          <w:sz w:val="28"/>
          <w:szCs w:val="28"/>
          <w:bdr w:val="none" w:sz="0" w:space="0" w:color="auto" w:frame="1"/>
        </w:rPr>
        <w:t>java.awt</w:t>
      </w:r>
      <w:proofErr w:type="spellEnd"/>
      <w:r w:rsidRPr="00B150F3">
        <w:rPr>
          <w:sz w:val="28"/>
          <w:szCs w:val="28"/>
        </w:rPr>
        <w:t xml:space="preserve">, the event </w:t>
      </w:r>
      <w:proofErr w:type="spellStart"/>
      <w:r w:rsidRPr="00B150F3">
        <w:rPr>
          <w:sz w:val="28"/>
          <w:szCs w:val="28"/>
        </w:rPr>
        <w:t>subpackage</w:t>
      </w:r>
      <w:proofErr w:type="spellEnd"/>
      <w:r w:rsidRPr="00B150F3">
        <w:rPr>
          <w:sz w:val="28"/>
          <w:szCs w:val="28"/>
        </w:rPr>
        <w:t xml:space="preserve"> is imported but it classes are not opened and thereby not available to the program. To use the classes of</w:t>
      </w:r>
      <w:r w:rsidRPr="00B150F3">
        <w:rPr>
          <w:rStyle w:val="apple-converted-space"/>
          <w:rFonts w:eastAsiaTheme="majorEastAsia"/>
          <w:sz w:val="28"/>
          <w:szCs w:val="28"/>
        </w:rPr>
        <w:t> </w:t>
      </w:r>
      <w:r w:rsidRPr="00B150F3">
        <w:rPr>
          <w:rStyle w:val="Strong"/>
          <w:sz w:val="28"/>
          <w:szCs w:val="28"/>
          <w:bdr w:val="none" w:sz="0" w:space="0" w:color="auto" w:frame="1"/>
        </w:rPr>
        <w:t>event</w:t>
      </w:r>
      <w:r w:rsidRPr="00B150F3">
        <w:rPr>
          <w:rStyle w:val="apple-converted-space"/>
          <w:rFonts w:eastAsiaTheme="majorEastAsia"/>
          <w:sz w:val="28"/>
          <w:szCs w:val="28"/>
        </w:rPr>
        <w:t> </w:t>
      </w:r>
      <w:r w:rsidRPr="00B150F3">
        <w:rPr>
          <w:sz w:val="28"/>
          <w:szCs w:val="28"/>
        </w:rPr>
        <w:t>sub package, it is necessary to import explicitly</w:t>
      </w:r>
      <w:r w:rsidRPr="00B150F3">
        <w:rPr>
          <w:rStyle w:val="apple-converted-space"/>
          <w:rFonts w:eastAsiaTheme="majorEastAsia"/>
          <w:sz w:val="28"/>
          <w:szCs w:val="28"/>
        </w:rPr>
        <w:t> </w:t>
      </w:r>
      <w:proofErr w:type="spellStart"/>
      <w:r w:rsidRPr="00B150F3">
        <w:rPr>
          <w:rStyle w:val="Strong"/>
          <w:sz w:val="28"/>
          <w:szCs w:val="28"/>
          <w:bdr w:val="none" w:sz="0" w:space="0" w:color="auto" w:frame="1"/>
        </w:rPr>
        <w:t>java.awt.event</w:t>
      </w:r>
      <w:proofErr w:type="spellEnd"/>
      <w:r w:rsidRPr="00B150F3">
        <w:rPr>
          <w:rStyle w:val="apple-converted-space"/>
          <w:rFonts w:eastAsiaTheme="majorEastAsia"/>
          <w:sz w:val="28"/>
          <w:szCs w:val="28"/>
        </w:rPr>
        <w:t> </w:t>
      </w:r>
      <w:r w:rsidRPr="00B150F3">
        <w:rPr>
          <w:sz w:val="28"/>
          <w:szCs w:val="28"/>
        </w:rPr>
        <w:t>package; else compiler raises error saying "cannot resolve symbol".</w:t>
      </w:r>
    </w:p>
    <w:p w:rsidR="00FA259C" w:rsidRPr="00B150F3" w:rsidRDefault="00FA259C" w:rsidP="005A1838">
      <w:pPr>
        <w:autoSpaceDE w:val="0"/>
        <w:autoSpaceDN w:val="0"/>
        <w:adjustRightInd w:val="0"/>
        <w:spacing w:after="0" w:line="240" w:lineRule="auto"/>
        <w:rPr>
          <w:rFonts w:ascii="Times New Roman" w:hAnsi="Times New Roman" w:cs="Times New Roman"/>
          <w:i/>
          <w:sz w:val="36"/>
          <w:szCs w:val="28"/>
          <w:u w:val="single"/>
        </w:rPr>
      </w:pPr>
    </w:p>
    <w:p w:rsidR="00510B2A" w:rsidRPr="00B150F3" w:rsidRDefault="00510B2A" w:rsidP="005A1838">
      <w:pPr>
        <w:autoSpaceDE w:val="0"/>
        <w:autoSpaceDN w:val="0"/>
        <w:adjustRightInd w:val="0"/>
        <w:spacing w:after="0" w:line="240" w:lineRule="auto"/>
        <w:rPr>
          <w:rFonts w:ascii="Times New Roman" w:hAnsi="Times New Roman" w:cs="Times New Roman"/>
          <w:i/>
          <w:sz w:val="36"/>
          <w:szCs w:val="28"/>
          <w:u w:val="single"/>
        </w:rPr>
      </w:pPr>
      <w:r w:rsidRPr="00B150F3">
        <w:rPr>
          <w:rFonts w:ascii="Times New Roman" w:hAnsi="Times New Roman" w:cs="Times New Roman"/>
          <w:i/>
          <w:sz w:val="36"/>
          <w:szCs w:val="28"/>
          <w:u w:val="single"/>
        </w:rPr>
        <w:t xml:space="preserve">What are the differences between packages and </w:t>
      </w:r>
      <w:proofErr w:type="gramStart"/>
      <w:r w:rsidRPr="00B150F3">
        <w:rPr>
          <w:rFonts w:ascii="Times New Roman" w:hAnsi="Times New Roman" w:cs="Times New Roman"/>
          <w:i/>
          <w:sz w:val="36"/>
          <w:szCs w:val="28"/>
          <w:u w:val="single"/>
        </w:rPr>
        <w:t>interfaces ?</w:t>
      </w:r>
      <w:proofErr w:type="gramEnd"/>
    </w:p>
    <w:p w:rsidR="00510B2A" w:rsidRPr="00B150F3" w:rsidRDefault="00510B2A" w:rsidP="005A1838">
      <w:pPr>
        <w:autoSpaceDE w:val="0"/>
        <w:autoSpaceDN w:val="0"/>
        <w:adjustRightInd w:val="0"/>
        <w:spacing w:after="0" w:line="240" w:lineRule="auto"/>
        <w:rPr>
          <w:rFonts w:ascii="Times New Roman" w:hAnsi="Times New Roman" w:cs="Times New Roman"/>
          <w:sz w:val="28"/>
          <w:szCs w:val="28"/>
        </w:rPr>
      </w:pPr>
      <w:r w:rsidRPr="00B150F3">
        <w:rPr>
          <w:rFonts w:ascii="Times New Roman" w:hAnsi="Times New Roman" w:cs="Times New Roman"/>
          <w:i/>
          <w:sz w:val="36"/>
          <w:szCs w:val="28"/>
          <w:u w:val="single"/>
        </w:rPr>
        <w:br/>
      </w:r>
      <w:proofErr w:type="gramStart"/>
      <w:r w:rsidRPr="00B150F3">
        <w:rPr>
          <w:rFonts w:ascii="Times New Roman" w:hAnsi="Times New Roman" w:cs="Times New Roman"/>
          <w:i/>
          <w:sz w:val="36"/>
          <w:szCs w:val="28"/>
          <w:u w:val="single"/>
        </w:rPr>
        <w:t>Answer :</w:t>
      </w:r>
      <w:proofErr w:type="gramEnd"/>
      <w:r w:rsidRPr="00B150F3">
        <w:rPr>
          <w:rFonts w:ascii="Times New Roman" w:hAnsi="Times New Roman" w:cs="Times New Roman"/>
          <w:i/>
          <w:sz w:val="36"/>
          <w:szCs w:val="28"/>
          <w:u w:val="single"/>
        </w:rPr>
        <w:t xml:space="preserve"> </w:t>
      </w:r>
      <w:r w:rsidRPr="00B150F3">
        <w:rPr>
          <w:rFonts w:ascii="Times New Roman" w:hAnsi="Times New Roman" w:cs="Times New Roman"/>
          <w:sz w:val="28"/>
          <w:szCs w:val="28"/>
        </w:rPr>
        <w:t>Interface concept always makes us to understand how to reuse the features within the program between classes to class, interfaces to interface and interfaces to class but not across the programs.</w:t>
      </w:r>
    </w:p>
    <w:p w:rsidR="00510B2A" w:rsidRPr="00B150F3" w:rsidRDefault="00510B2A" w:rsidP="005A1838">
      <w:pPr>
        <w:pBdr>
          <w:bottom w:val="double" w:sz="6" w:space="1" w:color="auto"/>
        </w:pBdr>
        <w:autoSpaceDE w:val="0"/>
        <w:autoSpaceDN w:val="0"/>
        <w:adjustRightInd w:val="0"/>
        <w:spacing w:after="0" w:line="240" w:lineRule="auto"/>
        <w:rPr>
          <w:rFonts w:ascii="Times New Roman" w:hAnsi="Times New Roman" w:cs="Times New Roman"/>
          <w:sz w:val="28"/>
          <w:szCs w:val="28"/>
        </w:rPr>
      </w:pPr>
      <w:r w:rsidRPr="00B150F3">
        <w:rPr>
          <w:rFonts w:ascii="Times New Roman" w:hAnsi="Times New Roman" w:cs="Times New Roman"/>
          <w:sz w:val="28"/>
          <w:szCs w:val="28"/>
        </w:rPr>
        <w:tab/>
        <w:t xml:space="preserve">Packages concept allows </w:t>
      </w:r>
      <w:proofErr w:type="gramStart"/>
      <w:r w:rsidRPr="00B150F3">
        <w:rPr>
          <w:rFonts w:ascii="Times New Roman" w:hAnsi="Times New Roman" w:cs="Times New Roman"/>
          <w:sz w:val="28"/>
          <w:szCs w:val="28"/>
        </w:rPr>
        <w:t>to reuse</w:t>
      </w:r>
      <w:proofErr w:type="gramEnd"/>
      <w:r w:rsidRPr="00B150F3">
        <w:rPr>
          <w:rFonts w:ascii="Times New Roman" w:hAnsi="Times New Roman" w:cs="Times New Roman"/>
          <w:sz w:val="28"/>
          <w:szCs w:val="28"/>
        </w:rPr>
        <w:t xml:space="preserve"> the features both within and across the programs between class to class, interfaces to interface and interfaces to interface.</w:t>
      </w:r>
    </w:p>
    <w:p w:rsidR="00510B2A" w:rsidRPr="00B150F3" w:rsidRDefault="00510B2A" w:rsidP="005A1838">
      <w:pPr>
        <w:autoSpaceDE w:val="0"/>
        <w:autoSpaceDN w:val="0"/>
        <w:adjustRightInd w:val="0"/>
        <w:spacing w:after="0" w:line="240" w:lineRule="auto"/>
        <w:rPr>
          <w:rFonts w:ascii="Times New Roman" w:hAnsi="Times New Roman" w:cs="Times New Roman"/>
          <w:sz w:val="28"/>
          <w:szCs w:val="28"/>
        </w:rPr>
      </w:pPr>
    </w:p>
    <w:p w:rsidR="00CB24CE" w:rsidRPr="00B150F3" w:rsidRDefault="00CB24CE" w:rsidP="005A1838">
      <w:pPr>
        <w:autoSpaceDE w:val="0"/>
        <w:autoSpaceDN w:val="0"/>
        <w:adjustRightInd w:val="0"/>
        <w:spacing w:after="0" w:line="240" w:lineRule="auto"/>
        <w:rPr>
          <w:rFonts w:ascii="Times New Roman" w:hAnsi="Times New Roman" w:cs="Times New Roman"/>
          <w:b/>
          <w:sz w:val="36"/>
          <w:szCs w:val="28"/>
          <w:u w:val="single"/>
        </w:rPr>
      </w:pPr>
      <w:r w:rsidRPr="00B150F3">
        <w:rPr>
          <w:rFonts w:ascii="Times New Roman" w:hAnsi="Times New Roman" w:cs="Times New Roman"/>
          <w:b/>
          <w:sz w:val="36"/>
          <w:szCs w:val="28"/>
          <w:u w:val="single"/>
        </w:rPr>
        <w:t>Representing a package as a jar file:</w:t>
      </w:r>
    </w:p>
    <w:p w:rsidR="00CB24CE" w:rsidRPr="00B150F3" w:rsidRDefault="00CB24CE" w:rsidP="005A1838">
      <w:pPr>
        <w:autoSpaceDE w:val="0"/>
        <w:autoSpaceDN w:val="0"/>
        <w:adjustRightInd w:val="0"/>
        <w:spacing w:after="0" w:line="240" w:lineRule="auto"/>
        <w:rPr>
          <w:rFonts w:ascii="Times New Roman" w:hAnsi="Times New Roman" w:cs="Times New Roman"/>
          <w:sz w:val="28"/>
          <w:szCs w:val="28"/>
        </w:rPr>
      </w:pPr>
    </w:p>
    <w:p w:rsidR="00CB24CE" w:rsidRPr="00B150F3" w:rsidRDefault="004B1E4E" w:rsidP="004B1E4E">
      <w:pPr>
        <w:pStyle w:val="ListParagraph"/>
        <w:numPr>
          <w:ilvl w:val="0"/>
          <w:numId w:val="38"/>
        </w:numPr>
        <w:autoSpaceDE w:val="0"/>
        <w:autoSpaceDN w:val="0"/>
        <w:adjustRightInd w:val="0"/>
        <w:spacing w:after="0" w:line="240" w:lineRule="auto"/>
        <w:rPr>
          <w:rFonts w:ascii="Times New Roman" w:hAnsi="Times New Roman" w:cs="Times New Roman"/>
          <w:sz w:val="28"/>
          <w:szCs w:val="28"/>
        </w:rPr>
      </w:pPr>
      <w:r w:rsidRPr="00B150F3">
        <w:rPr>
          <w:rFonts w:ascii="Times New Roman" w:hAnsi="Times New Roman" w:cs="Times New Roman"/>
          <w:sz w:val="28"/>
          <w:szCs w:val="28"/>
        </w:rPr>
        <w:t>Go to console, type</w:t>
      </w:r>
    </w:p>
    <w:p w:rsidR="004B1E4E" w:rsidRPr="00B150F3" w:rsidRDefault="004B1E4E" w:rsidP="004B1E4E">
      <w:pPr>
        <w:pStyle w:val="ListParagraph"/>
        <w:numPr>
          <w:ilvl w:val="1"/>
          <w:numId w:val="38"/>
        </w:numPr>
        <w:autoSpaceDE w:val="0"/>
        <w:autoSpaceDN w:val="0"/>
        <w:adjustRightInd w:val="0"/>
        <w:spacing w:after="0" w:line="240" w:lineRule="auto"/>
        <w:rPr>
          <w:rFonts w:ascii="Times New Roman" w:hAnsi="Times New Roman" w:cs="Times New Roman"/>
          <w:sz w:val="28"/>
          <w:szCs w:val="28"/>
        </w:rPr>
      </w:pPr>
      <w:r w:rsidRPr="00B150F3">
        <w:rPr>
          <w:rFonts w:ascii="Times New Roman" w:hAnsi="Times New Roman" w:cs="Times New Roman"/>
          <w:sz w:val="28"/>
          <w:szCs w:val="28"/>
        </w:rPr>
        <w:t>C:\&gt; jar –</w:t>
      </w:r>
      <w:proofErr w:type="spellStart"/>
      <w:r w:rsidRPr="00B150F3">
        <w:rPr>
          <w:rFonts w:ascii="Times New Roman" w:hAnsi="Times New Roman" w:cs="Times New Roman"/>
          <w:sz w:val="28"/>
          <w:szCs w:val="28"/>
        </w:rPr>
        <w:t>cvf</w:t>
      </w:r>
      <w:proofErr w:type="spellEnd"/>
      <w:r w:rsidRPr="00B150F3">
        <w:rPr>
          <w:rFonts w:ascii="Times New Roman" w:hAnsi="Times New Roman" w:cs="Times New Roman"/>
          <w:sz w:val="28"/>
          <w:szCs w:val="28"/>
        </w:rPr>
        <w:br/>
      </w:r>
      <w:r w:rsidRPr="00B150F3">
        <w:rPr>
          <w:rFonts w:ascii="Times New Roman" w:hAnsi="Times New Roman" w:cs="Times New Roman"/>
          <w:b/>
          <w:sz w:val="28"/>
          <w:szCs w:val="28"/>
        </w:rPr>
        <w:t>Options:</w:t>
      </w:r>
    </w:p>
    <w:p w:rsidR="004B1E4E" w:rsidRPr="00B150F3" w:rsidRDefault="004B1E4E" w:rsidP="004B1E4E">
      <w:pPr>
        <w:pStyle w:val="ListParagraph"/>
        <w:numPr>
          <w:ilvl w:val="1"/>
          <w:numId w:val="38"/>
        </w:numPr>
        <w:autoSpaceDE w:val="0"/>
        <w:autoSpaceDN w:val="0"/>
        <w:adjustRightInd w:val="0"/>
        <w:spacing w:after="0" w:line="240" w:lineRule="auto"/>
        <w:rPr>
          <w:rFonts w:ascii="Times New Roman" w:hAnsi="Times New Roman" w:cs="Times New Roman"/>
          <w:b/>
          <w:sz w:val="28"/>
          <w:szCs w:val="28"/>
          <w:u w:val="single"/>
        </w:rPr>
      </w:pPr>
      <w:r w:rsidRPr="00B150F3">
        <w:rPr>
          <w:rFonts w:ascii="Times New Roman" w:hAnsi="Times New Roman" w:cs="Times New Roman"/>
          <w:b/>
          <w:sz w:val="28"/>
          <w:szCs w:val="28"/>
          <w:u w:val="single"/>
        </w:rPr>
        <w:t>Example:</w:t>
      </w:r>
    </w:p>
    <w:p w:rsidR="00330E9D" w:rsidRPr="00B150F3" w:rsidRDefault="004B1E4E" w:rsidP="00330E9D">
      <w:pPr>
        <w:pStyle w:val="ListParagraph"/>
        <w:autoSpaceDE w:val="0"/>
        <w:autoSpaceDN w:val="0"/>
        <w:adjustRightInd w:val="0"/>
        <w:spacing w:after="0" w:line="240" w:lineRule="auto"/>
        <w:ind w:left="2160"/>
        <w:rPr>
          <w:rFonts w:ascii="Times New Roman" w:hAnsi="Times New Roman" w:cs="Times New Roman"/>
          <w:b/>
          <w:i/>
          <w:sz w:val="28"/>
        </w:rPr>
      </w:pPr>
      <w:proofErr w:type="gramStart"/>
      <w:r w:rsidRPr="00B150F3">
        <w:rPr>
          <w:rFonts w:ascii="Times New Roman" w:hAnsi="Times New Roman" w:cs="Times New Roman"/>
          <w:b/>
          <w:i/>
          <w:sz w:val="36"/>
          <w:szCs w:val="28"/>
        </w:rPr>
        <w:t>jar</w:t>
      </w:r>
      <w:proofErr w:type="gramEnd"/>
      <w:r w:rsidRPr="00B150F3">
        <w:rPr>
          <w:rFonts w:ascii="Times New Roman" w:hAnsi="Times New Roman" w:cs="Times New Roman"/>
          <w:b/>
          <w:i/>
          <w:sz w:val="28"/>
        </w:rPr>
        <w:t xml:space="preserve"> –</w:t>
      </w:r>
      <w:proofErr w:type="spellStart"/>
      <w:r w:rsidRPr="00B150F3">
        <w:rPr>
          <w:rFonts w:ascii="Times New Roman" w:hAnsi="Times New Roman" w:cs="Times New Roman"/>
          <w:b/>
          <w:i/>
          <w:sz w:val="28"/>
        </w:rPr>
        <w:t>cvf</w:t>
      </w:r>
      <w:proofErr w:type="spellEnd"/>
      <w:r w:rsidRPr="00B150F3">
        <w:rPr>
          <w:rFonts w:ascii="Times New Roman" w:hAnsi="Times New Roman" w:cs="Times New Roman"/>
          <w:b/>
          <w:i/>
          <w:sz w:val="28"/>
        </w:rPr>
        <w:t xml:space="preserve"> xy.jar </w:t>
      </w:r>
      <w:proofErr w:type="spellStart"/>
      <w:r w:rsidRPr="00B150F3">
        <w:rPr>
          <w:rFonts w:ascii="Times New Roman" w:hAnsi="Times New Roman" w:cs="Times New Roman"/>
          <w:b/>
          <w:i/>
          <w:sz w:val="28"/>
        </w:rPr>
        <w:t>myPack</w:t>
      </w:r>
      <w:proofErr w:type="spellEnd"/>
    </w:p>
    <w:p w:rsidR="00330E9D" w:rsidRPr="00190D60" w:rsidRDefault="00330E9D" w:rsidP="00330E9D">
      <w:pPr>
        <w:pStyle w:val="ListParagraph"/>
        <w:numPr>
          <w:ilvl w:val="0"/>
          <w:numId w:val="38"/>
        </w:numPr>
        <w:autoSpaceDE w:val="0"/>
        <w:autoSpaceDN w:val="0"/>
        <w:adjustRightInd w:val="0"/>
        <w:spacing w:after="0" w:line="240" w:lineRule="auto"/>
        <w:rPr>
          <w:rFonts w:ascii="Times New Roman" w:hAnsi="Times New Roman" w:cs="Times New Roman"/>
          <w:b/>
          <w:i/>
          <w:sz w:val="28"/>
        </w:rPr>
      </w:pPr>
      <w:r w:rsidRPr="00B150F3">
        <w:rPr>
          <w:rFonts w:ascii="Times New Roman" w:hAnsi="Times New Roman" w:cs="Times New Roman"/>
          <w:sz w:val="28"/>
        </w:rPr>
        <w:t>Now let</w:t>
      </w:r>
      <w:r w:rsidR="001A4FF7">
        <w:rPr>
          <w:rFonts w:ascii="Times New Roman" w:hAnsi="Times New Roman" w:cs="Times New Roman"/>
          <w:sz w:val="28"/>
        </w:rPr>
        <w:t>’</w:t>
      </w:r>
      <w:r w:rsidRPr="00B150F3">
        <w:rPr>
          <w:rFonts w:ascii="Times New Roman" w:hAnsi="Times New Roman" w:cs="Times New Roman"/>
          <w:sz w:val="28"/>
        </w:rPr>
        <w:t xml:space="preserve">s suppose copy xy.jar file and paste it in the same path as rt.jar </w:t>
      </w:r>
      <w:proofErr w:type="spellStart"/>
      <w:r w:rsidRPr="00B150F3">
        <w:rPr>
          <w:rFonts w:ascii="Times New Roman" w:hAnsi="Times New Roman" w:cs="Times New Roman"/>
          <w:sz w:val="28"/>
        </w:rPr>
        <w:t>i.e</w:t>
      </w:r>
      <w:proofErr w:type="spellEnd"/>
      <w:r w:rsidRPr="00B150F3">
        <w:rPr>
          <w:rFonts w:ascii="Times New Roman" w:hAnsi="Times New Roman" w:cs="Times New Roman"/>
          <w:sz w:val="28"/>
        </w:rPr>
        <w:t>, C:\Program-files\Java\jdk_1.6.0\jre\lib.</w:t>
      </w:r>
    </w:p>
    <w:p w:rsidR="00190D60" w:rsidRPr="00B150F3" w:rsidRDefault="00190D60" w:rsidP="00190D60">
      <w:pPr>
        <w:pStyle w:val="ListParagraph"/>
        <w:autoSpaceDE w:val="0"/>
        <w:autoSpaceDN w:val="0"/>
        <w:adjustRightInd w:val="0"/>
        <w:spacing w:after="0" w:line="240" w:lineRule="auto"/>
        <w:rPr>
          <w:rFonts w:ascii="Times New Roman" w:hAnsi="Times New Roman" w:cs="Times New Roman"/>
          <w:b/>
          <w:i/>
          <w:sz w:val="28"/>
        </w:rPr>
      </w:pPr>
    </w:p>
    <w:p w:rsidR="00330E9D" w:rsidRPr="00B150F3" w:rsidRDefault="00330E9D" w:rsidP="00330E9D">
      <w:pPr>
        <w:pStyle w:val="ListParagraph"/>
        <w:numPr>
          <w:ilvl w:val="0"/>
          <w:numId w:val="38"/>
        </w:numPr>
        <w:autoSpaceDE w:val="0"/>
        <w:autoSpaceDN w:val="0"/>
        <w:adjustRightInd w:val="0"/>
        <w:spacing w:after="0" w:line="240" w:lineRule="auto"/>
        <w:rPr>
          <w:rFonts w:ascii="Times New Roman" w:hAnsi="Times New Roman" w:cs="Times New Roman"/>
          <w:b/>
          <w:i/>
          <w:sz w:val="28"/>
          <w:u w:val="single"/>
        </w:rPr>
      </w:pPr>
      <w:proofErr w:type="spellStart"/>
      <w:r w:rsidRPr="00B150F3">
        <w:rPr>
          <w:rFonts w:ascii="Times New Roman" w:hAnsi="Times New Roman" w:cs="Times New Roman"/>
          <w:b/>
          <w:sz w:val="28"/>
          <w:u w:val="single"/>
        </w:rPr>
        <w:t>Unjaring</w:t>
      </w:r>
      <w:proofErr w:type="spellEnd"/>
      <w:r w:rsidRPr="00B150F3">
        <w:rPr>
          <w:rFonts w:ascii="Times New Roman" w:hAnsi="Times New Roman" w:cs="Times New Roman"/>
          <w:b/>
          <w:sz w:val="28"/>
          <w:u w:val="single"/>
        </w:rPr>
        <w:t xml:space="preserve"> the Jar file</w:t>
      </w:r>
      <w:proofErr w:type="gramStart"/>
      <w:r w:rsidRPr="00B150F3">
        <w:rPr>
          <w:rFonts w:ascii="Times New Roman" w:hAnsi="Times New Roman" w:cs="Times New Roman"/>
          <w:b/>
          <w:sz w:val="28"/>
          <w:u w:val="single"/>
        </w:rPr>
        <w:t>:</w:t>
      </w:r>
      <w:proofErr w:type="gramEnd"/>
      <w:r w:rsidRPr="00B150F3">
        <w:rPr>
          <w:rFonts w:ascii="Times New Roman" w:hAnsi="Times New Roman" w:cs="Times New Roman"/>
          <w:b/>
          <w:sz w:val="28"/>
          <w:u w:val="single"/>
        </w:rPr>
        <w:br/>
      </w:r>
      <w:r w:rsidRPr="00B150F3">
        <w:rPr>
          <w:rFonts w:ascii="Times New Roman" w:hAnsi="Times New Roman" w:cs="Times New Roman"/>
          <w:sz w:val="28"/>
        </w:rPr>
        <w:t xml:space="preserve">Just right click on jar file, open with </w:t>
      </w:r>
      <w:proofErr w:type="spellStart"/>
      <w:r w:rsidRPr="00B150F3">
        <w:rPr>
          <w:rFonts w:ascii="Times New Roman" w:hAnsi="Times New Roman" w:cs="Times New Roman"/>
          <w:sz w:val="28"/>
        </w:rPr>
        <w:t>winzip</w:t>
      </w:r>
      <w:proofErr w:type="spellEnd"/>
      <w:r w:rsidRPr="00B150F3">
        <w:rPr>
          <w:rFonts w:ascii="Times New Roman" w:hAnsi="Times New Roman" w:cs="Times New Roman"/>
          <w:sz w:val="28"/>
        </w:rPr>
        <w:t>.</w:t>
      </w:r>
      <w:r w:rsidRPr="00B150F3">
        <w:rPr>
          <w:rFonts w:ascii="Times New Roman" w:hAnsi="Times New Roman" w:cs="Times New Roman"/>
          <w:b/>
          <w:sz w:val="28"/>
          <w:u w:val="single"/>
        </w:rPr>
        <w:br/>
      </w:r>
    </w:p>
    <w:sectPr w:rsidR="00330E9D" w:rsidRPr="00B150F3" w:rsidSect="00751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2225"/>
    <w:multiLevelType w:val="multilevel"/>
    <w:tmpl w:val="3066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765FB5"/>
    <w:multiLevelType w:val="multilevel"/>
    <w:tmpl w:val="C4DE20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4E73519"/>
    <w:multiLevelType w:val="multilevel"/>
    <w:tmpl w:val="65725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62277B"/>
    <w:multiLevelType w:val="multilevel"/>
    <w:tmpl w:val="B37AB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6315D3"/>
    <w:multiLevelType w:val="multilevel"/>
    <w:tmpl w:val="FFCA8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6940FD"/>
    <w:multiLevelType w:val="multilevel"/>
    <w:tmpl w:val="C6CE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405E34"/>
    <w:multiLevelType w:val="multilevel"/>
    <w:tmpl w:val="7B4C7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D3051F"/>
    <w:multiLevelType w:val="multilevel"/>
    <w:tmpl w:val="25CC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FE40F0"/>
    <w:multiLevelType w:val="multilevel"/>
    <w:tmpl w:val="0A14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9531AC"/>
    <w:multiLevelType w:val="multilevel"/>
    <w:tmpl w:val="BE0E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CF0CDB"/>
    <w:multiLevelType w:val="multilevel"/>
    <w:tmpl w:val="A55C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B21687"/>
    <w:multiLevelType w:val="multilevel"/>
    <w:tmpl w:val="CA607B92"/>
    <w:lvl w:ilvl="0">
      <w:start w:val="1"/>
      <w:numFmt w:val="bullet"/>
      <w:lvlText w:val=""/>
      <w:lvlJc w:val="left"/>
      <w:pPr>
        <w:tabs>
          <w:tab w:val="num" w:pos="864"/>
        </w:tabs>
        <w:ind w:left="864" w:hanging="360"/>
      </w:pPr>
      <w:rPr>
        <w:rFonts w:ascii="Symbol" w:hAnsi="Symbol" w:hint="default"/>
        <w:sz w:val="20"/>
      </w:rPr>
    </w:lvl>
    <w:lvl w:ilvl="1" w:tentative="1">
      <w:start w:val="1"/>
      <w:numFmt w:val="bullet"/>
      <w:lvlText w:val="o"/>
      <w:lvlJc w:val="left"/>
      <w:pPr>
        <w:tabs>
          <w:tab w:val="num" w:pos="1584"/>
        </w:tabs>
        <w:ind w:left="1584" w:hanging="360"/>
      </w:pPr>
      <w:rPr>
        <w:rFonts w:ascii="Courier New" w:hAnsi="Courier New" w:hint="default"/>
        <w:sz w:val="20"/>
      </w:rPr>
    </w:lvl>
    <w:lvl w:ilvl="2" w:tentative="1">
      <w:start w:val="1"/>
      <w:numFmt w:val="bullet"/>
      <w:lvlText w:val=""/>
      <w:lvlJc w:val="left"/>
      <w:pPr>
        <w:tabs>
          <w:tab w:val="num" w:pos="2304"/>
        </w:tabs>
        <w:ind w:left="2304" w:hanging="360"/>
      </w:pPr>
      <w:rPr>
        <w:rFonts w:ascii="Wingdings" w:hAnsi="Wingdings" w:hint="default"/>
        <w:sz w:val="20"/>
      </w:rPr>
    </w:lvl>
    <w:lvl w:ilvl="3" w:tentative="1">
      <w:start w:val="1"/>
      <w:numFmt w:val="bullet"/>
      <w:lvlText w:val=""/>
      <w:lvlJc w:val="left"/>
      <w:pPr>
        <w:tabs>
          <w:tab w:val="num" w:pos="3024"/>
        </w:tabs>
        <w:ind w:left="3024" w:hanging="360"/>
      </w:pPr>
      <w:rPr>
        <w:rFonts w:ascii="Wingdings" w:hAnsi="Wingdings" w:hint="default"/>
        <w:sz w:val="20"/>
      </w:rPr>
    </w:lvl>
    <w:lvl w:ilvl="4" w:tentative="1">
      <w:start w:val="1"/>
      <w:numFmt w:val="bullet"/>
      <w:lvlText w:val=""/>
      <w:lvlJc w:val="left"/>
      <w:pPr>
        <w:tabs>
          <w:tab w:val="num" w:pos="3744"/>
        </w:tabs>
        <w:ind w:left="3744" w:hanging="360"/>
      </w:pPr>
      <w:rPr>
        <w:rFonts w:ascii="Wingdings" w:hAnsi="Wingdings" w:hint="default"/>
        <w:sz w:val="20"/>
      </w:rPr>
    </w:lvl>
    <w:lvl w:ilvl="5" w:tentative="1">
      <w:start w:val="1"/>
      <w:numFmt w:val="bullet"/>
      <w:lvlText w:val=""/>
      <w:lvlJc w:val="left"/>
      <w:pPr>
        <w:tabs>
          <w:tab w:val="num" w:pos="4464"/>
        </w:tabs>
        <w:ind w:left="4464" w:hanging="360"/>
      </w:pPr>
      <w:rPr>
        <w:rFonts w:ascii="Wingdings" w:hAnsi="Wingdings" w:hint="default"/>
        <w:sz w:val="20"/>
      </w:rPr>
    </w:lvl>
    <w:lvl w:ilvl="6" w:tentative="1">
      <w:start w:val="1"/>
      <w:numFmt w:val="bullet"/>
      <w:lvlText w:val=""/>
      <w:lvlJc w:val="left"/>
      <w:pPr>
        <w:tabs>
          <w:tab w:val="num" w:pos="5184"/>
        </w:tabs>
        <w:ind w:left="5184" w:hanging="360"/>
      </w:pPr>
      <w:rPr>
        <w:rFonts w:ascii="Wingdings" w:hAnsi="Wingdings" w:hint="default"/>
        <w:sz w:val="20"/>
      </w:rPr>
    </w:lvl>
    <w:lvl w:ilvl="7" w:tentative="1">
      <w:start w:val="1"/>
      <w:numFmt w:val="bullet"/>
      <w:lvlText w:val=""/>
      <w:lvlJc w:val="left"/>
      <w:pPr>
        <w:tabs>
          <w:tab w:val="num" w:pos="5904"/>
        </w:tabs>
        <w:ind w:left="5904" w:hanging="360"/>
      </w:pPr>
      <w:rPr>
        <w:rFonts w:ascii="Wingdings" w:hAnsi="Wingdings" w:hint="default"/>
        <w:sz w:val="20"/>
      </w:rPr>
    </w:lvl>
    <w:lvl w:ilvl="8" w:tentative="1">
      <w:start w:val="1"/>
      <w:numFmt w:val="bullet"/>
      <w:lvlText w:val=""/>
      <w:lvlJc w:val="left"/>
      <w:pPr>
        <w:tabs>
          <w:tab w:val="num" w:pos="6624"/>
        </w:tabs>
        <w:ind w:left="6624" w:hanging="360"/>
      </w:pPr>
      <w:rPr>
        <w:rFonts w:ascii="Wingdings" w:hAnsi="Wingdings" w:hint="default"/>
        <w:sz w:val="20"/>
      </w:rPr>
    </w:lvl>
  </w:abstractNum>
  <w:abstractNum w:abstractNumId="12">
    <w:nsid w:val="246145F9"/>
    <w:multiLevelType w:val="hybridMultilevel"/>
    <w:tmpl w:val="C10C74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391520"/>
    <w:multiLevelType w:val="multilevel"/>
    <w:tmpl w:val="5E4AD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C3544C"/>
    <w:multiLevelType w:val="multilevel"/>
    <w:tmpl w:val="78FE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530030"/>
    <w:multiLevelType w:val="multilevel"/>
    <w:tmpl w:val="A52C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6A734F"/>
    <w:multiLevelType w:val="multilevel"/>
    <w:tmpl w:val="BE2C2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835F26"/>
    <w:multiLevelType w:val="multilevel"/>
    <w:tmpl w:val="FB2A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411434"/>
    <w:multiLevelType w:val="multilevel"/>
    <w:tmpl w:val="6350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144221E"/>
    <w:multiLevelType w:val="multilevel"/>
    <w:tmpl w:val="38C09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EC514E"/>
    <w:multiLevelType w:val="multilevel"/>
    <w:tmpl w:val="DDFC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1310499"/>
    <w:multiLevelType w:val="multilevel"/>
    <w:tmpl w:val="11181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51E2F87"/>
    <w:multiLevelType w:val="multilevel"/>
    <w:tmpl w:val="C29A0A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5575412F"/>
    <w:multiLevelType w:val="hybridMultilevel"/>
    <w:tmpl w:val="E8F47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DD184E"/>
    <w:multiLevelType w:val="multilevel"/>
    <w:tmpl w:val="2D7A1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95D7B17"/>
    <w:multiLevelType w:val="hybridMultilevel"/>
    <w:tmpl w:val="7A6E4A20"/>
    <w:lvl w:ilvl="0" w:tplc="02C6D2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CD59C0"/>
    <w:multiLevelType w:val="hybridMultilevel"/>
    <w:tmpl w:val="B478E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C30BA8"/>
    <w:multiLevelType w:val="multilevel"/>
    <w:tmpl w:val="908CDCE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A53512"/>
    <w:multiLevelType w:val="multilevel"/>
    <w:tmpl w:val="599A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0D0DC1"/>
    <w:multiLevelType w:val="multilevel"/>
    <w:tmpl w:val="AA3C5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931DBE"/>
    <w:multiLevelType w:val="multilevel"/>
    <w:tmpl w:val="93E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16A3544"/>
    <w:multiLevelType w:val="multilevel"/>
    <w:tmpl w:val="7DFA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3B11857"/>
    <w:multiLevelType w:val="multilevel"/>
    <w:tmpl w:val="14568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52154F0"/>
    <w:multiLevelType w:val="multilevel"/>
    <w:tmpl w:val="92E25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C6354E"/>
    <w:multiLevelType w:val="multilevel"/>
    <w:tmpl w:val="5FEE8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7D446B9"/>
    <w:multiLevelType w:val="multilevel"/>
    <w:tmpl w:val="D0420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EF709A"/>
    <w:multiLevelType w:val="multilevel"/>
    <w:tmpl w:val="47AE6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8F5DFC"/>
    <w:multiLevelType w:val="hybridMultilevel"/>
    <w:tmpl w:val="A7700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0"/>
  </w:num>
  <w:num w:numId="4">
    <w:abstractNumId w:val="34"/>
  </w:num>
  <w:num w:numId="5">
    <w:abstractNumId w:val="21"/>
  </w:num>
  <w:num w:numId="6">
    <w:abstractNumId w:val="18"/>
  </w:num>
  <w:num w:numId="7">
    <w:abstractNumId w:val="2"/>
  </w:num>
  <w:num w:numId="8">
    <w:abstractNumId w:val="14"/>
  </w:num>
  <w:num w:numId="9">
    <w:abstractNumId w:val="30"/>
  </w:num>
  <w:num w:numId="10">
    <w:abstractNumId w:val="35"/>
  </w:num>
  <w:num w:numId="11">
    <w:abstractNumId w:val="10"/>
  </w:num>
  <w:num w:numId="12">
    <w:abstractNumId w:val="4"/>
  </w:num>
  <w:num w:numId="13">
    <w:abstractNumId w:val="15"/>
  </w:num>
  <w:num w:numId="14">
    <w:abstractNumId w:val="19"/>
  </w:num>
  <w:num w:numId="15">
    <w:abstractNumId w:val="32"/>
  </w:num>
  <w:num w:numId="16">
    <w:abstractNumId w:val="36"/>
  </w:num>
  <w:num w:numId="17">
    <w:abstractNumId w:val="5"/>
  </w:num>
  <w:num w:numId="18">
    <w:abstractNumId w:val="11"/>
  </w:num>
  <w:num w:numId="19">
    <w:abstractNumId w:val="8"/>
  </w:num>
  <w:num w:numId="20">
    <w:abstractNumId w:val="28"/>
  </w:num>
  <w:num w:numId="21">
    <w:abstractNumId w:val="29"/>
  </w:num>
  <w:num w:numId="22">
    <w:abstractNumId w:val="17"/>
  </w:num>
  <w:num w:numId="23">
    <w:abstractNumId w:val="24"/>
  </w:num>
  <w:num w:numId="24">
    <w:abstractNumId w:val="13"/>
  </w:num>
  <w:num w:numId="25">
    <w:abstractNumId w:val="9"/>
  </w:num>
  <w:num w:numId="26">
    <w:abstractNumId w:val="3"/>
  </w:num>
  <w:num w:numId="27">
    <w:abstractNumId w:val="33"/>
  </w:num>
  <w:num w:numId="28">
    <w:abstractNumId w:val="6"/>
  </w:num>
  <w:num w:numId="29">
    <w:abstractNumId w:val="1"/>
  </w:num>
  <w:num w:numId="30">
    <w:abstractNumId w:val="20"/>
  </w:num>
  <w:num w:numId="31">
    <w:abstractNumId w:val="27"/>
  </w:num>
  <w:num w:numId="32">
    <w:abstractNumId w:val="16"/>
  </w:num>
  <w:num w:numId="33">
    <w:abstractNumId w:val="37"/>
  </w:num>
  <w:num w:numId="34">
    <w:abstractNumId w:val="26"/>
  </w:num>
  <w:num w:numId="35">
    <w:abstractNumId w:val="23"/>
  </w:num>
  <w:num w:numId="36">
    <w:abstractNumId w:val="12"/>
  </w:num>
  <w:num w:numId="37">
    <w:abstractNumId w:val="31"/>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2"/>
  </w:compat>
  <w:rsids>
    <w:rsidRoot w:val="00205397"/>
    <w:rsid w:val="00027D4E"/>
    <w:rsid w:val="00073188"/>
    <w:rsid w:val="0009154F"/>
    <w:rsid w:val="0009334D"/>
    <w:rsid w:val="000A3E37"/>
    <w:rsid w:val="000A7D3B"/>
    <w:rsid w:val="000D2EFC"/>
    <w:rsid w:val="0013205A"/>
    <w:rsid w:val="001441C6"/>
    <w:rsid w:val="00163F60"/>
    <w:rsid w:val="0018449A"/>
    <w:rsid w:val="00184C66"/>
    <w:rsid w:val="00190D60"/>
    <w:rsid w:val="001A4FF7"/>
    <w:rsid w:val="001D3174"/>
    <w:rsid w:val="00204728"/>
    <w:rsid w:val="00205397"/>
    <w:rsid w:val="002242F4"/>
    <w:rsid w:val="00231913"/>
    <w:rsid w:val="00247263"/>
    <w:rsid w:val="00284C4A"/>
    <w:rsid w:val="002C22A3"/>
    <w:rsid w:val="00326C64"/>
    <w:rsid w:val="00330E9D"/>
    <w:rsid w:val="00356D1B"/>
    <w:rsid w:val="00361AB3"/>
    <w:rsid w:val="003859A7"/>
    <w:rsid w:val="00387ACA"/>
    <w:rsid w:val="003A5049"/>
    <w:rsid w:val="003C01E0"/>
    <w:rsid w:val="003D3060"/>
    <w:rsid w:val="00445367"/>
    <w:rsid w:val="004B1E4E"/>
    <w:rsid w:val="004B651E"/>
    <w:rsid w:val="004C483B"/>
    <w:rsid w:val="004E3F4A"/>
    <w:rsid w:val="004F4C36"/>
    <w:rsid w:val="00510B2A"/>
    <w:rsid w:val="00546A1A"/>
    <w:rsid w:val="005A1838"/>
    <w:rsid w:val="00606E04"/>
    <w:rsid w:val="00636FB5"/>
    <w:rsid w:val="006528EB"/>
    <w:rsid w:val="006834EE"/>
    <w:rsid w:val="006A3951"/>
    <w:rsid w:val="006A4977"/>
    <w:rsid w:val="00724DA9"/>
    <w:rsid w:val="0073051B"/>
    <w:rsid w:val="007513F8"/>
    <w:rsid w:val="007555D5"/>
    <w:rsid w:val="00766858"/>
    <w:rsid w:val="007D4382"/>
    <w:rsid w:val="007E7F63"/>
    <w:rsid w:val="008324B7"/>
    <w:rsid w:val="00876248"/>
    <w:rsid w:val="00893CD6"/>
    <w:rsid w:val="008A62DA"/>
    <w:rsid w:val="008B6FE7"/>
    <w:rsid w:val="008F23D7"/>
    <w:rsid w:val="008F2FCE"/>
    <w:rsid w:val="00903C9C"/>
    <w:rsid w:val="009104D4"/>
    <w:rsid w:val="00940B62"/>
    <w:rsid w:val="00944664"/>
    <w:rsid w:val="00945FF8"/>
    <w:rsid w:val="00967183"/>
    <w:rsid w:val="00991B93"/>
    <w:rsid w:val="009F27F1"/>
    <w:rsid w:val="00A1763E"/>
    <w:rsid w:val="00A41EAF"/>
    <w:rsid w:val="00A7060B"/>
    <w:rsid w:val="00A76FC4"/>
    <w:rsid w:val="00AA6D54"/>
    <w:rsid w:val="00AB788D"/>
    <w:rsid w:val="00AE3E66"/>
    <w:rsid w:val="00B04496"/>
    <w:rsid w:val="00B150F3"/>
    <w:rsid w:val="00B266BB"/>
    <w:rsid w:val="00BF1D74"/>
    <w:rsid w:val="00C139DC"/>
    <w:rsid w:val="00C20E61"/>
    <w:rsid w:val="00C45351"/>
    <w:rsid w:val="00C5502F"/>
    <w:rsid w:val="00C628FA"/>
    <w:rsid w:val="00C730C3"/>
    <w:rsid w:val="00CB24CE"/>
    <w:rsid w:val="00CB2600"/>
    <w:rsid w:val="00CD0EE0"/>
    <w:rsid w:val="00CE4130"/>
    <w:rsid w:val="00D12477"/>
    <w:rsid w:val="00D2003D"/>
    <w:rsid w:val="00D22E20"/>
    <w:rsid w:val="00D320CE"/>
    <w:rsid w:val="00D50661"/>
    <w:rsid w:val="00D74CEE"/>
    <w:rsid w:val="00D817A2"/>
    <w:rsid w:val="00DA3574"/>
    <w:rsid w:val="00DC35FE"/>
    <w:rsid w:val="00DD3A2F"/>
    <w:rsid w:val="00DE2561"/>
    <w:rsid w:val="00E1585E"/>
    <w:rsid w:val="00E70611"/>
    <w:rsid w:val="00E7557C"/>
    <w:rsid w:val="00E948BB"/>
    <w:rsid w:val="00EA6A5E"/>
    <w:rsid w:val="00EA6FB1"/>
    <w:rsid w:val="00ED194F"/>
    <w:rsid w:val="00ED36BC"/>
    <w:rsid w:val="00EF0DE9"/>
    <w:rsid w:val="00F02465"/>
    <w:rsid w:val="00F0421F"/>
    <w:rsid w:val="00F27D52"/>
    <w:rsid w:val="00F50DD3"/>
    <w:rsid w:val="00F55054"/>
    <w:rsid w:val="00F73628"/>
    <w:rsid w:val="00F95AFE"/>
    <w:rsid w:val="00FA259C"/>
    <w:rsid w:val="00FB6F97"/>
    <w:rsid w:val="00FC3630"/>
    <w:rsid w:val="00FC7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3F8"/>
  </w:style>
  <w:style w:type="paragraph" w:styleId="Heading1">
    <w:name w:val="heading 1"/>
    <w:basedOn w:val="Normal"/>
    <w:link w:val="Heading1Char"/>
    <w:uiPriority w:val="9"/>
    <w:qFormat/>
    <w:rsid w:val="002053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053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053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0539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A35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0246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39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053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05397"/>
  </w:style>
  <w:style w:type="character" w:customStyle="1" w:styleId="Heading2Char">
    <w:name w:val="Heading 2 Char"/>
    <w:basedOn w:val="DefaultParagraphFont"/>
    <w:link w:val="Heading2"/>
    <w:uiPriority w:val="9"/>
    <w:semiHidden/>
    <w:rsid w:val="0020539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053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397"/>
    <w:rPr>
      <w:rFonts w:ascii="Tahoma" w:hAnsi="Tahoma" w:cs="Tahoma"/>
      <w:sz w:val="16"/>
      <w:szCs w:val="16"/>
    </w:rPr>
  </w:style>
  <w:style w:type="character" w:customStyle="1" w:styleId="keyword">
    <w:name w:val="keyword"/>
    <w:basedOn w:val="DefaultParagraphFont"/>
    <w:rsid w:val="00205397"/>
  </w:style>
  <w:style w:type="character" w:customStyle="1" w:styleId="string">
    <w:name w:val="string"/>
    <w:basedOn w:val="DefaultParagraphFont"/>
    <w:rsid w:val="00205397"/>
  </w:style>
  <w:style w:type="paragraph" w:styleId="HTMLPreformatted">
    <w:name w:val="HTML Preformatted"/>
    <w:basedOn w:val="Normal"/>
    <w:link w:val="HTMLPreformattedChar"/>
    <w:uiPriority w:val="99"/>
    <w:semiHidden/>
    <w:unhideWhenUsed/>
    <w:rsid w:val="00205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5397"/>
    <w:rPr>
      <w:rFonts w:ascii="Courier New" w:eastAsia="Times New Roman" w:hAnsi="Courier New" w:cs="Courier New"/>
      <w:sz w:val="20"/>
      <w:szCs w:val="20"/>
    </w:rPr>
  </w:style>
  <w:style w:type="character" w:styleId="Strong">
    <w:name w:val="Strong"/>
    <w:basedOn w:val="DefaultParagraphFont"/>
    <w:uiPriority w:val="22"/>
    <w:qFormat/>
    <w:rsid w:val="00205397"/>
    <w:rPr>
      <w:b/>
      <w:bCs/>
    </w:rPr>
  </w:style>
  <w:style w:type="character" w:customStyle="1" w:styleId="Heading3Char">
    <w:name w:val="Heading 3 Char"/>
    <w:basedOn w:val="DefaultParagraphFont"/>
    <w:link w:val="Heading3"/>
    <w:uiPriority w:val="9"/>
    <w:semiHidden/>
    <w:rsid w:val="0020539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05397"/>
    <w:rPr>
      <w:rFonts w:asciiTheme="majorHAnsi" w:eastAsiaTheme="majorEastAsia" w:hAnsiTheme="majorHAnsi" w:cstheme="majorBidi"/>
      <w:b/>
      <w:bCs/>
      <w:i/>
      <w:iCs/>
      <w:color w:val="4F81BD" w:themeColor="accent1"/>
    </w:rPr>
  </w:style>
  <w:style w:type="character" w:customStyle="1" w:styleId="comment">
    <w:name w:val="comment"/>
    <w:basedOn w:val="DefaultParagraphFont"/>
    <w:rsid w:val="00205397"/>
  </w:style>
  <w:style w:type="character" w:styleId="Hyperlink">
    <w:name w:val="Hyperlink"/>
    <w:basedOn w:val="DefaultParagraphFont"/>
    <w:uiPriority w:val="99"/>
    <w:semiHidden/>
    <w:unhideWhenUsed/>
    <w:rsid w:val="00387ACA"/>
    <w:rPr>
      <w:color w:val="0000FF"/>
      <w:u w:val="single"/>
    </w:rPr>
  </w:style>
  <w:style w:type="character" w:styleId="HTMLCode">
    <w:name w:val="HTML Code"/>
    <w:basedOn w:val="DefaultParagraphFont"/>
    <w:uiPriority w:val="99"/>
    <w:semiHidden/>
    <w:unhideWhenUsed/>
    <w:rsid w:val="00387AC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DA3574"/>
    <w:rPr>
      <w:rFonts w:asciiTheme="majorHAnsi" w:eastAsiaTheme="majorEastAsia" w:hAnsiTheme="majorHAnsi" w:cstheme="majorBidi"/>
      <w:color w:val="243F60" w:themeColor="accent1" w:themeShade="7F"/>
    </w:rPr>
  </w:style>
  <w:style w:type="character" w:customStyle="1" w:styleId="crayon-r">
    <w:name w:val="crayon-r"/>
    <w:basedOn w:val="DefaultParagraphFont"/>
    <w:rsid w:val="004C483B"/>
  </w:style>
  <w:style w:type="character" w:customStyle="1" w:styleId="crayon-h">
    <w:name w:val="crayon-h"/>
    <w:basedOn w:val="DefaultParagraphFont"/>
    <w:rsid w:val="004C483B"/>
  </w:style>
  <w:style w:type="character" w:customStyle="1" w:styleId="crayon-v">
    <w:name w:val="crayon-v"/>
    <w:basedOn w:val="DefaultParagraphFont"/>
    <w:rsid w:val="004C483B"/>
  </w:style>
  <w:style w:type="character" w:customStyle="1" w:styleId="crayon-sy">
    <w:name w:val="crayon-sy"/>
    <w:basedOn w:val="DefaultParagraphFont"/>
    <w:rsid w:val="004C483B"/>
  </w:style>
  <w:style w:type="character" w:customStyle="1" w:styleId="crayon-o">
    <w:name w:val="crayon-o"/>
    <w:basedOn w:val="DefaultParagraphFont"/>
    <w:rsid w:val="004C483B"/>
  </w:style>
  <w:style w:type="character" w:customStyle="1" w:styleId="crayon-m">
    <w:name w:val="crayon-m"/>
    <w:basedOn w:val="DefaultParagraphFont"/>
    <w:rsid w:val="004C483B"/>
  </w:style>
  <w:style w:type="character" w:customStyle="1" w:styleId="crayon-t">
    <w:name w:val="crayon-t"/>
    <w:basedOn w:val="DefaultParagraphFont"/>
    <w:rsid w:val="004C483B"/>
  </w:style>
  <w:style w:type="character" w:customStyle="1" w:styleId="crayon-e">
    <w:name w:val="crayon-e"/>
    <w:basedOn w:val="DefaultParagraphFont"/>
    <w:rsid w:val="004C483B"/>
  </w:style>
  <w:style w:type="character" w:customStyle="1" w:styleId="crayon-c">
    <w:name w:val="crayon-c"/>
    <w:basedOn w:val="DefaultParagraphFont"/>
    <w:rsid w:val="004C483B"/>
  </w:style>
  <w:style w:type="character" w:customStyle="1" w:styleId="crayon-s">
    <w:name w:val="crayon-s"/>
    <w:basedOn w:val="DefaultParagraphFont"/>
    <w:rsid w:val="004C483B"/>
  </w:style>
  <w:style w:type="character" w:customStyle="1" w:styleId="Heading6Char">
    <w:name w:val="Heading 6 Char"/>
    <w:basedOn w:val="DefaultParagraphFont"/>
    <w:link w:val="Heading6"/>
    <w:uiPriority w:val="9"/>
    <w:semiHidden/>
    <w:rsid w:val="00F02465"/>
    <w:rPr>
      <w:rFonts w:asciiTheme="majorHAnsi" w:eastAsiaTheme="majorEastAsia" w:hAnsiTheme="majorHAnsi" w:cstheme="majorBidi"/>
      <w:i/>
      <w:iCs/>
      <w:color w:val="243F60" w:themeColor="accent1" w:themeShade="7F"/>
    </w:rPr>
  </w:style>
  <w:style w:type="character" w:customStyle="1" w:styleId="crayon-cn">
    <w:name w:val="crayon-cn"/>
    <w:basedOn w:val="DefaultParagraphFont"/>
    <w:rsid w:val="00E1585E"/>
  </w:style>
  <w:style w:type="paragraph" w:styleId="NoSpacing">
    <w:name w:val="No Spacing"/>
    <w:uiPriority w:val="1"/>
    <w:qFormat/>
    <w:rsid w:val="00C45351"/>
    <w:pPr>
      <w:spacing w:after="0" w:line="240" w:lineRule="auto"/>
    </w:pPr>
  </w:style>
  <w:style w:type="character" w:styleId="Emphasis">
    <w:name w:val="Emphasis"/>
    <w:basedOn w:val="DefaultParagraphFont"/>
    <w:uiPriority w:val="20"/>
    <w:qFormat/>
    <w:rsid w:val="00B04496"/>
    <w:rPr>
      <w:i/>
      <w:iCs/>
    </w:rPr>
  </w:style>
  <w:style w:type="paragraph" w:styleId="ListParagraph">
    <w:name w:val="List Paragraph"/>
    <w:basedOn w:val="Normal"/>
    <w:uiPriority w:val="34"/>
    <w:qFormat/>
    <w:rsid w:val="0024726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8302">
      <w:bodyDiv w:val="1"/>
      <w:marLeft w:val="0"/>
      <w:marRight w:val="0"/>
      <w:marTop w:val="0"/>
      <w:marBottom w:val="0"/>
      <w:divBdr>
        <w:top w:val="none" w:sz="0" w:space="0" w:color="auto"/>
        <w:left w:val="none" w:sz="0" w:space="0" w:color="auto"/>
        <w:bottom w:val="none" w:sz="0" w:space="0" w:color="auto"/>
        <w:right w:val="none" w:sz="0" w:space="0" w:color="auto"/>
      </w:divBdr>
    </w:div>
    <w:div w:id="73093361">
      <w:bodyDiv w:val="1"/>
      <w:marLeft w:val="0"/>
      <w:marRight w:val="0"/>
      <w:marTop w:val="0"/>
      <w:marBottom w:val="0"/>
      <w:divBdr>
        <w:top w:val="none" w:sz="0" w:space="0" w:color="auto"/>
        <w:left w:val="none" w:sz="0" w:space="0" w:color="auto"/>
        <w:bottom w:val="none" w:sz="0" w:space="0" w:color="auto"/>
        <w:right w:val="none" w:sz="0" w:space="0" w:color="auto"/>
      </w:divBdr>
    </w:div>
    <w:div w:id="87119082">
      <w:bodyDiv w:val="1"/>
      <w:marLeft w:val="0"/>
      <w:marRight w:val="0"/>
      <w:marTop w:val="0"/>
      <w:marBottom w:val="0"/>
      <w:divBdr>
        <w:top w:val="none" w:sz="0" w:space="0" w:color="auto"/>
        <w:left w:val="none" w:sz="0" w:space="0" w:color="auto"/>
        <w:bottom w:val="none" w:sz="0" w:space="0" w:color="auto"/>
        <w:right w:val="none" w:sz="0" w:space="0" w:color="auto"/>
      </w:divBdr>
    </w:div>
    <w:div w:id="157773975">
      <w:bodyDiv w:val="1"/>
      <w:marLeft w:val="0"/>
      <w:marRight w:val="0"/>
      <w:marTop w:val="0"/>
      <w:marBottom w:val="0"/>
      <w:divBdr>
        <w:top w:val="none" w:sz="0" w:space="0" w:color="auto"/>
        <w:left w:val="none" w:sz="0" w:space="0" w:color="auto"/>
        <w:bottom w:val="none" w:sz="0" w:space="0" w:color="auto"/>
        <w:right w:val="none" w:sz="0" w:space="0" w:color="auto"/>
      </w:divBdr>
    </w:div>
    <w:div w:id="189730149">
      <w:bodyDiv w:val="1"/>
      <w:marLeft w:val="0"/>
      <w:marRight w:val="0"/>
      <w:marTop w:val="0"/>
      <w:marBottom w:val="0"/>
      <w:divBdr>
        <w:top w:val="none" w:sz="0" w:space="0" w:color="auto"/>
        <w:left w:val="none" w:sz="0" w:space="0" w:color="auto"/>
        <w:bottom w:val="none" w:sz="0" w:space="0" w:color="auto"/>
        <w:right w:val="none" w:sz="0" w:space="0" w:color="auto"/>
      </w:divBdr>
    </w:div>
    <w:div w:id="203173298">
      <w:bodyDiv w:val="1"/>
      <w:marLeft w:val="0"/>
      <w:marRight w:val="0"/>
      <w:marTop w:val="0"/>
      <w:marBottom w:val="0"/>
      <w:divBdr>
        <w:top w:val="none" w:sz="0" w:space="0" w:color="auto"/>
        <w:left w:val="none" w:sz="0" w:space="0" w:color="auto"/>
        <w:bottom w:val="none" w:sz="0" w:space="0" w:color="auto"/>
        <w:right w:val="none" w:sz="0" w:space="0" w:color="auto"/>
      </w:divBdr>
    </w:div>
    <w:div w:id="246574690">
      <w:bodyDiv w:val="1"/>
      <w:marLeft w:val="0"/>
      <w:marRight w:val="0"/>
      <w:marTop w:val="0"/>
      <w:marBottom w:val="0"/>
      <w:divBdr>
        <w:top w:val="none" w:sz="0" w:space="0" w:color="auto"/>
        <w:left w:val="none" w:sz="0" w:space="0" w:color="auto"/>
        <w:bottom w:val="none" w:sz="0" w:space="0" w:color="auto"/>
        <w:right w:val="none" w:sz="0" w:space="0" w:color="auto"/>
      </w:divBdr>
      <w:divsChild>
        <w:div w:id="52703736">
          <w:marLeft w:val="0"/>
          <w:marRight w:val="0"/>
          <w:marTop w:val="138"/>
          <w:marBottom w:val="138"/>
          <w:divBdr>
            <w:top w:val="none" w:sz="0" w:space="0" w:color="auto"/>
            <w:left w:val="none" w:sz="0" w:space="0" w:color="auto"/>
            <w:bottom w:val="none" w:sz="0" w:space="0" w:color="auto"/>
            <w:right w:val="none" w:sz="0" w:space="0" w:color="auto"/>
          </w:divBdr>
        </w:div>
        <w:div w:id="1924752078">
          <w:marLeft w:val="0"/>
          <w:marRight w:val="0"/>
          <w:marTop w:val="138"/>
          <w:marBottom w:val="138"/>
          <w:divBdr>
            <w:top w:val="none" w:sz="0" w:space="0" w:color="auto"/>
            <w:left w:val="none" w:sz="0" w:space="0" w:color="auto"/>
            <w:bottom w:val="none" w:sz="0" w:space="0" w:color="auto"/>
            <w:right w:val="none" w:sz="0" w:space="0" w:color="auto"/>
          </w:divBdr>
        </w:div>
      </w:divsChild>
    </w:div>
    <w:div w:id="286281329">
      <w:bodyDiv w:val="1"/>
      <w:marLeft w:val="0"/>
      <w:marRight w:val="0"/>
      <w:marTop w:val="0"/>
      <w:marBottom w:val="0"/>
      <w:divBdr>
        <w:top w:val="none" w:sz="0" w:space="0" w:color="auto"/>
        <w:left w:val="none" w:sz="0" w:space="0" w:color="auto"/>
        <w:bottom w:val="none" w:sz="0" w:space="0" w:color="auto"/>
        <w:right w:val="none" w:sz="0" w:space="0" w:color="auto"/>
      </w:divBdr>
    </w:div>
    <w:div w:id="354500908">
      <w:bodyDiv w:val="1"/>
      <w:marLeft w:val="0"/>
      <w:marRight w:val="0"/>
      <w:marTop w:val="0"/>
      <w:marBottom w:val="0"/>
      <w:divBdr>
        <w:top w:val="none" w:sz="0" w:space="0" w:color="auto"/>
        <w:left w:val="none" w:sz="0" w:space="0" w:color="auto"/>
        <w:bottom w:val="none" w:sz="0" w:space="0" w:color="auto"/>
        <w:right w:val="none" w:sz="0" w:space="0" w:color="auto"/>
      </w:divBdr>
    </w:div>
    <w:div w:id="426652866">
      <w:bodyDiv w:val="1"/>
      <w:marLeft w:val="0"/>
      <w:marRight w:val="0"/>
      <w:marTop w:val="0"/>
      <w:marBottom w:val="0"/>
      <w:divBdr>
        <w:top w:val="none" w:sz="0" w:space="0" w:color="auto"/>
        <w:left w:val="none" w:sz="0" w:space="0" w:color="auto"/>
        <w:bottom w:val="none" w:sz="0" w:space="0" w:color="auto"/>
        <w:right w:val="none" w:sz="0" w:space="0" w:color="auto"/>
      </w:divBdr>
    </w:div>
    <w:div w:id="630786240">
      <w:bodyDiv w:val="1"/>
      <w:marLeft w:val="0"/>
      <w:marRight w:val="0"/>
      <w:marTop w:val="0"/>
      <w:marBottom w:val="0"/>
      <w:divBdr>
        <w:top w:val="none" w:sz="0" w:space="0" w:color="auto"/>
        <w:left w:val="none" w:sz="0" w:space="0" w:color="auto"/>
        <w:bottom w:val="none" w:sz="0" w:space="0" w:color="auto"/>
        <w:right w:val="none" w:sz="0" w:space="0" w:color="auto"/>
      </w:divBdr>
    </w:div>
    <w:div w:id="732239438">
      <w:bodyDiv w:val="1"/>
      <w:marLeft w:val="0"/>
      <w:marRight w:val="0"/>
      <w:marTop w:val="0"/>
      <w:marBottom w:val="0"/>
      <w:divBdr>
        <w:top w:val="none" w:sz="0" w:space="0" w:color="auto"/>
        <w:left w:val="none" w:sz="0" w:space="0" w:color="auto"/>
        <w:bottom w:val="none" w:sz="0" w:space="0" w:color="auto"/>
        <w:right w:val="none" w:sz="0" w:space="0" w:color="auto"/>
      </w:divBdr>
    </w:div>
    <w:div w:id="888687442">
      <w:bodyDiv w:val="1"/>
      <w:marLeft w:val="0"/>
      <w:marRight w:val="0"/>
      <w:marTop w:val="0"/>
      <w:marBottom w:val="0"/>
      <w:divBdr>
        <w:top w:val="none" w:sz="0" w:space="0" w:color="auto"/>
        <w:left w:val="none" w:sz="0" w:space="0" w:color="auto"/>
        <w:bottom w:val="none" w:sz="0" w:space="0" w:color="auto"/>
        <w:right w:val="none" w:sz="0" w:space="0" w:color="auto"/>
      </w:divBdr>
      <w:divsChild>
        <w:div w:id="1788038644">
          <w:marLeft w:val="0"/>
          <w:marRight w:val="0"/>
          <w:marTop w:val="58"/>
          <w:marBottom w:val="115"/>
          <w:divBdr>
            <w:top w:val="single" w:sz="4" w:space="0" w:color="D5DDC6"/>
            <w:left w:val="single" w:sz="4" w:space="0" w:color="D5DDC6"/>
            <w:bottom w:val="single" w:sz="4" w:space="0" w:color="D5DDC6"/>
            <w:right w:val="single" w:sz="4" w:space="0" w:color="D5DDC6"/>
          </w:divBdr>
        </w:div>
        <w:div w:id="704914069">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940645719">
      <w:bodyDiv w:val="1"/>
      <w:marLeft w:val="0"/>
      <w:marRight w:val="0"/>
      <w:marTop w:val="0"/>
      <w:marBottom w:val="0"/>
      <w:divBdr>
        <w:top w:val="none" w:sz="0" w:space="0" w:color="auto"/>
        <w:left w:val="none" w:sz="0" w:space="0" w:color="auto"/>
        <w:bottom w:val="none" w:sz="0" w:space="0" w:color="auto"/>
        <w:right w:val="none" w:sz="0" w:space="0" w:color="auto"/>
      </w:divBdr>
    </w:div>
    <w:div w:id="1120031485">
      <w:bodyDiv w:val="1"/>
      <w:marLeft w:val="0"/>
      <w:marRight w:val="0"/>
      <w:marTop w:val="0"/>
      <w:marBottom w:val="0"/>
      <w:divBdr>
        <w:top w:val="none" w:sz="0" w:space="0" w:color="auto"/>
        <w:left w:val="none" w:sz="0" w:space="0" w:color="auto"/>
        <w:bottom w:val="none" w:sz="0" w:space="0" w:color="auto"/>
        <w:right w:val="none" w:sz="0" w:space="0" w:color="auto"/>
      </w:divBdr>
    </w:div>
    <w:div w:id="1122842794">
      <w:bodyDiv w:val="1"/>
      <w:marLeft w:val="0"/>
      <w:marRight w:val="0"/>
      <w:marTop w:val="0"/>
      <w:marBottom w:val="0"/>
      <w:divBdr>
        <w:top w:val="none" w:sz="0" w:space="0" w:color="auto"/>
        <w:left w:val="none" w:sz="0" w:space="0" w:color="auto"/>
        <w:bottom w:val="none" w:sz="0" w:space="0" w:color="auto"/>
        <w:right w:val="none" w:sz="0" w:space="0" w:color="auto"/>
      </w:divBdr>
    </w:div>
    <w:div w:id="1172913484">
      <w:bodyDiv w:val="1"/>
      <w:marLeft w:val="0"/>
      <w:marRight w:val="0"/>
      <w:marTop w:val="0"/>
      <w:marBottom w:val="0"/>
      <w:divBdr>
        <w:top w:val="none" w:sz="0" w:space="0" w:color="auto"/>
        <w:left w:val="none" w:sz="0" w:space="0" w:color="auto"/>
        <w:bottom w:val="none" w:sz="0" w:space="0" w:color="auto"/>
        <w:right w:val="none" w:sz="0" w:space="0" w:color="auto"/>
      </w:divBdr>
    </w:div>
    <w:div w:id="1272277562">
      <w:bodyDiv w:val="1"/>
      <w:marLeft w:val="0"/>
      <w:marRight w:val="0"/>
      <w:marTop w:val="0"/>
      <w:marBottom w:val="0"/>
      <w:divBdr>
        <w:top w:val="none" w:sz="0" w:space="0" w:color="auto"/>
        <w:left w:val="none" w:sz="0" w:space="0" w:color="auto"/>
        <w:bottom w:val="none" w:sz="0" w:space="0" w:color="auto"/>
        <w:right w:val="none" w:sz="0" w:space="0" w:color="auto"/>
      </w:divBdr>
    </w:div>
    <w:div w:id="1313830875">
      <w:bodyDiv w:val="1"/>
      <w:marLeft w:val="0"/>
      <w:marRight w:val="0"/>
      <w:marTop w:val="0"/>
      <w:marBottom w:val="0"/>
      <w:divBdr>
        <w:top w:val="none" w:sz="0" w:space="0" w:color="auto"/>
        <w:left w:val="none" w:sz="0" w:space="0" w:color="auto"/>
        <w:bottom w:val="none" w:sz="0" w:space="0" w:color="auto"/>
        <w:right w:val="none" w:sz="0" w:space="0" w:color="auto"/>
      </w:divBdr>
    </w:div>
    <w:div w:id="1495730417">
      <w:bodyDiv w:val="1"/>
      <w:marLeft w:val="0"/>
      <w:marRight w:val="0"/>
      <w:marTop w:val="0"/>
      <w:marBottom w:val="0"/>
      <w:divBdr>
        <w:top w:val="none" w:sz="0" w:space="0" w:color="auto"/>
        <w:left w:val="none" w:sz="0" w:space="0" w:color="auto"/>
        <w:bottom w:val="none" w:sz="0" w:space="0" w:color="auto"/>
        <w:right w:val="none" w:sz="0" w:space="0" w:color="auto"/>
      </w:divBdr>
    </w:div>
    <w:div w:id="1526482468">
      <w:bodyDiv w:val="1"/>
      <w:marLeft w:val="0"/>
      <w:marRight w:val="0"/>
      <w:marTop w:val="0"/>
      <w:marBottom w:val="0"/>
      <w:divBdr>
        <w:top w:val="none" w:sz="0" w:space="0" w:color="auto"/>
        <w:left w:val="none" w:sz="0" w:space="0" w:color="auto"/>
        <w:bottom w:val="none" w:sz="0" w:space="0" w:color="auto"/>
        <w:right w:val="none" w:sz="0" w:space="0" w:color="auto"/>
      </w:divBdr>
    </w:div>
    <w:div w:id="1713722546">
      <w:bodyDiv w:val="1"/>
      <w:marLeft w:val="0"/>
      <w:marRight w:val="0"/>
      <w:marTop w:val="0"/>
      <w:marBottom w:val="0"/>
      <w:divBdr>
        <w:top w:val="none" w:sz="0" w:space="0" w:color="auto"/>
        <w:left w:val="none" w:sz="0" w:space="0" w:color="auto"/>
        <w:bottom w:val="none" w:sz="0" w:space="0" w:color="auto"/>
        <w:right w:val="none" w:sz="0" w:space="0" w:color="auto"/>
      </w:divBdr>
    </w:div>
    <w:div w:id="1718776481">
      <w:bodyDiv w:val="1"/>
      <w:marLeft w:val="0"/>
      <w:marRight w:val="0"/>
      <w:marTop w:val="0"/>
      <w:marBottom w:val="0"/>
      <w:divBdr>
        <w:top w:val="none" w:sz="0" w:space="0" w:color="auto"/>
        <w:left w:val="none" w:sz="0" w:space="0" w:color="auto"/>
        <w:bottom w:val="none" w:sz="0" w:space="0" w:color="auto"/>
        <w:right w:val="none" w:sz="0" w:space="0" w:color="auto"/>
      </w:divBdr>
    </w:div>
    <w:div w:id="1725640081">
      <w:bodyDiv w:val="1"/>
      <w:marLeft w:val="0"/>
      <w:marRight w:val="0"/>
      <w:marTop w:val="0"/>
      <w:marBottom w:val="0"/>
      <w:divBdr>
        <w:top w:val="none" w:sz="0" w:space="0" w:color="auto"/>
        <w:left w:val="none" w:sz="0" w:space="0" w:color="auto"/>
        <w:bottom w:val="none" w:sz="0" w:space="0" w:color="auto"/>
        <w:right w:val="none" w:sz="0" w:space="0" w:color="auto"/>
      </w:divBdr>
    </w:div>
    <w:div w:id="1760566631">
      <w:bodyDiv w:val="1"/>
      <w:marLeft w:val="0"/>
      <w:marRight w:val="0"/>
      <w:marTop w:val="0"/>
      <w:marBottom w:val="0"/>
      <w:divBdr>
        <w:top w:val="none" w:sz="0" w:space="0" w:color="auto"/>
        <w:left w:val="none" w:sz="0" w:space="0" w:color="auto"/>
        <w:bottom w:val="none" w:sz="0" w:space="0" w:color="auto"/>
        <w:right w:val="none" w:sz="0" w:space="0" w:color="auto"/>
      </w:divBdr>
    </w:div>
    <w:div w:id="1807043459">
      <w:bodyDiv w:val="1"/>
      <w:marLeft w:val="0"/>
      <w:marRight w:val="0"/>
      <w:marTop w:val="0"/>
      <w:marBottom w:val="0"/>
      <w:divBdr>
        <w:top w:val="none" w:sz="0" w:space="0" w:color="auto"/>
        <w:left w:val="none" w:sz="0" w:space="0" w:color="auto"/>
        <w:bottom w:val="none" w:sz="0" w:space="0" w:color="auto"/>
        <w:right w:val="none" w:sz="0" w:space="0" w:color="auto"/>
      </w:divBdr>
    </w:div>
    <w:div w:id="1928225063">
      <w:bodyDiv w:val="1"/>
      <w:marLeft w:val="0"/>
      <w:marRight w:val="0"/>
      <w:marTop w:val="0"/>
      <w:marBottom w:val="0"/>
      <w:divBdr>
        <w:top w:val="none" w:sz="0" w:space="0" w:color="auto"/>
        <w:left w:val="none" w:sz="0" w:space="0" w:color="auto"/>
        <w:bottom w:val="none" w:sz="0" w:space="0" w:color="auto"/>
        <w:right w:val="none" w:sz="0" w:space="0" w:color="auto"/>
      </w:divBdr>
      <w:divsChild>
        <w:div w:id="1757820935">
          <w:marLeft w:val="0"/>
          <w:marRight w:val="0"/>
          <w:marTop w:val="58"/>
          <w:marBottom w:val="115"/>
          <w:divBdr>
            <w:top w:val="single" w:sz="4" w:space="0" w:color="D5DDC6"/>
            <w:left w:val="single" w:sz="4" w:space="0" w:color="D5DDC6"/>
            <w:bottom w:val="single" w:sz="4" w:space="0" w:color="D5DDC6"/>
            <w:right w:val="single" w:sz="4" w:space="0" w:color="D5DDC6"/>
          </w:divBdr>
        </w:div>
        <w:div w:id="1573150676">
          <w:marLeft w:val="0"/>
          <w:marRight w:val="0"/>
          <w:marTop w:val="58"/>
          <w:marBottom w:val="115"/>
          <w:divBdr>
            <w:top w:val="single" w:sz="4" w:space="0" w:color="D5DDC6"/>
            <w:left w:val="single" w:sz="4" w:space="0" w:color="D5DDC6"/>
            <w:bottom w:val="single" w:sz="4" w:space="0" w:color="D5DDC6"/>
            <w:right w:val="single" w:sz="4" w:space="0" w:color="D5DDC6"/>
          </w:divBdr>
        </w:div>
        <w:div w:id="1046872650">
          <w:marLeft w:val="0"/>
          <w:marRight w:val="0"/>
          <w:marTop w:val="58"/>
          <w:marBottom w:val="115"/>
          <w:divBdr>
            <w:top w:val="single" w:sz="4" w:space="0" w:color="D5DDC6"/>
            <w:left w:val="single" w:sz="4" w:space="0" w:color="D5DDC6"/>
            <w:bottom w:val="single" w:sz="4" w:space="0" w:color="D5DDC6"/>
            <w:right w:val="single" w:sz="4" w:space="0" w:color="D5DDC6"/>
          </w:divBdr>
        </w:div>
        <w:div w:id="1242056698">
          <w:marLeft w:val="0"/>
          <w:marRight w:val="0"/>
          <w:marTop w:val="58"/>
          <w:marBottom w:val="115"/>
          <w:divBdr>
            <w:top w:val="single" w:sz="4" w:space="0" w:color="D5DDC6"/>
            <w:left w:val="single" w:sz="4" w:space="6" w:color="D5DDC6"/>
            <w:bottom w:val="single" w:sz="4" w:space="0" w:color="D5DDC6"/>
            <w:right w:val="single" w:sz="4" w:space="0" w:color="D5DDC6"/>
          </w:divBdr>
        </w:div>
        <w:div w:id="249235246">
          <w:marLeft w:val="0"/>
          <w:marRight w:val="0"/>
          <w:marTop w:val="58"/>
          <w:marBottom w:val="115"/>
          <w:divBdr>
            <w:top w:val="single" w:sz="4" w:space="0" w:color="D5DDC6"/>
            <w:left w:val="single" w:sz="4" w:space="0" w:color="D5DDC6"/>
            <w:bottom w:val="single" w:sz="4" w:space="0" w:color="D5DDC6"/>
            <w:right w:val="single" w:sz="4" w:space="0" w:color="D5DDC6"/>
          </w:divBdr>
        </w:div>
        <w:div w:id="1909151482">
          <w:marLeft w:val="0"/>
          <w:marRight w:val="0"/>
          <w:marTop w:val="58"/>
          <w:marBottom w:val="115"/>
          <w:divBdr>
            <w:top w:val="single" w:sz="4" w:space="0" w:color="D5DDC6"/>
            <w:left w:val="single" w:sz="4" w:space="0" w:color="D5DDC6"/>
            <w:bottom w:val="single" w:sz="4" w:space="0" w:color="D5DDC6"/>
            <w:right w:val="single" w:sz="4" w:space="0" w:color="D5DDC6"/>
          </w:divBdr>
        </w:div>
        <w:div w:id="1547526272">
          <w:marLeft w:val="0"/>
          <w:marRight w:val="0"/>
          <w:marTop w:val="58"/>
          <w:marBottom w:val="115"/>
          <w:divBdr>
            <w:top w:val="single" w:sz="4" w:space="0" w:color="D5DDC6"/>
            <w:left w:val="single" w:sz="4" w:space="6" w:color="D5DDC6"/>
            <w:bottom w:val="single" w:sz="4" w:space="0" w:color="D5DDC6"/>
            <w:right w:val="single" w:sz="4" w:space="0" w:color="D5DDC6"/>
          </w:divBdr>
        </w:div>
        <w:div w:id="1456144483">
          <w:marLeft w:val="0"/>
          <w:marRight w:val="0"/>
          <w:marTop w:val="58"/>
          <w:marBottom w:val="115"/>
          <w:divBdr>
            <w:top w:val="single" w:sz="4" w:space="0" w:color="D5DDC6"/>
            <w:left w:val="single" w:sz="4" w:space="0" w:color="D5DDC6"/>
            <w:bottom w:val="single" w:sz="4" w:space="0" w:color="D5DDC6"/>
            <w:right w:val="single" w:sz="4" w:space="0" w:color="D5DDC6"/>
          </w:divBdr>
        </w:div>
        <w:div w:id="133136381">
          <w:marLeft w:val="0"/>
          <w:marRight w:val="0"/>
          <w:marTop w:val="58"/>
          <w:marBottom w:val="115"/>
          <w:divBdr>
            <w:top w:val="single" w:sz="4" w:space="0" w:color="D5DDC6"/>
            <w:left w:val="single" w:sz="4" w:space="0" w:color="D5DDC6"/>
            <w:bottom w:val="single" w:sz="4" w:space="0" w:color="D5DDC6"/>
            <w:right w:val="single" w:sz="4" w:space="0" w:color="D5DDC6"/>
          </w:divBdr>
        </w:div>
        <w:div w:id="680426608">
          <w:marLeft w:val="0"/>
          <w:marRight w:val="0"/>
          <w:marTop w:val="58"/>
          <w:marBottom w:val="115"/>
          <w:divBdr>
            <w:top w:val="single" w:sz="4" w:space="0" w:color="D5DDC6"/>
            <w:left w:val="single" w:sz="4" w:space="6" w:color="D5DDC6"/>
            <w:bottom w:val="single" w:sz="4" w:space="0" w:color="D5DDC6"/>
            <w:right w:val="single" w:sz="4" w:space="0" w:color="D5DDC6"/>
          </w:divBdr>
        </w:div>
        <w:div w:id="835534299">
          <w:marLeft w:val="0"/>
          <w:marRight w:val="0"/>
          <w:marTop w:val="58"/>
          <w:marBottom w:val="115"/>
          <w:divBdr>
            <w:top w:val="single" w:sz="4" w:space="0" w:color="D5DDC6"/>
            <w:left w:val="single" w:sz="4" w:space="0" w:color="D5DDC6"/>
            <w:bottom w:val="single" w:sz="4" w:space="0" w:color="D5DDC6"/>
            <w:right w:val="single" w:sz="4" w:space="0" w:color="D5DDC6"/>
          </w:divBdr>
        </w:div>
        <w:div w:id="378477492">
          <w:marLeft w:val="0"/>
          <w:marRight w:val="0"/>
          <w:marTop w:val="58"/>
          <w:marBottom w:val="115"/>
          <w:divBdr>
            <w:top w:val="single" w:sz="4" w:space="0" w:color="D5DDC6"/>
            <w:left w:val="single" w:sz="4" w:space="0" w:color="D5DDC6"/>
            <w:bottom w:val="single" w:sz="4" w:space="0" w:color="D5DDC6"/>
            <w:right w:val="single" w:sz="4" w:space="0" w:color="D5DDC6"/>
          </w:divBdr>
        </w:div>
        <w:div w:id="1694452922">
          <w:marLeft w:val="0"/>
          <w:marRight w:val="0"/>
          <w:marTop w:val="58"/>
          <w:marBottom w:val="115"/>
          <w:divBdr>
            <w:top w:val="single" w:sz="4" w:space="0" w:color="D5DDC6"/>
            <w:left w:val="single" w:sz="4" w:space="6" w:color="D5DDC6"/>
            <w:bottom w:val="single" w:sz="4" w:space="0" w:color="D5DDC6"/>
            <w:right w:val="single" w:sz="4" w:space="0" w:color="D5DDC6"/>
          </w:divBdr>
        </w:div>
        <w:div w:id="1334845230">
          <w:marLeft w:val="0"/>
          <w:marRight w:val="0"/>
          <w:marTop w:val="58"/>
          <w:marBottom w:val="115"/>
          <w:divBdr>
            <w:top w:val="single" w:sz="4" w:space="0" w:color="D5DDC6"/>
            <w:left w:val="single" w:sz="4" w:space="0" w:color="D5DDC6"/>
            <w:bottom w:val="single" w:sz="4" w:space="0" w:color="D5DDC6"/>
            <w:right w:val="single" w:sz="4" w:space="0" w:color="D5DDC6"/>
          </w:divBdr>
        </w:div>
        <w:div w:id="704670142">
          <w:marLeft w:val="0"/>
          <w:marRight w:val="0"/>
          <w:marTop w:val="58"/>
          <w:marBottom w:val="115"/>
          <w:divBdr>
            <w:top w:val="single" w:sz="4" w:space="0" w:color="D5DDC6"/>
            <w:left w:val="single" w:sz="4" w:space="6" w:color="D5DDC6"/>
            <w:bottom w:val="single" w:sz="4" w:space="0" w:color="D5DDC6"/>
            <w:right w:val="single" w:sz="4" w:space="0" w:color="D5DDC6"/>
          </w:divBdr>
        </w:div>
        <w:div w:id="2110422133">
          <w:marLeft w:val="0"/>
          <w:marRight w:val="0"/>
          <w:marTop w:val="58"/>
          <w:marBottom w:val="115"/>
          <w:divBdr>
            <w:top w:val="single" w:sz="4" w:space="0" w:color="D5DDC6"/>
            <w:left w:val="single" w:sz="4" w:space="0" w:color="D5DDC6"/>
            <w:bottom w:val="single" w:sz="4" w:space="0" w:color="D5DDC6"/>
            <w:right w:val="single" w:sz="4" w:space="0" w:color="D5DDC6"/>
          </w:divBdr>
        </w:div>
        <w:div w:id="916283517">
          <w:marLeft w:val="0"/>
          <w:marRight w:val="0"/>
          <w:marTop w:val="58"/>
          <w:marBottom w:val="115"/>
          <w:divBdr>
            <w:top w:val="single" w:sz="4" w:space="0" w:color="D5DDC6"/>
            <w:left w:val="single" w:sz="4" w:space="6" w:color="D5DDC6"/>
            <w:bottom w:val="single" w:sz="4" w:space="0" w:color="D5DDC6"/>
            <w:right w:val="single" w:sz="4" w:space="0" w:color="D5DDC6"/>
          </w:divBdr>
        </w:div>
        <w:div w:id="272786342">
          <w:marLeft w:val="0"/>
          <w:marRight w:val="0"/>
          <w:marTop w:val="58"/>
          <w:marBottom w:val="115"/>
          <w:divBdr>
            <w:top w:val="single" w:sz="4" w:space="0" w:color="D5DDC6"/>
            <w:left w:val="single" w:sz="4" w:space="0" w:color="D5DDC6"/>
            <w:bottom w:val="single" w:sz="4" w:space="0" w:color="D5DDC6"/>
            <w:right w:val="single" w:sz="4" w:space="0" w:color="D5DDC6"/>
          </w:divBdr>
        </w:div>
        <w:div w:id="2142570360">
          <w:marLeft w:val="0"/>
          <w:marRight w:val="0"/>
          <w:marTop w:val="58"/>
          <w:marBottom w:val="115"/>
          <w:divBdr>
            <w:top w:val="single" w:sz="4" w:space="0" w:color="D5DDC6"/>
            <w:left w:val="single" w:sz="4" w:space="0" w:color="D5DDC6"/>
            <w:bottom w:val="single" w:sz="4" w:space="0" w:color="D5DDC6"/>
            <w:right w:val="single" w:sz="4" w:space="0" w:color="D5DDC6"/>
          </w:divBdr>
        </w:div>
        <w:div w:id="881475301">
          <w:marLeft w:val="0"/>
          <w:marRight w:val="0"/>
          <w:marTop w:val="58"/>
          <w:marBottom w:val="115"/>
          <w:divBdr>
            <w:top w:val="single" w:sz="4" w:space="0" w:color="D5DDC6"/>
            <w:left w:val="single" w:sz="4" w:space="0" w:color="D5DDC6"/>
            <w:bottom w:val="single" w:sz="4" w:space="0" w:color="D5DDC6"/>
            <w:right w:val="single" w:sz="4" w:space="0" w:color="D5DDC6"/>
          </w:divBdr>
        </w:div>
      </w:divsChild>
    </w:div>
    <w:div w:id="2086025253">
      <w:bodyDiv w:val="1"/>
      <w:marLeft w:val="0"/>
      <w:marRight w:val="0"/>
      <w:marTop w:val="0"/>
      <w:marBottom w:val="0"/>
      <w:divBdr>
        <w:top w:val="none" w:sz="0" w:space="0" w:color="auto"/>
        <w:left w:val="none" w:sz="0" w:space="0" w:color="auto"/>
        <w:bottom w:val="none" w:sz="0" w:space="0" w:color="auto"/>
        <w:right w:val="none" w:sz="0" w:space="0" w:color="auto"/>
      </w:divBdr>
    </w:div>
    <w:div w:id="212927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cis.upenn.edu/~matuszek/General/JavaSyntax/interfaces.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is.upenn.edu/~matuszek/General/JavaSyntax/classes.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3696033</TotalTime>
  <Pages>1</Pages>
  <Words>4761</Words>
  <Characters>27138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c:creator>
  <cp:lastModifiedBy>Bhandakar, Srinivas X</cp:lastModifiedBy>
  <cp:revision>101</cp:revision>
  <dcterms:created xsi:type="dcterms:W3CDTF">2016-01-17T19:07:00Z</dcterms:created>
  <dcterms:modified xsi:type="dcterms:W3CDTF">2017-02-16T14:54:00Z</dcterms:modified>
</cp:coreProperties>
</file>